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B70" w:rsidRDefault="00626FDE" w:rsidP="00273376">
      <w:pPr>
        <w:spacing w:after="120" w:line="312" w:lineRule="auto"/>
        <w:jc w:val="center"/>
        <w:rPr>
          <w:rFonts w:ascii="Calibri" w:hAnsi="Calibri" w:cs="Calibri"/>
          <w:b/>
          <w:caps/>
          <w:color w:val="0070C0"/>
        </w:rPr>
      </w:pPr>
      <w:r>
        <w:rPr>
          <w:noProof/>
          <w:lang w:val="en-GB" w:eastAsia="en-GB"/>
        </w:rPr>
        <mc:AlternateContent>
          <mc:Choice Requires="wpg">
            <w:drawing>
              <wp:anchor distT="0" distB="0" distL="114300" distR="114300" simplePos="0" relativeHeight="251644416" behindDoc="0" locked="0" layoutInCell="1" allowOverlap="1">
                <wp:simplePos x="0" y="0"/>
                <wp:positionH relativeFrom="column">
                  <wp:posOffset>65405</wp:posOffset>
                </wp:positionH>
                <wp:positionV relativeFrom="paragraph">
                  <wp:posOffset>-375285</wp:posOffset>
                </wp:positionV>
                <wp:extent cx="5680075" cy="375285"/>
                <wp:effectExtent l="0" t="0" r="0" b="5715"/>
                <wp:wrapNone/>
                <wp:docPr id="8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8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 descr="bluehorizontalnot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9" descr="MARD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7" descr="SNV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 descr="redcross-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descr="VNRC 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0" descr="SRD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15"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16"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17"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8"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19"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20"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21" o:title="SRD logo"/>
                </v:shape>
              </v:group>
            </w:pict>
          </mc:Fallback>
        </mc:AlternateContent>
      </w:r>
    </w:p>
    <w:p w:rsidR="00DD3B70" w:rsidRDefault="00DD3B70" w:rsidP="00273376">
      <w:pPr>
        <w:spacing w:after="120" w:line="312" w:lineRule="auto"/>
        <w:jc w:val="center"/>
        <w:rPr>
          <w:rFonts w:ascii="Calibri" w:hAnsi="Calibri" w:cs="Calibri"/>
          <w:b/>
          <w:caps/>
          <w:color w:val="0070C0"/>
        </w:rPr>
      </w:pPr>
    </w:p>
    <w:p w:rsidR="00DD3B70" w:rsidRPr="0035414A" w:rsidRDefault="00DD3B70" w:rsidP="00273376">
      <w:pPr>
        <w:spacing w:after="120" w:line="312" w:lineRule="auto"/>
        <w:jc w:val="center"/>
        <w:rPr>
          <w:rFonts w:ascii="Calibri" w:hAnsi="Calibri" w:cs="Calibri"/>
          <w:b/>
          <w:caps/>
          <w:color w:val="0070C0"/>
        </w:rPr>
      </w:pPr>
      <w:r w:rsidRPr="0035414A">
        <w:rPr>
          <w:rFonts w:ascii="Calibri" w:hAnsi="Calibri" w:cs="Calibri"/>
          <w:b/>
          <w:caps/>
          <w:color w:val="0070C0"/>
        </w:rPr>
        <w:t xml:space="preserve">CHƯƠNG TRÌNH RỪNG VÀ </w:t>
      </w:r>
      <w:r w:rsidR="000C1E3E">
        <w:rPr>
          <w:rFonts w:ascii="Calibri" w:hAnsi="Calibri" w:cs="Calibri"/>
          <w:b/>
          <w:caps/>
          <w:color w:val="0070C0"/>
        </w:rPr>
        <w:t>ĐỒNG BẰNG</w:t>
      </w:r>
      <w:r w:rsidRPr="0035414A">
        <w:rPr>
          <w:rFonts w:ascii="Calibri" w:hAnsi="Calibri" w:cs="Calibri"/>
          <w:b/>
          <w:caps/>
          <w:color w:val="0070C0"/>
        </w:rPr>
        <w:t xml:space="preserve"> VIỆT </w:t>
      </w:r>
      <w:smartTag w:uri="urn:schemas-microsoft-com:office:smarttags" w:element="country-region">
        <w:smartTag w:uri="urn:schemas-microsoft-com:office:smarttags" w:element="place">
          <w:r w:rsidRPr="0035414A">
            <w:rPr>
              <w:rFonts w:ascii="Calibri" w:hAnsi="Calibri" w:cs="Calibri"/>
              <w:b/>
              <w:caps/>
              <w:color w:val="0070C0"/>
            </w:rPr>
            <w:t>NAM</w:t>
          </w:r>
        </w:smartTag>
      </w:smartTag>
    </w:p>
    <w:p w:rsidR="00DD3B70" w:rsidRPr="00273376" w:rsidRDefault="00DD3B70" w:rsidP="005632B4">
      <w:pPr>
        <w:pStyle w:val="StyleLatinArial22ptBoldCenteredBefore18pt"/>
        <w:jc w:val="right"/>
        <w:rPr>
          <w:color w:val="auto"/>
          <w:lang w:val="en-GB"/>
        </w:rPr>
      </w:pPr>
    </w:p>
    <w:p w:rsidR="00DD3B70" w:rsidRPr="002B69F6" w:rsidRDefault="00DD3B70" w:rsidP="007777C6">
      <w:pPr>
        <w:pBdr>
          <w:bottom w:val="single" w:sz="4" w:space="1" w:color="auto"/>
        </w:pBdr>
        <w:spacing w:after="120" w:line="312" w:lineRule="auto"/>
        <w:jc w:val="center"/>
        <w:rPr>
          <w:rFonts w:ascii="Arial" w:hAnsi="Arial" w:cs="Arial"/>
          <w:color w:val="0070C0"/>
          <w:sz w:val="64"/>
          <w:szCs w:val="32"/>
        </w:rPr>
      </w:pPr>
      <w:r>
        <w:rPr>
          <w:rFonts w:ascii="Arial" w:hAnsi="Arial" w:cs="Arial"/>
          <w:color w:val="0070C0"/>
          <w:sz w:val="64"/>
          <w:szCs w:val="32"/>
        </w:rPr>
        <w:t>BÁO CÁO THỰC ĐỊA</w:t>
      </w:r>
    </w:p>
    <w:p w:rsidR="00DD3B70" w:rsidRPr="002B69F6" w:rsidRDefault="00DD3B70" w:rsidP="007777C6">
      <w:pPr>
        <w:spacing w:after="120" w:line="312" w:lineRule="auto"/>
        <w:jc w:val="center"/>
        <w:rPr>
          <w:rFonts w:ascii="Arial" w:hAnsi="Arial" w:cs="Arial"/>
          <w:sz w:val="44"/>
          <w:szCs w:val="32"/>
        </w:rPr>
      </w:pPr>
      <w:r>
        <w:rPr>
          <w:rFonts w:ascii="Arial" w:hAnsi="Arial" w:cs="Arial"/>
          <w:sz w:val="44"/>
          <w:szCs w:val="32"/>
        </w:rPr>
        <w:t xml:space="preserve">ĐÁNH GIÁ CHUỖI GIÁ TRỊ GỖ CỦI TẠI </w:t>
      </w:r>
      <w:r>
        <w:rPr>
          <w:rFonts w:ascii="Arial" w:hAnsi="Arial" w:cs="Arial"/>
          <w:sz w:val="44"/>
          <w:szCs w:val="32"/>
          <w:lang w:val="vi-VN"/>
        </w:rPr>
        <w:t xml:space="preserve">TỈNH </w:t>
      </w:r>
      <w:r>
        <w:rPr>
          <w:rFonts w:ascii="Arial" w:hAnsi="Arial" w:cs="Arial"/>
          <w:sz w:val="44"/>
          <w:szCs w:val="32"/>
        </w:rPr>
        <w:t>THANH HÓA &amp; NGHỆ AN</w:t>
      </w:r>
    </w:p>
    <w:p w:rsidR="00DD3B70" w:rsidRDefault="00DD3B70" w:rsidP="007777C6">
      <w:pPr>
        <w:spacing w:after="120" w:line="312" w:lineRule="auto"/>
        <w:rPr>
          <w:szCs w:val="24"/>
        </w:rPr>
      </w:pPr>
    </w:p>
    <w:p w:rsidR="00DD3B70" w:rsidRDefault="00DD3B70" w:rsidP="007777C6">
      <w:pPr>
        <w:spacing w:after="120" w:line="312" w:lineRule="auto"/>
        <w:rPr>
          <w:szCs w:val="24"/>
        </w:rPr>
      </w:pPr>
    </w:p>
    <w:p w:rsidR="00DD3B70" w:rsidRDefault="00DD3B70" w:rsidP="007777C6">
      <w:pPr>
        <w:jc w:val="center"/>
        <w:rPr>
          <w:rFonts w:ascii="Arial" w:hAnsi="Arial" w:cs="Arial"/>
          <w:szCs w:val="24"/>
        </w:rPr>
      </w:pPr>
      <w:r>
        <w:rPr>
          <w:rFonts w:ascii="Arial" w:hAnsi="Arial" w:cs="Arial"/>
          <w:szCs w:val="24"/>
        </w:rPr>
        <w:t>Người trình bày: Đỗ Hồng Anh, Hoàng Xuân Tý, Hoàng Việt Anh</w:t>
      </w:r>
    </w:p>
    <w:p w:rsidR="00DD3B70" w:rsidRPr="00CB0C26" w:rsidRDefault="00DD3B70" w:rsidP="007777C6">
      <w:pPr>
        <w:jc w:val="center"/>
        <w:rPr>
          <w:rFonts w:ascii="Arial" w:hAnsi="Arial" w:cs="Arial"/>
          <w:szCs w:val="24"/>
        </w:rPr>
      </w:pPr>
      <w:r>
        <w:rPr>
          <w:rFonts w:ascii="Arial" w:hAnsi="Arial" w:cs="Arial"/>
          <w:szCs w:val="24"/>
        </w:rPr>
        <w:t>Ngày nộp: 7/11/2014</w:t>
      </w:r>
    </w:p>
    <w:p w:rsidR="00DD3B70" w:rsidRPr="002B69F6" w:rsidRDefault="00DD3B70" w:rsidP="007777C6">
      <w:pPr>
        <w:spacing w:after="120" w:line="312" w:lineRule="auto"/>
        <w:rPr>
          <w:b/>
          <w:szCs w:val="24"/>
        </w:rPr>
      </w:pPr>
    </w:p>
    <w:p w:rsidR="00DD3B70" w:rsidRPr="00273376" w:rsidRDefault="00DD3B70" w:rsidP="005632B4">
      <w:pPr>
        <w:pStyle w:val="StyleLatinArial22ptBoldCenteredBefore18pt"/>
        <w:jc w:val="right"/>
        <w:rPr>
          <w:color w:val="auto"/>
          <w:lang w:val="en-GB"/>
        </w:rPr>
      </w:pPr>
    </w:p>
    <w:p w:rsidR="00DD3B70" w:rsidRPr="002418B1" w:rsidRDefault="00DD3B70" w:rsidP="005632B4">
      <w:pPr>
        <w:jc w:val="right"/>
      </w:pPr>
    </w:p>
    <w:p w:rsidR="00DD3B70" w:rsidRDefault="00DD3B70" w:rsidP="005632B4"/>
    <w:p w:rsidR="00DD3B70" w:rsidRPr="002418B1" w:rsidRDefault="00DD3B70" w:rsidP="005632B4"/>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Pr="00C97127" w:rsidRDefault="00DD3B70">
      <w:pPr>
        <w:spacing w:before="0" w:after="200" w:line="276" w:lineRule="auto"/>
        <w:jc w:val="left"/>
        <w:rPr>
          <w:rFonts w:cs="Arial"/>
          <w:i/>
          <w:sz w:val="20"/>
        </w:rPr>
      </w:pPr>
    </w:p>
    <w:p w:rsidR="00DD3B70" w:rsidRPr="00654FE8" w:rsidRDefault="00DD3B70">
      <w:pPr>
        <w:spacing w:before="0" w:after="200" w:line="276" w:lineRule="auto"/>
        <w:jc w:val="left"/>
        <w:rPr>
          <w:lang w:val="en-GB"/>
        </w:rPr>
        <w:sectPr w:rsidR="00DD3B70" w:rsidRPr="00654FE8" w:rsidSect="00EE0B4C">
          <w:footerReference w:type="default" r:id="rId22"/>
          <w:pgSz w:w="11909" w:h="16834" w:code="9"/>
          <w:pgMar w:top="1260" w:right="1379" w:bottom="1170" w:left="1440" w:header="720" w:footer="435" w:gutter="0"/>
          <w:cols w:space="720"/>
          <w:docGrid w:linePitch="360"/>
        </w:sectPr>
      </w:pPr>
      <w:r w:rsidRPr="00C97127">
        <w:rPr>
          <w:rFonts w:cs="Arial"/>
          <w:i/>
          <w:sz w:val="20"/>
        </w:rPr>
        <w:t xml:space="preserve">Ấn phẩm này có thể được thực hiện </w:t>
      </w:r>
      <w:r>
        <w:rPr>
          <w:rFonts w:cs="Arial"/>
          <w:i/>
          <w:sz w:val="20"/>
        </w:rPr>
        <w:t xml:space="preserve">là </w:t>
      </w:r>
      <w:r w:rsidRPr="00C97127">
        <w:rPr>
          <w:rFonts w:cs="Arial"/>
          <w:i/>
          <w:sz w:val="20"/>
        </w:rPr>
        <w:t>do sự giúp đỡ của các nhà hảo tâm Hoa Kỳ thông qua Cơ quan Phát triển Quốc tế Hoa Kỳ</w:t>
      </w:r>
      <w:r>
        <w:rPr>
          <w:lang w:val="en-GB"/>
        </w:rPr>
        <w:t xml:space="preserve"> </w:t>
      </w:r>
      <w:r w:rsidRPr="00417B70">
        <w:rPr>
          <w:rFonts w:cs="Arial"/>
          <w:i/>
          <w:sz w:val="20"/>
        </w:rPr>
        <w:t>(USAID</w:t>
      </w:r>
      <w:r>
        <w:rPr>
          <w:rFonts w:cs="Arial"/>
          <w:i/>
          <w:sz w:val="20"/>
        </w:rPr>
        <w:t xml:space="preserve">). Nội dung của ấn phẩm là trách nhiệm về Chương trình </w:t>
      </w:r>
      <w:r>
        <w:rPr>
          <w:rFonts w:cs="Arial"/>
          <w:i/>
          <w:sz w:val="20"/>
          <w:lang w:val="vi-VN"/>
        </w:rPr>
        <w:t>Rừng</w:t>
      </w:r>
      <w:r>
        <w:rPr>
          <w:rFonts w:cs="Arial"/>
          <w:i/>
          <w:sz w:val="20"/>
        </w:rPr>
        <w:t xml:space="preserve"> và </w:t>
      </w:r>
      <w:r>
        <w:rPr>
          <w:rFonts w:cs="Arial"/>
          <w:i/>
          <w:sz w:val="20"/>
          <w:lang w:val="vi-VN"/>
        </w:rPr>
        <w:t xml:space="preserve">Châu thổ </w:t>
      </w:r>
      <w:r>
        <w:rPr>
          <w:rFonts w:cs="Arial"/>
          <w:i/>
          <w:sz w:val="20"/>
        </w:rPr>
        <w:t xml:space="preserve">Việt </w:t>
      </w:r>
      <w:smartTag w:uri="urn:schemas-microsoft-com:office:smarttags" w:element="country-region">
        <w:smartTag w:uri="urn:schemas-microsoft-com:office:smarttags" w:element="place">
          <w:r>
            <w:rPr>
              <w:rFonts w:cs="Arial"/>
              <w:i/>
              <w:sz w:val="20"/>
            </w:rPr>
            <w:t>Nam</w:t>
          </w:r>
        </w:smartTag>
      </w:smartTag>
      <w:r>
        <w:rPr>
          <w:rFonts w:cs="Arial"/>
          <w:i/>
          <w:sz w:val="20"/>
        </w:rPr>
        <w:t xml:space="preserve"> và không nhất thiết phản ánh quan điểm của </w:t>
      </w:r>
      <w:r w:rsidRPr="00417B70">
        <w:rPr>
          <w:rFonts w:cs="Arial"/>
          <w:i/>
          <w:sz w:val="20"/>
        </w:rPr>
        <w:t>(USAID</w:t>
      </w:r>
      <w:r>
        <w:rPr>
          <w:rFonts w:cs="Arial"/>
          <w:i/>
          <w:sz w:val="20"/>
        </w:rPr>
        <w:t>) hoặc Chính phủ Hoa Kỳ.</w:t>
      </w:r>
    </w:p>
    <w:p w:rsidR="00DD3B70" w:rsidRDefault="00DD3B70" w:rsidP="008D0C4E">
      <w:pPr>
        <w:pStyle w:val="TOCHeading"/>
        <w:jc w:val="center"/>
        <w:rPr>
          <w:b/>
        </w:rPr>
      </w:pPr>
      <w:r>
        <w:rPr>
          <w:b/>
        </w:rPr>
        <w:lastRenderedPageBreak/>
        <w:t xml:space="preserve">  NỘI DUNG</w:t>
      </w:r>
    </w:p>
    <w:p w:rsidR="000C1E3E" w:rsidRPr="00AC769F" w:rsidRDefault="00DD3B70">
      <w:pPr>
        <w:pStyle w:val="TOC1"/>
        <w:tabs>
          <w:tab w:val="right" w:leader="dot" w:pos="9530"/>
        </w:tabs>
        <w:rPr>
          <w:rFonts w:ascii="Calibri" w:eastAsia="Times New Roman" w:hAnsi="Calibri"/>
          <w:noProof/>
          <w:sz w:val="22"/>
        </w:rPr>
      </w:pPr>
      <w:r>
        <w:fldChar w:fldCharType="begin"/>
      </w:r>
      <w:r>
        <w:instrText xml:space="preserve"> TOC \o "1-3" \h \z \u </w:instrText>
      </w:r>
      <w:r>
        <w:fldChar w:fldCharType="separate"/>
      </w:r>
      <w:hyperlink w:anchor="_Toc403554236" w:history="1">
        <w:r w:rsidR="000C1E3E" w:rsidRPr="00E14009">
          <w:rPr>
            <w:rStyle w:val="Hyperlink"/>
            <w:noProof/>
          </w:rPr>
          <w:t xml:space="preserve">Tóm </w:t>
        </w:r>
        <w:r w:rsidR="000C1E3E">
          <w:rPr>
            <w:rStyle w:val="Hyperlink"/>
            <w:noProof/>
          </w:rPr>
          <w:t>t</w:t>
        </w:r>
        <w:r w:rsidR="000C1E3E" w:rsidRPr="00E14009">
          <w:rPr>
            <w:rStyle w:val="Hyperlink"/>
            <w:noProof/>
          </w:rPr>
          <w:t>ắt</w:t>
        </w:r>
        <w:r w:rsidR="000C1E3E">
          <w:rPr>
            <w:rStyle w:val="Hyperlink"/>
            <w:noProof/>
          </w:rPr>
          <w:t xml:space="preserve"> Báo cáo</w:t>
        </w:r>
        <w:r w:rsidR="000C1E3E">
          <w:rPr>
            <w:noProof/>
            <w:webHidden/>
          </w:rPr>
          <w:tab/>
        </w:r>
        <w:r w:rsidR="000C1E3E">
          <w:rPr>
            <w:noProof/>
            <w:webHidden/>
          </w:rPr>
          <w:fldChar w:fldCharType="begin"/>
        </w:r>
        <w:r w:rsidR="000C1E3E">
          <w:rPr>
            <w:noProof/>
            <w:webHidden/>
          </w:rPr>
          <w:instrText xml:space="preserve"> PAGEREF _Toc403554236 \h </w:instrText>
        </w:r>
        <w:r w:rsidR="000C1E3E">
          <w:rPr>
            <w:noProof/>
            <w:webHidden/>
          </w:rPr>
        </w:r>
        <w:r w:rsidR="000C1E3E">
          <w:rPr>
            <w:noProof/>
            <w:webHidden/>
          </w:rPr>
          <w:fldChar w:fldCharType="separate"/>
        </w:r>
        <w:r w:rsidR="000C1E3E">
          <w:rPr>
            <w:noProof/>
            <w:webHidden/>
          </w:rPr>
          <w:t>5</w:t>
        </w:r>
        <w:r w:rsidR="000C1E3E">
          <w:rPr>
            <w:noProof/>
            <w:webHidden/>
          </w:rPr>
          <w:fldChar w:fldCharType="end"/>
        </w:r>
      </w:hyperlink>
    </w:p>
    <w:p w:rsidR="000C1E3E" w:rsidRPr="00AC769F" w:rsidRDefault="00F15A41">
      <w:pPr>
        <w:pStyle w:val="TOC1"/>
        <w:tabs>
          <w:tab w:val="right" w:leader="dot" w:pos="9530"/>
        </w:tabs>
        <w:rPr>
          <w:rFonts w:ascii="Calibri" w:eastAsia="Times New Roman" w:hAnsi="Calibri"/>
          <w:noProof/>
          <w:sz w:val="22"/>
        </w:rPr>
      </w:pPr>
      <w:hyperlink w:anchor="_Toc403554237" w:history="1">
        <w:r w:rsidR="000C1E3E" w:rsidRPr="00E14009">
          <w:rPr>
            <w:rStyle w:val="Hyperlink"/>
            <w:noProof/>
          </w:rPr>
          <w:t>Thuật ngữ được sử dụng trong báo cáo</w:t>
        </w:r>
        <w:r w:rsidR="000C1E3E">
          <w:rPr>
            <w:noProof/>
            <w:webHidden/>
          </w:rPr>
          <w:tab/>
        </w:r>
        <w:r w:rsidR="000C1E3E">
          <w:rPr>
            <w:noProof/>
            <w:webHidden/>
          </w:rPr>
          <w:fldChar w:fldCharType="begin"/>
        </w:r>
        <w:r w:rsidR="000C1E3E">
          <w:rPr>
            <w:noProof/>
            <w:webHidden/>
          </w:rPr>
          <w:instrText xml:space="preserve"> PAGEREF _Toc403554237 \h </w:instrText>
        </w:r>
        <w:r w:rsidR="000C1E3E">
          <w:rPr>
            <w:noProof/>
            <w:webHidden/>
          </w:rPr>
        </w:r>
        <w:r w:rsidR="000C1E3E">
          <w:rPr>
            <w:noProof/>
            <w:webHidden/>
          </w:rPr>
          <w:fldChar w:fldCharType="separate"/>
        </w:r>
        <w:r w:rsidR="000C1E3E">
          <w:rPr>
            <w:noProof/>
            <w:webHidden/>
          </w:rPr>
          <w:t>6</w:t>
        </w:r>
        <w:r w:rsidR="000C1E3E">
          <w:rPr>
            <w:noProof/>
            <w:webHidden/>
          </w:rPr>
          <w:fldChar w:fldCharType="end"/>
        </w:r>
      </w:hyperlink>
    </w:p>
    <w:p w:rsidR="000C1E3E" w:rsidRPr="00AC769F" w:rsidRDefault="00F15A41">
      <w:pPr>
        <w:pStyle w:val="TOC1"/>
        <w:tabs>
          <w:tab w:val="left" w:pos="480"/>
          <w:tab w:val="right" w:leader="dot" w:pos="9530"/>
        </w:tabs>
        <w:rPr>
          <w:rFonts w:ascii="Calibri" w:eastAsia="Times New Roman" w:hAnsi="Calibri"/>
          <w:noProof/>
          <w:sz w:val="22"/>
        </w:rPr>
      </w:pPr>
      <w:hyperlink w:anchor="_Toc403554238" w:history="1">
        <w:r w:rsidR="000C1E3E" w:rsidRPr="00E14009">
          <w:rPr>
            <w:rStyle w:val="Hyperlink"/>
            <w:noProof/>
          </w:rPr>
          <w:t>1</w:t>
        </w:r>
        <w:r w:rsidR="000C1E3E" w:rsidRPr="00AC769F">
          <w:rPr>
            <w:rFonts w:ascii="Calibri" w:eastAsia="Times New Roman" w:hAnsi="Calibri"/>
            <w:noProof/>
            <w:sz w:val="22"/>
          </w:rPr>
          <w:tab/>
        </w:r>
        <w:r w:rsidR="000C1E3E" w:rsidRPr="00E14009">
          <w:rPr>
            <w:rStyle w:val="Hyperlink"/>
            <w:noProof/>
          </w:rPr>
          <w:t>Lời giới thiệu</w:t>
        </w:r>
        <w:r w:rsidR="000C1E3E">
          <w:rPr>
            <w:noProof/>
            <w:webHidden/>
          </w:rPr>
          <w:tab/>
        </w:r>
        <w:r w:rsidR="000C1E3E">
          <w:rPr>
            <w:noProof/>
            <w:webHidden/>
          </w:rPr>
          <w:fldChar w:fldCharType="begin"/>
        </w:r>
        <w:r w:rsidR="000C1E3E">
          <w:rPr>
            <w:noProof/>
            <w:webHidden/>
          </w:rPr>
          <w:instrText xml:space="preserve"> PAGEREF _Toc403554238 \h </w:instrText>
        </w:r>
        <w:r w:rsidR="000C1E3E">
          <w:rPr>
            <w:noProof/>
            <w:webHidden/>
          </w:rPr>
        </w:r>
        <w:r w:rsidR="000C1E3E">
          <w:rPr>
            <w:noProof/>
            <w:webHidden/>
          </w:rPr>
          <w:fldChar w:fldCharType="separate"/>
        </w:r>
        <w:r w:rsidR="000C1E3E">
          <w:rPr>
            <w:noProof/>
            <w:webHidden/>
          </w:rPr>
          <w:t>7</w:t>
        </w:r>
        <w:r w:rsidR="000C1E3E">
          <w:rPr>
            <w:noProof/>
            <w:webHidden/>
          </w:rPr>
          <w:fldChar w:fldCharType="end"/>
        </w:r>
      </w:hyperlink>
    </w:p>
    <w:p w:rsidR="000C1E3E" w:rsidRPr="00AC769F" w:rsidRDefault="00F15A41">
      <w:pPr>
        <w:pStyle w:val="TOC1"/>
        <w:tabs>
          <w:tab w:val="left" w:pos="480"/>
          <w:tab w:val="right" w:leader="dot" w:pos="9530"/>
        </w:tabs>
        <w:rPr>
          <w:rFonts w:ascii="Calibri" w:eastAsia="Times New Roman" w:hAnsi="Calibri"/>
          <w:noProof/>
          <w:sz w:val="22"/>
        </w:rPr>
      </w:pPr>
      <w:hyperlink w:anchor="_Toc403554239" w:history="1">
        <w:r w:rsidR="000C1E3E" w:rsidRPr="00E14009">
          <w:rPr>
            <w:rStyle w:val="Hyperlink"/>
            <w:noProof/>
          </w:rPr>
          <w:t>2</w:t>
        </w:r>
        <w:r w:rsidR="000C1E3E" w:rsidRPr="00AC769F">
          <w:rPr>
            <w:rFonts w:ascii="Calibri" w:eastAsia="Times New Roman" w:hAnsi="Calibri"/>
            <w:noProof/>
            <w:sz w:val="22"/>
          </w:rPr>
          <w:tab/>
        </w:r>
        <w:r w:rsidR="000C1E3E" w:rsidRPr="00E14009">
          <w:rPr>
            <w:rStyle w:val="Hyperlink"/>
            <w:noProof/>
          </w:rPr>
          <w:t>Phương pháp</w:t>
        </w:r>
        <w:r w:rsidR="000C1E3E">
          <w:rPr>
            <w:noProof/>
            <w:webHidden/>
          </w:rPr>
          <w:tab/>
        </w:r>
        <w:r w:rsidR="000C1E3E">
          <w:rPr>
            <w:noProof/>
            <w:webHidden/>
          </w:rPr>
          <w:fldChar w:fldCharType="begin"/>
        </w:r>
        <w:r w:rsidR="000C1E3E">
          <w:rPr>
            <w:noProof/>
            <w:webHidden/>
          </w:rPr>
          <w:instrText xml:space="preserve"> PAGEREF _Toc403554239 \h </w:instrText>
        </w:r>
        <w:r w:rsidR="000C1E3E">
          <w:rPr>
            <w:noProof/>
            <w:webHidden/>
          </w:rPr>
        </w:r>
        <w:r w:rsidR="000C1E3E">
          <w:rPr>
            <w:noProof/>
            <w:webHidden/>
          </w:rPr>
          <w:fldChar w:fldCharType="separate"/>
        </w:r>
        <w:r w:rsidR="000C1E3E">
          <w:rPr>
            <w:noProof/>
            <w:webHidden/>
          </w:rPr>
          <w:t>7</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0" w:history="1">
        <w:r w:rsidR="000C1E3E" w:rsidRPr="00E14009">
          <w:rPr>
            <w:rStyle w:val="Hyperlink"/>
            <w:noProof/>
          </w:rPr>
          <w:t>2.1</w:t>
        </w:r>
        <w:r w:rsidR="000C1E3E" w:rsidRPr="00AC769F">
          <w:rPr>
            <w:rFonts w:ascii="Calibri" w:eastAsia="Times New Roman" w:hAnsi="Calibri"/>
            <w:noProof/>
            <w:sz w:val="22"/>
          </w:rPr>
          <w:tab/>
        </w:r>
        <w:r w:rsidR="000C1E3E" w:rsidRPr="00E14009">
          <w:rPr>
            <w:rStyle w:val="Hyperlink"/>
            <w:noProof/>
          </w:rPr>
          <w:t>Thiết kế phân nhóm</w:t>
        </w:r>
        <w:r w:rsidR="000C1E3E">
          <w:rPr>
            <w:noProof/>
            <w:webHidden/>
          </w:rPr>
          <w:tab/>
        </w:r>
        <w:r w:rsidR="000C1E3E">
          <w:rPr>
            <w:noProof/>
            <w:webHidden/>
          </w:rPr>
          <w:fldChar w:fldCharType="begin"/>
        </w:r>
        <w:r w:rsidR="000C1E3E">
          <w:rPr>
            <w:noProof/>
            <w:webHidden/>
          </w:rPr>
          <w:instrText xml:space="preserve"> PAGEREF _Toc403554240 \h </w:instrText>
        </w:r>
        <w:r w:rsidR="000C1E3E">
          <w:rPr>
            <w:noProof/>
            <w:webHidden/>
          </w:rPr>
        </w:r>
        <w:r w:rsidR="000C1E3E">
          <w:rPr>
            <w:noProof/>
            <w:webHidden/>
          </w:rPr>
          <w:fldChar w:fldCharType="separate"/>
        </w:r>
        <w:r w:rsidR="000C1E3E">
          <w:rPr>
            <w:noProof/>
            <w:webHidden/>
          </w:rPr>
          <w:t>8</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1" w:history="1">
        <w:r w:rsidR="000C1E3E" w:rsidRPr="00E14009">
          <w:rPr>
            <w:rStyle w:val="Hyperlink"/>
            <w:noProof/>
          </w:rPr>
          <w:t>2.2</w:t>
        </w:r>
        <w:r w:rsidR="000C1E3E" w:rsidRPr="00AC769F">
          <w:rPr>
            <w:rFonts w:ascii="Calibri" w:eastAsia="Times New Roman" w:hAnsi="Calibri"/>
            <w:noProof/>
            <w:sz w:val="22"/>
          </w:rPr>
          <w:tab/>
        </w:r>
        <w:r w:rsidR="000C1E3E" w:rsidRPr="00E14009">
          <w:rPr>
            <w:rStyle w:val="Hyperlink"/>
            <w:noProof/>
          </w:rPr>
          <w:t>Điều tra thực địa</w:t>
        </w:r>
        <w:r w:rsidR="000C1E3E">
          <w:rPr>
            <w:noProof/>
            <w:webHidden/>
          </w:rPr>
          <w:tab/>
        </w:r>
        <w:r w:rsidR="000C1E3E">
          <w:rPr>
            <w:noProof/>
            <w:webHidden/>
          </w:rPr>
          <w:fldChar w:fldCharType="begin"/>
        </w:r>
        <w:r w:rsidR="000C1E3E">
          <w:rPr>
            <w:noProof/>
            <w:webHidden/>
          </w:rPr>
          <w:instrText xml:space="preserve"> PAGEREF _Toc403554241 \h </w:instrText>
        </w:r>
        <w:r w:rsidR="000C1E3E">
          <w:rPr>
            <w:noProof/>
            <w:webHidden/>
          </w:rPr>
        </w:r>
        <w:r w:rsidR="000C1E3E">
          <w:rPr>
            <w:noProof/>
            <w:webHidden/>
          </w:rPr>
          <w:fldChar w:fldCharType="separate"/>
        </w:r>
        <w:r w:rsidR="000C1E3E">
          <w:rPr>
            <w:noProof/>
            <w:webHidden/>
          </w:rPr>
          <w:t>14</w:t>
        </w:r>
        <w:r w:rsidR="000C1E3E">
          <w:rPr>
            <w:noProof/>
            <w:webHidden/>
          </w:rPr>
          <w:fldChar w:fldCharType="end"/>
        </w:r>
      </w:hyperlink>
    </w:p>
    <w:p w:rsidR="000C1E3E" w:rsidRPr="00AC769F" w:rsidRDefault="00F15A41">
      <w:pPr>
        <w:pStyle w:val="TOC1"/>
        <w:tabs>
          <w:tab w:val="left" w:pos="480"/>
          <w:tab w:val="right" w:leader="dot" w:pos="9530"/>
        </w:tabs>
        <w:rPr>
          <w:rFonts w:ascii="Calibri" w:eastAsia="Times New Roman" w:hAnsi="Calibri"/>
          <w:noProof/>
          <w:sz w:val="22"/>
        </w:rPr>
      </w:pPr>
      <w:hyperlink w:anchor="_Toc403554242" w:history="1">
        <w:r w:rsidR="000C1E3E" w:rsidRPr="00E14009">
          <w:rPr>
            <w:rStyle w:val="Hyperlink"/>
            <w:noProof/>
          </w:rPr>
          <w:t>3</w:t>
        </w:r>
        <w:r w:rsidR="000C1E3E" w:rsidRPr="00AC769F">
          <w:rPr>
            <w:rFonts w:ascii="Calibri" w:eastAsia="Times New Roman" w:hAnsi="Calibri"/>
            <w:noProof/>
            <w:sz w:val="22"/>
          </w:rPr>
          <w:tab/>
        </w:r>
        <w:r w:rsidR="000C1E3E" w:rsidRPr="00E14009">
          <w:rPr>
            <w:rStyle w:val="Hyperlink"/>
            <w:noProof/>
          </w:rPr>
          <w:t>Phân tích và xử lý dữ liệu</w:t>
        </w:r>
        <w:r w:rsidR="000C1E3E">
          <w:rPr>
            <w:noProof/>
            <w:webHidden/>
          </w:rPr>
          <w:tab/>
        </w:r>
        <w:r w:rsidR="000C1E3E">
          <w:rPr>
            <w:noProof/>
            <w:webHidden/>
          </w:rPr>
          <w:fldChar w:fldCharType="begin"/>
        </w:r>
        <w:r w:rsidR="000C1E3E">
          <w:rPr>
            <w:noProof/>
            <w:webHidden/>
          </w:rPr>
          <w:instrText xml:space="preserve"> PAGEREF _Toc403554242 \h </w:instrText>
        </w:r>
        <w:r w:rsidR="000C1E3E">
          <w:rPr>
            <w:noProof/>
            <w:webHidden/>
          </w:rPr>
        </w:r>
        <w:r w:rsidR="000C1E3E">
          <w:rPr>
            <w:noProof/>
            <w:webHidden/>
          </w:rPr>
          <w:fldChar w:fldCharType="separate"/>
        </w:r>
        <w:r w:rsidR="000C1E3E">
          <w:rPr>
            <w:noProof/>
            <w:webHidden/>
          </w:rPr>
          <w:t>15</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3" w:history="1">
        <w:r w:rsidR="000C1E3E" w:rsidRPr="00E14009">
          <w:rPr>
            <w:rStyle w:val="Hyperlink"/>
            <w:noProof/>
          </w:rPr>
          <w:t>3.1</w:t>
        </w:r>
        <w:r w:rsidR="000C1E3E" w:rsidRPr="00AC769F">
          <w:rPr>
            <w:rFonts w:ascii="Calibri" w:eastAsia="Times New Roman" w:hAnsi="Calibri"/>
            <w:noProof/>
            <w:sz w:val="22"/>
          </w:rPr>
          <w:tab/>
        </w:r>
        <w:r w:rsidR="000C1E3E" w:rsidRPr="00E14009">
          <w:rPr>
            <w:rStyle w:val="Hyperlink"/>
            <w:noProof/>
          </w:rPr>
          <w:t>Xử lý dữ liệu cho khảo sát hộ gia đình</w:t>
        </w:r>
        <w:r w:rsidR="000C1E3E">
          <w:rPr>
            <w:noProof/>
            <w:webHidden/>
          </w:rPr>
          <w:tab/>
        </w:r>
        <w:r w:rsidR="000C1E3E">
          <w:rPr>
            <w:noProof/>
            <w:webHidden/>
          </w:rPr>
          <w:fldChar w:fldCharType="begin"/>
        </w:r>
        <w:r w:rsidR="000C1E3E">
          <w:rPr>
            <w:noProof/>
            <w:webHidden/>
          </w:rPr>
          <w:instrText xml:space="preserve"> PAGEREF _Toc403554243 \h </w:instrText>
        </w:r>
        <w:r w:rsidR="000C1E3E">
          <w:rPr>
            <w:noProof/>
            <w:webHidden/>
          </w:rPr>
        </w:r>
        <w:r w:rsidR="000C1E3E">
          <w:rPr>
            <w:noProof/>
            <w:webHidden/>
          </w:rPr>
          <w:fldChar w:fldCharType="separate"/>
        </w:r>
        <w:r w:rsidR="000C1E3E">
          <w:rPr>
            <w:noProof/>
            <w:webHidden/>
          </w:rPr>
          <w:t>15</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4" w:history="1">
        <w:r w:rsidR="000C1E3E" w:rsidRPr="00E14009">
          <w:rPr>
            <w:rStyle w:val="Hyperlink"/>
            <w:noProof/>
          </w:rPr>
          <w:t>3.2</w:t>
        </w:r>
        <w:r w:rsidR="000C1E3E" w:rsidRPr="00AC769F">
          <w:rPr>
            <w:rFonts w:ascii="Calibri" w:eastAsia="Times New Roman" w:hAnsi="Calibri"/>
            <w:noProof/>
            <w:sz w:val="22"/>
          </w:rPr>
          <w:tab/>
        </w:r>
        <w:r w:rsidR="000C1E3E" w:rsidRPr="00E14009">
          <w:rPr>
            <w:rStyle w:val="Hyperlink"/>
            <w:noProof/>
          </w:rPr>
          <w:t>Xử lý dữ liệu khảo sát gỗ củi trong lĩnh vực công nghiệp và thương mại</w:t>
        </w:r>
        <w:r w:rsidR="000C1E3E">
          <w:rPr>
            <w:noProof/>
            <w:webHidden/>
          </w:rPr>
          <w:tab/>
        </w:r>
        <w:r w:rsidR="000C1E3E">
          <w:rPr>
            <w:noProof/>
            <w:webHidden/>
          </w:rPr>
          <w:fldChar w:fldCharType="begin"/>
        </w:r>
        <w:r w:rsidR="000C1E3E">
          <w:rPr>
            <w:noProof/>
            <w:webHidden/>
          </w:rPr>
          <w:instrText xml:space="preserve"> PAGEREF _Toc403554244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F15A41">
      <w:pPr>
        <w:pStyle w:val="TOC1"/>
        <w:tabs>
          <w:tab w:val="left" w:pos="480"/>
          <w:tab w:val="right" w:leader="dot" w:pos="9530"/>
        </w:tabs>
        <w:rPr>
          <w:rFonts w:ascii="Calibri" w:eastAsia="Times New Roman" w:hAnsi="Calibri"/>
          <w:noProof/>
          <w:sz w:val="22"/>
        </w:rPr>
      </w:pPr>
      <w:hyperlink w:anchor="_Toc403554245" w:history="1">
        <w:r w:rsidR="000C1E3E" w:rsidRPr="00E14009">
          <w:rPr>
            <w:rStyle w:val="Hyperlink"/>
            <w:noProof/>
          </w:rPr>
          <w:t>4</w:t>
        </w:r>
        <w:r w:rsidR="000C1E3E" w:rsidRPr="00AC769F">
          <w:rPr>
            <w:rFonts w:ascii="Calibri" w:eastAsia="Times New Roman" w:hAnsi="Calibri"/>
            <w:noProof/>
            <w:sz w:val="22"/>
          </w:rPr>
          <w:tab/>
        </w:r>
        <w:r w:rsidR="000C1E3E" w:rsidRPr="00E14009">
          <w:rPr>
            <w:rStyle w:val="Hyperlink"/>
            <w:noProof/>
          </w:rPr>
          <w:t>Các phát hiện</w:t>
        </w:r>
        <w:r w:rsidR="000C1E3E">
          <w:rPr>
            <w:noProof/>
            <w:webHidden/>
          </w:rPr>
          <w:tab/>
        </w:r>
        <w:r w:rsidR="000C1E3E">
          <w:rPr>
            <w:noProof/>
            <w:webHidden/>
          </w:rPr>
          <w:fldChar w:fldCharType="begin"/>
        </w:r>
        <w:r w:rsidR="000C1E3E">
          <w:rPr>
            <w:noProof/>
            <w:webHidden/>
          </w:rPr>
          <w:instrText xml:space="preserve"> PAGEREF _Toc403554245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6" w:history="1">
        <w:r w:rsidR="000C1E3E" w:rsidRPr="00E14009">
          <w:rPr>
            <w:rStyle w:val="Hyperlink"/>
            <w:noProof/>
          </w:rPr>
          <w:t>4.1</w:t>
        </w:r>
        <w:r w:rsidR="000C1E3E" w:rsidRPr="00AC769F">
          <w:rPr>
            <w:rFonts w:ascii="Calibri" w:eastAsia="Times New Roman" w:hAnsi="Calibri"/>
            <w:noProof/>
            <w:sz w:val="22"/>
          </w:rPr>
          <w:tab/>
        </w:r>
        <w:r w:rsidR="000C1E3E" w:rsidRPr="00E14009">
          <w:rPr>
            <w:rStyle w:val="Hyperlink"/>
            <w:noProof/>
          </w:rPr>
          <w:t>Chuỗi cung cấp gỗ củi trong vùng</w:t>
        </w:r>
        <w:r w:rsidR="000C1E3E">
          <w:rPr>
            <w:noProof/>
            <w:webHidden/>
          </w:rPr>
          <w:tab/>
        </w:r>
        <w:r w:rsidR="000C1E3E">
          <w:rPr>
            <w:noProof/>
            <w:webHidden/>
          </w:rPr>
          <w:fldChar w:fldCharType="begin"/>
        </w:r>
        <w:r w:rsidR="000C1E3E">
          <w:rPr>
            <w:noProof/>
            <w:webHidden/>
          </w:rPr>
          <w:instrText xml:space="preserve"> PAGEREF _Toc403554246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47" w:history="1">
        <w:r w:rsidR="000C1E3E" w:rsidRPr="00E14009">
          <w:rPr>
            <w:rStyle w:val="Hyperlink"/>
            <w:noProof/>
          </w:rPr>
          <w:t>4.2</w:t>
        </w:r>
        <w:r w:rsidR="000C1E3E" w:rsidRPr="00AC769F">
          <w:rPr>
            <w:rFonts w:ascii="Calibri" w:eastAsia="Times New Roman" w:hAnsi="Calibri"/>
            <w:noProof/>
            <w:sz w:val="22"/>
          </w:rPr>
          <w:tab/>
        </w:r>
        <w:r w:rsidR="000C1E3E" w:rsidRPr="00E14009">
          <w:rPr>
            <w:rStyle w:val="Hyperlink"/>
            <w:noProof/>
            <w:lang w:val="vi-VN"/>
          </w:rPr>
          <w:t>Cung cấp gỗ tiềm năng bền vững</w:t>
        </w:r>
        <w:r w:rsidR="000C1E3E">
          <w:rPr>
            <w:noProof/>
            <w:webHidden/>
          </w:rPr>
          <w:tab/>
        </w:r>
        <w:r w:rsidR="000C1E3E">
          <w:rPr>
            <w:noProof/>
            <w:webHidden/>
          </w:rPr>
          <w:fldChar w:fldCharType="begin"/>
        </w:r>
        <w:r w:rsidR="000C1E3E">
          <w:rPr>
            <w:noProof/>
            <w:webHidden/>
          </w:rPr>
          <w:instrText xml:space="preserve"> PAGEREF _Toc403554247 \h </w:instrText>
        </w:r>
        <w:r w:rsidR="000C1E3E">
          <w:rPr>
            <w:noProof/>
            <w:webHidden/>
          </w:rPr>
        </w:r>
        <w:r w:rsidR="000C1E3E">
          <w:rPr>
            <w:noProof/>
            <w:webHidden/>
          </w:rPr>
          <w:fldChar w:fldCharType="separate"/>
        </w:r>
        <w:r w:rsidR="000C1E3E">
          <w:rPr>
            <w:noProof/>
            <w:webHidden/>
          </w:rPr>
          <w:t>18</w:t>
        </w:r>
        <w:r w:rsidR="000C1E3E">
          <w:rPr>
            <w:noProof/>
            <w:webHidden/>
          </w:rPr>
          <w:fldChar w:fldCharType="end"/>
        </w:r>
      </w:hyperlink>
    </w:p>
    <w:p w:rsidR="000C1E3E" w:rsidRPr="00AC769F" w:rsidRDefault="00F15A41">
      <w:pPr>
        <w:pStyle w:val="TOC3"/>
        <w:tabs>
          <w:tab w:val="left" w:pos="1320"/>
          <w:tab w:val="right" w:leader="dot" w:pos="9530"/>
        </w:tabs>
        <w:rPr>
          <w:rFonts w:ascii="Calibri" w:eastAsia="Times New Roman" w:hAnsi="Calibri"/>
          <w:noProof/>
          <w:sz w:val="22"/>
        </w:rPr>
      </w:pPr>
      <w:hyperlink w:anchor="_Toc403554248" w:history="1">
        <w:r w:rsidR="000C1E3E" w:rsidRPr="00E14009">
          <w:rPr>
            <w:rStyle w:val="Hyperlink"/>
            <w:noProof/>
          </w:rPr>
          <w:t>4.2.1</w:t>
        </w:r>
        <w:r w:rsidR="000C1E3E" w:rsidRPr="00AC769F">
          <w:rPr>
            <w:rFonts w:ascii="Calibri" w:eastAsia="Times New Roman" w:hAnsi="Calibri"/>
            <w:noProof/>
            <w:sz w:val="22"/>
          </w:rPr>
          <w:tab/>
        </w:r>
        <w:r w:rsidR="000C1E3E" w:rsidRPr="00E14009">
          <w:rPr>
            <w:rStyle w:val="Hyperlink"/>
            <w:noProof/>
            <w:lang w:val="vi-VN"/>
          </w:rPr>
          <w:t>Ước tính sản lượng gỗ củi theo loại rừng</w:t>
        </w:r>
        <w:r w:rsidR="000C1E3E">
          <w:rPr>
            <w:noProof/>
            <w:webHidden/>
          </w:rPr>
          <w:tab/>
        </w:r>
        <w:r w:rsidR="000C1E3E">
          <w:rPr>
            <w:noProof/>
            <w:webHidden/>
          </w:rPr>
          <w:fldChar w:fldCharType="begin"/>
        </w:r>
        <w:r w:rsidR="000C1E3E">
          <w:rPr>
            <w:noProof/>
            <w:webHidden/>
          </w:rPr>
          <w:instrText xml:space="preserve"> PAGEREF _Toc403554248 \h </w:instrText>
        </w:r>
        <w:r w:rsidR="000C1E3E">
          <w:rPr>
            <w:noProof/>
            <w:webHidden/>
          </w:rPr>
        </w:r>
        <w:r w:rsidR="000C1E3E">
          <w:rPr>
            <w:noProof/>
            <w:webHidden/>
          </w:rPr>
          <w:fldChar w:fldCharType="separate"/>
        </w:r>
        <w:r w:rsidR="000C1E3E">
          <w:rPr>
            <w:noProof/>
            <w:webHidden/>
          </w:rPr>
          <w:t>18</w:t>
        </w:r>
        <w:r w:rsidR="000C1E3E">
          <w:rPr>
            <w:noProof/>
            <w:webHidden/>
          </w:rPr>
          <w:fldChar w:fldCharType="end"/>
        </w:r>
      </w:hyperlink>
    </w:p>
    <w:p w:rsidR="000C1E3E" w:rsidRPr="00AC769F" w:rsidRDefault="00F15A41">
      <w:pPr>
        <w:pStyle w:val="TOC3"/>
        <w:tabs>
          <w:tab w:val="left" w:pos="1320"/>
          <w:tab w:val="right" w:leader="dot" w:pos="9530"/>
        </w:tabs>
        <w:rPr>
          <w:rFonts w:ascii="Calibri" w:eastAsia="Times New Roman" w:hAnsi="Calibri"/>
          <w:noProof/>
          <w:sz w:val="22"/>
        </w:rPr>
      </w:pPr>
      <w:hyperlink w:anchor="_Toc403554249" w:history="1">
        <w:r w:rsidR="000C1E3E" w:rsidRPr="00E14009">
          <w:rPr>
            <w:rStyle w:val="Hyperlink"/>
            <w:noProof/>
            <w:lang w:val="en-GB"/>
          </w:rPr>
          <w:t>4.2.2</w:t>
        </w:r>
        <w:r w:rsidR="000C1E3E" w:rsidRPr="00AC769F">
          <w:rPr>
            <w:rFonts w:ascii="Calibri" w:eastAsia="Times New Roman" w:hAnsi="Calibri"/>
            <w:noProof/>
            <w:sz w:val="22"/>
          </w:rPr>
          <w:tab/>
        </w:r>
        <w:r w:rsidR="000C1E3E" w:rsidRPr="00E14009">
          <w:rPr>
            <w:rStyle w:val="Hyperlink"/>
            <w:noProof/>
            <w:lang w:val="vi-VN"/>
          </w:rPr>
          <w:t>Ước tính cung cấp gỗ củi cho Thanh Hóa và Nghệ An</w:t>
        </w:r>
        <w:r w:rsidR="000C1E3E">
          <w:rPr>
            <w:noProof/>
            <w:webHidden/>
          </w:rPr>
          <w:tab/>
        </w:r>
        <w:r w:rsidR="000C1E3E">
          <w:rPr>
            <w:noProof/>
            <w:webHidden/>
          </w:rPr>
          <w:fldChar w:fldCharType="begin"/>
        </w:r>
        <w:r w:rsidR="000C1E3E">
          <w:rPr>
            <w:noProof/>
            <w:webHidden/>
          </w:rPr>
          <w:instrText xml:space="preserve"> PAGEREF _Toc403554249 \h </w:instrText>
        </w:r>
        <w:r w:rsidR="000C1E3E">
          <w:rPr>
            <w:noProof/>
            <w:webHidden/>
          </w:rPr>
        </w:r>
        <w:r w:rsidR="000C1E3E">
          <w:rPr>
            <w:noProof/>
            <w:webHidden/>
          </w:rPr>
          <w:fldChar w:fldCharType="separate"/>
        </w:r>
        <w:r w:rsidR="000C1E3E">
          <w:rPr>
            <w:noProof/>
            <w:webHidden/>
          </w:rPr>
          <w:t>21</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0" w:history="1">
        <w:r w:rsidR="000C1E3E" w:rsidRPr="00E14009">
          <w:rPr>
            <w:rStyle w:val="Hyperlink"/>
            <w:noProof/>
          </w:rPr>
          <w:t>4.3</w:t>
        </w:r>
        <w:r w:rsidR="000C1E3E" w:rsidRPr="00AC769F">
          <w:rPr>
            <w:rFonts w:ascii="Calibri" w:eastAsia="Times New Roman" w:hAnsi="Calibri"/>
            <w:noProof/>
            <w:sz w:val="22"/>
          </w:rPr>
          <w:tab/>
        </w:r>
        <w:r w:rsidR="000C1E3E" w:rsidRPr="00E14009">
          <w:rPr>
            <w:rStyle w:val="Hyperlink"/>
            <w:noProof/>
            <w:lang w:val="vi-VN"/>
          </w:rPr>
          <w:t>Nhu cầu gỗ củi</w:t>
        </w:r>
        <w:r w:rsidR="000C1E3E">
          <w:rPr>
            <w:noProof/>
            <w:webHidden/>
          </w:rPr>
          <w:tab/>
        </w:r>
        <w:r w:rsidR="000C1E3E">
          <w:rPr>
            <w:noProof/>
            <w:webHidden/>
          </w:rPr>
          <w:fldChar w:fldCharType="begin"/>
        </w:r>
        <w:r w:rsidR="000C1E3E">
          <w:rPr>
            <w:noProof/>
            <w:webHidden/>
          </w:rPr>
          <w:instrText xml:space="preserve"> PAGEREF _Toc403554250 \h </w:instrText>
        </w:r>
        <w:r w:rsidR="000C1E3E">
          <w:rPr>
            <w:noProof/>
            <w:webHidden/>
          </w:rPr>
        </w:r>
        <w:r w:rsidR="000C1E3E">
          <w:rPr>
            <w:noProof/>
            <w:webHidden/>
          </w:rPr>
          <w:fldChar w:fldCharType="separate"/>
        </w:r>
        <w:r w:rsidR="000C1E3E">
          <w:rPr>
            <w:noProof/>
            <w:webHidden/>
          </w:rPr>
          <w:t>22</w:t>
        </w:r>
        <w:r w:rsidR="000C1E3E">
          <w:rPr>
            <w:noProof/>
            <w:webHidden/>
          </w:rPr>
          <w:fldChar w:fldCharType="end"/>
        </w:r>
      </w:hyperlink>
    </w:p>
    <w:p w:rsidR="000C1E3E" w:rsidRPr="00AC769F" w:rsidRDefault="00F15A41">
      <w:pPr>
        <w:pStyle w:val="TOC3"/>
        <w:tabs>
          <w:tab w:val="left" w:pos="1320"/>
          <w:tab w:val="right" w:leader="dot" w:pos="9530"/>
        </w:tabs>
        <w:rPr>
          <w:rFonts w:ascii="Calibri" w:eastAsia="Times New Roman" w:hAnsi="Calibri"/>
          <w:noProof/>
          <w:sz w:val="22"/>
        </w:rPr>
      </w:pPr>
      <w:hyperlink w:anchor="_Toc403554251" w:history="1">
        <w:r w:rsidR="000C1E3E" w:rsidRPr="00E14009">
          <w:rPr>
            <w:rStyle w:val="Hyperlink"/>
            <w:noProof/>
            <w:lang w:val="en-GB"/>
          </w:rPr>
          <w:t>4.3.1</w:t>
        </w:r>
        <w:r w:rsidR="000C1E3E" w:rsidRPr="00AC769F">
          <w:rPr>
            <w:rFonts w:ascii="Calibri" w:eastAsia="Times New Roman" w:hAnsi="Calibri"/>
            <w:noProof/>
            <w:sz w:val="22"/>
          </w:rPr>
          <w:tab/>
        </w:r>
        <w:r w:rsidR="000C1E3E" w:rsidRPr="00E14009">
          <w:rPr>
            <w:rStyle w:val="Hyperlink"/>
            <w:noProof/>
            <w:lang w:val="vi-VN"/>
          </w:rPr>
          <w:t>Phạm vi hộ gia đình</w:t>
        </w:r>
        <w:r w:rsidR="000C1E3E">
          <w:rPr>
            <w:noProof/>
            <w:webHidden/>
          </w:rPr>
          <w:tab/>
        </w:r>
        <w:r w:rsidR="000C1E3E">
          <w:rPr>
            <w:noProof/>
            <w:webHidden/>
          </w:rPr>
          <w:fldChar w:fldCharType="begin"/>
        </w:r>
        <w:r w:rsidR="000C1E3E">
          <w:rPr>
            <w:noProof/>
            <w:webHidden/>
          </w:rPr>
          <w:instrText xml:space="preserve"> PAGEREF _Toc403554251 \h </w:instrText>
        </w:r>
        <w:r w:rsidR="000C1E3E">
          <w:rPr>
            <w:noProof/>
            <w:webHidden/>
          </w:rPr>
        </w:r>
        <w:r w:rsidR="000C1E3E">
          <w:rPr>
            <w:noProof/>
            <w:webHidden/>
          </w:rPr>
          <w:fldChar w:fldCharType="separate"/>
        </w:r>
        <w:r w:rsidR="000C1E3E">
          <w:rPr>
            <w:noProof/>
            <w:webHidden/>
          </w:rPr>
          <w:t>22</w:t>
        </w:r>
        <w:r w:rsidR="000C1E3E">
          <w:rPr>
            <w:noProof/>
            <w:webHidden/>
          </w:rPr>
          <w:fldChar w:fldCharType="end"/>
        </w:r>
      </w:hyperlink>
    </w:p>
    <w:p w:rsidR="000C1E3E" w:rsidRPr="00AC769F" w:rsidRDefault="00F15A41">
      <w:pPr>
        <w:pStyle w:val="TOC3"/>
        <w:tabs>
          <w:tab w:val="left" w:pos="1320"/>
          <w:tab w:val="right" w:leader="dot" w:pos="9530"/>
        </w:tabs>
        <w:rPr>
          <w:rFonts w:ascii="Calibri" w:eastAsia="Times New Roman" w:hAnsi="Calibri"/>
          <w:noProof/>
          <w:sz w:val="22"/>
        </w:rPr>
      </w:pPr>
      <w:hyperlink w:anchor="_Toc403554252" w:history="1">
        <w:r w:rsidR="000C1E3E" w:rsidRPr="00E14009">
          <w:rPr>
            <w:rStyle w:val="Hyperlink"/>
            <w:noProof/>
          </w:rPr>
          <w:t>4.3.2</w:t>
        </w:r>
        <w:r w:rsidR="000C1E3E" w:rsidRPr="00AC769F">
          <w:rPr>
            <w:rFonts w:ascii="Calibri" w:eastAsia="Times New Roman" w:hAnsi="Calibri"/>
            <w:noProof/>
            <w:sz w:val="22"/>
          </w:rPr>
          <w:tab/>
        </w:r>
        <w:r w:rsidR="000C1E3E" w:rsidRPr="00E14009">
          <w:rPr>
            <w:rStyle w:val="Hyperlink"/>
            <w:noProof/>
          </w:rPr>
          <w:t>Quy mô thương mại và công nghiệp</w:t>
        </w:r>
        <w:r w:rsidR="000C1E3E">
          <w:rPr>
            <w:noProof/>
            <w:webHidden/>
          </w:rPr>
          <w:tab/>
        </w:r>
        <w:r w:rsidR="000C1E3E">
          <w:rPr>
            <w:noProof/>
            <w:webHidden/>
          </w:rPr>
          <w:fldChar w:fldCharType="begin"/>
        </w:r>
        <w:r w:rsidR="000C1E3E">
          <w:rPr>
            <w:noProof/>
            <w:webHidden/>
          </w:rPr>
          <w:instrText xml:space="preserve"> PAGEREF _Toc403554252 \h </w:instrText>
        </w:r>
        <w:r w:rsidR="000C1E3E">
          <w:rPr>
            <w:noProof/>
            <w:webHidden/>
          </w:rPr>
        </w:r>
        <w:r w:rsidR="000C1E3E">
          <w:rPr>
            <w:noProof/>
            <w:webHidden/>
          </w:rPr>
          <w:fldChar w:fldCharType="separate"/>
        </w:r>
        <w:r w:rsidR="000C1E3E">
          <w:rPr>
            <w:noProof/>
            <w:webHidden/>
          </w:rPr>
          <w:t>35</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3" w:history="1">
        <w:r w:rsidR="000C1E3E" w:rsidRPr="00E14009">
          <w:rPr>
            <w:rStyle w:val="Hyperlink"/>
            <w:noProof/>
          </w:rPr>
          <w:t>4.4</w:t>
        </w:r>
        <w:r w:rsidR="000C1E3E" w:rsidRPr="00AC769F">
          <w:rPr>
            <w:rFonts w:ascii="Calibri" w:eastAsia="Times New Roman" w:hAnsi="Calibri"/>
            <w:noProof/>
            <w:sz w:val="22"/>
          </w:rPr>
          <w:tab/>
        </w:r>
        <w:r w:rsidR="000C1E3E" w:rsidRPr="00E14009">
          <w:rPr>
            <w:rStyle w:val="Hyperlink"/>
            <w:noProof/>
            <w:lang w:val="vi-VN"/>
          </w:rPr>
          <w:t>Đánh giá chuỗi giá trị gỗ củi</w:t>
        </w:r>
        <w:r w:rsidR="000C1E3E">
          <w:rPr>
            <w:noProof/>
            <w:webHidden/>
          </w:rPr>
          <w:tab/>
        </w:r>
        <w:r w:rsidR="000C1E3E">
          <w:rPr>
            <w:noProof/>
            <w:webHidden/>
          </w:rPr>
          <w:fldChar w:fldCharType="begin"/>
        </w:r>
        <w:r w:rsidR="000C1E3E">
          <w:rPr>
            <w:noProof/>
            <w:webHidden/>
          </w:rPr>
          <w:instrText xml:space="preserve"> PAGEREF _Toc403554253 \h </w:instrText>
        </w:r>
        <w:r w:rsidR="000C1E3E">
          <w:rPr>
            <w:noProof/>
            <w:webHidden/>
          </w:rPr>
        </w:r>
        <w:r w:rsidR="000C1E3E">
          <w:rPr>
            <w:noProof/>
            <w:webHidden/>
          </w:rPr>
          <w:fldChar w:fldCharType="separate"/>
        </w:r>
        <w:r w:rsidR="000C1E3E">
          <w:rPr>
            <w:noProof/>
            <w:webHidden/>
          </w:rPr>
          <w:t>43</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4" w:history="1">
        <w:r w:rsidR="000C1E3E" w:rsidRPr="00E14009">
          <w:rPr>
            <w:rStyle w:val="Hyperlink"/>
            <w:noProof/>
            <w:lang w:val="vi-VN"/>
          </w:rPr>
          <w:t>4.5</w:t>
        </w:r>
        <w:r w:rsidR="000C1E3E" w:rsidRPr="00AC769F">
          <w:rPr>
            <w:rFonts w:ascii="Calibri" w:eastAsia="Times New Roman" w:hAnsi="Calibri"/>
            <w:noProof/>
            <w:sz w:val="22"/>
          </w:rPr>
          <w:tab/>
        </w:r>
        <w:r w:rsidR="000C1E3E" w:rsidRPr="00E14009">
          <w:rPr>
            <w:rStyle w:val="Hyperlink"/>
            <w:noProof/>
          </w:rPr>
          <w:t>Key factors driving deforestation and forest degradation</w:t>
        </w:r>
        <w:r w:rsidR="000C1E3E">
          <w:rPr>
            <w:noProof/>
            <w:webHidden/>
          </w:rPr>
          <w:tab/>
        </w:r>
        <w:r w:rsidR="000C1E3E">
          <w:rPr>
            <w:noProof/>
            <w:webHidden/>
          </w:rPr>
          <w:fldChar w:fldCharType="begin"/>
        </w:r>
        <w:r w:rsidR="000C1E3E">
          <w:rPr>
            <w:noProof/>
            <w:webHidden/>
          </w:rPr>
          <w:instrText xml:space="preserve"> PAGEREF _Toc403554254 \h </w:instrText>
        </w:r>
        <w:r w:rsidR="000C1E3E">
          <w:rPr>
            <w:noProof/>
            <w:webHidden/>
          </w:rPr>
        </w:r>
        <w:r w:rsidR="000C1E3E">
          <w:rPr>
            <w:noProof/>
            <w:webHidden/>
          </w:rPr>
          <w:fldChar w:fldCharType="separate"/>
        </w:r>
        <w:r w:rsidR="000C1E3E">
          <w:rPr>
            <w:noProof/>
            <w:webHidden/>
          </w:rPr>
          <w:t>46</w:t>
        </w:r>
        <w:r w:rsidR="000C1E3E">
          <w:rPr>
            <w:noProof/>
            <w:webHidden/>
          </w:rPr>
          <w:fldChar w:fldCharType="end"/>
        </w:r>
      </w:hyperlink>
    </w:p>
    <w:p w:rsidR="000C1E3E" w:rsidRPr="00AC769F" w:rsidRDefault="00F15A41">
      <w:pPr>
        <w:pStyle w:val="TOC1"/>
        <w:tabs>
          <w:tab w:val="left" w:pos="480"/>
          <w:tab w:val="right" w:leader="dot" w:pos="9530"/>
        </w:tabs>
        <w:rPr>
          <w:rFonts w:ascii="Calibri" w:eastAsia="Times New Roman" w:hAnsi="Calibri"/>
          <w:noProof/>
          <w:sz w:val="22"/>
        </w:rPr>
      </w:pPr>
      <w:hyperlink w:anchor="_Toc403554255" w:history="1">
        <w:r w:rsidR="000C1E3E" w:rsidRPr="00E14009">
          <w:rPr>
            <w:rStyle w:val="Hyperlink"/>
            <w:noProof/>
          </w:rPr>
          <w:t>5</w:t>
        </w:r>
        <w:r w:rsidR="000C1E3E" w:rsidRPr="00AC769F">
          <w:rPr>
            <w:rFonts w:ascii="Calibri" w:eastAsia="Times New Roman" w:hAnsi="Calibri"/>
            <w:noProof/>
            <w:sz w:val="22"/>
          </w:rPr>
          <w:tab/>
        </w:r>
        <w:r w:rsidR="000C1E3E" w:rsidRPr="00E14009">
          <w:rPr>
            <w:rStyle w:val="Hyperlink"/>
            <w:noProof/>
          </w:rPr>
          <w:t>Các đề nghị</w:t>
        </w:r>
        <w:r w:rsidR="000C1E3E">
          <w:rPr>
            <w:noProof/>
            <w:webHidden/>
          </w:rPr>
          <w:tab/>
        </w:r>
        <w:r w:rsidR="000C1E3E">
          <w:rPr>
            <w:noProof/>
            <w:webHidden/>
          </w:rPr>
          <w:fldChar w:fldCharType="begin"/>
        </w:r>
        <w:r w:rsidR="000C1E3E">
          <w:rPr>
            <w:noProof/>
            <w:webHidden/>
          </w:rPr>
          <w:instrText xml:space="preserve"> PAGEREF _Toc403554255 \h </w:instrText>
        </w:r>
        <w:r w:rsidR="000C1E3E">
          <w:rPr>
            <w:noProof/>
            <w:webHidden/>
          </w:rPr>
        </w:r>
        <w:r w:rsidR="000C1E3E">
          <w:rPr>
            <w:noProof/>
            <w:webHidden/>
          </w:rPr>
          <w:fldChar w:fldCharType="separate"/>
        </w:r>
        <w:r w:rsidR="000C1E3E">
          <w:rPr>
            <w:noProof/>
            <w:webHidden/>
          </w:rPr>
          <w:t>48</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6" w:history="1">
        <w:r w:rsidR="000C1E3E" w:rsidRPr="00E14009">
          <w:rPr>
            <w:rStyle w:val="Hyperlink"/>
            <w:noProof/>
          </w:rPr>
          <w:t>5.1</w:t>
        </w:r>
        <w:r w:rsidR="000C1E3E" w:rsidRPr="00AC769F">
          <w:rPr>
            <w:rFonts w:ascii="Calibri" w:eastAsia="Times New Roman" w:hAnsi="Calibri"/>
            <w:noProof/>
            <w:sz w:val="22"/>
          </w:rPr>
          <w:tab/>
        </w:r>
        <w:r w:rsidR="000C1E3E" w:rsidRPr="00E14009">
          <w:rPr>
            <w:rStyle w:val="Hyperlink"/>
            <w:noProof/>
          </w:rPr>
          <w:t>Xem xét lại việc chuyển đổi đất tại một số khu vực cụ thể</w:t>
        </w:r>
        <w:r w:rsidR="000C1E3E">
          <w:rPr>
            <w:noProof/>
            <w:webHidden/>
          </w:rPr>
          <w:tab/>
        </w:r>
        <w:r w:rsidR="000C1E3E">
          <w:rPr>
            <w:noProof/>
            <w:webHidden/>
          </w:rPr>
          <w:fldChar w:fldCharType="begin"/>
        </w:r>
        <w:r w:rsidR="000C1E3E">
          <w:rPr>
            <w:noProof/>
            <w:webHidden/>
          </w:rPr>
          <w:instrText xml:space="preserve"> PAGEREF _Toc403554256 \h </w:instrText>
        </w:r>
        <w:r w:rsidR="000C1E3E">
          <w:rPr>
            <w:noProof/>
            <w:webHidden/>
          </w:rPr>
        </w:r>
        <w:r w:rsidR="000C1E3E">
          <w:rPr>
            <w:noProof/>
            <w:webHidden/>
          </w:rPr>
          <w:fldChar w:fldCharType="separate"/>
        </w:r>
        <w:r w:rsidR="000C1E3E">
          <w:rPr>
            <w:noProof/>
            <w:webHidden/>
          </w:rPr>
          <w:t>48</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7" w:history="1">
        <w:r w:rsidR="000C1E3E" w:rsidRPr="00E14009">
          <w:rPr>
            <w:rStyle w:val="Hyperlink"/>
            <w:noProof/>
          </w:rPr>
          <w:t>5.2</w:t>
        </w:r>
        <w:r w:rsidR="000C1E3E" w:rsidRPr="00AC769F">
          <w:rPr>
            <w:rFonts w:ascii="Calibri" w:eastAsia="Times New Roman" w:hAnsi="Calibri"/>
            <w:noProof/>
            <w:sz w:val="22"/>
          </w:rPr>
          <w:tab/>
        </w:r>
        <w:r w:rsidR="000C1E3E" w:rsidRPr="00E14009">
          <w:rPr>
            <w:rStyle w:val="Hyperlink"/>
            <w:noProof/>
          </w:rPr>
          <w:t>Cải tiến biện pháp quản lý đất rừng tại một số khu vực cụ thể</w:t>
        </w:r>
        <w:r w:rsidR="000C1E3E">
          <w:rPr>
            <w:noProof/>
            <w:webHidden/>
          </w:rPr>
          <w:tab/>
        </w:r>
        <w:r w:rsidR="000C1E3E">
          <w:rPr>
            <w:noProof/>
            <w:webHidden/>
          </w:rPr>
          <w:fldChar w:fldCharType="begin"/>
        </w:r>
        <w:r w:rsidR="000C1E3E">
          <w:rPr>
            <w:noProof/>
            <w:webHidden/>
          </w:rPr>
          <w:instrText xml:space="preserve"> PAGEREF _Toc403554257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8" w:history="1">
        <w:r w:rsidR="000C1E3E" w:rsidRPr="00E14009">
          <w:rPr>
            <w:rStyle w:val="Hyperlink"/>
            <w:noProof/>
          </w:rPr>
          <w:t>5.3</w:t>
        </w:r>
        <w:r w:rsidR="000C1E3E" w:rsidRPr="00AC769F">
          <w:rPr>
            <w:rFonts w:ascii="Calibri" w:eastAsia="Times New Roman" w:hAnsi="Calibri"/>
            <w:noProof/>
            <w:sz w:val="22"/>
          </w:rPr>
          <w:tab/>
        </w:r>
        <w:r w:rsidR="000C1E3E" w:rsidRPr="00E14009">
          <w:rPr>
            <w:rStyle w:val="Hyperlink"/>
            <w:noProof/>
          </w:rPr>
          <w:t>Bếp lò cải tiến</w:t>
        </w:r>
        <w:r w:rsidR="000C1E3E">
          <w:rPr>
            <w:noProof/>
            <w:webHidden/>
          </w:rPr>
          <w:tab/>
        </w:r>
        <w:r w:rsidR="000C1E3E">
          <w:rPr>
            <w:noProof/>
            <w:webHidden/>
          </w:rPr>
          <w:fldChar w:fldCharType="begin"/>
        </w:r>
        <w:r w:rsidR="000C1E3E">
          <w:rPr>
            <w:noProof/>
            <w:webHidden/>
          </w:rPr>
          <w:instrText xml:space="preserve"> PAGEREF _Toc403554258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59" w:history="1">
        <w:r w:rsidR="000C1E3E" w:rsidRPr="00E14009">
          <w:rPr>
            <w:rStyle w:val="Hyperlink"/>
            <w:noProof/>
          </w:rPr>
          <w:t>5.4</w:t>
        </w:r>
        <w:r w:rsidR="000C1E3E" w:rsidRPr="00AC769F">
          <w:rPr>
            <w:rFonts w:ascii="Calibri" w:eastAsia="Times New Roman" w:hAnsi="Calibri"/>
            <w:noProof/>
            <w:sz w:val="22"/>
          </w:rPr>
          <w:tab/>
        </w:r>
        <w:r w:rsidR="000C1E3E" w:rsidRPr="00E14009">
          <w:rPr>
            <w:rStyle w:val="Hyperlink"/>
            <w:noProof/>
          </w:rPr>
          <w:t>Tận dụng chất thải sinh khối nông nghiệp như là một nguồn thay thế cho gỗ củi</w:t>
        </w:r>
        <w:r w:rsidR="000C1E3E">
          <w:rPr>
            <w:noProof/>
            <w:webHidden/>
          </w:rPr>
          <w:tab/>
        </w:r>
        <w:r w:rsidR="000C1E3E">
          <w:rPr>
            <w:noProof/>
            <w:webHidden/>
          </w:rPr>
          <w:fldChar w:fldCharType="begin"/>
        </w:r>
        <w:r w:rsidR="000C1E3E">
          <w:rPr>
            <w:noProof/>
            <w:webHidden/>
          </w:rPr>
          <w:instrText xml:space="preserve"> PAGEREF _Toc403554259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60" w:history="1">
        <w:r w:rsidR="000C1E3E" w:rsidRPr="00E14009">
          <w:rPr>
            <w:rStyle w:val="Hyperlink"/>
            <w:noProof/>
          </w:rPr>
          <w:t>5.5</w:t>
        </w:r>
        <w:r w:rsidR="000C1E3E" w:rsidRPr="00AC769F">
          <w:rPr>
            <w:rFonts w:ascii="Calibri" w:eastAsia="Times New Roman" w:hAnsi="Calibri"/>
            <w:noProof/>
            <w:sz w:val="22"/>
          </w:rPr>
          <w:tab/>
        </w:r>
        <w:r w:rsidR="000C1E3E" w:rsidRPr="00E14009">
          <w:rPr>
            <w:rStyle w:val="Hyperlink"/>
            <w:noProof/>
          </w:rPr>
          <w:t>Tạo ra nguồn gỗ củi</w:t>
        </w:r>
        <w:r w:rsidR="000C1E3E">
          <w:rPr>
            <w:noProof/>
            <w:webHidden/>
          </w:rPr>
          <w:tab/>
        </w:r>
        <w:r w:rsidR="000C1E3E">
          <w:rPr>
            <w:noProof/>
            <w:webHidden/>
          </w:rPr>
          <w:fldChar w:fldCharType="begin"/>
        </w:r>
        <w:r w:rsidR="000C1E3E">
          <w:rPr>
            <w:noProof/>
            <w:webHidden/>
          </w:rPr>
          <w:instrText xml:space="preserve"> PAGEREF _Toc403554260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F15A41">
      <w:pPr>
        <w:pStyle w:val="TOC2"/>
        <w:tabs>
          <w:tab w:val="left" w:pos="880"/>
          <w:tab w:val="right" w:leader="dot" w:pos="9530"/>
        </w:tabs>
        <w:rPr>
          <w:rFonts w:ascii="Calibri" w:eastAsia="Times New Roman" w:hAnsi="Calibri"/>
          <w:noProof/>
          <w:sz w:val="22"/>
        </w:rPr>
      </w:pPr>
      <w:hyperlink w:anchor="_Toc403554261" w:history="1">
        <w:r w:rsidR="000C1E3E" w:rsidRPr="00E14009">
          <w:rPr>
            <w:rStyle w:val="Hyperlink"/>
            <w:noProof/>
          </w:rPr>
          <w:t>5.6</w:t>
        </w:r>
        <w:r w:rsidR="000C1E3E" w:rsidRPr="00AC769F">
          <w:rPr>
            <w:rFonts w:ascii="Calibri" w:eastAsia="Times New Roman" w:hAnsi="Calibri"/>
            <w:noProof/>
            <w:sz w:val="22"/>
          </w:rPr>
          <w:tab/>
        </w:r>
        <w:r w:rsidR="000C1E3E" w:rsidRPr="00E14009">
          <w:rPr>
            <w:rStyle w:val="Hyperlink"/>
            <w:noProof/>
          </w:rPr>
          <w:t>Điều tra mở rộng về nhu cầu sử dụng gỗ củi trong công nghiệp tại địa phương</w:t>
        </w:r>
        <w:r w:rsidR="000C1E3E">
          <w:rPr>
            <w:noProof/>
            <w:webHidden/>
          </w:rPr>
          <w:tab/>
        </w:r>
        <w:r w:rsidR="000C1E3E">
          <w:rPr>
            <w:noProof/>
            <w:webHidden/>
          </w:rPr>
          <w:fldChar w:fldCharType="begin"/>
        </w:r>
        <w:r w:rsidR="000C1E3E">
          <w:rPr>
            <w:noProof/>
            <w:webHidden/>
          </w:rPr>
          <w:instrText xml:space="preserve"> PAGEREF _Toc403554261 \h </w:instrText>
        </w:r>
        <w:r w:rsidR="000C1E3E">
          <w:rPr>
            <w:noProof/>
            <w:webHidden/>
          </w:rPr>
        </w:r>
        <w:r w:rsidR="000C1E3E">
          <w:rPr>
            <w:noProof/>
            <w:webHidden/>
          </w:rPr>
          <w:fldChar w:fldCharType="separate"/>
        </w:r>
        <w:r w:rsidR="000C1E3E">
          <w:rPr>
            <w:noProof/>
            <w:webHidden/>
          </w:rPr>
          <w:t>50</w:t>
        </w:r>
        <w:r w:rsidR="000C1E3E">
          <w:rPr>
            <w:noProof/>
            <w:webHidden/>
          </w:rPr>
          <w:fldChar w:fldCharType="end"/>
        </w:r>
      </w:hyperlink>
    </w:p>
    <w:p w:rsidR="000C1E3E" w:rsidRPr="00AC769F" w:rsidRDefault="00F15A41">
      <w:pPr>
        <w:pStyle w:val="TOC1"/>
        <w:tabs>
          <w:tab w:val="right" w:leader="dot" w:pos="9530"/>
        </w:tabs>
        <w:rPr>
          <w:rFonts w:ascii="Calibri" w:eastAsia="Times New Roman" w:hAnsi="Calibri"/>
          <w:noProof/>
          <w:sz w:val="22"/>
        </w:rPr>
      </w:pPr>
      <w:hyperlink w:anchor="_Toc403554262" w:history="1">
        <w:r w:rsidR="000C1E3E" w:rsidRPr="00E14009">
          <w:rPr>
            <w:rStyle w:val="Hyperlink"/>
            <w:noProof/>
            <w:lang w:val="vi-VN"/>
          </w:rPr>
          <w:t>Phụ lục</w:t>
        </w:r>
        <w:r w:rsidR="000C1E3E">
          <w:rPr>
            <w:noProof/>
            <w:webHidden/>
          </w:rPr>
          <w:tab/>
        </w:r>
        <w:r w:rsidR="000C1E3E">
          <w:rPr>
            <w:noProof/>
            <w:webHidden/>
          </w:rPr>
          <w:fldChar w:fldCharType="begin"/>
        </w:r>
        <w:r w:rsidR="000C1E3E">
          <w:rPr>
            <w:noProof/>
            <w:webHidden/>
          </w:rPr>
          <w:instrText xml:space="preserve"> PAGEREF _Toc403554262 \h </w:instrText>
        </w:r>
        <w:r w:rsidR="000C1E3E">
          <w:rPr>
            <w:noProof/>
            <w:webHidden/>
          </w:rPr>
        </w:r>
        <w:r w:rsidR="000C1E3E">
          <w:rPr>
            <w:noProof/>
            <w:webHidden/>
          </w:rPr>
          <w:fldChar w:fldCharType="separate"/>
        </w:r>
        <w:r w:rsidR="000C1E3E">
          <w:rPr>
            <w:noProof/>
            <w:webHidden/>
          </w:rPr>
          <w:t>51</w:t>
        </w:r>
        <w:r w:rsidR="000C1E3E">
          <w:rPr>
            <w:noProof/>
            <w:webHidden/>
          </w:rPr>
          <w:fldChar w:fldCharType="end"/>
        </w:r>
      </w:hyperlink>
    </w:p>
    <w:p w:rsidR="00DD3B70" w:rsidRDefault="00DD3B70" w:rsidP="005632B4">
      <w:r>
        <w:fldChar w:fldCharType="end"/>
      </w:r>
    </w:p>
    <w:p w:rsidR="00DD3B70" w:rsidRDefault="00DD3B70" w:rsidP="008D0C4E">
      <w:pPr>
        <w:spacing w:before="0" w:after="200" w:line="276" w:lineRule="auto"/>
        <w:jc w:val="left"/>
        <w:sectPr w:rsidR="00DD3B70" w:rsidSect="00EE0B4C">
          <w:pgSz w:w="11909" w:h="16834" w:code="9"/>
          <w:pgMar w:top="1260" w:right="1199" w:bottom="1170" w:left="1170" w:header="720" w:footer="345" w:gutter="0"/>
          <w:cols w:space="720"/>
          <w:docGrid w:linePitch="360"/>
        </w:sectPr>
      </w:pPr>
    </w:p>
    <w:p w:rsidR="00DD3B70" w:rsidRPr="000C025D" w:rsidRDefault="00DD3B70" w:rsidP="000C025D">
      <w:pPr>
        <w:rPr>
          <w:sz w:val="28"/>
        </w:rPr>
      </w:pPr>
      <w:r>
        <w:rPr>
          <w:sz w:val="28"/>
        </w:rPr>
        <w:lastRenderedPageBreak/>
        <w:t>Giải thích các từ viết tắt</w:t>
      </w:r>
    </w:p>
    <w:p w:rsidR="00DD3B70" w:rsidRPr="00D77F1F" w:rsidRDefault="00DD3B70" w:rsidP="00D77F1F"/>
    <w:tbl>
      <w:tblPr>
        <w:tblW w:w="0" w:type="auto"/>
        <w:tblLook w:val="00A0" w:firstRow="1" w:lastRow="0" w:firstColumn="1" w:lastColumn="0" w:noHBand="0" w:noVBand="0"/>
      </w:tblPr>
      <w:tblGrid>
        <w:gridCol w:w="2268"/>
        <w:gridCol w:w="7290"/>
      </w:tblGrid>
      <w:tr w:rsidR="002E4998" w:rsidRPr="00AA3535" w:rsidTr="007A79E7">
        <w:tc>
          <w:tcPr>
            <w:tcW w:w="2268" w:type="dxa"/>
          </w:tcPr>
          <w:p w:rsidR="002E4998" w:rsidRPr="00AA3535" w:rsidRDefault="002E4998" w:rsidP="007A79E7">
            <w:pPr>
              <w:spacing w:before="0" w:after="200" w:line="276" w:lineRule="auto"/>
              <w:jc w:val="left"/>
            </w:pPr>
            <w:r>
              <w:rPr>
                <w:sz w:val="22"/>
              </w:rPr>
              <w:t>Bộ NN&amp;PTNT</w:t>
            </w:r>
          </w:p>
        </w:tc>
        <w:tc>
          <w:tcPr>
            <w:tcW w:w="7290" w:type="dxa"/>
          </w:tcPr>
          <w:p w:rsidR="002E4998" w:rsidRPr="00AA3535" w:rsidRDefault="002E4998" w:rsidP="007A79E7">
            <w:pPr>
              <w:spacing w:before="0" w:after="200" w:line="276" w:lineRule="auto"/>
              <w:jc w:val="left"/>
            </w:pPr>
            <w:r>
              <w:rPr>
                <w:sz w:val="22"/>
              </w:rPr>
              <w:t>Bộ Nông nghiệp và Phát triển Nông thôn</w:t>
            </w:r>
          </w:p>
        </w:tc>
      </w:tr>
      <w:tr w:rsidR="002E4998" w:rsidRPr="00AA3535" w:rsidTr="007A79E7">
        <w:tc>
          <w:tcPr>
            <w:tcW w:w="2268" w:type="dxa"/>
          </w:tcPr>
          <w:p w:rsidR="002E4998" w:rsidRPr="00AA3535" w:rsidRDefault="002E4998" w:rsidP="007A79E7">
            <w:pPr>
              <w:spacing w:before="0" w:after="200" w:line="276" w:lineRule="auto"/>
              <w:jc w:val="left"/>
              <w:rPr>
                <w:sz w:val="22"/>
              </w:rPr>
            </w:pPr>
            <w:r>
              <w:rPr>
                <w:sz w:val="22"/>
              </w:rPr>
              <w:t>Bộ TN&amp;MT</w:t>
            </w:r>
          </w:p>
        </w:tc>
        <w:tc>
          <w:tcPr>
            <w:tcW w:w="7290" w:type="dxa"/>
          </w:tcPr>
          <w:p w:rsidR="002E4998" w:rsidRPr="00572B3B" w:rsidRDefault="002E4998" w:rsidP="007A79E7">
            <w:pPr>
              <w:spacing w:before="0" w:after="200" w:line="276" w:lineRule="auto"/>
              <w:jc w:val="left"/>
              <w:rPr>
                <w:sz w:val="22"/>
              </w:rPr>
            </w:pPr>
            <w:r>
              <w:rPr>
                <w:sz w:val="22"/>
              </w:rPr>
              <w:t>Bộ Tài nguyên và Môi trường</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FAO</w:t>
            </w:r>
          </w:p>
        </w:tc>
        <w:tc>
          <w:tcPr>
            <w:tcW w:w="7290" w:type="dxa"/>
          </w:tcPr>
          <w:p w:rsidR="00DD3B70" w:rsidRPr="00AA3535" w:rsidRDefault="00DD3B70" w:rsidP="00AA3535">
            <w:pPr>
              <w:spacing w:before="0" w:after="200" w:line="276" w:lineRule="auto"/>
              <w:jc w:val="left"/>
            </w:pPr>
            <w:r>
              <w:rPr>
                <w:sz w:val="22"/>
              </w:rPr>
              <w:t>Tổ chức Nông Lương Thế Giới của Liên Hiệp Quốc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FIPI</w:t>
            </w:r>
          </w:p>
        </w:tc>
        <w:tc>
          <w:tcPr>
            <w:tcW w:w="7290" w:type="dxa"/>
          </w:tcPr>
          <w:p w:rsidR="00DD3B70" w:rsidRPr="00AA3535" w:rsidRDefault="00DD3B70" w:rsidP="00AA3535">
            <w:pPr>
              <w:spacing w:before="0" w:after="200" w:line="276" w:lineRule="auto"/>
              <w:jc w:val="left"/>
            </w:pPr>
            <w:r>
              <w:rPr>
                <w:sz w:val="22"/>
              </w:rPr>
              <w:t xml:space="preserve">Viện Điều tra Quy hoạch Rừng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GTZ</w:t>
            </w:r>
          </w:p>
        </w:tc>
        <w:tc>
          <w:tcPr>
            <w:tcW w:w="7290" w:type="dxa"/>
          </w:tcPr>
          <w:p w:rsidR="00DD3B70" w:rsidRPr="00AA3535" w:rsidRDefault="00DD3B70" w:rsidP="00AA3535">
            <w:pPr>
              <w:spacing w:before="0" w:after="200" w:line="276" w:lineRule="auto"/>
              <w:jc w:val="left"/>
            </w:pPr>
            <w:r>
              <w:rPr>
                <w:sz w:val="22"/>
              </w:rPr>
              <w:t>Tổ chức Hợp tác Kỹ thuật CHLB Đức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LPG</w:t>
            </w:r>
          </w:p>
        </w:tc>
        <w:tc>
          <w:tcPr>
            <w:tcW w:w="7290" w:type="dxa"/>
          </w:tcPr>
          <w:p w:rsidR="00DD3B70" w:rsidRPr="00AA3535" w:rsidRDefault="00DD3B70" w:rsidP="00AA3535">
            <w:pPr>
              <w:spacing w:before="0" w:after="200" w:line="276" w:lineRule="auto"/>
              <w:jc w:val="left"/>
            </w:pPr>
            <w:r>
              <w:rPr>
                <w:sz w:val="22"/>
              </w:rPr>
              <w:t>Khí đốt hóa lỏng (gas)</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MDF</w:t>
            </w:r>
          </w:p>
        </w:tc>
        <w:tc>
          <w:tcPr>
            <w:tcW w:w="7290" w:type="dxa"/>
          </w:tcPr>
          <w:p w:rsidR="00DD3B70" w:rsidRPr="000E5C63" w:rsidRDefault="000C1E3E" w:rsidP="000C1E3E">
            <w:pPr>
              <w:spacing w:before="0" w:after="200" w:line="276" w:lineRule="auto"/>
              <w:jc w:val="left"/>
            </w:pPr>
            <w:r>
              <w:rPr>
                <w:sz w:val="22"/>
              </w:rPr>
              <w:t>Gỗ v</w:t>
            </w:r>
            <w:r w:rsidR="00DD3B70">
              <w:rPr>
                <w:sz w:val="22"/>
              </w:rPr>
              <w:t>án ép (gỗ MDF)</w:t>
            </w:r>
          </w:p>
        </w:tc>
      </w:tr>
      <w:tr w:rsidR="00DD3B70" w:rsidRPr="00590069" w:rsidTr="00AA3535">
        <w:tc>
          <w:tcPr>
            <w:tcW w:w="2268" w:type="dxa"/>
          </w:tcPr>
          <w:p w:rsidR="00DD3B70" w:rsidRPr="00AA3535" w:rsidRDefault="00DD3B70" w:rsidP="00AA3535">
            <w:pPr>
              <w:spacing w:before="0" w:after="200" w:line="276" w:lineRule="auto"/>
              <w:jc w:val="left"/>
            </w:pPr>
            <w:r w:rsidRPr="00AA3535">
              <w:rPr>
                <w:sz w:val="22"/>
              </w:rPr>
              <w:t>PPMU</w:t>
            </w:r>
          </w:p>
        </w:tc>
        <w:tc>
          <w:tcPr>
            <w:tcW w:w="7290" w:type="dxa"/>
          </w:tcPr>
          <w:p w:rsidR="00DD3B70" w:rsidRPr="00590069" w:rsidRDefault="00DD3B70" w:rsidP="00AA3535">
            <w:pPr>
              <w:spacing w:before="0" w:after="200" w:line="276" w:lineRule="auto"/>
              <w:jc w:val="left"/>
            </w:pPr>
            <w:r w:rsidRPr="00590069">
              <w:rPr>
                <w:sz w:val="22"/>
              </w:rPr>
              <w:t>Ban Quản lý Dự án tỉnh</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TCVN 200:1995</w:t>
            </w:r>
          </w:p>
        </w:tc>
        <w:tc>
          <w:tcPr>
            <w:tcW w:w="7290" w:type="dxa"/>
          </w:tcPr>
          <w:p w:rsidR="00DD3B70" w:rsidRPr="00AA3535" w:rsidRDefault="00DD3B70" w:rsidP="00AA3535">
            <w:pPr>
              <w:spacing w:before="0" w:after="200" w:line="276" w:lineRule="auto"/>
              <w:jc w:val="left"/>
            </w:pPr>
            <w:r>
              <w:rPr>
                <w:sz w:val="22"/>
              </w:rPr>
              <w:t xml:space="preserve">Tiêu chuẩn Việt </w:t>
            </w:r>
            <w:smartTag w:uri="urn:schemas-microsoft-com:office:smarttags" w:element="country-region">
              <w:smartTag w:uri="urn:schemas-microsoft-com:office:smarttags" w:element="place">
                <w:r>
                  <w:rPr>
                    <w:sz w:val="22"/>
                  </w:rPr>
                  <w:t>Nam</w:t>
                </w:r>
              </w:smartTag>
            </w:smartTag>
            <w:r>
              <w:rPr>
                <w:sz w:val="22"/>
              </w:rPr>
              <w:t xml:space="preserve"> </w:t>
            </w:r>
            <w:r w:rsidRPr="00AA3535">
              <w:rPr>
                <w:sz w:val="22"/>
              </w:rPr>
              <w:t>200:1995</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VFD</w:t>
            </w:r>
          </w:p>
        </w:tc>
        <w:tc>
          <w:tcPr>
            <w:tcW w:w="7290" w:type="dxa"/>
          </w:tcPr>
          <w:p w:rsidR="00DD3B70" w:rsidRPr="00AA3535" w:rsidRDefault="00DD3B70" w:rsidP="000C1E3E">
            <w:pPr>
              <w:spacing w:before="0" w:after="200" w:line="276" w:lineRule="auto"/>
              <w:jc w:val="left"/>
            </w:pPr>
            <w:r>
              <w:rPr>
                <w:sz w:val="22"/>
              </w:rPr>
              <w:t xml:space="preserve">Chương </w:t>
            </w:r>
            <w:r>
              <w:rPr>
                <w:sz w:val="22"/>
                <w:lang w:val="vi-VN"/>
              </w:rPr>
              <w:t>t</w:t>
            </w:r>
            <w:r>
              <w:rPr>
                <w:sz w:val="22"/>
              </w:rPr>
              <w:t xml:space="preserve">rình Rừng và </w:t>
            </w:r>
            <w:r w:rsidR="000C1E3E">
              <w:rPr>
                <w:sz w:val="22"/>
              </w:rPr>
              <w:t>Đồng bằng</w:t>
            </w:r>
            <w:r>
              <w:rPr>
                <w:sz w:val="22"/>
              </w:rPr>
              <w:t xml:space="preserve">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VND</w:t>
            </w:r>
          </w:p>
        </w:tc>
        <w:tc>
          <w:tcPr>
            <w:tcW w:w="7290" w:type="dxa"/>
          </w:tcPr>
          <w:p w:rsidR="00DD3B70" w:rsidRPr="00AA3535" w:rsidRDefault="000C1E3E" w:rsidP="000C1E3E">
            <w:pPr>
              <w:spacing w:before="0" w:after="200" w:line="276" w:lineRule="auto"/>
              <w:jc w:val="left"/>
            </w:pPr>
            <w:r>
              <w:rPr>
                <w:sz w:val="22"/>
              </w:rPr>
              <w:t xml:space="preserve">Đồng </w:t>
            </w:r>
            <w:r w:rsidR="00DD3B70" w:rsidRPr="00AA3535">
              <w:rPr>
                <w:sz w:val="22"/>
              </w:rPr>
              <w:t>V</w:t>
            </w:r>
            <w:r w:rsidR="00DD3B70">
              <w:rPr>
                <w:sz w:val="22"/>
              </w:rPr>
              <w:t xml:space="preserve">iệt </w:t>
            </w:r>
            <w:smartTag w:uri="urn:schemas-microsoft-com:office:smarttags" w:element="country-region">
              <w:smartTag w:uri="urn:schemas-microsoft-com:office:smarttags" w:element="place">
                <w:r w:rsidR="00DD3B70">
                  <w:rPr>
                    <w:sz w:val="22"/>
                  </w:rPr>
                  <w:t>Nam</w:t>
                </w:r>
              </w:smartTag>
            </w:smartTag>
            <w:r w:rsidR="00DD3B70">
              <w:rPr>
                <w:sz w:val="22"/>
              </w:rPr>
              <w:t xml:space="preserve"> </w:t>
            </w:r>
          </w:p>
        </w:tc>
      </w:tr>
    </w:tbl>
    <w:p w:rsidR="00DD3B70" w:rsidRDefault="00DD3B70">
      <w:pPr>
        <w:spacing w:before="0" w:after="200" w:line="276" w:lineRule="auto"/>
        <w:jc w:val="left"/>
      </w:pPr>
    </w:p>
    <w:p w:rsidR="00DD3B70" w:rsidRDefault="00DD3B70">
      <w:pPr>
        <w:spacing w:before="0" w:after="200" w:line="276" w:lineRule="auto"/>
        <w:jc w:val="left"/>
        <w:sectPr w:rsidR="00DD3B70" w:rsidSect="00EE0B4C">
          <w:footerReference w:type="default" r:id="rId23"/>
          <w:pgSz w:w="11909" w:h="16834" w:code="9"/>
          <w:pgMar w:top="1260" w:right="1199" w:bottom="1170" w:left="1170" w:header="720" w:footer="345" w:gutter="0"/>
          <w:cols w:space="720"/>
          <w:docGrid w:linePitch="360"/>
        </w:sectPr>
      </w:pPr>
    </w:p>
    <w:p w:rsidR="00DD3B70" w:rsidRDefault="00DD3B70" w:rsidP="00DA72CD">
      <w:pPr>
        <w:pStyle w:val="Heading1"/>
        <w:numPr>
          <w:ilvl w:val="0"/>
          <w:numId w:val="0"/>
        </w:numPr>
        <w:ind w:left="432" w:hanging="432"/>
      </w:pPr>
      <w:bookmarkStart w:id="0" w:name="_Toc403554236"/>
      <w:r>
        <w:lastRenderedPageBreak/>
        <w:t xml:space="preserve">Tóm Tắt </w:t>
      </w:r>
      <w:del w:id="1" w:author="Nguyen Huu Hieu" w:date="2014-11-18T09:05:00Z">
        <w:r w:rsidDel="007A79E7">
          <w:delText xml:space="preserve">Thực </w:delText>
        </w:r>
        <w:commentRangeStart w:id="2"/>
        <w:r w:rsidDel="007A79E7">
          <w:delText>H</w:delText>
        </w:r>
      </w:del>
      <w:del w:id="3" w:author="Nguyen Huu Hieu" w:date="2014-11-18T09:04:00Z">
        <w:r w:rsidDel="007A79E7">
          <w:delText>iện</w:delText>
        </w:r>
      </w:del>
      <w:bookmarkEnd w:id="0"/>
      <w:commentRangeEnd w:id="2"/>
      <w:r w:rsidR="00A37857">
        <w:rPr>
          <w:rStyle w:val="CommentReference"/>
          <w:rFonts w:eastAsia="Calibri"/>
          <w:b w:val="0"/>
          <w:bCs w:val="0"/>
          <w:color w:val="auto"/>
        </w:rPr>
        <w:commentReference w:id="2"/>
      </w:r>
    </w:p>
    <w:p w:rsidR="00DD3B70" w:rsidRDefault="00DD3B70" w:rsidP="00467300">
      <w:r>
        <w:t xml:space="preserve">Nghiên cứu này, được Chương trình Rừng và </w:t>
      </w:r>
      <w:r w:rsidR="000C1E3E">
        <w:t>Đồng bằng</w:t>
      </w:r>
      <w:r>
        <w:t xml:space="preserve"> (</w:t>
      </w:r>
      <w:r w:rsidR="000C1E3E">
        <w:t>VFD</w:t>
      </w:r>
      <w:r>
        <w:t xml:space="preserve">) tài trợ, nhằm mục đích đánh giá hiện trạng và xu hướng trong tương lai về việc sử dụng và khai thác gỗ củi, chuỗi giá trị gỗ củi và các quan hệ của nó với hiện trạng suy thoái và phá rừng, và nhận dạng các cơ hội quan trọng nhằm thiết kế can thiệp dẫn đến </w:t>
      </w:r>
      <w:r>
        <w:rPr>
          <w:lang w:val="vi-VN"/>
        </w:rPr>
        <w:t xml:space="preserve">sử dụng gỗ củi </w:t>
      </w:r>
      <w:r>
        <w:t>hiệu quả và</w:t>
      </w:r>
      <w:r>
        <w:rPr>
          <w:lang w:val="vi-VN"/>
        </w:rPr>
        <w:t xml:space="preserve"> </w:t>
      </w:r>
      <w:r>
        <w:t>bền vững hơn trong khu vực dự án.</w:t>
      </w:r>
    </w:p>
    <w:p w:rsidR="00DD3B70" w:rsidRDefault="00DD3B70" w:rsidP="00A10514">
      <w:r>
        <w:t xml:space="preserve">Mục tiêu chung của nghiên cứu nhằm định lượng và đánh giá toàn bộ chuỗi giá trị gỗ </w:t>
      </w:r>
      <w:r>
        <w:rPr>
          <w:lang w:val="vi-VN"/>
        </w:rPr>
        <w:t>củi</w:t>
      </w:r>
      <w:r>
        <w:t xml:space="preserve"> ở tỉnh Thanh Hóa và Nghệ An từ việc trồng, khai thác, chế biến và tiêu thụ gỗ rừng nhằm </w:t>
      </w:r>
      <w:r w:rsidR="000C1E3E">
        <w:t>xác định</w:t>
      </w:r>
      <w:r>
        <w:t xml:space="preserve"> những nguyên nhân chính dẫn đến mất và suy thoái rừng. </w:t>
      </w:r>
      <w:proofErr w:type="gramStart"/>
      <w:r>
        <w:t>Trong báo cáo này, được hiểu rằng mất rừng và suy thoái rừng là các khái niệm được sử dụng cho rừng tự nhiên</w:t>
      </w:r>
      <w:commentRangeStart w:id="4"/>
      <w:r>
        <w:t>, và không được sử dụng cho rừng trồng.</w:t>
      </w:r>
      <w:commentRangeEnd w:id="4"/>
      <w:proofErr w:type="gramEnd"/>
      <w:r w:rsidR="00D13FBB">
        <w:rPr>
          <w:rStyle w:val="CommentReference"/>
        </w:rPr>
        <w:commentReference w:id="4"/>
      </w:r>
    </w:p>
    <w:p w:rsidR="00DD3B70" w:rsidRDefault="00DD3B70" w:rsidP="00641613">
      <w:commentRangeStart w:id="5"/>
      <w:r>
        <w:t xml:space="preserve">Trong </w:t>
      </w:r>
      <w:r>
        <w:rPr>
          <w:lang w:val="vi-VN"/>
        </w:rPr>
        <w:t>khi</w:t>
      </w:r>
      <w:r>
        <w:t xml:space="preserve"> nghiên cứu, </w:t>
      </w:r>
      <w:commentRangeEnd w:id="5"/>
      <w:r w:rsidR="00D13FBB">
        <w:rPr>
          <w:rStyle w:val="CommentReference"/>
        </w:rPr>
        <w:commentReference w:id="5"/>
      </w:r>
      <w:r w:rsidRPr="00590069">
        <w:rPr>
          <w:highlight w:val="yellow"/>
          <w:rPrChange w:id="6" w:author="Nguyen Huu Hieu" w:date="2014-11-20T08:38:00Z">
            <w:rPr/>
          </w:rPrChange>
        </w:rPr>
        <w:t>chúng tôi phát hiện rằng</w:t>
      </w:r>
      <w:r>
        <w:t xml:space="preserve"> cung cấp gỗ trong khu vực từ nhiều nguồn khác nhau bao gồm</w:t>
      </w:r>
      <w:r>
        <w:rPr>
          <w:lang w:val="vi-VN"/>
        </w:rPr>
        <w:t xml:space="preserve"> từ</w:t>
      </w:r>
      <w:r>
        <w:t xml:space="preserve"> rừng tự nhiên địa phương, rừng trồng, vườn </w:t>
      </w:r>
      <w:r>
        <w:rPr>
          <w:lang w:val="vi-VN"/>
        </w:rPr>
        <w:t>nhà</w:t>
      </w:r>
      <w:r>
        <w:t xml:space="preserve"> của người dân, và từ các nguồn quanh khu vực như từ Lào và tỉnh Hà Tĩnh.</w:t>
      </w:r>
    </w:p>
    <w:p w:rsidR="00DD3B70" w:rsidRDefault="00DD3B70" w:rsidP="00A10514">
      <w:r>
        <w:t>Gỗ được sử dụng cho hai mục đích chính: i) là nguyên liệu cho công nghiệp gồm có sản xuất đồ gỗ nội thất, dăm</w:t>
      </w:r>
      <w:r>
        <w:rPr>
          <w:lang w:val="vi-VN"/>
        </w:rPr>
        <w:t xml:space="preserve"> gỗ</w:t>
      </w:r>
      <w:r>
        <w:t>, bột giấy và giấy, gỗ</w:t>
      </w:r>
      <w:r w:rsidR="000C1E3E">
        <w:t xml:space="preserve"> MDF, v.v.</w:t>
      </w:r>
      <w:r>
        <w:t>, và ii) là nhiên liệu cho công nghiệp có sử dụng năng lượng nhiệt nóng bao gồm thực phẩm/sản xuất nước giải khát, bột giấy và giấy, MDF, và sử dụng cho việc nấu ăn tại hộ gia đình, sưởi ấm vào mùa đông, và các công việc khác như nuôi lợn, nấu r</w:t>
      </w:r>
      <w:r w:rsidR="000C1E3E">
        <w:t>ượu</w:t>
      </w:r>
      <w:r>
        <w:t>.</w:t>
      </w:r>
    </w:p>
    <w:p w:rsidR="00DD3B70" w:rsidRDefault="00A267CD" w:rsidP="00A10514">
      <w:r>
        <w:t>Từ trước đến nay,</w:t>
      </w:r>
      <w:r w:rsidR="00DD3B70">
        <w:t xml:space="preserve"> </w:t>
      </w:r>
      <w:r>
        <w:t xml:space="preserve">quan điểm chung vẫn cho rằng </w:t>
      </w:r>
      <w:r w:rsidR="00DD3B70">
        <w:t xml:space="preserve">gỗ củi được dùng tại hộ gia đình là </w:t>
      </w:r>
      <w:r>
        <w:t>nguyên nhân</w:t>
      </w:r>
      <w:r w:rsidR="00DD3B70">
        <w:t xml:space="preserve"> chính dẫn đến mất và suy thoái rừng trong khu vực. Tuy nhiên </w:t>
      </w:r>
      <w:r>
        <w:t>qua</w:t>
      </w:r>
      <w:r w:rsidR="00DD3B70">
        <w:t xml:space="preserve"> nghiên cứu</w:t>
      </w:r>
      <w:r>
        <w:t xml:space="preserve"> này</w:t>
      </w:r>
      <w:r w:rsidR="00DD3B70">
        <w:t xml:space="preserve">, </w:t>
      </w:r>
      <w:r w:rsidR="00DD3B70" w:rsidRPr="00590069">
        <w:rPr>
          <w:highlight w:val="yellow"/>
          <w:rPrChange w:id="7" w:author="Nguyen Huu Hieu" w:date="2014-11-20T08:41:00Z">
            <w:rPr/>
          </w:rPrChange>
        </w:rPr>
        <w:t>chúng tôi phát hiện rằng</w:t>
      </w:r>
      <w:r w:rsidR="00DD3B70">
        <w:t xml:space="preserve"> nguồn tiêu thụ gỗ củi tại hộ gia đình không phải là nguyên nhân chính gây nên mất và suy thoái rừng. Hầu hết gỗ củi được dùng tại hộ gia đình có đường kính nhỏ hơn 15cm. </w:t>
      </w:r>
      <w:r w:rsidR="00DD3B70">
        <w:rPr>
          <w:lang w:val="vi-VN"/>
        </w:rPr>
        <w:t>Tổng khối lượng gỗ củi</w:t>
      </w:r>
      <w:r w:rsidR="00DD3B70">
        <w:t xml:space="preserve"> được dùng tại hộ gia đình không vượt quá cung cấp cấp gỗ bền vững tiềm năng của rừng hiện có.</w:t>
      </w:r>
    </w:p>
    <w:p w:rsidR="00DD3B70" w:rsidRPr="00243C41" w:rsidRDefault="00DD3B70" w:rsidP="00A10514">
      <w:r w:rsidRPr="007A79E7">
        <w:rPr>
          <w:highlight w:val="yellow"/>
          <w:rPrChange w:id="8" w:author="Nguyen Huu Hieu" w:date="2014-11-18T09:05:00Z">
            <w:rPr/>
          </w:rPrChange>
        </w:rPr>
        <w:t>Chúng tôi nghi ngờ</w:t>
      </w:r>
      <w:r>
        <w:t xml:space="preserve"> rằng nguyên nhân chính gây nên mất và suy thoái rừng trong khu vực gồm có: i) nhu cầu dùng gỗ nguyên liệu của các nhà máy công nghiệp tại địa phương để sản xuất đồ gỗ nội thất và gỗ MDF; ii) nhu cầu gỗ nguyên liệu cho xuất khẩu dăm gỗ keo dẫn đến việc chuyển đổi rừng tự nhiên sang rừng trồng gỗ keo; iii) gỗ củi cho sản xuất năng lượng tại các nhà máy có nhu cầu sử dụng gỗ </w:t>
      </w:r>
      <w:r>
        <w:rPr>
          <w:lang w:val="vi-VN"/>
        </w:rPr>
        <w:t xml:space="preserve">có </w:t>
      </w:r>
      <w:r>
        <w:t xml:space="preserve">đường kính lớn (là mối đe dọa nghiêm trọng tới suy thoái rừng so với loại gỗ có </w:t>
      </w:r>
      <w:r w:rsidR="00A267CD">
        <w:t xml:space="preserve">kích thước </w:t>
      </w:r>
      <w:r>
        <w:t xml:space="preserve">nhỏ hơn); và iv) </w:t>
      </w:r>
      <w:r w:rsidR="00A267CD">
        <w:t xml:space="preserve">do việc </w:t>
      </w:r>
      <w:r>
        <w:t xml:space="preserve">thực hiện các quy định về bảo vệ rừng </w:t>
      </w:r>
      <w:r w:rsidR="00A267CD">
        <w:t xml:space="preserve">thiếu hiệu quả </w:t>
      </w:r>
      <w:r>
        <w:t xml:space="preserve">dẫn đến </w:t>
      </w:r>
      <w:r w:rsidR="00A267CD">
        <w:t xml:space="preserve">tình trạng </w:t>
      </w:r>
      <w:r>
        <w:t>khai thác gỗ bất hợp pháp</w:t>
      </w:r>
      <w:r w:rsidR="00A267CD">
        <w:t xml:space="preserve"> vẫn còn diễn ra phổ biến</w:t>
      </w:r>
      <w:r>
        <w:t>.</w:t>
      </w:r>
    </w:p>
    <w:p w:rsidR="00DD3B70" w:rsidRDefault="00DD3B70" w:rsidP="00A10514">
      <w:r>
        <w:t>Do gỗ nguyên liệu không có trong phạm vi nghiên cứu, nên thiếu thông tin về tiêu thụ gỗ trong chuyến khảo sát thực địa.</w:t>
      </w:r>
    </w:p>
    <w:p w:rsidR="00DD3B70" w:rsidRDefault="00DD3B70" w:rsidP="00A10514">
      <w:r>
        <w:t>Nguồn dữ liệu thứ cấp tại ngành công nghiệp địa phương không đủ cho các phân tích sâu hơn do thiếu thông tin quan trọng như nguồn gỗ, kích thước các loại gỗ.</w:t>
      </w:r>
    </w:p>
    <w:p w:rsidR="00A267CD" w:rsidRDefault="00DD3B70" w:rsidP="00CB189F">
      <w:r>
        <w:t>Các đề xuất cụ thể gồm có: i)  xem xét lại chính sách về việc chuyển đổi đất rừng; ii) hỗ trợ kỹ thuật cho các cán bộ địa phương trong việc quản lý rừng; iii) điều tra mở rộng về nhu cầu sử  dụng gỗ</w:t>
      </w:r>
      <w:r w:rsidR="00A267CD">
        <w:t xml:space="preserve"> </w:t>
      </w:r>
      <w:r>
        <w:t>trong</w:t>
      </w:r>
      <w:r w:rsidR="00A267CD">
        <w:t xml:space="preserve"> </w:t>
      </w:r>
      <w:r>
        <w:t>lĩnh</w:t>
      </w:r>
      <w:r w:rsidR="00A267CD">
        <w:t xml:space="preserve"> </w:t>
      </w:r>
      <w:r>
        <w:t>vực</w:t>
      </w:r>
      <w:r w:rsidR="00A267CD">
        <w:t xml:space="preserve"> </w:t>
      </w:r>
      <w:r>
        <w:t>công</w:t>
      </w:r>
      <w:r w:rsidR="00A267CD">
        <w:t xml:space="preserve"> </w:t>
      </w:r>
      <w:r>
        <w:t>nghiệp.</w:t>
      </w:r>
    </w:p>
    <w:p w:rsidR="00DD3B70" w:rsidRDefault="00DD3B70" w:rsidP="00CB189F"/>
    <w:p w:rsidR="00DD3B70" w:rsidRDefault="00DD3B70" w:rsidP="00321B51">
      <w:pPr>
        <w:pStyle w:val="Heading1"/>
        <w:numPr>
          <w:ilvl w:val="0"/>
          <w:numId w:val="0"/>
        </w:numPr>
        <w:ind w:left="432" w:hanging="432"/>
      </w:pPr>
      <w:bookmarkStart w:id="9" w:name="_Toc403554237"/>
      <w:r>
        <w:lastRenderedPageBreak/>
        <w:t>Thuật ngữ được sử dụng trong báo cáo</w:t>
      </w:r>
      <w:bookmarkEnd w:id="9"/>
    </w:p>
    <w:p w:rsidR="00F15A41" w:rsidRDefault="00F15A41" w:rsidP="00321B51">
      <w:pPr>
        <w:rPr>
          <w:ins w:id="10" w:author="Nguyen Huu Hieu" w:date="2014-11-20T08:43:00Z"/>
          <w:b/>
        </w:rPr>
      </w:pPr>
    </w:p>
    <w:p w:rsidR="00F15A41" w:rsidRDefault="00F15A41" w:rsidP="00321B51">
      <w:pPr>
        <w:rPr>
          <w:ins w:id="11" w:author="Nguyen Huu Hieu" w:date="2014-11-20T08:43:00Z"/>
          <w:b/>
        </w:rPr>
      </w:pPr>
      <w:commentRangeStart w:id="12"/>
      <w:ins w:id="13" w:author="Nguyen Huu Hieu" w:date="2014-11-20T08:43:00Z">
        <w:r>
          <w:rPr>
            <w:b/>
          </w:rPr>
          <w:t>Nnnn</w:t>
        </w:r>
        <w:commentRangeEnd w:id="12"/>
        <w:r>
          <w:rPr>
            <w:rStyle w:val="CommentReference"/>
          </w:rPr>
          <w:commentReference w:id="12"/>
        </w:r>
      </w:ins>
    </w:p>
    <w:p w:rsidR="00DD3B70" w:rsidRPr="00321B51" w:rsidRDefault="00DD3B70" w:rsidP="00321B51">
      <w:pPr>
        <w:rPr>
          <w:b/>
        </w:rPr>
      </w:pPr>
      <w:r>
        <w:rPr>
          <w:b/>
        </w:rPr>
        <w:t>Chuỗi giá trị</w:t>
      </w:r>
    </w:p>
    <w:p w:rsidR="00DD3B70" w:rsidRDefault="00DD3B70" w:rsidP="00321B51">
      <w:r>
        <w:t xml:space="preserve">Căn cứ theo các giải thích phổ biến, thuật ngữ “ Chuỗi giá trị” có ngĩa là một chuỗi các hoạt động và thị trường có liên quan, </w:t>
      </w:r>
      <w:r w:rsidR="00A267CD">
        <w:t>bao gồm các khâu</w:t>
      </w:r>
      <w:r>
        <w:t xml:space="preserve"> sản xuất, </w:t>
      </w:r>
      <w:r w:rsidR="00A267CD">
        <w:t xml:space="preserve">chế biến </w:t>
      </w:r>
      <w:r>
        <w:t>và phân phối đến thị trường cuối cùng của một sản phẩm.</w:t>
      </w:r>
    </w:p>
    <w:p w:rsidR="00DD3B70" w:rsidRDefault="00DD3B70" w:rsidP="00321B51">
      <w:r>
        <w:t xml:space="preserve">Trong báo cáo này, đánh giá chuỗi giá trị gỗ củi gồm 3 bước: i) </w:t>
      </w:r>
      <w:r w:rsidR="00A267CD">
        <w:t>xác định các chủ thể và các mối liên kết trong chuỗi hoạt động tạo giá trị</w:t>
      </w:r>
      <w:r>
        <w:t>; ii) nhận dạng các hoạt động trong chuỗi; iii) nhận dạng dòng tiền để hiểu rõ mối quan hệ giữ việc mua bán trong chuỗi và người tham gia trên thị trường.</w:t>
      </w:r>
    </w:p>
    <w:p w:rsidR="00DD3B70" w:rsidRPr="00D03E38" w:rsidRDefault="00DD3B70" w:rsidP="00321B51">
      <w:pPr>
        <w:rPr>
          <w:b/>
        </w:rPr>
      </w:pPr>
      <w:commentRangeStart w:id="14"/>
      <w:r>
        <w:rPr>
          <w:b/>
        </w:rPr>
        <w:t>Phá rừng</w:t>
      </w:r>
      <w:commentRangeEnd w:id="14"/>
      <w:r w:rsidR="007A79E7">
        <w:rPr>
          <w:rStyle w:val="CommentReference"/>
        </w:rPr>
        <w:commentReference w:id="14"/>
      </w:r>
    </w:p>
    <w:p w:rsidR="00DD3B70" w:rsidRPr="00E26726" w:rsidRDefault="00DD3B70" w:rsidP="007C46AE">
      <w:r>
        <w:t>Căn cứ theo ‘</w:t>
      </w:r>
      <w:r w:rsidRPr="00E26726">
        <w:rPr>
          <w:i/>
        </w:rPr>
        <w:t>Các vấn đề được định nghĩa có liên quan đến giảm phát thải từ việc phá rừng tại các quốc gia đang phát triển, FAO, 2007’</w:t>
      </w:r>
      <w:r>
        <w:t>:</w:t>
      </w:r>
    </w:p>
    <w:p w:rsidR="00DD3B70" w:rsidRDefault="00DD3B70" w:rsidP="007C46AE">
      <w:r>
        <w:t xml:space="preserve">Phá rừng có ngĩa là </w:t>
      </w:r>
      <w:r w:rsidRPr="007A79E7">
        <w:rPr>
          <w:highlight w:val="yellow"/>
          <w:rPrChange w:id="15" w:author="Nguyen Huu Hieu" w:date="2014-11-18T09:07:00Z">
            <w:rPr/>
          </w:rPrChange>
        </w:rPr>
        <w:t>thời kỳ dài hạn hoặc</w:t>
      </w:r>
      <w:r>
        <w:t xml:space="preserve"> mất mát lâu dài của độ che phủ rừng và hàm ý đến việc chuyển đổi sang sử dụng đất khác. Sự thiệt hại như vậy chỉ có thể được gây ra và duy trì do hành động liên tục của con người hoặc nhiễu loạn tự nhiên.</w:t>
      </w:r>
    </w:p>
    <w:p w:rsidR="00DD3B70" w:rsidRDefault="00DD3B70" w:rsidP="007C46AE">
      <w:commentRangeStart w:id="16"/>
      <w:proofErr w:type="gramStart"/>
      <w:r>
        <w:t xml:space="preserve">Trong báo cáo này, khái niệm </w:t>
      </w:r>
      <w:r w:rsidRPr="00E26726">
        <w:rPr>
          <w:i/>
        </w:rPr>
        <w:t>‘phá rừng’</w:t>
      </w:r>
      <w:r>
        <w:t xml:space="preserve"> chỉ được áp dụng cho rừng tự nhiên, và không áp dụng cho rừng trồng.</w:t>
      </w:r>
      <w:commentRangeEnd w:id="16"/>
      <w:proofErr w:type="gramEnd"/>
      <w:r w:rsidR="00D13FBB">
        <w:rPr>
          <w:rStyle w:val="CommentReference"/>
        </w:rPr>
        <w:commentReference w:id="16"/>
      </w:r>
    </w:p>
    <w:p w:rsidR="00DD3B70" w:rsidRPr="007C46AE" w:rsidRDefault="00DD3B70" w:rsidP="00321B51">
      <w:pPr>
        <w:rPr>
          <w:b/>
        </w:rPr>
      </w:pPr>
      <w:r>
        <w:rPr>
          <w:b/>
        </w:rPr>
        <w:t>Suy thoái rừng</w:t>
      </w:r>
    </w:p>
    <w:p w:rsidR="00DD3B70" w:rsidRPr="00E26726" w:rsidRDefault="00DD3B70" w:rsidP="00E26726">
      <w:r>
        <w:t>Căn cứ theo ‘</w:t>
      </w:r>
      <w:r w:rsidRPr="00E26726">
        <w:rPr>
          <w:i/>
        </w:rPr>
        <w:t>Các vấn đề được định nghĩa có liên quan đến giảm phát thải từ việc phá rừng tại các quốc gia đang phát triển, FAO, 2007’</w:t>
      </w:r>
      <w:r>
        <w:t>:</w:t>
      </w:r>
    </w:p>
    <w:p w:rsidR="00DD3B70" w:rsidRPr="005E4BA0" w:rsidRDefault="00DD3B70" w:rsidP="007C46AE">
      <w:commentRangeStart w:id="17"/>
      <w:r w:rsidRPr="00D13FBB">
        <w:rPr>
          <w:highlight w:val="yellow"/>
          <w:rPrChange w:id="18" w:author="Nguyen Huu Hieu" w:date="2014-11-18T09:53:00Z">
            <w:rPr/>
          </w:rPrChange>
        </w:rPr>
        <w:t>Tổ chức FAO</w:t>
      </w:r>
      <w:r>
        <w:t xml:space="preserve"> 2001</w:t>
      </w:r>
      <w:commentRangeEnd w:id="17"/>
      <w:r w:rsidR="00D13FBB">
        <w:rPr>
          <w:rStyle w:val="CommentReference"/>
        </w:rPr>
        <w:commentReference w:id="17"/>
      </w:r>
      <w:r>
        <w:t xml:space="preserve">, 2006: Các thay đổi </w:t>
      </w:r>
      <w:r w:rsidRPr="00B3186D">
        <w:rPr>
          <w:highlight w:val="yellow"/>
          <w:rPrChange w:id="19" w:author="Nguyen Huu Hieu" w:date="2014-11-20T08:48:00Z">
            <w:rPr/>
          </w:rPrChange>
        </w:rPr>
        <w:t>trong rừng</w:t>
      </w:r>
      <w:r>
        <w:t xml:space="preserve"> gây ảnh hưởng tiêu cực đến cấu trúc hoặc chức năng chống chịu của rừng, và do đó làm giảm năng lực cung cấp các sản phẩm hoặc các dịch vụ rừng. Có các hình thức khác nhau đặc biệt là sự hình thành </w:t>
      </w:r>
      <w:r w:rsidRPr="00B3186D">
        <w:rPr>
          <w:highlight w:val="yellow"/>
          <w:rPrChange w:id="20" w:author="Nguyen Huu Hieu" w:date="2014-11-20T08:49:00Z">
            <w:rPr/>
          </w:rPrChange>
        </w:rPr>
        <w:t>rừng mở</w:t>
      </w:r>
      <w:r>
        <w:t xml:space="preserve"> có nguồn gốc chủ yếu từ các hoạt động của con người như chăn thả, khai thác quá mức (lấy gỗ củi hoặc cây gỗ), cháy rừng lặp đi lặp lại, hoặc do tấn công của côn trùng, dịch bệnh, ký sinh trùng thực vật hoặc các nguồn tự nhiên khác như bão. Trong hầu hết các trường hợp, suy thoái rừng không thể hiện </w:t>
      </w:r>
      <w:r w:rsidRPr="005E4BA0">
        <w:t>suy như giảm diện tích thảm thực vật thân gỗ mà là sự giảm dần của sinh khối, th</w:t>
      </w:r>
      <w:r>
        <w:t>ay đổi về thành phần loài và thoái hóa</w:t>
      </w:r>
      <w:r w:rsidRPr="005E4BA0">
        <w:t xml:space="preserve"> đất.</w:t>
      </w:r>
      <w:r>
        <w:t xml:space="preserve"> Việc tiến hành</w:t>
      </w:r>
      <w:r w:rsidRPr="005E4BA0">
        <w:t xml:space="preserve"> khai thác gỗ không bền vững có thể góp phần vào suy thoái nếu việc khai thác các cây trưởng thành không đi </w:t>
      </w:r>
      <w:r>
        <w:t>cùng</w:t>
      </w:r>
      <w:r w:rsidRPr="005E4BA0">
        <w:t xml:space="preserve"> với </w:t>
      </w:r>
      <w:r>
        <w:t xml:space="preserve">việc trồng </w:t>
      </w:r>
      <w:r w:rsidRPr="005E4BA0">
        <w:t>tái sinh hoặc nếu việc sử dụng các máy móc</w:t>
      </w:r>
      <w:r>
        <w:t xml:space="preserve"> cơ giới</w:t>
      </w:r>
      <w:r w:rsidRPr="005E4BA0">
        <w:t xml:space="preserve"> hạng nặng gây ra sự nén chặt đất hoặc mất diện tích rừng sản xuất.</w:t>
      </w:r>
    </w:p>
    <w:p w:rsidR="00DD3B70" w:rsidRDefault="00DD3B70" w:rsidP="007C46AE">
      <w:proofErr w:type="gramStart"/>
      <w:r>
        <w:t xml:space="preserve">Trong báo cáo này, khái niệm </w:t>
      </w:r>
      <w:r w:rsidRPr="0092149D">
        <w:rPr>
          <w:i/>
        </w:rPr>
        <w:t>‘suy thoái rừng’</w:t>
      </w:r>
      <w:r>
        <w:t xml:space="preserve"> chỉ được áp dụng cho rừng tự nhiên</w:t>
      </w:r>
      <w:commentRangeStart w:id="21"/>
      <w:r>
        <w:t>, và không áp dụng cho rừng trồng.</w:t>
      </w:r>
      <w:commentRangeEnd w:id="21"/>
      <w:proofErr w:type="gramEnd"/>
      <w:r w:rsidR="007A79E7">
        <w:rPr>
          <w:rStyle w:val="CommentReference"/>
        </w:rPr>
        <w:commentReference w:id="21"/>
      </w:r>
    </w:p>
    <w:p w:rsidR="00DD3B70" w:rsidRPr="0015725B" w:rsidRDefault="00DD3B70" w:rsidP="00321B51">
      <w:pPr>
        <w:rPr>
          <w:b/>
        </w:rPr>
      </w:pPr>
      <w:r>
        <w:rPr>
          <w:b/>
        </w:rPr>
        <w:t>Cung cấp gỗ tiềm năng bền vững</w:t>
      </w:r>
    </w:p>
    <w:p w:rsidR="00DD3B70" w:rsidRPr="00AA55AB" w:rsidRDefault="00DD3B70" w:rsidP="00AA55AB">
      <w:r>
        <w:t xml:space="preserve">Căn cứ </w:t>
      </w:r>
      <w:proofErr w:type="gramStart"/>
      <w:r>
        <w:t>theo</w:t>
      </w:r>
      <w:proofErr w:type="gramEnd"/>
      <w:r>
        <w:t xml:space="preserve"> báo cáo </w:t>
      </w:r>
      <w:r w:rsidRPr="00AA55AB">
        <w:rPr>
          <w:i/>
        </w:rPr>
        <w:t>‘Cung cấp gỗ tiềm năng bền vững’</w:t>
      </w:r>
      <w:r>
        <w:t>, FAO, 2008, ‘</w:t>
      </w:r>
      <w:r w:rsidRPr="00AA55AB">
        <w:t>Cung cấp gỗ tiềm năng bền vững</w:t>
      </w:r>
      <w:r>
        <w:t xml:space="preserve">’ là mức độ cung cấp có thể duy trì vô thời hạn mà không bao gồm khả năng của hệ thống để cung cấp hàng hóa và dịch vụ cho các thế hệ tương </w:t>
      </w:r>
      <w:commentRangeStart w:id="22"/>
      <w:r>
        <w:t>lai</w:t>
      </w:r>
      <w:commentRangeEnd w:id="22"/>
      <w:r w:rsidR="00B3186D">
        <w:rPr>
          <w:rStyle w:val="CommentReference"/>
        </w:rPr>
        <w:commentReference w:id="22"/>
      </w:r>
      <w:r>
        <w:t>.</w:t>
      </w:r>
      <w:ins w:id="23" w:author="Nguyen Huu Hieu" w:date="2014-11-20T08:50:00Z">
        <w:r w:rsidR="00B3186D">
          <w:t xml:space="preserve"> </w:t>
        </w:r>
      </w:ins>
    </w:p>
    <w:p w:rsidR="00DD3B70" w:rsidRDefault="00A267CD" w:rsidP="00AF188B">
      <w:pPr>
        <w:pStyle w:val="Heading1"/>
      </w:pPr>
      <w:bookmarkStart w:id="24" w:name="_Toc403554238"/>
      <w:r>
        <w:br w:type="page"/>
      </w:r>
      <w:r w:rsidR="00DD3B70">
        <w:lastRenderedPageBreak/>
        <w:t>Lời giới thiệu</w:t>
      </w:r>
      <w:bookmarkEnd w:id="24"/>
    </w:p>
    <w:p w:rsidR="00DD3B70" w:rsidRPr="00CD0030" w:rsidRDefault="00DD3B70" w:rsidP="00AF188B">
      <w:r>
        <w:t xml:space="preserve">Việt Nam là quốc gia đang phát triển với 70% dân số sống ở khu vực nông thôn, và khoảng 3/4 diện tích đất nằm ở các khu vực đồi và núi với truyền thống lâu đời sử dụng gỗ củi như là nguồn năng lượng chính. Gỗ củi được sử dụng trong hộ gia đình cho việc đun nấu, sưởi ấm và bổ </w:t>
      </w:r>
      <w:r w:rsidR="00A267CD">
        <w:t>s</w:t>
      </w:r>
      <w:r>
        <w:t xml:space="preserve">ung cho các công việc khác như nấu </w:t>
      </w:r>
      <w:r w:rsidR="00A267CD">
        <w:t>rượu</w:t>
      </w:r>
      <w:r>
        <w:t>, chế biến thực phẩm.</w:t>
      </w:r>
    </w:p>
    <w:p w:rsidR="00DD3B70" w:rsidRDefault="00A267CD" w:rsidP="008923C6">
      <w:r>
        <w:t>Nguồn s</w:t>
      </w:r>
      <w:r w:rsidR="00DD3B70">
        <w:t xml:space="preserve">inh khối </w:t>
      </w:r>
      <w:r>
        <w:t xml:space="preserve">gỗ từ </w:t>
      </w:r>
      <w:r w:rsidR="00DD3B70">
        <w:t xml:space="preserve">rừng </w:t>
      </w:r>
      <w:r>
        <w:t xml:space="preserve">có tiềm năng là nguồn cung cấp </w:t>
      </w:r>
      <w:r w:rsidR="00DD3B70">
        <w:t xml:space="preserve">năng lượng tái tạo </w:t>
      </w:r>
      <w:r>
        <w:t xml:space="preserve">bền vững, </w:t>
      </w:r>
      <w:r w:rsidR="00DD3B70">
        <w:t xml:space="preserve">có thể thay thế cho năng lượng hóa thạch trong sản xuất năng lượng và các sản phẩm khác, </w:t>
      </w:r>
      <w:r>
        <w:t xml:space="preserve">và </w:t>
      </w:r>
      <w:r w:rsidR="00DD3B70">
        <w:t xml:space="preserve">là một </w:t>
      </w:r>
      <w:r>
        <w:t xml:space="preserve">giải pháp </w:t>
      </w:r>
      <w:r w:rsidR="00DD3B70">
        <w:t xml:space="preserve">tiềm năng quan trọng trong chiến lược quốc gia nhằm giảm phát thải khí nhà kính. Tuy nhiên vì dân số tại khu vực nông thôn đang tăng trưởng đều đặn, truyền thống dựa vào nguồn gỗ củi </w:t>
      </w:r>
      <w:r>
        <w:t xml:space="preserve">ăn sâu vào tập quán </w:t>
      </w:r>
      <w:r w:rsidR="00DD3B70">
        <w:t xml:space="preserve">có thể làm tăng áp lực </w:t>
      </w:r>
      <w:r>
        <w:t>lên nguồn cung gỗ từ</w:t>
      </w:r>
      <w:r w:rsidR="00DD3B70">
        <w:t xml:space="preserve"> rừng và do đó dẫn đến mất và suy thoái rừng.</w:t>
      </w:r>
    </w:p>
    <w:p w:rsidR="00DD3B70" w:rsidRDefault="00A267CD" w:rsidP="00160FB4">
      <w:r>
        <w:t>Các</w:t>
      </w:r>
      <w:r w:rsidR="00DD3B70">
        <w:t xml:space="preserve"> hiểu biết</w:t>
      </w:r>
      <w:r>
        <w:t xml:space="preserve"> về</w:t>
      </w:r>
      <w:r w:rsidR="00DD3B70">
        <w:t xml:space="preserve"> quy mô tiêu thụ gỗ củi, cấu trúc và mối quan hệ của các bên trung gian chính về nhu cầu và cung cấp gỗ củi, và các hậu quả</w:t>
      </w:r>
      <w:r>
        <w:t xml:space="preserve"> do tiêu thụ không bền vững</w:t>
      </w:r>
      <w:r w:rsidR="00DD3B70">
        <w:t xml:space="preserve"> có thể giúp những nhà xây dựng chính sách thiết kế hệ thống cung cấp năng lượng tốt hơn cho dân cư ở khu vực nông thôn, giảm thiểu sự ấm lên của toàn cầ</w:t>
      </w:r>
      <w:r>
        <w:t xml:space="preserve">u, </w:t>
      </w:r>
      <w:r w:rsidR="00DD3B70">
        <w:t xml:space="preserve">giảm suy thoái </w:t>
      </w:r>
      <w:r>
        <w:t>và mất</w:t>
      </w:r>
      <w:r w:rsidR="00DD3B70">
        <w:t>rừng.</w:t>
      </w:r>
    </w:p>
    <w:p w:rsidR="00DD3B70" w:rsidRDefault="00DD3B70" w:rsidP="00703CAE">
      <w:r>
        <w:t>Nghiên cứ</w:t>
      </w:r>
      <w:r w:rsidR="00D130AF">
        <w:t>u này</w:t>
      </w:r>
      <w:r>
        <w:t xml:space="preserve"> </w:t>
      </w:r>
      <w:r w:rsidR="00D130AF">
        <w:t xml:space="preserve">do </w:t>
      </w:r>
      <w:r w:rsidR="003D3DA5">
        <w:t xml:space="preserve">Chương trình </w:t>
      </w:r>
      <w:r>
        <w:t xml:space="preserve">Rừng và </w:t>
      </w:r>
      <w:r w:rsidR="003D3DA5">
        <w:t xml:space="preserve">Đồng bằng Việt Nam </w:t>
      </w:r>
      <w:r>
        <w:t>(V</w:t>
      </w:r>
      <w:r w:rsidR="003D3DA5">
        <w:t>FD</w:t>
      </w:r>
      <w:r>
        <w:t xml:space="preserve">) tài trợ, nhằm mục đích đánh giá hiện trạng và xu hướng trong tương lai về việc sử dụng và khai thác gỗ củi, chuỗi giá trị gỗ củi và các mối quan hệ của nó với hiện trạng suy thoái và phá rừng, và nhận dạng các cơ hội quan trọng nhằm thiết kế </w:t>
      </w:r>
      <w:r w:rsidR="00413994">
        <w:t xml:space="preserve">các biện pháp </w:t>
      </w:r>
      <w:r>
        <w:t xml:space="preserve">can thiệp </w:t>
      </w:r>
      <w:r w:rsidR="00413994">
        <w:t xml:space="preserve">để tăng </w:t>
      </w:r>
      <w:r>
        <w:t>hiệu quả và sử dụng gỗ củi bền vững hơn trong khu vực dự án.</w:t>
      </w:r>
    </w:p>
    <w:p w:rsidR="00DD3B70" w:rsidRPr="00203628" w:rsidRDefault="00DD3B70" w:rsidP="00AF188B">
      <w:r>
        <w:t xml:space="preserve">Nghiên </w:t>
      </w:r>
      <w:r w:rsidRPr="00D13FBB">
        <w:rPr>
          <w:highlight w:val="yellow"/>
          <w:rPrChange w:id="25" w:author="Nguyen Huu Hieu" w:date="2014-11-18T09:53:00Z">
            <w:rPr/>
          </w:rPrChange>
        </w:rPr>
        <w:t>cứu này</w:t>
      </w:r>
      <w:r>
        <w:t xml:space="preserve"> được thực hiện ở hai tỉnh Thanh Hóa và Nghệ</w:t>
      </w:r>
      <w:r w:rsidR="00413994">
        <w:t xml:space="preserve"> An trong tháng 8</w:t>
      </w:r>
      <w:r>
        <w:t>/2014. Ở quy mô công nghiệp, nhóm tư vấn đã khảo sát một số nhà máy công nghiệp đang sử dụng gỗ như là nhiên liệu ở hai tỉnh. Tại quy mô cấp cộng đồng, nhóm tư vấn đã tiến hành phỏng vấn 220 hộ gia đình tại 14 xã trong đó bao gồm 4 huyện ở tỉnh Thanh Hóa 3 huyện của tỉnh Nghệ An. Thực hiện phỏng vấn cán bộ địa phương để thu thập thông tin về điều kiện kinh tế xã hội, chính sách và quy định hiện hành trong hoạt động bảo vệ rừng và việc thi hành được diễn gia như thế nào tại cấp độ địa phương.</w:t>
      </w:r>
    </w:p>
    <w:p w:rsidR="00DD3B70" w:rsidRDefault="00DD3B70" w:rsidP="00AF188B">
      <w:r>
        <w:t xml:space="preserve">Báo cáo </w:t>
      </w:r>
      <w:r w:rsidRPr="00B3186D">
        <w:rPr>
          <w:highlight w:val="yellow"/>
          <w:rPrChange w:id="26" w:author="Nguyen Huu Hieu" w:date="2014-11-20T08:51:00Z">
            <w:rPr/>
          </w:rPrChange>
        </w:rPr>
        <w:t>này</w:t>
      </w:r>
      <w:r>
        <w:t xml:space="preserve"> </w:t>
      </w:r>
      <w:r w:rsidR="00413994">
        <w:t xml:space="preserve">trình bày </w:t>
      </w:r>
      <w:r>
        <w:t xml:space="preserve">các phát hiện đối với nhu cầu sử dụng gỗ củi tại quy mô hộ gia đình, quy mô công nghiệp, và các hoạt động thương mại của gỗ củi. </w:t>
      </w:r>
      <w:r w:rsidR="00413994">
        <w:t>Nội dung báo cáo bao gồm phân tích c</w:t>
      </w:r>
      <w:r>
        <w:t>huỗi giá trị gỗ củi và các quan hệ của nó với trình trạng suy thoái và mất rừng được phân tích.</w:t>
      </w:r>
    </w:p>
    <w:p w:rsidR="00DD3B70" w:rsidRDefault="00DD3B70" w:rsidP="00AF188B">
      <w:pPr>
        <w:pStyle w:val="Heading1"/>
      </w:pPr>
      <w:bookmarkStart w:id="27" w:name="_Toc403554239"/>
      <w:r>
        <w:t>Phương pháp</w:t>
      </w:r>
      <w:bookmarkEnd w:id="27"/>
    </w:p>
    <w:p w:rsidR="00DD3B70" w:rsidRDefault="00DD3B70" w:rsidP="00160FB4">
      <w:r>
        <w:t xml:space="preserve">Khảo sát thực địa được tiến hành từ ngày 18 đến ngày 26/8/2014. Trước khi bắt đầu thực hiện khảo sát, việc xem xét lại được thực hiện và thu thập thông tin về điều kiện kinh tế xã hội cũng như nguồn tài nguyên rừng của khu vực nghiên cứu. Dữ liệu thứ cấp quan trọng </w:t>
      </w:r>
      <w:r w:rsidR="00F675E0">
        <w:t xml:space="preserve">đến </w:t>
      </w:r>
      <w:r>
        <w:t>quy mô cấp xã</w:t>
      </w:r>
      <w:r w:rsidR="00F675E0">
        <w:t xml:space="preserve"> được thu thập trong giai đoạn nghiên cứu tổng quan bao gồm</w:t>
      </w:r>
      <w:r>
        <w:t xml:space="preserve">: mật độ dân số, diện tích rừng, dữ liệu có liên quan đến điều kiện khí hậu cũng như nhiệt độ và độ cao. </w:t>
      </w:r>
      <w:r w:rsidR="00F675E0">
        <w:t>Các dữ liệu thứ cấp này được sử dụng để</w:t>
      </w:r>
      <w:r>
        <w:t xml:space="preserve"> việc thiết kế bảng câu hỏi và số lượng các mẫu.</w:t>
      </w:r>
    </w:p>
    <w:p w:rsidR="00DD3B70" w:rsidRPr="0092591A" w:rsidRDefault="00DD3B70" w:rsidP="00160FB4">
      <w:proofErr w:type="gramStart"/>
      <w:r>
        <w:lastRenderedPageBreak/>
        <w:t xml:space="preserve">Tổng số 220 hộ gia đình được </w:t>
      </w:r>
      <w:commentRangeStart w:id="28"/>
      <w:r w:rsidRPr="00B3186D">
        <w:rPr>
          <w:highlight w:val="yellow"/>
          <w:rPrChange w:id="29" w:author="Nguyen Huu Hieu" w:date="2014-11-20T08:52:00Z">
            <w:rPr/>
          </w:rPrChange>
        </w:rPr>
        <w:t>lựa chọn</w:t>
      </w:r>
      <w:r>
        <w:t xml:space="preserve"> </w:t>
      </w:r>
      <w:commentRangeEnd w:id="28"/>
      <w:r w:rsidR="00B3186D">
        <w:rPr>
          <w:rStyle w:val="CommentReference"/>
        </w:rPr>
        <w:commentReference w:id="28"/>
      </w:r>
      <w:r>
        <w:t>sử dụng phương pháp lấy mẫu phân tầng ngẫu nhiên.</w:t>
      </w:r>
      <w:proofErr w:type="gramEnd"/>
      <w:r>
        <w:t xml:space="preserve"> Quy trình chọn lựa hộ gia đình gồm 4 bước: i) lựa chọn theo phân nhóm</w:t>
      </w:r>
      <w:r w:rsidR="00F675E0">
        <w:t xml:space="preserve"> (cluster)</w:t>
      </w:r>
      <w:r>
        <w:t>; ii) lựa chọn xã từ phân nhóm; iii) lựa chọn thôn</w:t>
      </w:r>
      <w:r w:rsidR="00F675E0">
        <w:t>/làng</w:t>
      </w:r>
      <w:r>
        <w:t xml:space="preserve"> từ xã; iv) lựa chọn hộ gia đình từ thôn</w:t>
      </w:r>
      <w:r w:rsidR="00F675E0">
        <w:t>/làng</w:t>
      </w:r>
      <w:r>
        <w:t>.</w:t>
      </w:r>
    </w:p>
    <w:p w:rsidR="00DD3B70" w:rsidRPr="00160FB4" w:rsidRDefault="00DD3B70" w:rsidP="00160FB4">
      <w:r>
        <w:t xml:space="preserve">Lý do để sử dụng phân nhóm </w:t>
      </w:r>
      <w:commentRangeStart w:id="30"/>
      <w:r w:rsidRPr="00B3186D">
        <w:rPr>
          <w:highlight w:val="yellow"/>
          <w:rPrChange w:id="31" w:author="Nguyen Huu Hieu" w:date="2014-11-20T08:52:00Z">
            <w:rPr/>
          </w:rPrChange>
        </w:rPr>
        <w:t>thay cho huyện</w:t>
      </w:r>
      <w:r>
        <w:t xml:space="preserve"> </w:t>
      </w:r>
      <w:commentRangeEnd w:id="30"/>
      <w:r w:rsidR="00B3186D">
        <w:rPr>
          <w:rStyle w:val="CommentReference"/>
        </w:rPr>
        <w:commentReference w:id="30"/>
      </w:r>
      <w:r>
        <w:t>nhằm bắt đầu quy trình lựa chọn là đường biên giới các huyện là đơn vị quản lý hành chính có thể không theo cảnh quan tự nhiên và điều kiện kinh tế xã hội</w:t>
      </w:r>
      <w:r w:rsidR="002E4998">
        <w:t>, mà những điều kiện này mới là yếu tố</w:t>
      </w:r>
      <w:r>
        <w:t xml:space="preserve"> dẫn đến hành vi tiêu thụ gỗ củi khác nhau. Do vậy việc thiết kế chuyến khảo sát trước tiên bắt đầu với phân nhóm khu vực khảo sát </w:t>
      </w:r>
      <w:r w:rsidR="002E4998">
        <w:t>thành</w:t>
      </w:r>
      <w:r>
        <w:t xml:space="preserve"> các tầng (các phân nhóm</w:t>
      </w:r>
      <w:r w:rsidR="002E4998">
        <w:t xml:space="preserve"> cluster</w:t>
      </w:r>
      <w:r>
        <w:t>) có tính đồng nhất về mặt tiêu thụ gỗ củi.</w:t>
      </w:r>
    </w:p>
    <w:p w:rsidR="00DD3B70" w:rsidRDefault="00DD3B70" w:rsidP="007E20FB">
      <w:pPr>
        <w:pStyle w:val="Heading2"/>
      </w:pPr>
      <w:bookmarkStart w:id="32" w:name="_Toc403554240"/>
      <w:r>
        <w:t>Thiết kế phân nhóm</w:t>
      </w:r>
      <w:bookmarkEnd w:id="32"/>
    </w:p>
    <w:p w:rsidR="00DD3B70" w:rsidRPr="00C149E9" w:rsidRDefault="00DD3B70" w:rsidP="00807C37">
      <w:pPr>
        <w:rPr>
          <w:szCs w:val="24"/>
        </w:rPr>
      </w:pPr>
      <w:r>
        <w:rPr>
          <w:szCs w:val="24"/>
        </w:rPr>
        <w:t xml:space="preserve">Đối với chuyến khảo sát tiêu thụ gỗ củi, chúng tôi </w:t>
      </w:r>
      <w:del w:id="33" w:author="Nguyen Huu Hieu" w:date="2014-11-18T09:54:00Z">
        <w:r w:rsidDel="00AC1A18">
          <w:rPr>
            <w:szCs w:val="24"/>
          </w:rPr>
          <w:delText xml:space="preserve">đề </w:delText>
        </w:r>
        <w:r w:rsidR="002E4998" w:rsidDel="00AC1A18">
          <w:rPr>
            <w:szCs w:val="24"/>
          </w:rPr>
          <w:delText>xuất</w:delText>
        </w:r>
        <w:r w:rsidDel="00AC1A18">
          <w:rPr>
            <w:szCs w:val="24"/>
          </w:rPr>
          <w:delText xml:space="preserve"> </w:delText>
        </w:r>
      </w:del>
      <w:r>
        <w:rPr>
          <w:szCs w:val="24"/>
        </w:rPr>
        <w:t xml:space="preserve">sử dụng </w:t>
      </w:r>
      <w:r w:rsidR="002E4998">
        <w:rPr>
          <w:szCs w:val="24"/>
        </w:rPr>
        <w:t xml:space="preserve">phương pháp </w:t>
      </w:r>
      <w:r>
        <w:rPr>
          <w:szCs w:val="24"/>
        </w:rPr>
        <w:t xml:space="preserve">lấy mẫu phân tầng </w:t>
      </w:r>
      <w:commentRangeStart w:id="34"/>
      <w:r w:rsidR="002E4998">
        <w:rPr>
          <w:szCs w:val="24"/>
        </w:rPr>
        <w:t xml:space="preserve">thì tốt hơn là </w:t>
      </w:r>
      <w:r>
        <w:rPr>
          <w:szCs w:val="24"/>
        </w:rPr>
        <w:t>lấy mẫu ngẫu nhiên</w:t>
      </w:r>
      <w:r w:rsidR="002E4998" w:rsidRPr="002E4998">
        <w:rPr>
          <w:szCs w:val="24"/>
        </w:rPr>
        <w:t xml:space="preserve"> </w:t>
      </w:r>
      <w:r w:rsidR="002E4998">
        <w:rPr>
          <w:szCs w:val="24"/>
        </w:rPr>
        <w:t>đơn giản</w:t>
      </w:r>
      <w:commentRangeEnd w:id="34"/>
      <w:r w:rsidR="007A79E7">
        <w:rPr>
          <w:rStyle w:val="CommentReference"/>
        </w:rPr>
        <w:commentReference w:id="34"/>
      </w:r>
      <w:r>
        <w:rPr>
          <w:szCs w:val="24"/>
        </w:rPr>
        <w:t>. Bởi vì chúng ta biết rằng nghiên cứu dân số có thể được chia theo quy luật tự nhiên thành các nhóm đồng nhất liên quan đến tiêu thụ sinh khối. Lấy mẫu phân tầng, do vậy sẽ đưa đến kết quả chính xác hơn trong việc ước tính các mô hình tiêu thụ gỗ củi (các lỗi ước tính nhỏ hơn so với lấy mẫu đơn giản ngẫu nhiên với kích thước mẫu tương tự).</w:t>
      </w:r>
    </w:p>
    <w:p w:rsidR="00DD3B70" w:rsidRDefault="00DD3B70" w:rsidP="00807C37">
      <w:pPr>
        <w:rPr>
          <w:szCs w:val="24"/>
        </w:rPr>
      </w:pPr>
      <w:r>
        <w:rPr>
          <w:szCs w:val="24"/>
        </w:rPr>
        <w:t>Trong nghiên cứu này, những thay đổi sau được sử dụng cho việc phân tầng.</w:t>
      </w:r>
    </w:p>
    <w:p w:rsidR="00DD3B70" w:rsidRPr="00990D39" w:rsidRDefault="00DD3B70" w:rsidP="00990D39">
      <w:pPr>
        <w:jc w:val="center"/>
        <w:rPr>
          <w:i/>
        </w:rPr>
      </w:pPr>
      <w:r w:rsidRPr="00990D39">
        <w:rPr>
          <w:i/>
        </w:rPr>
        <w:t xml:space="preserve">Bảng 1. Các </w:t>
      </w:r>
      <w:commentRangeStart w:id="35"/>
      <w:r w:rsidRPr="00990D39">
        <w:rPr>
          <w:i/>
        </w:rPr>
        <w:t xml:space="preserve">thay đổi được </w:t>
      </w:r>
      <w:commentRangeEnd w:id="35"/>
      <w:r w:rsidR="007A79E7">
        <w:rPr>
          <w:rStyle w:val="CommentReference"/>
        </w:rPr>
        <w:commentReference w:id="35"/>
      </w:r>
      <w:r w:rsidRPr="00990D39">
        <w:rPr>
          <w:i/>
        </w:rPr>
        <w:t>sử dụng cho lấy mẫu phân tầng</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960"/>
        <w:gridCol w:w="3330"/>
      </w:tblGrid>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Có thể thay đổi</w:t>
            </w:r>
          </w:p>
        </w:tc>
        <w:tc>
          <w:tcPr>
            <w:tcW w:w="396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Liên quan đến tiêu thụ sinh khối</w:t>
            </w:r>
          </w:p>
        </w:tc>
        <w:tc>
          <w:tcPr>
            <w:tcW w:w="333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Nguồn dữ liệu</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Mật độ dân số 2010</w:t>
            </w:r>
          </w:p>
        </w:tc>
        <w:tc>
          <w:tcPr>
            <w:tcW w:w="3960" w:type="dxa"/>
            <w:tcMar>
              <w:top w:w="100" w:type="dxa"/>
              <w:left w:w="100" w:type="dxa"/>
              <w:bottom w:w="100" w:type="dxa"/>
              <w:right w:w="100" w:type="dxa"/>
            </w:tcMar>
          </w:tcPr>
          <w:p w:rsidR="00DD3B70" w:rsidRPr="000E4C9F" w:rsidRDefault="00DD3B70" w:rsidP="00B3186D">
            <w:pPr>
              <w:spacing w:before="0" w:line="240" w:lineRule="auto"/>
              <w:jc w:val="left"/>
            </w:pPr>
            <w:r w:rsidRPr="000E4C9F">
              <w:rPr>
                <w:sz w:val="22"/>
              </w:rPr>
              <w:t>Đặc điểm nhân kh</w:t>
            </w:r>
            <w:del w:id="36" w:author="Nguyen Huu Hieu" w:date="2014-11-20T08:54:00Z">
              <w:r w:rsidRPr="000E4C9F" w:rsidDel="00B3186D">
                <w:rPr>
                  <w:sz w:val="22"/>
                </w:rPr>
                <w:delText>ẩ</w:delText>
              </w:r>
            </w:del>
            <w:ins w:id="37" w:author="Nguyen Huu Hieu" w:date="2014-11-20T08:54:00Z">
              <w:r w:rsidR="00B3186D">
                <w:rPr>
                  <w:sz w:val="22"/>
                </w:rPr>
                <w:t>ẩ</w:t>
              </w:r>
            </w:ins>
            <w:r w:rsidRPr="000E4C9F">
              <w:rPr>
                <w:sz w:val="22"/>
              </w:rPr>
              <w:t xml:space="preserve">u cơ bản, phản ánh </w:t>
            </w:r>
            <w:r w:rsidR="002E4998">
              <w:rPr>
                <w:sz w:val="22"/>
              </w:rPr>
              <w:t>quy mô</w:t>
            </w:r>
            <w:r w:rsidRPr="000E4C9F">
              <w:rPr>
                <w:sz w:val="22"/>
              </w:rPr>
              <w:t xml:space="preserve"> nhu cầu tiêu thụ sinh khối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TN&amp;MT</w:t>
            </w:r>
            <w:r w:rsidR="00DD3B70" w:rsidRPr="00AA3535">
              <w:rPr>
                <w:sz w:val="22"/>
              </w:rPr>
              <w:t xml:space="preserve"> 2010</w:t>
            </w:r>
            <w:r w:rsidR="00DD3B70">
              <w:rPr>
                <w:sz w:val="22"/>
              </w:rPr>
              <w:t xml:space="preserve"> – Mật độ dân số cấp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cao trung bình</w:t>
            </w:r>
          </w:p>
        </w:tc>
        <w:tc>
          <w:tcPr>
            <w:tcW w:w="3960" w:type="dxa"/>
            <w:tcMar>
              <w:top w:w="100" w:type="dxa"/>
              <w:left w:w="100" w:type="dxa"/>
              <w:bottom w:w="100" w:type="dxa"/>
              <w:right w:w="100" w:type="dxa"/>
            </w:tcMar>
          </w:tcPr>
          <w:p w:rsidR="00DD3B70" w:rsidRPr="00AA3535" w:rsidRDefault="00DD3B70" w:rsidP="002E4998">
            <w:pPr>
              <w:spacing w:before="0" w:line="240" w:lineRule="auto"/>
              <w:jc w:val="left"/>
            </w:pPr>
            <w:r>
              <w:rPr>
                <w:sz w:val="22"/>
              </w:rPr>
              <w:t>Đặc trưng địa lý của dân số liên quan đến nguồn sinh khối và tiêu thụ. Người dân sống ở vùng cao hơn thường tiêu thụ nhiều gỗ củi hơn để sưởi ấm</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dốc trung bình</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điều kiện địa hình và khả năng tiếp cận được</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 xml:space="preserve"> </w:t>
            </w:r>
            <w:r>
              <w:rPr>
                <w:sz w:val="22"/>
              </w:rPr>
              <w:t>Khoảng cách tới đường giao thông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mức độ tiếp cận tới việc vận chuyển</w:t>
            </w:r>
          </w:p>
        </w:tc>
        <w:tc>
          <w:tcPr>
            <w:tcW w:w="3330" w:type="dxa"/>
            <w:tcMar>
              <w:top w:w="100" w:type="dxa"/>
              <w:left w:w="100" w:type="dxa"/>
              <w:bottom w:w="100" w:type="dxa"/>
              <w:right w:w="100" w:type="dxa"/>
            </w:tcMar>
          </w:tcPr>
          <w:p w:rsidR="00DD3B70" w:rsidRPr="00A17FDD" w:rsidRDefault="00DD3B70" w:rsidP="004D2B71">
            <w:pPr>
              <w:spacing w:before="0" w:line="240" w:lineRule="auto"/>
              <w:jc w:val="left"/>
            </w:pPr>
            <w:r w:rsidRPr="00A17FDD">
              <w:rPr>
                <w:sz w:val="22"/>
              </w:rPr>
              <w:t xml:space="preserve">Khoảng cách đến đường quốc lộ, đường liên tỉnh, đường liên huyện. </w:t>
            </w:r>
            <w:r>
              <w:rPr>
                <w:sz w:val="22"/>
              </w:rPr>
              <w:t>Được t</w:t>
            </w:r>
            <w:r w:rsidRPr="00A17FDD">
              <w:rPr>
                <w:sz w:val="22"/>
              </w:rPr>
              <w: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trung bình hàng năm</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sẽ cần nhiều gỗ củi hơn cho sưởi ấm và nấu ăn</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thấp nhất của tháng lạnh nhất</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cần nhiều gỗ củi hơn để sưởi ấn và nấu ăn</w:t>
            </w:r>
          </w:p>
        </w:tc>
        <w:tc>
          <w:tcPr>
            <w:tcW w:w="3330" w:type="dxa"/>
            <w:tcMar>
              <w:top w:w="100" w:type="dxa"/>
              <w:left w:w="100" w:type="dxa"/>
              <w:bottom w:w="100" w:type="dxa"/>
              <w:right w:w="100" w:type="dxa"/>
            </w:tcMar>
          </w:tcPr>
          <w:p w:rsidR="00DD3B70" w:rsidRPr="00AA3535" w:rsidRDefault="00DD3B70" w:rsidP="002E4998">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 của diện tích rừng tự nhiên</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tỉnh</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phủcủa diện tích rừng trồng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w:t>
            </w:r>
            <w:r w:rsidR="00DD3B70">
              <w:rPr>
                <w:sz w:val="22"/>
              </w:rPr>
              <w:lastRenderedPageBreak/>
              <w:t>tỉnh</w:t>
            </w:r>
          </w:p>
        </w:tc>
      </w:tr>
    </w:tbl>
    <w:p w:rsidR="00DD3B70" w:rsidRPr="00C149E9" w:rsidRDefault="00DD3B70" w:rsidP="00807C37">
      <w:pPr>
        <w:rPr>
          <w:szCs w:val="24"/>
        </w:rPr>
      </w:pPr>
      <w:r w:rsidRPr="00C149E9">
        <w:rPr>
          <w:color w:val="212F40"/>
          <w:szCs w:val="24"/>
          <w:highlight w:val="white"/>
        </w:rPr>
        <w:lastRenderedPageBreak/>
        <w:t xml:space="preserve"> </w:t>
      </w:r>
    </w:p>
    <w:p w:rsidR="00DD3B70" w:rsidRPr="0032504B" w:rsidRDefault="00DD3B70" w:rsidP="00807C37">
      <w:pPr>
        <w:rPr>
          <w:szCs w:val="24"/>
        </w:rPr>
      </w:pPr>
      <w:r>
        <w:rPr>
          <w:szCs w:val="24"/>
        </w:rPr>
        <w:t xml:space="preserve">Tất cả các thông tin ở trên được </w:t>
      </w:r>
      <w:commentRangeStart w:id="38"/>
      <w:r w:rsidRPr="00117F90">
        <w:rPr>
          <w:szCs w:val="24"/>
          <w:highlight w:val="yellow"/>
          <w:rPrChange w:id="39" w:author="Nguyen Huu Hieu" w:date="2014-11-18T09:13:00Z">
            <w:rPr>
              <w:szCs w:val="24"/>
            </w:rPr>
          </w:rPrChange>
        </w:rPr>
        <w:t>lấy</w:t>
      </w:r>
      <w:commentRangeEnd w:id="38"/>
      <w:r w:rsidR="00117F90">
        <w:rPr>
          <w:rStyle w:val="CommentReference"/>
        </w:rPr>
        <w:commentReference w:id="38"/>
      </w:r>
      <w:r w:rsidRPr="00117F90">
        <w:rPr>
          <w:szCs w:val="24"/>
          <w:highlight w:val="yellow"/>
          <w:rPrChange w:id="40" w:author="Nguyen Huu Hieu" w:date="2014-11-18T09:13:00Z">
            <w:rPr>
              <w:szCs w:val="24"/>
            </w:rPr>
          </w:rPrChange>
        </w:rPr>
        <w:t xml:space="preserve"> ra</w:t>
      </w:r>
      <w:r>
        <w:rPr>
          <w:szCs w:val="24"/>
        </w:rPr>
        <w:t xml:space="preserve"> từ mỗi xã ở Thanh Hóa và Nghệ An. Để phân loại tất cả các xã trong khu vực nghiên cứu thành nhóm đồng nhất, phương pháp phân nhóm trung bình K đã được sử dụng. </w:t>
      </w:r>
      <w:r w:rsidRPr="0032504B">
        <w:rPr>
          <w:szCs w:val="24"/>
        </w:rPr>
        <w:t>Quy trình này sử dụng</w:t>
      </w:r>
      <w:r>
        <w:rPr>
          <w:szCs w:val="24"/>
        </w:rPr>
        <w:t xml:space="preserve"> các quan sát</w:t>
      </w:r>
      <w:r w:rsidRPr="0032504B">
        <w:rPr>
          <w:szCs w:val="24"/>
        </w:rPr>
        <w:t xml:space="preserve"> phân nhóm không phân cấp theo thuật toán của MacQueen</w:t>
      </w:r>
      <w:r>
        <w:rPr>
          <w:szCs w:val="24"/>
        </w:rPr>
        <w:t xml:space="preserve">. </w:t>
      </w:r>
      <w:proofErr w:type="gramStart"/>
      <w:r w:rsidRPr="0032504B">
        <w:rPr>
          <w:szCs w:val="24"/>
        </w:rPr>
        <w:t xml:space="preserve">Kết quả của quá trình </w:t>
      </w:r>
      <w:commentRangeStart w:id="41"/>
      <w:r w:rsidRPr="00B3186D">
        <w:rPr>
          <w:szCs w:val="24"/>
          <w:highlight w:val="yellow"/>
          <w:rPrChange w:id="42" w:author="Nguyen Huu Hieu" w:date="2014-11-20T08:57:00Z">
            <w:rPr>
              <w:szCs w:val="24"/>
            </w:rPr>
          </w:rPrChange>
        </w:rPr>
        <w:t>này</w:t>
      </w:r>
      <w:commentRangeEnd w:id="41"/>
      <w:r w:rsidR="00B3186D">
        <w:rPr>
          <w:rStyle w:val="CommentReference"/>
        </w:rPr>
        <w:commentReference w:id="41"/>
      </w:r>
      <w:r w:rsidRPr="0032504B">
        <w:rPr>
          <w:szCs w:val="24"/>
        </w:rPr>
        <w:t xml:space="preserve"> là 6</w:t>
      </w:r>
      <w:r>
        <w:rPr>
          <w:szCs w:val="24"/>
        </w:rPr>
        <w:t xml:space="preserve"> phân</w:t>
      </w:r>
      <w:r w:rsidRPr="0032504B">
        <w:rPr>
          <w:szCs w:val="24"/>
        </w:rPr>
        <w:t xml:space="preserve"> </w:t>
      </w:r>
      <w:r>
        <w:rPr>
          <w:szCs w:val="24"/>
        </w:rPr>
        <w:t xml:space="preserve">nhóm của </w:t>
      </w:r>
      <w:r w:rsidRPr="0032504B">
        <w:rPr>
          <w:szCs w:val="24"/>
        </w:rPr>
        <w:t xml:space="preserve">xã tương </w:t>
      </w:r>
      <w:r>
        <w:rPr>
          <w:szCs w:val="24"/>
        </w:rPr>
        <w:t>đồng</w:t>
      </w:r>
      <w:r w:rsidRPr="0032504B">
        <w:rPr>
          <w:szCs w:val="24"/>
        </w:rPr>
        <w:t xml:space="preserve"> </w:t>
      </w:r>
      <w:r>
        <w:rPr>
          <w:szCs w:val="24"/>
        </w:rPr>
        <w:t>về mặt</w:t>
      </w:r>
      <w:r w:rsidRPr="0032504B">
        <w:rPr>
          <w:szCs w:val="24"/>
        </w:rPr>
        <w:t xml:space="preserve"> tiêu thụ sinh khối (</w:t>
      </w:r>
      <w:r>
        <w:rPr>
          <w:szCs w:val="24"/>
        </w:rPr>
        <w:t xml:space="preserve">Hình </w:t>
      </w:r>
      <w:r w:rsidRPr="0032504B">
        <w:rPr>
          <w:szCs w:val="24"/>
        </w:rPr>
        <w:t>1).</w:t>
      </w:r>
      <w:proofErr w:type="gramEnd"/>
      <w:r>
        <w:rPr>
          <w:szCs w:val="24"/>
        </w:rPr>
        <w:t xml:space="preserve"> </w:t>
      </w:r>
      <w:proofErr w:type="gramStart"/>
      <w:r w:rsidRPr="0032504B">
        <w:rPr>
          <w:szCs w:val="24"/>
        </w:rPr>
        <w:t>Sau</w:t>
      </w:r>
      <w:r>
        <w:rPr>
          <w:szCs w:val="24"/>
        </w:rPr>
        <w:t xml:space="preserve"> một số</w:t>
      </w:r>
      <w:r w:rsidRPr="0032504B">
        <w:rPr>
          <w:szCs w:val="24"/>
        </w:rPr>
        <w:t xml:space="preserve"> phân tích ban đầu của kết quả phân nhóm, </w:t>
      </w:r>
      <w:commentRangeStart w:id="43"/>
      <w:r>
        <w:rPr>
          <w:szCs w:val="24"/>
        </w:rPr>
        <w:t>chúng tôi thấy rằng</w:t>
      </w:r>
      <w:r w:rsidRPr="0032504B">
        <w:rPr>
          <w:szCs w:val="24"/>
        </w:rPr>
        <w:t xml:space="preserve"> </w:t>
      </w:r>
      <w:commentRangeEnd w:id="43"/>
      <w:r w:rsidR="00B3186D">
        <w:rPr>
          <w:rStyle w:val="CommentReference"/>
        </w:rPr>
        <w:commentReference w:id="43"/>
      </w:r>
      <w:r w:rsidRPr="0032504B">
        <w:rPr>
          <w:szCs w:val="24"/>
        </w:rPr>
        <w:t xml:space="preserve">kích thước của </w:t>
      </w:r>
      <w:r>
        <w:rPr>
          <w:szCs w:val="24"/>
        </w:rPr>
        <w:t>phân nhóm</w:t>
      </w:r>
      <w:r w:rsidRPr="0032504B">
        <w:rPr>
          <w:szCs w:val="24"/>
        </w:rPr>
        <w:t xml:space="preserve"> 1 là rất nhỏ so với các </w:t>
      </w:r>
      <w:r>
        <w:rPr>
          <w:szCs w:val="24"/>
        </w:rPr>
        <w:t>nhóm</w:t>
      </w:r>
      <w:r w:rsidRPr="0032504B">
        <w:rPr>
          <w:szCs w:val="24"/>
        </w:rPr>
        <w:t xml:space="preserve"> khác.</w:t>
      </w:r>
      <w:proofErr w:type="gramEnd"/>
      <w:r w:rsidRPr="0032504B">
        <w:rPr>
          <w:szCs w:val="24"/>
        </w:rPr>
        <w:t xml:space="preserve"> </w:t>
      </w:r>
      <w:r>
        <w:rPr>
          <w:szCs w:val="24"/>
        </w:rPr>
        <w:t>Phân n</w:t>
      </w:r>
      <w:r w:rsidRPr="0032504B">
        <w:rPr>
          <w:szCs w:val="24"/>
        </w:rPr>
        <w:t xml:space="preserve">hóm 1 đại diện cho các xã, phường có mật độ dân số rất cao mà chủ yếu là nằm ở thành phố và thị trấn lớn. Khu vực </w:t>
      </w:r>
      <w:r>
        <w:rPr>
          <w:szCs w:val="24"/>
        </w:rPr>
        <w:t>trên</w:t>
      </w:r>
      <w:r w:rsidRPr="0032504B">
        <w:rPr>
          <w:szCs w:val="24"/>
        </w:rPr>
        <w:t xml:space="preserve"> không phải là mục tiêu của nghiên cứu </w:t>
      </w:r>
      <w:r w:rsidRPr="00925331">
        <w:rPr>
          <w:szCs w:val="24"/>
          <w:highlight w:val="yellow"/>
          <w:rPrChange w:id="44" w:author="Nguyen Huu Hieu" w:date="2014-11-20T08:58:00Z">
            <w:rPr>
              <w:szCs w:val="24"/>
            </w:rPr>
          </w:rPrChange>
        </w:rPr>
        <w:t>này</w:t>
      </w:r>
      <w:r w:rsidRPr="0032504B">
        <w:rPr>
          <w:szCs w:val="24"/>
        </w:rPr>
        <w:t xml:space="preserve">, do đó </w:t>
      </w:r>
      <w:r>
        <w:rPr>
          <w:szCs w:val="24"/>
        </w:rPr>
        <w:t>chúng tôi</w:t>
      </w:r>
      <w:r w:rsidRPr="0032504B">
        <w:rPr>
          <w:szCs w:val="24"/>
        </w:rPr>
        <w:t xml:space="preserve"> quyết định </w:t>
      </w:r>
      <w:r>
        <w:rPr>
          <w:szCs w:val="24"/>
        </w:rPr>
        <w:t>bỏ</w:t>
      </w:r>
      <w:r w:rsidRPr="0032504B">
        <w:rPr>
          <w:szCs w:val="24"/>
        </w:rPr>
        <w:t xml:space="preserve"> </w:t>
      </w:r>
      <w:r>
        <w:rPr>
          <w:szCs w:val="24"/>
        </w:rPr>
        <w:t>kế hoạch</w:t>
      </w:r>
      <w:r w:rsidRPr="0032504B">
        <w:rPr>
          <w:szCs w:val="24"/>
        </w:rPr>
        <w:t xml:space="preserve"> lấy mẫu</w:t>
      </w:r>
      <w:r>
        <w:rPr>
          <w:szCs w:val="24"/>
        </w:rPr>
        <w:t xml:space="preserve"> phân nhóm 1</w:t>
      </w:r>
      <w:r w:rsidRPr="0032504B">
        <w:rPr>
          <w:szCs w:val="24"/>
        </w:rPr>
        <w:t>.</w:t>
      </w:r>
    </w:p>
    <w:p w:rsidR="00DD3B70" w:rsidRPr="00E85069" w:rsidRDefault="00DD3B70" w:rsidP="00E85069">
      <w:pPr>
        <w:jc w:val="center"/>
        <w:rPr>
          <w:i/>
        </w:rPr>
      </w:pPr>
      <w:r>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AA3535" w:rsidTr="0070765C">
        <w:trPr>
          <w:trHeight w:val="1268"/>
        </w:trPr>
        <w:tc>
          <w:tcPr>
            <w:tcW w:w="959" w:type="dxa"/>
            <w:tcBorders>
              <w:top w:val="single" w:sz="4" w:space="0" w:color="auto"/>
            </w:tcBorders>
            <w:noWrap/>
          </w:tcPr>
          <w:p w:rsidR="00DD3B70" w:rsidRPr="00A33BD4" w:rsidRDefault="00DD3B70" w:rsidP="00006E7C">
            <w:pPr>
              <w:spacing w:before="0" w:line="240" w:lineRule="auto"/>
              <w:jc w:val="center"/>
              <w:rPr>
                <w:b/>
                <w:bCs/>
                <w:color w:val="000000"/>
              </w:rPr>
            </w:pPr>
            <w:r>
              <w:rPr>
                <w:b/>
                <w:bCs/>
                <w:color w:val="000000"/>
                <w:sz w:val="22"/>
              </w:rPr>
              <w:t>Phân nhóm</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của rừng tự nhiên</w:t>
            </w:r>
          </w:p>
          <w:p w:rsidR="00DD3B70" w:rsidRPr="00A33BD4" w:rsidRDefault="00DD3B70" w:rsidP="00006E7C">
            <w:pPr>
              <w:spacing w:before="0" w:line="240" w:lineRule="auto"/>
              <w:jc w:val="center"/>
              <w:rPr>
                <w:b/>
                <w:bCs/>
                <w:color w:val="000000"/>
              </w:rPr>
            </w:pPr>
            <w:r>
              <w:rPr>
                <w:b/>
                <w:bCs/>
                <w:color w:val="000000"/>
                <w:sz w:val="22"/>
              </w:rPr>
              <w:t>(ha/người)</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rừng trồng</w:t>
            </w:r>
          </w:p>
          <w:p w:rsidR="00DD3B70" w:rsidRPr="00A33BD4" w:rsidRDefault="00DD3B70" w:rsidP="00006E7C">
            <w:pPr>
              <w:spacing w:before="0" w:line="240" w:lineRule="auto"/>
              <w:jc w:val="center"/>
              <w:rPr>
                <w:b/>
                <w:bCs/>
                <w:color w:val="000000"/>
              </w:rPr>
            </w:pPr>
            <w:r>
              <w:rPr>
                <w:b/>
                <w:bCs/>
                <w:color w:val="000000"/>
                <w:sz w:val="22"/>
              </w:rPr>
              <w:t>(ha/người)</w:t>
            </w:r>
          </w:p>
        </w:tc>
        <w:tc>
          <w:tcPr>
            <w:tcW w:w="1133" w:type="dxa"/>
            <w:tcBorders>
              <w:top w:val="single" w:sz="4" w:space="0" w:color="auto"/>
            </w:tcBorders>
          </w:tcPr>
          <w:p w:rsidR="00DD3B70" w:rsidRDefault="00DD3B70" w:rsidP="00006E7C">
            <w:pPr>
              <w:spacing w:before="0" w:line="240" w:lineRule="auto"/>
              <w:jc w:val="center"/>
              <w:rPr>
                <w:b/>
                <w:bCs/>
                <w:color w:val="000000"/>
              </w:rPr>
            </w:pPr>
            <w:r>
              <w:rPr>
                <w:b/>
                <w:bCs/>
                <w:color w:val="000000"/>
              </w:rPr>
              <w:t>Tỷ lệ trung bình rừng tự nhiên theo xã</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18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Tỷ lệ trung bình rừng trồng</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060"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 xml:space="preserve">Độ cao trung bình </w:t>
            </w:r>
          </w:p>
          <w:p w:rsidR="00DD3B70" w:rsidRPr="00A33BD4" w:rsidRDefault="00DD3B70" w:rsidP="00006E7C">
            <w:pPr>
              <w:spacing w:before="0" w:line="240" w:lineRule="auto"/>
              <w:jc w:val="center"/>
              <w:rPr>
                <w:b/>
                <w:bCs/>
                <w:color w:val="000000"/>
              </w:rPr>
            </w:pPr>
            <w:r w:rsidRPr="00A33BD4">
              <w:rPr>
                <w:b/>
                <w:bCs/>
                <w:color w:val="000000"/>
                <w:sz w:val="22"/>
              </w:rPr>
              <w:t>(m)</w:t>
            </w:r>
          </w:p>
        </w:tc>
        <w:tc>
          <w:tcPr>
            <w:tcW w:w="1389"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hằng năm</w:t>
            </w:r>
          </w:p>
          <w:p w:rsidR="00DD3B70" w:rsidRPr="00A33BD4" w:rsidRDefault="00DD3B70" w:rsidP="00006E7C">
            <w:pPr>
              <w:spacing w:before="0" w:line="240" w:lineRule="auto"/>
              <w:jc w:val="center"/>
              <w:rPr>
                <w:b/>
                <w:bCs/>
                <w:color w:val="000000"/>
              </w:rPr>
            </w:pPr>
            <w:r>
              <w:rPr>
                <w:b/>
                <w:bCs/>
                <w:color w:val="000000"/>
                <w:sz w:val="22"/>
              </w:rPr>
              <w:t>(độ C)</w:t>
            </w:r>
          </w:p>
        </w:tc>
        <w:tc>
          <w:tcPr>
            <w:tcW w:w="1437"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của tháng lạnh nhất</w:t>
            </w:r>
          </w:p>
          <w:p w:rsidR="00DD3B70" w:rsidRPr="00A33BD4" w:rsidRDefault="00DD3B70" w:rsidP="00006E7C">
            <w:pPr>
              <w:spacing w:before="0" w:line="240" w:lineRule="auto"/>
              <w:jc w:val="center"/>
              <w:rPr>
                <w:b/>
                <w:bCs/>
                <w:color w:val="000000"/>
              </w:rPr>
            </w:pPr>
            <w:r>
              <w:rPr>
                <w:b/>
                <w:bCs/>
                <w:color w:val="000000"/>
                <w:sz w:val="22"/>
              </w:rPr>
              <w:t>(độ C)</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0.7</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12.2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21.7</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13.9</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2</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1.8</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14.2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24.3</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14.4</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3</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0.021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0.06</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20.1</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46.9</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24.2</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14.3</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4</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0.058</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0.09</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10.1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19.6</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84.4</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24.1</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14.0</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0.925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49.2</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7.9</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293.6</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23.0</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12.4</w:t>
            </w:r>
          </w:p>
        </w:tc>
      </w:tr>
      <w:tr w:rsidR="00DD3B70" w:rsidRPr="00AA3535" w:rsidTr="0070765C">
        <w:trPr>
          <w:trHeight w:val="300"/>
        </w:trPr>
        <w:tc>
          <w:tcPr>
            <w:tcW w:w="959" w:type="dxa"/>
            <w:tcBorders>
              <w:bottom w:val="single" w:sz="4" w:space="0" w:color="auto"/>
            </w:tcBorders>
            <w:noWrap/>
          </w:tcPr>
          <w:p w:rsidR="00DD3B70" w:rsidRPr="00A33BD4" w:rsidRDefault="00DD3B70" w:rsidP="00006E7C">
            <w:pPr>
              <w:spacing w:before="0" w:line="240" w:lineRule="auto"/>
              <w:jc w:val="center"/>
              <w:rPr>
                <w:color w:val="000000"/>
              </w:rPr>
            </w:pPr>
            <w:r w:rsidRPr="00A33BD4">
              <w:rPr>
                <w:color w:val="000000"/>
                <w:sz w:val="22"/>
              </w:rPr>
              <w:t>6</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2.262</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54.6</w:t>
            </w:r>
          </w:p>
        </w:tc>
        <w:tc>
          <w:tcPr>
            <w:tcW w:w="118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3.8</w:t>
            </w:r>
          </w:p>
        </w:tc>
        <w:tc>
          <w:tcPr>
            <w:tcW w:w="1060"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669.1</w:t>
            </w:r>
          </w:p>
        </w:tc>
        <w:tc>
          <w:tcPr>
            <w:tcW w:w="1389"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20.9</w:t>
            </w:r>
          </w:p>
        </w:tc>
        <w:tc>
          <w:tcPr>
            <w:tcW w:w="1437"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10.0</w:t>
            </w:r>
          </w:p>
        </w:tc>
      </w:tr>
    </w:tbl>
    <w:p w:rsidR="00DD3B70" w:rsidRDefault="00DD3B70" w:rsidP="00AA3230">
      <w:pPr>
        <w:rPr>
          <w:szCs w:val="24"/>
        </w:rPr>
      </w:pPr>
      <w:r w:rsidRPr="00117F90">
        <w:rPr>
          <w:szCs w:val="24"/>
          <w:highlight w:val="yellow"/>
          <w:rPrChange w:id="45" w:author="Nguyen Huu Hieu" w:date="2014-11-18T09:14:00Z">
            <w:rPr>
              <w:szCs w:val="24"/>
            </w:rPr>
          </w:rPrChange>
        </w:rPr>
        <w:t xml:space="preserve">Nhìn </w:t>
      </w:r>
      <w:commentRangeStart w:id="46"/>
      <w:r w:rsidRPr="00117F90">
        <w:rPr>
          <w:szCs w:val="24"/>
          <w:highlight w:val="yellow"/>
          <w:rPrChange w:id="47" w:author="Nguyen Huu Hieu" w:date="2014-11-18T09:14:00Z">
            <w:rPr>
              <w:szCs w:val="24"/>
            </w:rPr>
          </w:rPrChange>
        </w:rPr>
        <w:t>vào</w:t>
      </w:r>
      <w:commentRangeEnd w:id="46"/>
      <w:r w:rsidR="00117F90">
        <w:rPr>
          <w:rStyle w:val="CommentReference"/>
        </w:rPr>
        <w:commentReference w:id="46"/>
      </w:r>
      <w:r>
        <w:rPr>
          <w:szCs w:val="24"/>
        </w:rPr>
        <w:t xml:space="preserve"> các thông số quan trọng của phân nhóm (Bảng 3) ta thấy rằng từ phân nhóm 1 tới phân nhóm 6 đang dịch chuyển từ vùng đồng bằng (phân nhóm 1 và 2) tới rừng và khu vực miền núi (nhóm 5 và 6) với phân nhóm 3 và 4 đại diện cho khu vực đất cao (chủ yếu là đồi núi) ở giữ. Độ cao của phân nhóm phản ánh mô hình này rất rõ ràng. Các đặc tính riêng biệt của phân nhóm 5 và 6 thể hiện độ che phủ của rừng tự nhiên rất cao, lần lượt là 49.2% và 54,6%. Người dân ở những phân nhóm </w:t>
      </w:r>
      <w:r w:rsidRPr="00925331">
        <w:rPr>
          <w:szCs w:val="24"/>
          <w:highlight w:val="yellow"/>
          <w:rPrChange w:id="48" w:author="Nguyen Huu Hieu" w:date="2014-11-20T08:59:00Z">
            <w:rPr>
              <w:szCs w:val="24"/>
            </w:rPr>
          </w:rPrChange>
        </w:rPr>
        <w:t>này</w:t>
      </w:r>
      <w:r>
        <w:rPr>
          <w:szCs w:val="24"/>
        </w:rPr>
        <w:t xml:space="preserve"> có thể dễ dàng tiếp cận tới rừng tự nhiên và do đó dễ dàng tiếp cận với </w:t>
      </w:r>
      <w:commentRangeStart w:id="49"/>
      <w:r>
        <w:rPr>
          <w:szCs w:val="24"/>
        </w:rPr>
        <w:t>gỗ củi có chất lượng cao.</w:t>
      </w:r>
      <w:commentRangeEnd w:id="49"/>
      <w:r w:rsidR="00117F90">
        <w:rPr>
          <w:rStyle w:val="CommentReference"/>
        </w:rPr>
        <w:commentReference w:id="49"/>
      </w:r>
    </w:p>
    <w:p w:rsidR="00DD3B70" w:rsidRDefault="00DD3B70" w:rsidP="00AA3230">
      <w:pPr>
        <w:rPr>
          <w:szCs w:val="24"/>
        </w:rPr>
      </w:pPr>
      <w:r>
        <w:rPr>
          <w:szCs w:val="24"/>
        </w:rPr>
        <w:t>Ở phân nhóm 3 và 4 đặc điểm quan trọng nhất là độ che phủ cao của rừng trồng, lần lượt là 20,1% và 19,6%. Phân nhóm 2 và 1 hầu như không có rừng tự nhiên và có rất ít rừng trồng.</w:t>
      </w:r>
    </w:p>
    <w:p w:rsidR="00DD3B70" w:rsidRDefault="00DD3B70" w:rsidP="00AF188B">
      <w:pPr>
        <w:rPr>
          <w:bCs/>
        </w:rPr>
      </w:pPr>
      <w:r>
        <w:rPr>
          <w:bCs/>
        </w:rPr>
        <w:t>Mô tả ngắn gọn của mỗi phân nhóm được trình bày dưới đây:</w:t>
      </w:r>
    </w:p>
    <w:p w:rsidR="00DD3B70" w:rsidRDefault="00DD3B70" w:rsidP="00C553A9">
      <w:pPr>
        <w:spacing w:after="120"/>
        <w:jc w:val="center"/>
        <w:rPr>
          <w:i/>
        </w:rPr>
      </w:pPr>
    </w:p>
    <w:p w:rsidR="00DD3B70" w:rsidRDefault="00DD3B70" w:rsidP="00C553A9">
      <w:pPr>
        <w:spacing w:after="120"/>
        <w:jc w:val="center"/>
        <w:rPr>
          <w:i/>
        </w:rPr>
      </w:pPr>
    </w:p>
    <w:p w:rsidR="00DD3B70" w:rsidRDefault="00DD3B70" w:rsidP="00C553A9">
      <w:pPr>
        <w:spacing w:after="120"/>
        <w:jc w:val="center"/>
        <w:rPr>
          <w:i/>
        </w:rPr>
      </w:pPr>
    </w:p>
    <w:p w:rsidR="00DD3B70" w:rsidRDefault="00DD3B70">
      <w:pPr>
        <w:spacing w:before="0" w:after="200" w:line="276" w:lineRule="auto"/>
        <w:jc w:val="left"/>
        <w:rPr>
          <w:i/>
        </w:rPr>
      </w:pPr>
      <w:r>
        <w:rPr>
          <w:i/>
        </w:rPr>
        <w:br w:type="page"/>
      </w:r>
    </w:p>
    <w:p w:rsidR="00DD3B70" w:rsidRPr="00006E7C" w:rsidRDefault="00DD3B70" w:rsidP="00C553A9">
      <w:pPr>
        <w:spacing w:after="120"/>
        <w:jc w:val="center"/>
        <w:rPr>
          <w:bCs/>
          <w:i/>
        </w:rPr>
      </w:pPr>
      <w:r>
        <w:rPr>
          <w:i/>
        </w:rPr>
        <w:lastRenderedPageBreak/>
        <w:t>Bảng 3. Mô tả 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AA3535" w:rsidTr="00AA3535">
        <w:tc>
          <w:tcPr>
            <w:tcW w:w="1368" w:type="dxa"/>
          </w:tcPr>
          <w:p w:rsidR="00DD3B70" w:rsidRPr="00AA3535" w:rsidRDefault="00DD3B70" w:rsidP="00931E07">
            <w:pPr>
              <w:jc w:val="center"/>
              <w:rPr>
                <w:b/>
                <w:bCs/>
              </w:rPr>
            </w:pPr>
            <w:r w:rsidRPr="00AA3535">
              <w:rPr>
                <w:b/>
                <w:sz w:val="22"/>
              </w:rPr>
              <w:br w:type="page"/>
            </w:r>
            <w:r>
              <w:rPr>
                <w:b/>
                <w:bCs/>
                <w:sz w:val="22"/>
              </w:rPr>
              <w:t xml:space="preserve">Phân nhóm </w:t>
            </w:r>
          </w:p>
        </w:tc>
        <w:tc>
          <w:tcPr>
            <w:tcW w:w="6480" w:type="dxa"/>
          </w:tcPr>
          <w:p w:rsidR="00DD3B70" w:rsidRPr="00AA3535" w:rsidRDefault="00DD3B70" w:rsidP="00AA3535">
            <w:pPr>
              <w:jc w:val="center"/>
              <w:rPr>
                <w:b/>
                <w:bCs/>
              </w:rPr>
            </w:pPr>
            <w:r>
              <w:rPr>
                <w:b/>
                <w:bCs/>
                <w:sz w:val="22"/>
              </w:rPr>
              <w:t>Giải thích</w:t>
            </w:r>
          </w:p>
        </w:tc>
        <w:tc>
          <w:tcPr>
            <w:tcW w:w="1890" w:type="dxa"/>
          </w:tcPr>
          <w:p w:rsidR="00DD3B70" w:rsidRPr="00AA3535" w:rsidRDefault="00DD3B70" w:rsidP="00AA3535">
            <w:pPr>
              <w:jc w:val="center"/>
              <w:rPr>
                <w:b/>
                <w:bCs/>
              </w:rPr>
            </w:pPr>
            <w:r>
              <w:rPr>
                <w:b/>
                <w:bCs/>
              </w:rPr>
              <w:t>Đặc trưng từ Rừng tới Đồng bằng</w:t>
            </w:r>
          </w:p>
        </w:tc>
      </w:tr>
      <w:tr w:rsidR="00DD3B70" w:rsidRPr="00DB285E" w:rsidTr="00AA3535">
        <w:tc>
          <w:tcPr>
            <w:tcW w:w="1368" w:type="dxa"/>
            <w:shd w:val="clear" w:color="auto" w:fill="A83800"/>
          </w:tcPr>
          <w:p w:rsidR="00DD3B70" w:rsidRPr="00AA3535" w:rsidRDefault="00DD3B70" w:rsidP="00AA3535">
            <w:pPr>
              <w:jc w:val="center"/>
              <w:rPr>
                <w:bCs/>
              </w:rPr>
            </w:pPr>
            <w:r>
              <w:rPr>
                <w:bCs/>
                <w:sz w:val="22"/>
              </w:rPr>
              <w:t xml:space="preserve">Phân nhóm </w:t>
            </w:r>
            <w:r w:rsidRPr="00AA3535">
              <w:rPr>
                <w:bCs/>
                <w:sz w:val="22"/>
              </w:rPr>
              <w:t>6</w:t>
            </w:r>
          </w:p>
        </w:tc>
        <w:tc>
          <w:tcPr>
            <w:tcW w:w="6480" w:type="dxa"/>
          </w:tcPr>
          <w:p w:rsidR="00DD3B70" w:rsidRPr="00AA3535" w:rsidRDefault="00DD3B70" w:rsidP="00973AB8">
            <w:pPr>
              <w:rPr>
                <w:bCs/>
              </w:rPr>
            </w:pPr>
            <w:r>
              <w:rPr>
                <w:bCs/>
                <w:sz w:val="22"/>
              </w:rPr>
              <w:t>Khu vực núi cao nhất, độ che phủ rừng tự nhiên cao nhất, ít rừng trồng, cự ly xa nhất tới đường giao thông, nhiệt độ thấp nhất của nhiệt độ những tháng lạnh nhất trung bình, mật độ dân số thấp nhất</w:t>
            </w:r>
          </w:p>
        </w:tc>
        <w:tc>
          <w:tcPr>
            <w:tcW w:w="1890" w:type="dxa"/>
            <w:tcBorders>
              <w:bottom w:val="dotted" w:sz="4" w:space="0" w:color="auto"/>
            </w:tcBorders>
          </w:tcPr>
          <w:p w:rsidR="00DD3B70" w:rsidRPr="00AA3535" w:rsidRDefault="00626FDE" w:rsidP="00AA3535">
            <w:pPr>
              <w:jc w:val="center"/>
              <w:rPr>
                <w:bCs/>
              </w:rPr>
            </w:pPr>
            <w:r>
              <w:rPr>
                <w:noProof/>
                <w:lang w:val="en-GB" w:eastAsia="en-GB"/>
              </w:rPr>
              <mc:AlternateContent>
                <mc:Choice Requires="wps">
                  <w:drawing>
                    <wp:anchor distT="0" distB="0" distL="114300" distR="114300" simplePos="0" relativeHeight="251623936" behindDoc="0" locked="0" layoutInCell="1" allowOverlap="1" wp14:anchorId="41FC5CFB" wp14:editId="0987DFF4">
                      <wp:simplePos x="0" y="0"/>
                      <wp:positionH relativeFrom="column">
                        <wp:posOffset>544830</wp:posOffset>
                      </wp:positionH>
                      <wp:positionV relativeFrom="paragraph">
                        <wp:posOffset>276225</wp:posOffset>
                      </wp:positionV>
                      <wp:extent cx="0" cy="2700020"/>
                      <wp:effectExtent l="173355" t="28575" r="169545" b="43180"/>
                      <wp:wrapNone/>
                      <wp:docPr id="8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0020"/>
                              </a:xfrm>
                              <a:prstGeom prst="straightConnector1">
                                <a:avLst/>
                              </a:prstGeom>
                              <a:noFill/>
                              <a:ln w="571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mc:Fallback>
              </mc:AlternateContent>
            </w:r>
            <w:r w:rsidR="00DD3B70">
              <w:rPr>
                <w:bCs/>
                <w:sz w:val="22"/>
              </w:rPr>
              <w:t xml:space="preserve">Rừng </w:t>
            </w:r>
          </w:p>
        </w:tc>
      </w:tr>
      <w:tr w:rsidR="00DD3B70" w:rsidRPr="00AA3535" w:rsidTr="00AA3535">
        <w:tc>
          <w:tcPr>
            <w:tcW w:w="1368" w:type="dxa"/>
            <w:shd w:val="clear" w:color="auto" w:fill="73B2FF"/>
          </w:tcPr>
          <w:p w:rsidR="00DD3B70" w:rsidRPr="00AA3535" w:rsidRDefault="00DD3B70" w:rsidP="00AA3535">
            <w:pPr>
              <w:jc w:val="center"/>
              <w:rPr>
                <w:bCs/>
              </w:rPr>
            </w:pPr>
            <w:r>
              <w:rPr>
                <w:bCs/>
                <w:sz w:val="22"/>
              </w:rPr>
              <w:t xml:space="preserve">Phân nhóm </w:t>
            </w:r>
            <w:r w:rsidRPr="00AA3535">
              <w:rPr>
                <w:bCs/>
                <w:sz w:val="22"/>
              </w:rPr>
              <w:t>5</w:t>
            </w:r>
          </w:p>
        </w:tc>
        <w:tc>
          <w:tcPr>
            <w:tcW w:w="6480" w:type="dxa"/>
          </w:tcPr>
          <w:p w:rsidR="00DD3B70" w:rsidRPr="00AA3535" w:rsidRDefault="00DD3B70" w:rsidP="00940725">
            <w:pPr>
              <w:rPr>
                <w:bCs/>
              </w:rPr>
            </w:pPr>
            <w:r>
              <w:rPr>
                <w:bCs/>
                <w:sz w:val="22"/>
              </w:rPr>
              <w:t>Khu vực núi cao, độ che phủ cao của rừng tự nhiên, nhiều rừng trồng, gần với đường giao thông hơn, nhiều xã vùng sâu, ít lạnh</w:t>
            </w:r>
            <w:r w:rsidR="00940725">
              <w:rPr>
                <w:bCs/>
                <w:sz w:val="22"/>
              </w:rPr>
              <w:t xml:space="preserve"> hơn và </w:t>
            </w:r>
            <w:r>
              <w:rPr>
                <w:bCs/>
                <w:sz w:val="22"/>
              </w:rPr>
              <w:t>mật độ dân số cao hơn</w:t>
            </w:r>
            <w:r w:rsidR="00940725">
              <w:rPr>
                <w:bCs/>
                <w:sz w:val="22"/>
              </w:rPr>
              <w:t xml:space="preserve"> phân nhóm 6</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FF73"/>
          </w:tcPr>
          <w:p w:rsidR="00DD3B70" w:rsidRPr="00AA3535" w:rsidRDefault="00DD3B70" w:rsidP="00940725">
            <w:pPr>
              <w:jc w:val="center"/>
              <w:rPr>
                <w:bCs/>
              </w:rPr>
            </w:pPr>
            <w:r>
              <w:rPr>
                <w:bCs/>
                <w:sz w:val="22"/>
              </w:rPr>
              <w:t>Phân nhóm</w:t>
            </w:r>
            <w:r w:rsidRPr="00AA3535">
              <w:rPr>
                <w:bCs/>
                <w:sz w:val="22"/>
              </w:rPr>
              <w:t xml:space="preserve"> 4</w:t>
            </w:r>
          </w:p>
        </w:tc>
        <w:tc>
          <w:tcPr>
            <w:tcW w:w="6480" w:type="dxa"/>
          </w:tcPr>
          <w:p w:rsidR="00DD3B70" w:rsidRPr="00AA3535" w:rsidRDefault="00DD3B70" w:rsidP="00434644">
            <w:pPr>
              <w:rPr>
                <w:bCs/>
              </w:rPr>
            </w:pPr>
            <w:r>
              <w:rPr>
                <w:bCs/>
                <w:sz w:val="22"/>
              </w:rPr>
              <w:t>Vùng đồi và núi thấp, che phủ rừng tự nhiên thấp, độ che phủ rừng trồng cao, gần với đường giao thông, ít xã vùng sâu, mật độ dân số tăng đáng kể.</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38A800"/>
          </w:tcPr>
          <w:p w:rsidR="00DD3B70" w:rsidRPr="00AA3535" w:rsidRDefault="00DD3B70" w:rsidP="00940725">
            <w:pPr>
              <w:jc w:val="center"/>
              <w:rPr>
                <w:bCs/>
              </w:rPr>
            </w:pPr>
            <w:r>
              <w:rPr>
                <w:bCs/>
                <w:sz w:val="22"/>
              </w:rPr>
              <w:t>Phân nhóm</w:t>
            </w:r>
            <w:r w:rsidRPr="00AA3535">
              <w:rPr>
                <w:bCs/>
                <w:sz w:val="22"/>
              </w:rPr>
              <w:t xml:space="preserve"> 3</w:t>
            </w:r>
          </w:p>
        </w:tc>
        <w:tc>
          <w:tcPr>
            <w:tcW w:w="6480" w:type="dxa"/>
          </w:tcPr>
          <w:p w:rsidR="00DD3B70" w:rsidRPr="00AA3535" w:rsidRDefault="00DD3B70" w:rsidP="00434644">
            <w:pPr>
              <w:rPr>
                <w:bCs/>
              </w:rPr>
            </w:pPr>
            <w:r w:rsidRPr="00DB285E">
              <w:rPr>
                <w:bCs/>
                <w:sz w:val="22"/>
              </w:rPr>
              <w:t xml:space="preserve">Vùng đồi </w:t>
            </w:r>
            <w:r>
              <w:rPr>
                <w:bCs/>
                <w:sz w:val="22"/>
              </w:rPr>
              <w:t xml:space="preserve">chính </w:t>
            </w:r>
            <w:r w:rsidRPr="00DB285E">
              <w:rPr>
                <w:bCs/>
                <w:sz w:val="22"/>
              </w:rPr>
              <w:t xml:space="preserve">và đất bằng phẳng, hầu như không có rừng tự nhiên, phần lớn độ che phủ là </w:t>
            </w:r>
            <w:r>
              <w:rPr>
                <w:bCs/>
                <w:sz w:val="22"/>
              </w:rPr>
              <w:t xml:space="preserve">của </w:t>
            </w:r>
            <w:r w:rsidRPr="00DB285E">
              <w:rPr>
                <w:bCs/>
                <w:sz w:val="22"/>
              </w:rPr>
              <w:t xml:space="preserve">rừng trồng, rất gần với đường giao thông </w:t>
            </w:r>
            <w:r>
              <w:rPr>
                <w:bCs/>
                <w:sz w:val="22"/>
              </w:rPr>
              <w:t>chính, hầu như không có xã vùng sâu</w:t>
            </w:r>
            <w:r w:rsidRPr="00DB285E">
              <w:rPr>
                <w:bCs/>
                <w:sz w:val="22"/>
              </w:rPr>
              <w:t>, không lạnh, mật độ dân số cao</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AA00"/>
          </w:tcPr>
          <w:p w:rsidR="00DD3B70" w:rsidRPr="00AA3535" w:rsidRDefault="00DD3B70" w:rsidP="00940725">
            <w:pPr>
              <w:jc w:val="center"/>
              <w:rPr>
                <w:bCs/>
              </w:rPr>
            </w:pPr>
            <w:r>
              <w:rPr>
                <w:bCs/>
                <w:sz w:val="22"/>
              </w:rPr>
              <w:t>Phân nhóm</w:t>
            </w:r>
            <w:r w:rsidRPr="00AA3535">
              <w:rPr>
                <w:bCs/>
                <w:sz w:val="22"/>
              </w:rPr>
              <w:t xml:space="preserve"> 2</w:t>
            </w:r>
          </w:p>
        </w:tc>
        <w:tc>
          <w:tcPr>
            <w:tcW w:w="6480" w:type="dxa"/>
          </w:tcPr>
          <w:p w:rsidR="00DD3B70" w:rsidRPr="00AA3535" w:rsidRDefault="00DD3B70" w:rsidP="00434644">
            <w:pPr>
              <w:rPr>
                <w:bCs/>
              </w:rPr>
            </w:pPr>
            <w:r>
              <w:rPr>
                <w:bCs/>
                <w:sz w:val="22"/>
              </w:rPr>
              <w:t>Đất đồng bằng, không có rừng tự nhiên, có một vài rừng trồng, gần với đường giao thông nhất, rất ấm, mật độ dân số cao nhất</w:t>
            </w:r>
          </w:p>
        </w:tc>
        <w:tc>
          <w:tcPr>
            <w:tcW w:w="1890" w:type="dxa"/>
            <w:tcBorders>
              <w:top w:val="dotted" w:sz="4" w:space="0" w:color="auto"/>
            </w:tcBorders>
            <w:vAlign w:val="bottom"/>
          </w:tcPr>
          <w:p w:rsidR="00DD3B70" w:rsidRPr="00AA3535" w:rsidRDefault="00DD3B70" w:rsidP="00B2736E">
            <w:pPr>
              <w:jc w:val="center"/>
              <w:rPr>
                <w:bCs/>
              </w:rPr>
            </w:pPr>
            <w:r>
              <w:rPr>
                <w:bCs/>
                <w:sz w:val="22"/>
              </w:rPr>
              <w:t>Đồng bằng</w:t>
            </w:r>
          </w:p>
        </w:tc>
      </w:tr>
    </w:tbl>
    <w:p w:rsidR="00DD3B70" w:rsidRDefault="00DD3B70" w:rsidP="00AF188B">
      <w:pPr>
        <w:rPr>
          <w:bCs/>
        </w:rPr>
      </w:pPr>
    </w:p>
    <w:p w:rsidR="00DD3B70" w:rsidRDefault="00DD3B70" w:rsidP="00AF188B">
      <w:pPr>
        <w:rPr>
          <w:bCs/>
        </w:rPr>
      </w:pPr>
      <w:r>
        <w:rPr>
          <w:bCs/>
        </w:rPr>
        <w:t>Bản đồ những phân nhóm này ở Thanh Hóa và Nghệ An được trình bầy dưới đây:</w:t>
      </w:r>
    </w:p>
    <w:p w:rsidR="00DD3B70" w:rsidRDefault="00DD3B70" w:rsidP="00AF188B">
      <w:pPr>
        <w:rPr>
          <w:bCs/>
        </w:rPr>
      </w:pPr>
    </w:p>
    <w:p w:rsidR="00DD3B70" w:rsidRDefault="00DD3B70">
      <w:pPr>
        <w:spacing w:before="0" w:after="200" w:line="276" w:lineRule="auto"/>
        <w:rPr>
          <w:bCs/>
          <w:noProof/>
        </w:rPr>
      </w:pPr>
      <w:r>
        <w:rPr>
          <w:bCs/>
          <w:noProof/>
        </w:rPr>
        <w:br w:type="page"/>
      </w:r>
    </w:p>
    <w:p w:rsidR="00DD3B70" w:rsidRDefault="00626FDE" w:rsidP="00AF188B">
      <w:pPr>
        <w:rPr>
          <w:bCs/>
        </w:rPr>
      </w:pPr>
      <w:r>
        <w:rPr>
          <w:noProof/>
          <w:lang w:val="en-GB" w:eastAsia="en-GB"/>
        </w:rPr>
        <w:lastRenderedPageBreak/>
        <w:drawing>
          <wp:inline distT="0" distB="0" distL="0" distR="0" wp14:anchorId="3CA75428" wp14:editId="7A544510">
            <wp:extent cx="5600700" cy="65913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6591300"/>
                    </a:xfrm>
                    <a:prstGeom prst="rect">
                      <a:avLst/>
                    </a:prstGeom>
                    <a:noFill/>
                    <a:ln>
                      <a:noFill/>
                    </a:ln>
                  </pic:spPr>
                </pic:pic>
              </a:graphicData>
            </a:graphic>
          </wp:inline>
        </w:drawing>
      </w:r>
    </w:p>
    <w:p w:rsidR="00DD3B70" w:rsidRPr="00006E7C" w:rsidRDefault="00DD3B70" w:rsidP="00006E7C">
      <w:pPr>
        <w:jc w:val="center"/>
        <w:rPr>
          <w:i/>
        </w:rPr>
      </w:pPr>
      <w:r>
        <w:rPr>
          <w:i/>
        </w:rPr>
        <w:t>Hình 1. Bản đồ phân nhóm ở Thanh Hóa và Nghệ An</w:t>
      </w:r>
    </w:p>
    <w:p w:rsidR="00DD3B70" w:rsidRDefault="00DD3B70" w:rsidP="00CB3289">
      <w:pPr>
        <w:rPr>
          <w:bCs/>
        </w:rPr>
      </w:pPr>
      <w:r>
        <w:rPr>
          <w:bCs/>
        </w:rPr>
        <w:t xml:space="preserve">Khi các phân nhóm được nhận diện và mô tả như là các xã được lựa chọn với </w:t>
      </w:r>
      <w:r w:rsidRPr="00117F90">
        <w:rPr>
          <w:bCs/>
          <w:highlight w:val="yellow"/>
          <w:rPrChange w:id="50" w:author="Nguyen Huu Hieu" w:date="2014-11-18T09:16:00Z">
            <w:rPr>
              <w:bCs/>
            </w:rPr>
          </w:rPrChange>
        </w:rPr>
        <w:t>lời</w:t>
      </w:r>
      <w:r>
        <w:rPr>
          <w:bCs/>
        </w:rPr>
        <w:t xml:space="preserve"> giới thiệu từ cán bộ VDF cấp tỉnh để mỗi phân nhóm có tối thiểu một xã. Danh sách xã được lựa chọn cho khảo sát thực địa được trình bày tại Bảng 4. </w:t>
      </w:r>
      <w:proofErr w:type="gramStart"/>
      <w:r>
        <w:rPr>
          <w:bCs/>
        </w:rPr>
        <w:t xml:space="preserve">Từ mỗi xã, một thôn được lựa chọn với lời giới thiệu của </w:t>
      </w:r>
      <w:r w:rsidRPr="00117F90">
        <w:rPr>
          <w:bCs/>
          <w:highlight w:val="yellow"/>
          <w:rPrChange w:id="51" w:author="Nguyen Huu Hieu" w:date="2014-11-18T09:16:00Z">
            <w:rPr>
              <w:bCs/>
            </w:rPr>
          </w:rPrChange>
        </w:rPr>
        <w:t>PPC</w:t>
      </w:r>
      <w:r>
        <w:rPr>
          <w:bCs/>
        </w:rPr>
        <w:t xml:space="preserve"> cấp xã.</w:t>
      </w:r>
      <w:proofErr w:type="gramEnd"/>
      <w:r>
        <w:rPr>
          <w:bCs/>
        </w:rPr>
        <w:t xml:space="preserve"> Từ mỗi thôn, khoảng 15 hộ gia đình được lựa chọn </w:t>
      </w:r>
      <w:commentRangeStart w:id="52"/>
      <w:r w:rsidRPr="00925331">
        <w:rPr>
          <w:bCs/>
          <w:highlight w:val="yellow"/>
          <w:rPrChange w:id="53" w:author="Nguyen Huu Hieu" w:date="2014-11-20T09:00:00Z">
            <w:rPr>
              <w:bCs/>
            </w:rPr>
          </w:rPrChange>
        </w:rPr>
        <w:t>với</w:t>
      </w:r>
      <w:commentRangeEnd w:id="52"/>
      <w:r w:rsidR="00117F90" w:rsidRPr="00925331">
        <w:rPr>
          <w:rStyle w:val="CommentReference"/>
          <w:highlight w:val="yellow"/>
          <w:rPrChange w:id="54" w:author="Nguyen Huu Hieu" w:date="2014-11-20T09:00:00Z">
            <w:rPr>
              <w:rStyle w:val="CommentReference"/>
            </w:rPr>
          </w:rPrChange>
        </w:rPr>
        <w:commentReference w:id="52"/>
      </w:r>
      <w:r w:rsidRPr="00925331">
        <w:rPr>
          <w:bCs/>
          <w:highlight w:val="yellow"/>
          <w:rPrChange w:id="55" w:author="Nguyen Huu Hieu" w:date="2014-11-20T09:00:00Z">
            <w:rPr>
              <w:bCs/>
            </w:rPr>
          </w:rPrChange>
        </w:rPr>
        <w:t xml:space="preserve"> sự</w:t>
      </w:r>
      <w:r>
        <w:rPr>
          <w:bCs/>
        </w:rPr>
        <w:t xml:space="preserve"> giới thiệu của trưởng thôn, họ đại diện cho các loại điều kiện kinh tế khác nhau: hộ nghèo, hộ giầu, hộ gia đình có và không có chăn nuôi lợn.</w:t>
      </w:r>
    </w:p>
    <w:p w:rsidR="00DD3B70" w:rsidRDefault="00DD3B70" w:rsidP="00CB3289">
      <w:pPr>
        <w:rPr>
          <w:bCs/>
        </w:rPr>
      </w:pPr>
    </w:p>
    <w:p w:rsidR="00973AB8" w:rsidRDefault="00973AB8" w:rsidP="00CB3289">
      <w:pPr>
        <w:rPr>
          <w:bCs/>
        </w:rPr>
      </w:pPr>
    </w:p>
    <w:p w:rsidR="00DD3B70" w:rsidRDefault="00DD3B70" w:rsidP="00C553A9">
      <w:pPr>
        <w:pStyle w:val="Caption"/>
        <w:spacing w:after="120" w:line="288" w:lineRule="auto"/>
      </w:pPr>
      <w:r>
        <w:t>Bảng 4. Danh sách các xã được chọn lựa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AA3535" w:rsidTr="0053297E">
        <w:trPr>
          <w:trHeight w:val="300"/>
        </w:trPr>
        <w:tc>
          <w:tcPr>
            <w:tcW w:w="64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sidRPr="00A33BD4">
              <w:rPr>
                <w:b/>
                <w:bCs/>
                <w:sz w:val="22"/>
              </w:rPr>
              <w:lastRenderedPageBreak/>
              <w:t>STT</w:t>
            </w:r>
          </w:p>
        </w:tc>
        <w:tc>
          <w:tcPr>
            <w:tcW w:w="179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Tỉnh</w:t>
            </w:r>
          </w:p>
        </w:tc>
        <w:tc>
          <w:tcPr>
            <w:tcW w:w="207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Huyện</w:t>
            </w:r>
          </w:p>
        </w:tc>
        <w:tc>
          <w:tcPr>
            <w:tcW w:w="225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Xã</w:t>
            </w:r>
          </w:p>
        </w:tc>
        <w:tc>
          <w:tcPr>
            <w:tcW w:w="1530" w:type="dxa"/>
            <w:tcBorders>
              <w:top w:val="single" w:sz="4" w:space="0" w:color="auto"/>
              <w:bottom w:val="single" w:sz="4" w:space="0" w:color="auto"/>
            </w:tcBorders>
            <w:shd w:val="clear" w:color="000000" w:fill="auto"/>
            <w:noWrap/>
          </w:tcPr>
          <w:p w:rsidR="00DD3B70" w:rsidRPr="00A33BD4" w:rsidRDefault="00DD3B70" w:rsidP="00006E7C">
            <w:pPr>
              <w:spacing w:line="240" w:lineRule="auto"/>
              <w:jc w:val="center"/>
              <w:rPr>
                <w:b/>
                <w:bCs/>
                <w:color w:val="FF0000"/>
              </w:rPr>
            </w:pPr>
            <w:r>
              <w:rPr>
                <w:b/>
                <w:bCs/>
                <w:sz w:val="22"/>
              </w:rPr>
              <w:t>Phân nhóm</w:t>
            </w:r>
          </w:p>
        </w:tc>
      </w:tr>
      <w:tr w:rsidR="00DD3B70" w:rsidRPr="00AA3535" w:rsidTr="0053297E">
        <w:trPr>
          <w:trHeight w:val="300"/>
        </w:trPr>
        <w:tc>
          <w:tcPr>
            <w:tcW w:w="640" w:type="dxa"/>
            <w:tcBorders>
              <w:top w:val="single" w:sz="4" w:space="0" w:color="auto"/>
            </w:tcBorders>
            <w:noWrap/>
          </w:tcPr>
          <w:p w:rsidR="00DD3B70" w:rsidRPr="00A33BD4" w:rsidRDefault="00DD3B70" w:rsidP="00006E7C">
            <w:pPr>
              <w:spacing w:line="240" w:lineRule="auto"/>
              <w:jc w:val="center"/>
            </w:pPr>
            <w:r w:rsidRPr="00AA3535">
              <w:rPr>
                <w:sz w:val="22"/>
              </w:rPr>
              <w:br w:type="page"/>
            </w:r>
            <w:r w:rsidRPr="00A33BD4">
              <w:rPr>
                <w:sz w:val="22"/>
              </w:rPr>
              <w:t>1</w:t>
            </w:r>
          </w:p>
        </w:tc>
        <w:tc>
          <w:tcPr>
            <w:tcW w:w="1790" w:type="dxa"/>
            <w:tcBorders>
              <w:top w:val="single" w:sz="4" w:space="0" w:color="auto"/>
            </w:tcBorders>
            <w:noWrap/>
          </w:tcPr>
          <w:p w:rsidR="00DD3B70" w:rsidRPr="00A33BD4" w:rsidRDefault="00DD3B70" w:rsidP="00006E7C">
            <w:pPr>
              <w:spacing w:line="240" w:lineRule="auto"/>
              <w:jc w:val="center"/>
            </w:pPr>
            <w:r w:rsidRPr="00A33BD4">
              <w:rPr>
                <w:sz w:val="22"/>
              </w:rPr>
              <w:t>Thanh Hóa</w:t>
            </w:r>
          </w:p>
        </w:tc>
        <w:tc>
          <w:tcPr>
            <w:tcW w:w="2070" w:type="dxa"/>
            <w:tcBorders>
              <w:top w:val="single" w:sz="4" w:space="0" w:color="auto"/>
            </w:tcBorders>
            <w:noWrap/>
          </w:tcPr>
          <w:p w:rsidR="00DD3B70" w:rsidRPr="00A33BD4" w:rsidRDefault="00DD3B70" w:rsidP="00006E7C">
            <w:pPr>
              <w:spacing w:line="240" w:lineRule="auto"/>
              <w:jc w:val="center"/>
            </w:pPr>
            <w:r w:rsidRPr="00A33BD4">
              <w:rPr>
                <w:sz w:val="22"/>
              </w:rPr>
              <w:t>Bá Thước</w:t>
            </w:r>
          </w:p>
        </w:tc>
        <w:tc>
          <w:tcPr>
            <w:tcW w:w="2250" w:type="dxa"/>
            <w:tcBorders>
              <w:top w:val="single" w:sz="4" w:space="0" w:color="auto"/>
            </w:tcBorders>
            <w:noWrap/>
          </w:tcPr>
          <w:p w:rsidR="00DD3B70" w:rsidRPr="00A33BD4" w:rsidRDefault="00DD3B70" w:rsidP="00006E7C">
            <w:pPr>
              <w:spacing w:line="240" w:lineRule="auto"/>
              <w:jc w:val="center"/>
            </w:pPr>
            <w:r w:rsidRPr="00A33BD4">
              <w:rPr>
                <w:sz w:val="22"/>
              </w:rPr>
              <w:t>Thiết Ống</w:t>
            </w:r>
          </w:p>
        </w:tc>
        <w:tc>
          <w:tcPr>
            <w:tcW w:w="1530" w:type="dxa"/>
            <w:tcBorders>
              <w:top w:val="single" w:sz="4" w:space="0" w:color="auto"/>
            </w:tcBorders>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2</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Bá Thước</w:t>
            </w:r>
          </w:p>
        </w:tc>
        <w:tc>
          <w:tcPr>
            <w:tcW w:w="2250" w:type="dxa"/>
            <w:noWrap/>
          </w:tcPr>
          <w:p w:rsidR="00DD3B70" w:rsidRPr="00A33BD4" w:rsidRDefault="00DD3B70" w:rsidP="00006E7C">
            <w:pPr>
              <w:spacing w:line="240" w:lineRule="auto"/>
              <w:jc w:val="center"/>
            </w:pPr>
            <w:r w:rsidRPr="00A33BD4">
              <w:rPr>
                <w:sz w:val="22"/>
              </w:rPr>
              <w:t>Bản Công</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3</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Giao An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4</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Trí Năng</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5</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Minh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6</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Ngọc Khê</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7</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Dương</w:t>
            </w:r>
          </w:p>
        </w:tc>
        <w:tc>
          <w:tcPr>
            <w:tcW w:w="1530" w:type="dxa"/>
            <w:noWrap/>
          </w:tcPr>
          <w:p w:rsidR="00DD3B70" w:rsidRPr="00A33BD4" w:rsidRDefault="00DD3B70" w:rsidP="00006E7C">
            <w:pPr>
              <w:spacing w:line="240" w:lineRule="auto"/>
              <w:jc w:val="center"/>
            </w:pPr>
            <w:r w:rsidRPr="00A33BD4">
              <w:rPr>
                <w:sz w:val="22"/>
              </w:rPr>
              <w:t>2</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8</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Cao</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9</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Hùng Sơn</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10</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Đức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11</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Yên Tĩnh</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12</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Nga My</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13</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Quế Phong</w:t>
            </w:r>
          </w:p>
        </w:tc>
        <w:tc>
          <w:tcPr>
            <w:tcW w:w="2250" w:type="dxa"/>
            <w:noWrap/>
          </w:tcPr>
          <w:p w:rsidR="00DD3B70" w:rsidRPr="00A33BD4" w:rsidRDefault="00DD3B70" w:rsidP="00006E7C">
            <w:pPr>
              <w:spacing w:line="240" w:lineRule="auto"/>
              <w:jc w:val="center"/>
            </w:pPr>
            <w:r w:rsidRPr="00A33BD4">
              <w:rPr>
                <w:sz w:val="22"/>
              </w:rPr>
              <w:t>Châu Kim</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tcBorders>
              <w:bottom w:val="single" w:sz="4" w:space="0" w:color="auto"/>
            </w:tcBorders>
            <w:noWrap/>
          </w:tcPr>
          <w:p w:rsidR="00DD3B70" w:rsidRPr="00A33BD4" w:rsidRDefault="00DD3B70" w:rsidP="00006E7C">
            <w:pPr>
              <w:spacing w:line="240" w:lineRule="auto"/>
              <w:jc w:val="center"/>
            </w:pPr>
            <w:r w:rsidRPr="00A33BD4">
              <w:rPr>
                <w:sz w:val="22"/>
              </w:rPr>
              <w:t>14</w:t>
            </w:r>
          </w:p>
        </w:tc>
        <w:tc>
          <w:tcPr>
            <w:tcW w:w="1790" w:type="dxa"/>
            <w:tcBorders>
              <w:bottom w:val="single" w:sz="4" w:space="0" w:color="auto"/>
            </w:tcBorders>
            <w:noWrap/>
          </w:tcPr>
          <w:p w:rsidR="00DD3B70" w:rsidRPr="00A33BD4" w:rsidRDefault="00DD3B70" w:rsidP="00006E7C">
            <w:pPr>
              <w:spacing w:line="240" w:lineRule="auto"/>
              <w:jc w:val="center"/>
            </w:pPr>
            <w:r w:rsidRPr="00A33BD4">
              <w:rPr>
                <w:sz w:val="22"/>
              </w:rPr>
              <w:t>Nghệ An</w:t>
            </w:r>
          </w:p>
        </w:tc>
        <w:tc>
          <w:tcPr>
            <w:tcW w:w="2070" w:type="dxa"/>
            <w:tcBorders>
              <w:bottom w:val="single" w:sz="4" w:space="0" w:color="auto"/>
            </w:tcBorders>
            <w:noWrap/>
          </w:tcPr>
          <w:p w:rsidR="00DD3B70" w:rsidRPr="00A33BD4" w:rsidRDefault="00DD3B70" w:rsidP="00006E7C">
            <w:pPr>
              <w:spacing w:line="240" w:lineRule="auto"/>
              <w:jc w:val="center"/>
            </w:pPr>
            <w:r w:rsidRPr="00A33BD4">
              <w:rPr>
                <w:sz w:val="22"/>
              </w:rPr>
              <w:t>Quế Phong</w:t>
            </w:r>
          </w:p>
        </w:tc>
        <w:tc>
          <w:tcPr>
            <w:tcW w:w="2250" w:type="dxa"/>
            <w:tcBorders>
              <w:bottom w:val="single" w:sz="4" w:space="0" w:color="auto"/>
            </w:tcBorders>
            <w:noWrap/>
          </w:tcPr>
          <w:p w:rsidR="00DD3B70" w:rsidRPr="00A33BD4" w:rsidRDefault="00DD3B70" w:rsidP="00006E7C">
            <w:pPr>
              <w:spacing w:line="240" w:lineRule="auto"/>
              <w:jc w:val="center"/>
            </w:pPr>
            <w:r w:rsidRPr="00A33BD4">
              <w:rPr>
                <w:sz w:val="22"/>
              </w:rPr>
              <w:t>Châu Thôn</w:t>
            </w:r>
          </w:p>
        </w:tc>
        <w:tc>
          <w:tcPr>
            <w:tcW w:w="1530" w:type="dxa"/>
            <w:tcBorders>
              <w:bottom w:val="single" w:sz="4" w:space="0" w:color="auto"/>
            </w:tcBorders>
            <w:noWrap/>
          </w:tcPr>
          <w:p w:rsidR="00DD3B70" w:rsidRPr="00A33BD4" w:rsidRDefault="00DD3B70" w:rsidP="00006E7C">
            <w:pPr>
              <w:spacing w:line="240" w:lineRule="auto"/>
              <w:jc w:val="center"/>
            </w:pPr>
            <w:r w:rsidRPr="00A33BD4">
              <w:rPr>
                <w:sz w:val="22"/>
              </w:rPr>
              <w:t>6</w:t>
            </w:r>
          </w:p>
        </w:tc>
      </w:tr>
    </w:tbl>
    <w:p w:rsidR="00DD3B70" w:rsidRDefault="00DD3B70" w:rsidP="00006E7C">
      <w:pPr>
        <w:spacing w:before="240"/>
        <w:rPr>
          <w:bCs/>
        </w:rPr>
      </w:pPr>
      <w:r>
        <w:rPr>
          <w:bCs/>
        </w:rPr>
        <w:t xml:space="preserve">Trong việc lựa chọn mẫu, phân nhóm 2 được đại diện cho chỉ 1 xã. Phân nhóm 2 đông dân cư, mật độ dân số cao hơn. Nhưng kích thước của mẫu nhỏ hơn </w:t>
      </w:r>
      <w:r w:rsidR="00C90899">
        <w:rPr>
          <w:bCs/>
        </w:rPr>
        <w:t>do</w:t>
      </w:r>
      <w:r>
        <w:rPr>
          <w:bCs/>
        </w:rPr>
        <w:t xml:space="preserve"> VFD PPMU gợi ý rằng cuộc khảo sát nên được tiến hành ở khu vực có địa hình cao, ở đó có độ che phủ rừng cao và có nhiều các hoạt động của dự án hơn.</w:t>
      </w:r>
    </w:p>
    <w:p w:rsidR="00DD3B70" w:rsidRPr="00E40BA9" w:rsidRDefault="00DD3B70" w:rsidP="00E40BA9">
      <w:pPr>
        <w:jc w:val="center"/>
        <w:rPr>
          <w:i/>
        </w:rPr>
      </w:pPr>
      <w:r>
        <w:rPr>
          <w:i/>
        </w:rPr>
        <w:t>Bảng 5. Danh sách xã được lựa chọn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AA3535" w:rsidTr="00AA3535">
        <w:tc>
          <w:tcPr>
            <w:tcW w:w="2898" w:type="dxa"/>
          </w:tcPr>
          <w:p w:rsidR="00DD3B70" w:rsidRPr="00AA3535" w:rsidRDefault="00DD3B70" w:rsidP="00AA3535">
            <w:pPr>
              <w:jc w:val="center"/>
              <w:rPr>
                <w:b/>
              </w:rPr>
            </w:pPr>
            <w:r>
              <w:rPr>
                <w:b/>
                <w:sz w:val="22"/>
              </w:rPr>
              <w:t>Khu vực địa lý</w:t>
            </w:r>
          </w:p>
        </w:tc>
        <w:tc>
          <w:tcPr>
            <w:tcW w:w="1602" w:type="dxa"/>
          </w:tcPr>
          <w:p w:rsidR="00DD3B70" w:rsidRDefault="00DD3B70" w:rsidP="00E40BA9">
            <w:pPr>
              <w:jc w:val="center"/>
              <w:rPr>
                <w:b/>
              </w:rPr>
            </w:pPr>
            <w:r>
              <w:rPr>
                <w:b/>
                <w:sz w:val="22"/>
              </w:rPr>
              <w:t>Dân số</w:t>
            </w:r>
          </w:p>
          <w:p w:rsidR="00DD3B70" w:rsidRPr="00E40BA9" w:rsidRDefault="00DD3B70" w:rsidP="00E40BA9">
            <w:pPr>
              <w:jc w:val="center"/>
              <w:rPr>
                <w:b/>
              </w:rPr>
            </w:pPr>
            <w:r>
              <w:rPr>
                <w:b/>
                <w:sz w:val="22"/>
              </w:rPr>
              <w:t>(người)</w:t>
            </w:r>
          </w:p>
        </w:tc>
        <w:tc>
          <w:tcPr>
            <w:tcW w:w="1800" w:type="dxa"/>
          </w:tcPr>
          <w:p w:rsidR="00DD3B70" w:rsidRPr="00AA3535" w:rsidRDefault="00DD3B70" w:rsidP="00AA3535">
            <w:pPr>
              <w:jc w:val="center"/>
              <w:rPr>
                <w:b/>
              </w:rPr>
            </w:pPr>
            <w:r>
              <w:rPr>
                <w:b/>
                <w:sz w:val="22"/>
              </w:rPr>
              <w:t>Diện tích rừng tự nhiên (ha)</w:t>
            </w:r>
          </w:p>
        </w:tc>
        <w:tc>
          <w:tcPr>
            <w:tcW w:w="1980" w:type="dxa"/>
          </w:tcPr>
          <w:p w:rsidR="00DD3B70" w:rsidRPr="00AA3535" w:rsidRDefault="00DD3B70" w:rsidP="00AA3535">
            <w:pPr>
              <w:jc w:val="center"/>
              <w:rPr>
                <w:b/>
              </w:rPr>
            </w:pPr>
            <w:r>
              <w:rPr>
                <w:b/>
                <w:sz w:val="22"/>
              </w:rPr>
              <w:t>Diện tích rừng trồng (ha)</w:t>
            </w:r>
          </w:p>
        </w:tc>
      </w:tr>
      <w:tr w:rsidR="00DD3B70" w:rsidRPr="00AA3535" w:rsidTr="00AA3535">
        <w:tc>
          <w:tcPr>
            <w:tcW w:w="2898" w:type="dxa"/>
            <w:tcBorders>
              <w:bottom w:val="dotted" w:sz="4" w:space="0" w:color="auto"/>
            </w:tcBorders>
          </w:tcPr>
          <w:p w:rsidR="00DD3B70" w:rsidRPr="00AA3535" w:rsidRDefault="00DD3B70" w:rsidP="00AA3535">
            <w:pPr>
              <w:jc w:val="center"/>
            </w:pPr>
            <w:r w:rsidRPr="00AA3535">
              <w:rPr>
                <w:sz w:val="22"/>
              </w:rPr>
              <w:t>Thanh H</w:t>
            </w:r>
            <w:r>
              <w:rPr>
                <w:sz w:val="22"/>
              </w:rPr>
              <w:t>óa và</w:t>
            </w:r>
            <w:r w:rsidRPr="00AA3535">
              <w:rPr>
                <w:sz w:val="22"/>
              </w:rPr>
              <w:t xml:space="preserve"> Ngh</w:t>
            </w:r>
            <w:r>
              <w:rPr>
                <w:sz w:val="22"/>
              </w:rPr>
              <w:t>ệ</w:t>
            </w:r>
            <w:r w:rsidRPr="00AA3535">
              <w:rPr>
                <w:sz w:val="22"/>
              </w:rPr>
              <w:t xml:space="preserve"> An</w:t>
            </w:r>
          </w:p>
        </w:tc>
        <w:tc>
          <w:tcPr>
            <w:tcW w:w="1602" w:type="dxa"/>
            <w:tcBorders>
              <w:bottom w:val="dotted" w:sz="4" w:space="0" w:color="auto"/>
            </w:tcBorders>
          </w:tcPr>
          <w:p w:rsidR="00DD3B70" w:rsidRPr="00AA3535" w:rsidRDefault="00DD3B70" w:rsidP="00AA3535">
            <w:pPr>
              <w:jc w:val="center"/>
            </w:pPr>
            <w:r w:rsidRPr="00AA3535">
              <w:rPr>
                <w:sz w:val="22"/>
              </w:rPr>
              <w:t xml:space="preserve">       6,501,383 </w:t>
            </w:r>
          </w:p>
        </w:tc>
        <w:tc>
          <w:tcPr>
            <w:tcW w:w="1800" w:type="dxa"/>
            <w:tcBorders>
              <w:bottom w:val="dotted" w:sz="4" w:space="0" w:color="auto"/>
            </w:tcBorders>
            <w:vAlign w:val="bottom"/>
          </w:tcPr>
          <w:p w:rsidR="00DD3B70" w:rsidRPr="00AA3535" w:rsidRDefault="00DD3B70" w:rsidP="00AA3535">
            <w:pPr>
              <w:jc w:val="center"/>
            </w:pPr>
            <w:r w:rsidRPr="00AA3535">
              <w:rPr>
                <w:sz w:val="22"/>
              </w:rPr>
              <w:t xml:space="preserve">    1,037,561 </w:t>
            </w:r>
          </w:p>
        </w:tc>
        <w:tc>
          <w:tcPr>
            <w:tcW w:w="1980" w:type="dxa"/>
            <w:tcBorders>
              <w:bottom w:val="dotted" w:sz="4" w:space="0" w:color="auto"/>
            </w:tcBorders>
            <w:vAlign w:val="bottom"/>
          </w:tcPr>
          <w:p w:rsidR="00DD3B70" w:rsidRPr="00AA3535" w:rsidRDefault="00DD3B70" w:rsidP="00AA3535">
            <w:pPr>
              <w:jc w:val="center"/>
            </w:pPr>
            <w:r w:rsidRPr="00AA3535">
              <w:rPr>
                <w:sz w:val="22"/>
              </w:rPr>
              <w:t>216,659</w:t>
            </w:r>
          </w:p>
        </w:tc>
      </w:tr>
      <w:tr w:rsidR="00DD3B70" w:rsidRPr="00AA3535" w:rsidTr="002C708A">
        <w:trPr>
          <w:trHeight w:val="431"/>
        </w:trPr>
        <w:tc>
          <w:tcPr>
            <w:tcW w:w="2898" w:type="dxa"/>
            <w:tcBorders>
              <w:top w:val="dotted" w:sz="4" w:space="0" w:color="auto"/>
              <w:bottom w:val="dotted" w:sz="4" w:space="0" w:color="auto"/>
            </w:tcBorders>
          </w:tcPr>
          <w:p w:rsidR="00DD3B70" w:rsidRPr="00AA3535" w:rsidRDefault="00DD3B70" w:rsidP="00C90899">
            <w:pPr>
              <w:jc w:val="center"/>
            </w:pPr>
            <w:r>
              <w:rPr>
                <w:sz w:val="22"/>
              </w:rPr>
              <w:t>Phân nhóm</w:t>
            </w:r>
            <w:r w:rsidRPr="00AA3535">
              <w:rPr>
                <w:sz w:val="22"/>
              </w:rPr>
              <w:t xml:space="preserve"> 6</w:t>
            </w:r>
          </w:p>
        </w:tc>
        <w:tc>
          <w:tcPr>
            <w:tcW w:w="1602" w:type="dxa"/>
            <w:tcBorders>
              <w:top w:val="dotted" w:sz="4" w:space="0" w:color="auto"/>
              <w:bottom w:val="dotted" w:sz="4" w:space="0" w:color="auto"/>
            </w:tcBorders>
            <w:vAlign w:val="bottom"/>
          </w:tcPr>
          <w:p w:rsidR="00DD3B70" w:rsidRPr="00AA3535" w:rsidRDefault="00DD3B70" w:rsidP="002C708A">
            <w:pPr>
              <w:jc w:val="center"/>
            </w:pPr>
            <w:r w:rsidRPr="00AA3535">
              <w:rPr>
                <w:sz w:val="22"/>
              </w:rPr>
              <w:t>245,812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513,817</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22,734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5</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539,052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455,911</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53,826</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Phân nhóm</w:t>
            </w:r>
            <w:r w:rsidRPr="00AA3535">
              <w:rPr>
                <w:sz w:val="22"/>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824,786</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43,159</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58,844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3</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1,357,861</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24,048</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73,820</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2</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3,241,477</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625</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7,344</w:t>
            </w:r>
          </w:p>
        </w:tc>
      </w:tr>
      <w:tr w:rsidR="00DD3B70" w:rsidRPr="00AA3535" w:rsidTr="00AA3535">
        <w:tc>
          <w:tcPr>
            <w:tcW w:w="2898" w:type="dxa"/>
            <w:tcBorders>
              <w:top w:val="dotted" w:sz="4" w:space="0" w:color="auto"/>
            </w:tcBorders>
          </w:tcPr>
          <w:p w:rsidR="00DD3B70" w:rsidRPr="00AA3535" w:rsidRDefault="00DD3B70" w:rsidP="00AA3535">
            <w:pPr>
              <w:jc w:val="center"/>
            </w:pPr>
            <w:r>
              <w:rPr>
                <w:sz w:val="22"/>
              </w:rPr>
              <w:t xml:space="preserve">Phân nhóm </w:t>
            </w:r>
            <w:r w:rsidRPr="00AA3535">
              <w:rPr>
                <w:sz w:val="22"/>
              </w:rPr>
              <w:t>1</w:t>
            </w:r>
          </w:p>
        </w:tc>
        <w:tc>
          <w:tcPr>
            <w:tcW w:w="1602" w:type="dxa"/>
            <w:tcBorders>
              <w:top w:val="dotted" w:sz="4" w:space="0" w:color="auto"/>
            </w:tcBorders>
            <w:vAlign w:val="bottom"/>
          </w:tcPr>
          <w:p w:rsidR="00DD3B70" w:rsidRPr="00AA3535" w:rsidRDefault="00DD3B70" w:rsidP="00AA3535">
            <w:pPr>
              <w:jc w:val="center"/>
            </w:pPr>
            <w:r w:rsidRPr="00AA3535">
              <w:rPr>
                <w:sz w:val="22"/>
              </w:rPr>
              <w:t>296,573</w:t>
            </w:r>
          </w:p>
        </w:tc>
        <w:tc>
          <w:tcPr>
            <w:tcW w:w="1800" w:type="dxa"/>
            <w:tcBorders>
              <w:top w:val="dotted" w:sz="4" w:space="0" w:color="auto"/>
            </w:tcBorders>
            <w:vAlign w:val="center"/>
          </w:tcPr>
          <w:p w:rsidR="00DD3B70" w:rsidRPr="00AA3535" w:rsidRDefault="00DD3B70" w:rsidP="00AA3535">
            <w:pPr>
              <w:jc w:val="center"/>
            </w:pPr>
            <w:r w:rsidRPr="00AA3535">
              <w:rPr>
                <w:sz w:val="22"/>
              </w:rPr>
              <w:t xml:space="preserve"> 0</w:t>
            </w:r>
          </w:p>
        </w:tc>
        <w:tc>
          <w:tcPr>
            <w:tcW w:w="1980" w:type="dxa"/>
            <w:tcBorders>
              <w:top w:val="dotted" w:sz="4" w:space="0" w:color="auto"/>
            </w:tcBorders>
            <w:vAlign w:val="center"/>
          </w:tcPr>
          <w:p w:rsidR="00DD3B70" w:rsidRPr="00AA3535" w:rsidRDefault="00DD3B70" w:rsidP="00AA3535">
            <w:pPr>
              <w:jc w:val="center"/>
            </w:pPr>
            <w:r w:rsidRPr="00AA3535">
              <w:rPr>
                <w:sz w:val="22"/>
              </w:rPr>
              <w:t>90</w:t>
            </w:r>
          </w:p>
        </w:tc>
      </w:tr>
    </w:tbl>
    <w:p w:rsidR="00DD3B70" w:rsidRDefault="00DD3B70">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D3B70" w:rsidRDefault="00DD3B70" w:rsidP="00EC4005">
      <w:pPr>
        <w:pStyle w:val="Heading2"/>
      </w:pPr>
      <w:bookmarkStart w:id="56" w:name="_Toc403554241"/>
      <w:r>
        <w:t>Điều tra thực địa</w:t>
      </w:r>
      <w:bookmarkEnd w:id="56"/>
    </w:p>
    <w:p w:rsidR="00DD3B70" w:rsidRPr="009B5223" w:rsidRDefault="00DD3B70" w:rsidP="009B5223">
      <w:pPr>
        <w:rPr>
          <w:b/>
          <w:bCs/>
          <w:i/>
        </w:rPr>
      </w:pPr>
      <w:r>
        <w:rPr>
          <w:b/>
          <w:bCs/>
          <w:i/>
        </w:rPr>
        <w:t>Tiêu thụ gỗ củi tại hộ gia đình</w:t>
      </w:r>
    </w:p>
    <w:p w:rsidR="00DD3B70" w:rsidRDefault="00DD3B70" w:rsidP="007A5D2C">
      <w:pPr>
        <w:rPr>
          <w:bCs/>
        </w:rPr>
      </w:pPr>
      <w:r>
        <w:rPr>
          <w:bCs/>
        </w:rPr>
        <w:lastRenderedPageBreak/>
        <w:t xml:space="preserve">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w:t>
      </w:r>
      <w:proofErr w:type="gramStart"/>
      <w:r>
        <w:rPr>
          <w:bCs/>
        </w:rPr>
        <w:t>thu</w:t>
      </w:r>
      <w:proofErr w:type="gramEnd"/>
      <w:r>
        <w:rPr>
          <w:bCs/>
        </w:rPr>
        <w:t xml:space="preserve"> nhập trung bình so với toàn bộ các thôn trong xã.</w:t>
      </w:r>
    </w:p>
    <w:p w:rsidR="00DD3B70" w:rsidRDefault="00DD3B70" w:rsidP="007A5D2C">
      <w:pPr>
        <w:rPr>
          <w:bCs/>
        </w:rPr>
      </w:pPr>
      <w:r>
        <w:rPr>
          <w:bCs/>
        </w:rPr>
        <w:t xml:space="preserve">Tại mỗi thôn, trưởng </w:t>
      </w:r>
      <w:commentRangeStart w:id="57"/>
      <w:r>
        <w:rPr>
          <w:bCs/>
        </w:rPr>
        <w:t xml:space="preserve">thôn giới thiệu 15 hộ dân tham gia phỏng vấn. </w:t>
      </w:r>
      <w:proofErr w:type="gramStart"/>
      <w:r>
        <w:rPr>
          <w:bCs/>
        </w:rPr>
        <w:t>Việc lựa chọn các hộ dân là ngẫu nhiên</w:t>
      </w:r>
      <w:commentRangeEnd w:id="57"/>
      <w:r w:rsidR="00117F90">
        <w:rPr>
          <w:rStyle w:val="CommentReference"/>
        </w:rPr>
        <w:commentReference w:id="57"/>
      </w:r>
      <w:r>
        <w:rPr>
          <w:bCs/>
        </w:rPr>
        <w:t>.</w:t>
      </w:r>
      <w:proofErr w:type="gramEnd"/>
      <w:r>
        <w:rPr>
          <w:bCs/>
        </w:rPr>
        <w:t xml:space="preserve"> Bình quân mỗi thôn có từ 100 đến 150 hộ gia đình, </w:t>
      </w:r>
      <w:commentRangeStart w:id="58"/>
      <w:r>
        <w:rPr>
          <w:bCs/>
        </w:rPr>
        <w:t xml:space="preserve">kích thước mẫu của </w:t>
      </w:r>
      <w:commentRangeEnd w:id="58"/>
      <w:r w:rsidR="00117F90">
        <w:rPr>
          <w:rStyle w:val="CommentReference"/>
        </w:rPr>
        <w:commentReference w:id="58"/>
      </w:r>
      <w:r>
        <w:rPr>
          <w:bCs/>
        </w:rPr>
        <w:t>15 hộ dân cho một thôn được xem là đáp ứng đầy đủ cho phỏng vấn.</w:t>
      </w:r>
    </w:p>
    <w:p w:rsidR="00DD3B70" w:rsidRDefault="00DD3B70" w:rsidP="007A5D2C">
      <w:r>
        <w:t>Cán bộ xã (gồm có đại diện của ủy ban nhân dân xã /hoặ</w:t>
      </w:r>
      <w:bookmarkStart w:id="59" w:name="_GoBack"/>
      <w:bookmarkEnd w:id="59"/>
      <w:r>
        <w:t>c cán bộ kiểm lâm) được phỏng vấn để tìm hiểu xu hướng tiêu thụ gỗ củi tại hộ gia đình trước đây cũng như trong tương lai gần.</w:t>
      </w:r>
    </w:p>
    <w:p w:rsidR="00DD3B70" w:rsidRDefault="00DD3B70" w:rsidP="002E1391">
      <w:r>
        <w:t xml:space="preserve">Tổng số, 220 hộ gia đình, </w:t>
      </w:r>
      <w:commentRangeStart w:id="60"/>
      <w:r>
        <w:t xml:space="preserve">2 nhà hàng và 1 trường tiểu học </w:t>
      </w:r>
      <w:commentRangeEnd w:id="60"/>
      <w:r w:rsidR="00117F90">
        <w:rPr>
          <w:rStyle w:val="CommentReference"/>
        </w:rPr>
        <w:commentReference w:id="60"/>
      </w:r>
      <w:r>
        <w:t>được khảo sát để nắm bắt thêm thông tin về nhu cầu dùng gỗ củi của người dân.</w:t>
      </w:r>
    </w:p>
    <w:p w:rsidR="00DD3B70" w:rsidRPr="009B5223" w:rsidRDefault="00DD3B70" w:rsidP="009B5223">
      <w:pPr>
        <w:rPr>
          <w:b/>
          <w:bCs/>
          <w:i/>
        </w:rPr>
      </w:pPr>
      <w:r>
        <w:rPr>
          <w:b/>
          <w:bCs/>
          <w:i/>
        </w:rPr>
        <w:t>Tiêu thụ gỗ củi trong lĩnh vực công nghiệp tại địa phương</w:t>
      </w:r>
    </w:p>
    <w:p w:rsidR="00DD3B70" w:rsidRDefault="00DD3B70" w:rsidP="009B5223">
      <w:r>
        <w:t>B</w:t>
      </w:r>
      <w:r w:rsidR="00DC3BF1">
        <w:t>ả</w:t>
      </w:r>
      <w:r>
        <w:t>y nhà máy công nghiệp tại địa phương gồm 3 nhà máy tại Thanh Hóa và 4 nhà máy tại Nghệ An đã được tìm hiểu và phỏng vấn về nhu cầu sử dụng gỗ củi, trong đó: 3 nhà máy sản xuất giấy, 1 nhà máy sản xuất gỗ MDF, 1 nhà máy sản xuất dăm gỗ và 2 nhà máy chế biến chè. Tình hình tiêu thụ gỗ củi tại nhà máy công nghiệp được thu thập sử dụng mô hình phỏng vấn bán cấu trúc. Thông tin và câu hỏi chính được điều tra là:</w:t>
      </w:r>
    </w:p>
    <w:p w:rsidR="00DD3B70" w:rsidRDefault="00DD3B70" w:rsidP="002C5438">
      <w:pPr>
        <w:pStyle w:val="ListParagraph"/>
        <w:numPr>
          <w:ilvl w:val="0"/>
          <w:numId w:val="2"/>
        </w:numPr>
        <w:contextualSpacing w:val="0"/>
      </w:pPr>
      <w:r>
        <w:t>Sản phẩm chính của nhà máy là gì</w:t>
      </w:r>
    </w:p>
    <w:p w:rsidR="00DD3B70" w:rsidRDefault="00DD3B70" w:rsidP="002C5438">
      <w:pPr>
        <w:pStyle w:val="ListParagraph"/>
        <w:numPr>
          <w:ilvl w:val="0"/>
          <w:numId w:val="2"/>
        </w:numPr>
        <w:contextualSpacing w:val="0"/>
      </w:pPr>
      <w:r>
        <w:t>Công suất lắp đặt là bao nhiêu</w:t>
      </w:r>
    </w:p>
    <w:p w:rsidR="00DD3B70" w:rsidRDefault="00DD3B70" w:rsidP="002C5438">
      <w:pPr>
        <w:pStyle w:val="ListParagraph"/>
        <w:numPr>
          <w:ilvl w:val="0"/>
          <w:numId w:val="2"/>
        </w:numPr>
        <w:contextualSpacing w:val="0"/>
      </w:pPr>
      <w:r>
        <w:t>Công suất thực tế của nhà máy</w:t>
      </w:r>
    </w:p>
    <w:p w:rsidR="00DD3B70" w:rsidRDefault="00DD3B70" w:rsidP="002C5438">
      <w:pPr>
        <w:pStyle w:val="ListParagraph"/>
        <w:numPr>
          <w:ilvl w:val="0"/>
          <w:numId w:val="2"/>
        </w:numPr>
        <w:contextualSpacing w:val="0"/>
      </w:pPr>
      <w:r>
        <w:t>Loại thiết bị dùng nhiệt: lò sấy, lò hơi</w:t>
      </w:r>
    </w:p>
    <w:p w:rsidR="00DD3B70" w:rsidRDefault="00DD3B70" w:rsidP="002C5438">
      <w:pPr>
        <w:pStyle w:val="ListParagraph"/>
        <w:numPr>
          <w:ilvl w:val="0"/>
          <w:numId w:val="2"/>
        </w:numPr>
        <w:contextualSpacing w:val="0"/>
      </w:pPr>
      <w:r>
        <w:t>Loại nhiên liệu: gỗ củi, than đá, dầu</w:t>
      </w:r>
    </w:p>
    <w:p w:rsidR="00DD3B70" w:rsidRDefault="00DD3B70" w:rsidP="002C5438">
      <w:pPr>
        <w:pStyle w:val="ListParagraph"/>
        <w:numPr>
          <w:ilvl w:val="0"/>
          <w:numId w:val="2"/>
        </w:numPr>
        <w:contextualSpacing w:val="0"/>
      </w:pPr>
      <w:r>
        <w:t>Khối lượng nhiên liệu sử dụng hằng ngày</w:t>
      </w:r>
    </w:p>
    <w:p w:rsidR="00DD3B70" w:rsidRDefault="00DD3B70" w:rsidP="002C5438">
      <w:pPr>
        <w:pStyle w:val="ListParagraph"/>
        <w:numPr>
          <w:ilvl w:val="0"/>
          <w:numId w:val="2"/>
        </w:numPr>
        <w:contextualSpacing w:val="0"/>
      </w:pPr>
      <w:r>
        <w:t>Giá nhiên liệu: hiện tại và trước đây; so sánh với nhiên liệu thay thế</w:t>
      </w:r>
    </w:p>
    <w:p w:rsidR="00DD3B70" w:rsidRDefault="00DD3B70" w:rsidP="002C5438">
      <w:pPr>
        <w:pStyle w:val="ListParagraph"/>
        <w:numPr>
          <w:ilvl w:val="0"/>
          <w:numId w:val="2"/>
        </w:numPr>
        <w:contextualSpacing w:val="0"/>
      </w:pPr>
      <w:r>
        <w:t>Xu hướng sử dụng nhiên liệu, kế hoạch trong tương lai cho việc chuyển đổi nhiên liệu và lý do tại sao</w:t>
      </w:r>
    </w:p>
    <w:p w:rsidR="00DD3B70" w:rsidRPr="009B5223" w:rsidRDefault="00DD3B70" w:rsidP="009B5223">
      <w:pPr>
        <w:rPr>
          <w:b/>
          <w:bCs/>
          <w:i/>
        </w:rPr>
      </w:pPr>
      <w:r>
        <w:rPr>
          <w:b/>
          <w:bCs/>
          <w:i/>
        </w:rPr>
        <w:t>Điều tra thương lái buôn bán gỗ</w:t>
      </w:r>
    </w:p>
    <w:p w:rsidR="00DD3B70" w:rsidRDefault="00DD3B70" w:rsidP="00CB3289">
      <w:r>
        <w:t>Nhóm tư vấn đã gặp gỡ hai thương lái buôn bán gỗ</w:t>
      </w:r>
      <w:r w:rsidR="00C90899">
        <w:t xml:space="preserve"> củi</w:t>
      </w:r>
      <w:r>
        <w:t xml:space="preserve">, một người ở Thanh Hóa và 1 người ở Nghệ An. Các cuộc phỏng vấn chi tiết được tiến hành với </w:t>
      </w:r>
      <w:r>
        <w:rPr>
          <w:lang w:val="vi-VN"/>
        </w:rPr>
        <w:t>thương lái</w:t>
      </w:r>
      <w:r>
        <w:t xml:space="preserve"> nhằm hiểu biết sâu hơn về nhu cầu gỗ thương mại và các nhà hoạt động của chuỗi giá trị gỗ củi, và giá trị được tạo ra do mỗi hoạt động trong chuỗi. Thông tin quan trọng được phỏng vấn với thương lái là:</w:t>
      </w:r>
    </w:p>
    <w:p w:rsidR="00DD3B70" w:rsidRDefault="00DD3B70" w:rsidP="002C5438">
      <w:pPr>
        <w:pStyle w:val="ListParagraph"/>
        <w:numPr>
          <w:ilvl w:val="0"/>
          <w:numId w:val="2"/>
        </w:numPr>
        <w:contextualSpacing w:val="0"/>
      </w:pPr>
      <w:r>
        <w:t>Địa điểm khai thác gỗ</w:t>
      </w:r>
    </w:p>
    <w:p w:rsidR="00DD3B70" w:rsidRDefault="00DD3B70" w:rsidP="002C5438">
      <w:pPr>
        <w:pStyle w:val="ListParagraph"/>
        <w:numPr>
          <w:ilvl w:val="0"/>
          <w:numId w:val="2"/>
        </w:numPr>
        <w:contextualSpacing w:val="0"/>
      </w:pPr>
      <w:r>
        <w:t>Khối lượng gỗ củi khai thác hằng ngày</w:t>
      </w:r>
    </w:p>
    <w:p w:rsidR="00DD3B70" w:rsidRDefault="00DD3B70" w:rsidP="002C5438">
      <w:pPr>
        <w:pStyle w:val="ListParagraph"/>
        <w:numPr>
          <w:ilvl w:val="0"/>
          <w:numId w:val="2"/>
        </w:numPr>
        <w:contextualSpacing w:val="0"/>
      </w:pPr>
      <w:r>
        <w:t>Chi phí: khai thác, xếp hàng, giấy tờ pháp lý, vận chuyển</w:t>
      </w:r>
    </w:p>
    <w:p w:rsidR="00DD3B70" w:rsidRDefault="00DD3B70" w:rsidP="002C5438">
      <w:pPr>
        <w:pStyle w:val="ListParagraph"/>
        <w:numPr>
          <w:ilvl w:val="0"/>
          <w:numId w:val="2"/>
        </w:numPr>
        <w:contextualSpacing w:val="0"/>
      </w:pPr>
      <w:r>
        <w:t>Khoảng cách vận chuyển</w:t>
      </w:r>
    </w:p>
    <w:p w:rsidR="00DD3B70" w:rsidRDefault="00DD3B70" w:rsidP="002C5438">
      <w:pPr>
        <w:pStyle w:val="ListParagraph"/>
        <w:numPr>
          <w:ilvl w:val="0"/>
          <w:numId w:val="2"/>
        </w:numPr>
        <w:contextualSpacing w:val="0"/>
      </w:pPr>
      <w:r>
        <w:t>Chất lượng và chủng loại gỗ</w:t>
      </w:r>
    </w:p>
    <w:p w:rsidR="00DD3B70" w:rsidRDefault="00DD3B70" w:rsidP="002C5438">
      <w:pPr>
        <w:pStyle w:val="ListParagraph"/>
        <w:numPr>
          <w:ilvl w:val="0"/>
          <w:numId w:val="2"/>
        </w:numPr>
        <w:contextualSpacing w:val="0"/>
      </w:pPr>
      <w:r>
        <w:t>Giá bán</w:t>
      </w:r>
    </w:p>
    <w:p w:rsidR="00DD3B70" w:rsidRDefault="00DD3B70" w:rsidP="002C5438">
      <w:pPr>
        <w:pStyle w:val="ListParagraph"/>
        <w:numPr>
          <w:ilvl w:val="0"/>
          <w:numId w:val="2"/>
        </w:numPr>
        <w:contextualSpacing w:val="0"/>
      </w:pPr>
      <w:r>
        <w:lastRenderedPageBreak/>
        <w:t>Ai là người mua hiện tại và người mua tiềm năng</w:t>
      </w:r>
    </w:p>
    <w:p w:rsidR="00DD3B70" w:rsidRDefault="00DD3B70" w:rsidP="001626F9">
      <w:pPr>
        <w:pStyle w:val="Heading1"/>
        <w:ind w:left="360" w:hanging="360"/>
      </w:pPr>
      <w:bookmarkStart w:id="61" w:name="_Toc403554242"/>
      <w:r>
        <w:t>Phân tích và xử lý dữ liệu</w:t>
      </w:r>
      <w:bookmarkEnd w:id="61"/>
    </w:p>
    <w:p w:rsidR="00DD3B70" w:rsidRPr="00EA60CC" w:rsidRDefault="00DD3B70" w:rsidP="00EA60CC">
      <w:r>
        <w:t xml:space="preserve">Sau khi thu thập tất cả các dữ liệu, </w:t>
      </w:r>
      <w:r w:rsidR="00C90899">
        <w:t xml:space="preserve">chúng tôi tiến hành </w:t>
      </w:r>
      <w:r>
        <w:t xml:space="preserve">hiệu chỉnh dữ liệu đầu vào bị lỗi hay các lỗi lô gich. Trong quá trình xử lý này, hộ gia </w:t>
      </w:r>
      <w:r w:rsidR="00C90899">
        <w:t>đ</w:t>
      </w:r>
      <w:r>
        <w:t xml:space="preserve">ình có giá trị rất cao hoặc rất thấp được so sánh với các hộ gia đình </w:t>
      </w:r>
      <w:r w:rsidR="00C90899">
        <w:t>cùng nhóm được rà soát lại</w:t>
      </w:r>
      <w:r>
        <w:t>. Nhóm khảo sát xem xét lại bảng câu hỏi gốc của những hộ gia đình này với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hộ khác, do vậy nếu một số câu hỏi chính có thể được xác nhận là chính xác chúng có thể được sử dụng để hiệu chỉnh cho những trường hợp khác. Dữ liệu cơ sở cuối cùng được lưu trữ trong bảng Exel và được gửi kèm với báo cáo cuối cùng.</w:t>
      </w:r>
    </w:p>
    <w:p w:rsidR="00DD3B70" w:rsidRDefault="00DD3B70" w:rsidP="00353124">
      <w:pPr>
        <w:pStyle w:val="Heading2"/>
      </w:pPr>
      <w:bookmarkStart w:id="62" w:name="_Toc403554243"/>
      <w:r>
        <w:t>Xử lý dữ liệu cho khảo sát hộ gia đình</w:t>
      </w:r>
      <w:bookmarkEnd w:id="62"/>
    </w:p>
    <w:p w:rsidR="00DD3B70" w:rsidRDefault="00DD3B70" w:rsidP="0063607F">
      <w:r>
        <w:t>220 hộ gia đình được khảo sát nhằm nhận dạng nhu cầu gỗ củi tại hộ gia đình. Mục đích sử dụng gỗ củi chính như sau:</w:t>
      </w:r>
    </w:p>
    <w:p w:rsidR="00DD3B70" w:rsidRDefault="00DD3B70" w:rsidP="002C5438">
      <w:pPr>
        <w:pStyle w:val="ListParagraph"/>
        <w:numPr>
          <w:ilvl w:val="0"/>
          <w:numId w:val="2"/>
        </w:numPr>
        <w:contextualSpacing w:val="0"/>
      </w:pPr>
      <w:r>
        <w:t>Nấu ăn</w:t>
      </w:r>
    </w:p>
    <w:p w:rsidR="00DD3B70" w:rsidRDefault="00DD3B70" w:rsidP="002C5438">
      <w:pPr>
        <w:pStyle w:val="ListParagraph"/>
        <w:numPr>
          <w:ilvl w:val="0"/>
          <w:numId w:val="2"/>
        </w:numPr>
        <w:contextualSpacing w:val="0"/>
      </w:pPr>
      <w:r>
        <w:t>Nấu thức ăn cho vật nuôi</w:t>
      </w:r>
    </w:p>
    <w:p w:rsidR="00DD3B70" w:rsidRDefault="00DD3B70" w:rsidP="002C5438">
      <w:pPr>
        <w:pStyle w:val="ListParagraph"/>
        <w:numPr>
          <w:ilvl w:val="0"/>
          <w:numId w:val="2"/>
        </w:numPr>
        <w:contextualSpacing w:val="0"/>
      </w:pPr>
      <w:r>
        <w:t>Các mục đích khác: chưng cất rựu, làm đậu, nấu rựu men lá</w:t>
      </w:r>
    </w:p>
    <w:p w:rsidR="00DD3B70" w:rsidRDefault="00DD3B70" w:rsidP="008D579F">
      <w:r>
        <w:t>Giả thuyết rằng đối với mô hình giống nhau về tiêu thụ nhiên liệu của mỗi phân nhóm, khối lượng gỗ củi được sử dụng cho đun nấu cho một người là đồng đều. Do đó tiêu thụ gỗ củi được ước tính cho một người sử dụng để tính toán tiêu thụ của nhiều phân nhóm.</w:t>
      </w:r>
    </w:p>
    <w:p w:rsidR="00DD3B70" w:rsidRDefault="00DD3B70" w:rsidP="008D579F">
      <w:r>
        <w:t>Tương tự như vậy, tiêu thụ gỗ củi được ước tính cho vòng đời một con heo cho mỗi phân nhóm.</w:t>
      </w:r>
    </w:p>
    <w:p w:rsidR="00DD3B70" w:rsidRDefault="00DD3B70" w:rsidP="008D579F">
      <w:r>
        <w:t xml:space="preserve">Không thể ước lượng tiêu thụ gỗ củi </w:t>
      </w:r>
      <w:r w:rsidR="00C90899">
        <w:t xml:space="preserve">trung bình </w:t>
      </w:r>
      <w:r>
        <w:t xml:space="preserve">cho </w:t>
      </w:r>
      <w:r w:rsidR="00C90899">
        <w:t xml:space="preserve">các gia đình có nghề phụ bởi đặc thù mỗi nghề phụ </w:t>
      </w:r>
      <w:r>
        <w:t>như r</w:t>
      </w:r>
      <w:r w:rsidR="00C90899">
        <w:t>ượu</w:t>
      </w:r>
      <w:r>
        <w:t xml:space="preserve">, </w:t>
      </w:r>
      <w:r w:rsidR="00C90899">
        <w:t>làm đậu</w:t>
      </w:r>
      <w:r>
        <w:t xml:space="preserve">, </w:t>
      </w:r>
      <w:r w:rsidR="00C90899">
        <w:t>bánh tráng</w:t>
      </w:r>
      <w:r>
        <w:t>,</w:t>
      </w:r>
      <w:r w:rsidR="00C90899">
        <w:t xml:space="preserve"> làm bún sẽ có nhu cầu tiêu thụ gỗ củi cho mỗi đơn vị sản phẩm khác nhau, và mỗi gia đình lại làm nghề phụ với quy mô lớn nhỏ khác nhau. Do khung thời gian nghiên cứu hạn chế nên chúng tôi đã không thể thu thập các thông tin chi tiết cho từng ngành nghề phụ này.</w:t>
      </w:r>
    </w:p>
    <w:p w:rsidR="00DD3B70" w:rsidRPr="00273F45" w:rsidRDefault="00DD3B70" w:rsidP="00475DF8">
      <w:pPr>
        <w:pStyle w:val="Heading2"/>
      </w:pPr>
      <w:bookmarkStart w:id="63" w:name="_Toc403554244"/>
      <w:r w:rsidRPr="00273F45">
        <w:t xml:space="preserve">Xử lý dữ liệu khảo sát gỗ </w:t>
      </w:r>
      <w:r>
        <w:t>củi</w:t>
      </w:r>
      <w:r w:rsidRPr="00273F45">
        <w:t xml:space="preserve"> trong </w:t>
      </w:r>
      <w:r>
        <w:t>lĩnh vực</w:t>
      </w:r>
      <w:r w:rsidRPr="00273F45">
        <w:t xml:space="preserve"> công nghiệ</w:t>
      </w:r>
      <w:r>
        <w:t xml:space="preserve">p </w:t>
      </w:r>
      <w:r w:rsidRPr="00273F45">
        <w:t>và thương mại</w:t>
      </w:r>
      <w:bookmarkEnd w:id="63"/>
    </w:p>
    <w:p w:rsidR="00DD3B70" w:rsidRDefault="00DD3B70" w:rsidP="004B646A">
      <w:r>
        <w:t xml:space="preserve">Điều tra việc mua bán gỗ củi chỉ được tiến hành tại một địa điểm được chọn của mỗi tỉnh. </w:t>
      </w:r>
      <w:r w:rsidR="00C90899" w:rsidRPr="00925331">
        <w:rPr>
          <w:highlight w:val="yellow"/>
          <w:rPrChange w:id="64" w:author="Nguyen Huu Hieu" w:date="2014-11-20T09:06:00Z">
            <w:rPr/>
          </w:rPrChange>
        </w:rPr>
        <w:t>Chúng tôi</w:t>
      </w:r>
      <w:r w:rsidR="00C90899">
        <w:t xml:space="preserve"> không</w:t>
      </w:r>
      <w:r>
        <w:t xml:space="preserve"> điều tra trên quy mô lớn hơn do </w:t>
      </w:r>
      <w:r w:rsidR="00C90899">
        <w:t>có một số yếu tố</w:t>
      </w:r>
      <w:r>
        <w:t xml:space="preserve"> rủi ro cho cán bộ điều tra trong khi làm việc với thương lái trung gian</w:t>
      </w:r>
      <w:r w:rsidR="00C90899">
        <w:t xml:space="preserve"> là</w:t>
      </w:r>
      <w:r>
        <w:t xml:space="preserve"> những người buôn bán gỗ củi trái pháp luật. Do vậy phân tích dữ liệu định lượng chỉ được tiến hành ở </w:t>
      </w:r>
      <w:r w:rsidRPr="00117F90">
        <w:rPr>
          <w:highlight w:val="yellow"/>
          <w:rPrChange w:id="65" w:author="Nguyen Huu Hieu" w:date="2014-11-18T09:22:00Z">
            <w:rPr/>
          </w:rPrChange>
        </w:rPr>
        <w:t>một</w:t>
      </w:r>
      <w:r>
        <w:t xml:space="preserve"> quy mô nhỏ để </w:t>
      </w:r>
      <w:r w:rsidR="00C90899">
        <w:t>xác định và đánh giá</w:t>
      </w:r>
      <w:r>
        <w:t xml:space="preserve"> số lượng gỗ củi thương mại của một vùng cụ thể của cuộc điều tra tại mỗi tỉnh. Dữ liệu về tiêu thụ gỗ củi thương mại và tiêu thụ gỗ củi của người dân sẽ được so sánh để nhận biết các yếu tố chính tạo ra </w:t>
      </w:r>
      <w:r w:rsidR="00C90899">
        <w:t xml:space="preserve">sức ép lên nguồn cung gỗ từ </w:t>
      </w:r>
      <w:r>
        <w:t>rừng tự nhiên, đặc biệt là những cây gỗ lớn.</w:t>
      </w:r>
    </w:p>
    <w:p w:rsidR="00DD3B70" w:rsidRDefault="00DD3B70" w:rsidP="004B646A">
      <w:r>
        <w:t xml:space="preserve">Mặc dù gỗ nguyên liệu không phải là đối tượng chính của cuộc nghiên cứu này, </w:t>
      </w:r>
      <w:r w:rsidR="007C163A" w:rsidRPr="00925331">
        <w:rPr>
          <w:highlight w:val="yellow"/>
          <w:rPrChange w:id="66" w:author="Nguyen Huu Hieu" w:date="2014-11-20T09:06:00Z">
            <w:rPr/>
          </w:rPrChange>
        </w:rPr>
        <w:t>chúng tôi</w:t>
      </w:r>
      <w:r w:rsidR="007C163A">
        <w:t xml:space="preserve"> cũng đã thực hiện </w:t>
      </w:r>
      <w:r>
        <w:t xml:space="preserve">điều tra được thực hiện 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w:t>
      </w:r>
      <w:r>
        <w:lastRenderedPageBreak/>
        <w:t>hiện này để hiểu giá của gỗ nguyên liệu so với gỗ củi và áp lực lên rừng tự nhiên đang bị chuyển đổi thành rừng trồng để phục vụ cho gỗ nguyên liệu có giá trị kinh tế cao hơn.</w:t>
      </w:r>
    </w:p>
    <w:p w:rsidR="00DD3B70" w:rsidRDefault="00DD3B70" w:rsidP="004B646A">
      <w:r w:rsidRPr="00117F90">
        <w:rPr>
          <w:highlight w:val="yellow"/>
          <w:rPrChange w:id="67" w:author="Nguyen Huu Hieu" w:date="2014-11-18T09:23:00Z">
            <w:rPr/>
          </w:rPrChange>
        </w:rPr>
        <w:t>Cuộc</w:t>
      </w:r>
      <w:r>
        <w:t xml:space="preserve"> điều tra tại các nhà máy công nghiệp địa phương được tiến hành tại nhà máy sử dụng gỗ củi cho thiết bị sinh nhiệt, và những nhà máy này sử dụng than và than cám như là nhiên liệu thay thế. Dữ liệu </w:t>
      </w:r>
      <w:commentRangeStart w:id="68"/>
      <w:r w:rsidRPr="00117F90">
        <w:rPr>
          <w:highlight w:val="yellow"/>
          <w:rPrChange w:id="69" w:author="Nguyen Huu Hieu" w:date="2014-11-18T09:23:00Z">
            <w:rPr/>
          </w:rPrChange>
        </w:rPr>
        <w:t>sẽ</w:t>
      </w:r>
      <w:commentRangeEnd w:id="68"/>
      <w:r w:rsidR="00925331">
        <w:rPr>
          <w:rStyle w:val="CommentReference"/>
        </w:rPr>
        <w:commentReference w:id="68"/>
      </w:r>
      <w:r>
        <w:t xml:space="preserve"> được phân tích định tính nhằm hiểu sâu hơn ai sẽ là người sử dụng gỗ củi, tại sao họ sử dụng gỗ củi thay vì sử dụng nhiên liệu khác, và xu hướng trong tương lai với việc tiêu thụ gỗ củi sẽ như thế nào tại các nhà máy ở địa phương.</w:t>
      </w:r>
    </w:p>
    <w:p w:rsidR="00DD3B70" w:rsidRPr="001368EC" w:rsidRDefault="00DD3B70" w:rsidP="004B646A">
      <w:r>
        <w:t xml:space="preserve">Để ước </w:t>
      </w:r>
      <w:del w:id="70" w:author="Nguyen Huu Hieu" w:date="2014-11-20T09:08:00Z">
        <w:r w:rsidDel="0028156C">
          <w:delText xml:space="preserve">tính </w:delText>
        </w:r>
      </w:del>
      <w:r>
        <w:t xml:space="preserve">định lượng nhu cầu công nghiệp cho gỗ củi tại địa phương, </w:t>
      </w:r>
      <w:r w:rsidR="007C163A">
        <w:t xml:space="preserve">cần </w:t>
      </w:r>
      <w:del w:id="71" w:author="Nguyen Huu Hieu" w:date="2014-11-20T09:08:00Z">
        <w:r w:rsidR="007C163A" w:rsidDel="0028156C">
          <w:delText xml:space="preserve">phải </w:delText>
        </w:r>
      </w:del>
      <w:r w:rsidR="007C163A">
        <w:t xml:space="preserve">có </w:t>
      </w:r>
      <w:r>
        <w:t xml:space="preserve">dữ liệu về tổng công suất cho mỗi lĩnh vực công nghiệp </w:t>
      </w:r>
      <w:proofErr w:type="gramStart"/>
      <w:r>
        <w:t>theo</w:t>
      </w:r>
      <w:proofErr w:type="gramEnd"/>
      <w:r>
        <w:t xml:space="preserve"> từng huyện. Mỗi lĩnh vực công nghiệp như sản xuất giấy, chế biến chè, sản xuất gỗ MDF, rựu và nước giải khát, chế biến thực phẩm có quy trình sản xuất đặc trưng và có số liệu tiêu biểu cho tiêu thụ nhiên liệu trên một đơn vị sản phẩm có thể được sử dụng như một số liệu tham khảo. </w:t>
      </w:r>
      <w:r w:rsidRPr="001368EC">
        <w:t xml:space="preserve">Do đó dữ liệu </w:t>
      </w:r>
      <w:r>
        <w:t>về</w:t>
      </w:r>
      <w:r w:rsidRPr="001368EC">
        <w:t xml:space="preserve"> tổng công suất của </w:t>
      </w:r>
      <w:r>
        <w:t>lĩnh vực</w:t>
      </w:r>
      <w:r w:rsidRPr="001368EC">
        <w:t xml:space="preserve"> công nghiệp là cần thiết để ước tính tổng nhu cầu nhiên liệu.</w:t>
      </w:r>
    </w:p>
    <w:p w:rsidR="00DD3B70" w:rsidRDefault="00DD3B70" w:rsidP="004B646A">
      <w:r>
        <w:t xml:space="preserve">Do không có dữ liệu </w:t>
      </w:r>
      <w:r w:rsidR="007C163A">
        <w:t xml:space="preserve">thứ cấp </w:t>
      </w:r>
      <w:r w:rsidRPr="001368EC">
        <w:t xml:space="preserve">về các nhà máy công nghiệp </w:t>
      </w:r>
      <w:r>
        <w:t xml:space="preserve">sẵn có tại </w:t>
      </w:r>
      <w:r w:rsidRPr="001368EC">
        <w:t xml:space="preserve">địa phương với các thông tin cụ thể về năng lực sản xuất, ước tính </w:t>
      </w:r>
      <w:r>
        <w:t>khối</w:t>
      </w:r>
      <w:r w:rsidRPr="001368EC">
        <w:t xml:space="preserve"> lượng về nhu cầu </w:t>
      </w:r>
      <w:r>
        <w:t>gỗ củi</w:t>
      </w:r>
      <w:r w:rsidRPr="001368EC">
        <w:t xml:space="preserve"> cho các nhà máy địa phương </w:t>
      </w:r>
      <w:r>
        <w:t xml:space="preserve">nên không </w:t>
      </w:r>
      <w:r w:rsidRPr="001368EC">
        <w:t xml:space="preserve">thể được thực hiện </w:t>
      </w:r>
      <w:r w:rsidRPr="00CB0B8B">
        <w:rPr>
          <w:highlight w:val="yellow"/>
          <w:rPrChange w:id="72" w:author="Nguyen Huu Hieu" w:date="2014-11-18T09:24:00Z">
            <w:rPr/>
          </w:rPrChange>
        </w:rPr>
        <w:t>với độ tin cậy cao.</w:t>
      </w:r>
    </w:p>
    <w:p w:rsidR="00DD3B70" w:rsidRDefault="00DD3B70" w:rsidP="001626F9">
      <w:pPr>
        <w:pStyle w:val="Heading1"/>
        <w:ind w:left="360" w:hanging="360"/>
      </w:pPr>
      <w:bookmarkStart w:id="73" w:name="_Toc403554245"/>
      <w:r>
        <w:t>Các phát hiện</w:t>
      </w:r>
      <w:bookmarkEnd w:id="73"/>
    </w:p>
    <w:p w:rsidR="00DD3B70" w:rsidRDefault="00DD3B70" w:rsidP="00B93A18">
      <w:pPr>
        <w:pStyle w:val="Heading2"/>
      </w:pPr>
      <w:bookmarkStart w:id="74" w:name="_Toc403554246"/>
      <w:r>
        <w:t xml:space="preserve">Chuỗi cung gỗ </w:t>
      </w:r>
      <w:bookmarkEnd w:id="74"/>
    </w:p>
    <w:p w:rsidR="00DD3B70" w:rsidRDefault="00C24675" w:rsidP="003E1AA9">
      <w:r>
        <w:br w:type="page"/>
      </w:r>
      <w:r w:rsidR="00626FDE">
        <w:rPr>
          <w:noProof/>
          <w:lang w:val="en-GB" w:eastAsia="en-GB"/>
        </w:rPr>
        <mc:AlternateContent>
          <mc:Choice Requires="wps">
            <w:drawing>
              <wp:anchor distT="0" distB="0" distL="114300" distR="114300" simplePos="0" relativeHeight="251625984" behindDoc="0" locked="0" layoutInCell="1" allowOverlap="1" wp14:anchorId="0DEA8268" wp14:editId="7899928A">
                <wp:simplePos x="0" y="0"/>
                <wp:positionH relativeFrom="column">
                  <wp:posOffset>1242060</wp:posOffset>
                </wp:positionH>
                <wp:positionV relativeFrom="paragraph">
                  <wp:posOffset>207010</wp:posOffset>
                </wp:positionV>
                <wp:extent cx="935355" cy="626110"/>
                <wp:effectExtent l="22860" t="16510" r="22860" b="24130"/>
                <wp:wrapNone/>
                <wp:docPr id="84"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26110"/>
                        </a:xfrm>
                        <a:prstGeom prst="roundRect">
                          <a:avLst>
                            <a:gd name="adj" fmla="val 16667"/>
                          </a:avLst>
                        </a:prstGeom>
                        <a:solidFill>
                          <a:srgbClr val="FBD4B4"/>
                        </a:solidFill>
                        <a:ln w="31750">
                          <a:solidFill>
                            <a:srgbClr val="E36C0A"/>
                          </a:solidFill>
                          <a:prstDash val="sysDash"/>
                          <a:round/>
                          <a:headEnd/>
                          <a:tailEnd/>
                        </a:ln>
                      </wps:spPr>
                      <wps:txbx>
                        <w:txbxContent>
                          <w:p w:rsidR="00F15A41" w:rsidRPr="00512C30" w:rsidRDefault="00F15A41"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6" style="position:absolute;left:0;text-align:left;margin-left:97.8pt;margin-top:16.3pt;width:73.65pt;height:49.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F15A41" w:rsidRPr="00512C30" w:rsidRDefault="00F15A41"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mc:Fallback>
        </mc:AlternateContent>
      </w:r>
      <w:r w:rsidR="00626FDE">
        <w:rPr>
          <w:noProof/>
          <w:lang w:val="en-GB" w:eastAsia="en-GB"/>
        </w:rPr>
        <mc:AlternateContent>
          <mc:Choice Requires="wps">
            <w:drawing>
              <wp:anchor distT="0" distB="0" distL="114300" distR="114300" simplePos="0" relativeHeight="251628032" behindDoc="0" locked="0" layoutInCell="1" allowOverlap="1" wp14:anchorId="3697B244" wp14:editId="749EB763">
                <wp:simplePos x="0" y="0"/>
                <wp:positionH relativeFrom="column">
                  <wp:posOffset>2695575</wp:posOffset>
                </wp:positionH>
                <wp:positionV relativeFrom="paragraph">
                  <wp:posOffset>187960</wp:posOffset>
                </wp:positionV>
                <wp:extent cx="1062990" cy="645160"/>
                <wp:effectExtent l="19050" t="16510" r="13335" b="14605"/>
                <wp:wrapNone/>
                <wp:docPr id="83"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645160"/>
                        </a:xfrm>
                        <a:prstGeom prst="roundRect">
                          <a:avLst>
                            <a:gd name="adj" fmla="val 16667"/>
                          </a:avLst>
                        </a:prstGeom>
                        <a:solidFill>
                          <a:srgbClr val="F2DBDB"/>
                        </a:solidFill>
                        <a:ln w="25400">
                          <a:solidFill>
                            <a:srgbClr val="943634"/>
                          </a:solidFill>
                          <a:round/>
                          <a:headEnd/>
                          <a:tailEnd/>
                        </a:ln>
                      </wps:spPr>
                      <wps:txbx>
                        <w:txbxContent>
                          <w:p w:rsidR="00F15A41" w:rsidRPr="00AA3535" w:rsidRDefault="00F15A41"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5" o:spid="_x0000_s1027" style="position:absolute;left:0;text-align:left;margin-left:212.25pt;margin-top:14.8pt;width:83.7pt;height:50.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F15A41" w:rsidRPr="00AA3535" w:rsidRDefault="00F15A41"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mc:Fallback>
        </mc:AlternateContent>
      </w:r>
      <w:r w:rsidR="00626FDE">
        <w:rPr>
          <w:noProof/>
          <w:lang w:val="en-GB" w:eastAsia="en-GB"/>
        </w:rPr>
        <mc:AlternateContent>
          <mc:Choice Requires="wps">
            <w:drawing>
              <wp:anchor distT="0" distB="0" distL="114300" distR="114300" simplePos="0" relativeHeight="251624960" behindDoc="0" locked="0" layoutInCell="1" allowOverlap="1" wp14:anchorId="07EE4542" wp14:editId="5AE3A4DB">
                <wp:simplePos x="0" y="0"/>
                <wp:positionH relativeFrom="column">
                  <wp:posOffset>117475</wp:posOffset>
                </wp:positionH>
                <wp:positionV relativeFrom="paragraph">
                  <wp:posOffset>154305</wp:posOffset>
                </wp:positionV>
                <wp:extent cx="563245" cy="711835"/>
                <wp:effectExtent l="12700" t="20955" r="14605" b="19685"/>
                <wp:wrapNone/>
                <wp:docPr id="82" name="Ca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mc:Fallback>
        </mc:AlternateContent>
      </w:r>
    </w:p>
    <w:p w:rsidR="00DD3B70" w:rsidRDefault="00626FDE" w:rsidP="003E1AA9">
      <w:r>
        <w:rPr>
          <w:noProof/>
          <w:lang w:val="en-GB" w:eastAsia="en-GB"/>
        </w:rPr>
        <w:lastRenderedPageBreak/>
        <mc:AlternateContent>
          <mc:Choice Requires="wps">
            <w:drawing>
              <wp:anchor distT="0" distB="0" distL="114300" distR="114300" simplePos="0" relativeHeight="251679232" behindDoc="0" locked="0" layoutInCell="1" allowOverlap="1" wp14:anchorId="6A384205" wp14:editId="0B499934">
                <wp:simplePos x="0" y="0"/>
                <wp:positionH relativeFrom="column">
                  <wp:posOffset>680720</wp:posOffset>
                </wp:positionH>
                <wp:positionV relativeFrom="paragraph">
                  <wp:posOffset>252730</wp:posOffset>
                </wp:positionV>
                <wp:extent cx="337820" cy="0"/>
                <wp:effectExtent l="23495" t="24130" r="19685" b="23495"/>
                <wp:wrapNone/>
                <wp:docPr id="8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mc:Fallback>
        </mc:AlternateContent>
      </w:r>
      <w:r>
        <w:rPr>
          <w:noProof/>
          <w:lang w:val="en-GB" w:eastAsia="en-GB"/>
        </w:rPr>
        <mc:AlternateContent>
          <mc:Choice Requires="wps">
            <w:drawing>
              <wp:anchor distT="0" distB="0" distL="114300" distR="114300" simplePos="0" relativeHeight="251653632" behindDoc="0" locked="0" layoutInCell="1" allowOverlap="1" wp14:anchorId="21871C23" wp14:editId="574F1FB0">
                <wp:simplePos x="0" y="0"/>
                <wp:positionH relativeFrom="column">
                  <wp:posOffset>1017905</wp:posOffset>
                </wp:positionH>
                <wp:positionV relativeFrom="paragraph">
                  <wp:posOffset>252095</wp:posOffset>
                </wp:positionV>
                <wp:extent cx="0" cy="2038350"/>
                <wp:effectExtent l="17780" t="23495" r="20320" b="24130"/>
                <wp:wrapNone/>
                <wp:docPr id="8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mc:Fallback>
        </mc:AlternateContent>
      </w:r>
      <w:r>
        <w:rPr>
          <w:noProof/>
          <w:lang w:val="en-GB" w:eastAsia="en-GB"/>
        </w:rPr>
        <mc:AlternateContent>
          <mc:Choice Requires="wps">
            <w:drawing>
              <wp:anchor distT="0" distB="0" distL="114300" distR="114300" simplePos="0" relativeHeight="251680256" behindDoc="0" locked="0" layoutInCell="1" allowOverlap="1" wp14:anchorId="117F8CE4" wp14:editId="654CB428">
                <wp:simplePos x="0" y="0"/>
                <wp:positionH relativeFrom="column">
                  <wp:posOffset>2171700</wp:posOffset>
                </wp:positionH>
                <wp:positionV relativeFrom="paragraph">
                  <wp:posOffset>81915</wp:posOffset>
                </wp:positionV>
                <wp:extent cx="523875" cy="0"/>
                <wp:effectExtent l="19050" t="100965" r="28575" b="99060"/>
                <wp:wrapNone/>
                <wp:docPr id="7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71pt;margin-top:6.45pt;width:41.2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mc:Fallback>
        </mc:AlternateContent>
      </w:r>
      <w:r>
        <w:rPr>
          <w:noProof/>
          <w:lang w:val="en-GB" w:eastAsia="en-GB"/>
        </w:rPr>
        <mc:AlternateContent>
          <mc:Choice Requires="wps">
            <w:drawing>
              <wp:anchor distT="0" distB="0" distL="114300" distR="114300" simplePos="0" relativeHeight="251629056" behindDoc="0" locked="0" layoutInCell="1" allowOverlap="1" wp14:anchorId="4AA85E9D" wp14:editId="38427F15">
                <wp:simplePos x="0" y="0"/>
                <wp:positionH relativeFrom="column">
                  <wp:posOffset>685800</wp:posOffset>
                </wp:positionH>
                <wp:positionV relativeFrom="paragraph">
                  <wp:posOffset>91440</wp:posOffset>
                </wp:positionV>
                <wp:extent cx="552450" cy="0"/>
                <wp:effectExtent l="19050" t="100965" r="28575" b="99060"/>
                <wp:wrapNone/>
                <wp:docPr id="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54pt;margin-top:7.2pt;width:43.5pt;height: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mc:Fallback>
        </mc:AlternateContent>
      </w:r>
      <w:r>
        <w:rPr>
          <w:noProof/>
          <w:lang w:val="en-GB" w:eastAsia="en-GB"/>
        </w:rPr>
        <mc:AlternateContent>
          <mc:Choice Requires="wps">
            <w:drawing>
              <wp:anchor distT="0" distB="0" distL="114300" distR="114300" simplePos="0" relativeHeight="251631104" behindDoc="0" locked="0" layoutInCell="1" allowOverlap="1" wp14:anchorId="6A121E7F" wp14:editId="5428CE1E">
                <wp:simplePos x="0" y="0"/>
                <wp:positionH relativeFrom="column">
                  <wp:posOffset>2419350</wp:posOffset>
                </wp:positionH>
                <wp:positionV relativeFrom="paragraph">
                  <wp:posOffset>81915</wp:posOffset>
                </wp:positionV>
                <wp:extent cx="1270" cy="1009650"/>
                <wp:effectExtent l="19050" t="24765" r="17780" b="22860"/>
                <wp:wrapNone/>
                <wp:docPr id="7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0096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mc:Fallback>
        </mc:AlternateContent>
      </w:r>
      <w:r>
        <w:rPr>
          <w:noProof/>
          <w:lang w:val="en-GB" w:eastAsia="en-GB"/>
        </w:rPr>
        <mc:AlternateContent>
          <mc:Choice Requires="wps">
            <w:drawing>
              <wp:anchor distT="0" distB="0" distL="114300" distR="114300" simplePos="0" relativeHeight="251630080" behindDoc="0" locked="0" layoutInCell="1" allowOverlap="1" wp14:anchorId="3C7848E3" wp14:editId="6D910D32">
                <wp:simplePos x="0" y="0"/>
                <wp:positionH relativeFrom="column">
                  <wp:posOffset>875030</wp:posOffset>
                </wp:positionH>
                <wp:positionV relativeFrom="paragraph">
                  <wp:posOffset>91440</wp:posOffset>
                </wp:positionV>
                <wp:extent cx="1270" cy="2038350"/>
                <wp:effectExtent l="17780" t="24765" r="19050" b="22860"/>
                <wp:wrapNone/>
                <wp:docPr id="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0383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mc:Fallback>
        </mc:AlternateContent>
      </w:r>
    </w:p>
    <w:p w:rsidR="00DD3B70" w:rsidRDefault="00626FDE" w:rsidP="003E1AA9">
      <w:r>
        <w:rPr>
          <w:noProof/>
          <w:lang w:val="en-GB" w:eastAsia="en-GB"/>
        </w:rPr>
        <mc:AlternateContent>
          <mc:Choice Requires="wps">
            <w:drawing>
              <wp:anchor distT="0" distB="0" distL="114300" distR="114300" simplePos="0" relativeHeight="251627008" behindDoc="0" locked="0" layoutInCell="1" allowOverlap="1" wp14:anchorId="70B4241B" wp14:editId="49DA240F">
                <wp:simplePos x="0" y="0"/>
                <wp:positionH relativeFrom="column">
                  <wp:posOffset>4284980</wp:posOffset>
                </wp:positionH>
                <wp:positionV relativeFrom="paragraph">
                  <wp:posOffset>139700</wp:posOffset>
                </wp:positionV>
                <wp:extent cx="1658620" cy="1337310"/>
                <wp:effectExtent l="17780" t="15875" r="19050" b="18415"/>
                <wp:wrapNone/>
                <wp:docPr id="7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1337310"/>
                        </a:xfrm>
                        <a:prstGeom prst="roundRect">
                          <a:avLst>
                            <a:gd name="adj" fmla="val 16667"/>
                          </a:avLst>
                        </a:prstGeom>
                        <a:solidFill>
                          <a:srgbClr val="4F81BD"/>
                        </a:solidFill>
                        <a:ln w="25400">
                          <a:solidFill>
                            <a:srgbClr val="243F60"/>
                          </a:solidFill>
                          <a:round/>
                          <a:headEnd/>
                          <a:tailEnd/>
                        </a:ln>
                      </wps:spPr>
                      <wps:txb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F15A41" w:rsidRPr="007B1830"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2" o:spid="_x0000_s1029" style="position:absolute;left:0;text-align:left;margin-left:337.4pt;margin-top:11pt;width:130.6pt;height:105.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F15A41" w:rsidRPr="007B1830"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mc:Fallback>
        </mc:AlternateContent>
      </w:r>
      <w:r w:rsidR="00CB0B8B">
        <w:rPr>
          <w:rStyle w:val="CommentReference"/>
        </w:rPr>
        <w:commentReference w:id="75"/>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32128" behindDoc="0" locked="0" layoutInCell="1" allowOverlap="1" wp14:anchorId="50A61DDA" wp14:editId="0FD41C33">
                <wp:simplePos x="0" y="0"/>
                <wp:positionH relativeFrom="column">
                  <wp:posOffset>118110</wp:posOffset>
                </wp:positionH>
                <wp:positionV relativeFrom="paragraph">
                  <wp:posOffset>295910</wp:posOffset>
                </wp:positionV>
                <wp:extent cx="563245" cy="711835"/>
                <wp:effectExtent l="13335" t="19685" r="13970" b="20955"/>
                <wp:wrapNone/>
                <wp:docPr id="74" name="Ca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5" o:spid="_x0000_s1030" type="#_x0000_t22" style="position:absolute;margin-left:9.3pt;margin-top:23.3pt;width:44.35pt;height:56.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42368" behindDoc="0" locked="0" layoutInCell="1" allowOverlap="1" wp14:anchorId="574A887F" wp14:editId="61636446">
                <wp:simplePos x="0" y="0"/>
                <wp:positionH relativeFrom="column">
                  <wp:posOffset>677545</wp:posOffset>
                </wp:positionH>
                <wp:positionV relativeFrom="paragraph">
                  <wp:posOffset>194310</wp:posOffset>
                </wp:positionV>
                <wp:extent cx="189230" cy="0"/>
                <wp:effectExtent l="20320" t="22860" r="19050" b="24765"/>
                <wp:wrapNone/>
                <wp:docPr id="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mc:Fallback>
        </mc:AlternateContent>
      </w:r>
      <w:r>
        <w:rPr>
          <w:noProof/>
          <w:lang w:val="en-GB" w:eastAsia="en-GB"/>
        </w:rPr>
        <mc:AlternateContent>
          <mc:Choice Requires="wps">
            <w:drawing>
              <wp:anchor distT="0" distB="0" distL="114300" distR="114300" simplePos="0" relativeHeight="251667968" behindDoc="0" locked="0" layoutInCell="1" allowOverlap="1" wp14:anchorId="3D0AC019" wp14:editId="607863C9">
                <wp:simplePos x="0" y="0"/>
                <wp:positionH relativeFrom="column">
                  <wp:posOffset>2428875</wp:posOffset>
                </wp:positionH>
                <wp:positionV relativeFrom="paragraph">
                  <wp:posOffset>361315</wp:posOffset>
                </wp:positionV>
                <wp:extent cx="1866900" cy="0"/>
                <wp:effectExtent l="19050" t="104140" r="28575" b="105410"/>
                <wp:wrapNone/>
                <wp:docPr id="72"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191.25pt;margin-top:28.45pt;width:147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mc:Fallback>
        </mc:AlternateContent>
      </w:r>
      <w:r>
        <w:rPr>
          <w:noProof/>
          <w:lang w:val="en-GB" w:eastAsia="en-GB"/>
        </w:rPr>
        <mc:AlternateContent>
          <mc:Choice Requires="wps">
            <w:drawing>
              <wp:anchor distT="0" distB="0" distL="114300" distR="114300" simplePos="0" relativeHeight="251660800" behindDoc="0" locked="0" layoutInCell="1" allowOverlap="1" wp14:anchorId="0598F4A8" wp14:editId="57EE9451">
                <wp:simplePos x="0" y="0"/>
                <wp:positionH relativeFrom="column">
                  <wp:posOffset>4038600</wp:posOffset>
                </wp:positionH>
                <wp:positionV relativeFrom="paragraph">
                  <wp:posOffset>1380490</wp:posOffset>
                </wp:positionV>
                <wp:extent cx="1270" cy="1028700"/>
                <wp:effectExtent l="19050" t="18415" r="17780" b="19685"/>
                <wp:wrapNone/>
                <wp:docPr id="7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76BCC59C" wp14:editId="42F5D7E0">
                <wp:simplePos x="0" y="0"/>
                <wp:positionH relativeFrom="column">
                  <wp:posOffset>3819525</wp:posOffset>
                </wp:positionH>
                <wp:positionV relativeFrom="paragraph">
                  <wp:posOffset>1370965</wp:posOffset>
                </wp:positionV>
                <wp:extent cx="476250" cy="0"/>
                <wp:effectExtent l="19050" t="104140" r="28575" b="105410"/>
                <wp:wrapNone/>
                <wp:docPr id="7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300.75pt;margin-top:107.95pt;width:3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6C677CEC" wp14:editId="59304DB0">
                <wp:simplePos x="0" y="0"/>
                <wp:positionH relativeFrom="column">
                  <wp:posOffset>2419350</wp:posOffset>
                </wp:positionH>
                <wp:positionV relativeFrom="paragraph">
                  <wp:posOffset>180340</wp:posOffset>
                </wp:positionV>
                <wp:extent cx="1876425" cy="0"/>
                <wp:effectExtent l="19050" t="104140" r="28575" b="105410"/>
                <wp:wrapNone/>
                <wp:docPr id="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90.5pt;margin-top:14.2pt;width:147.7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mc:Fallback>
        </mc:AlternateContent>
      </w:r>
      <w:r>
        <w:rPr>
          <w:noProof/>
          <w:lang w:val="en-GB" w:eastAsia="en-GB"/>
        </w:rPr>
        <mc:AlternateContent>
          <mc:Choice Requires="wps">
            <w:drawing>
              <wp:anchor distT="0" distB="0" distL="114300" distR="114300" simplePos="0" relativeHeight="251638272" behindDoc="0" locked="0" layoutInCell="1" allowOverlap="1" wp14:anchorId="2D213E9E" wp14:editId="6F6BF987">
                <wp:simplePos x="0" y="0"/>
                <wp:positionH relativeFrom="column">
                  <wp:posOffset>4324350</wp:posOffset>
                </wp:positionH>
                <wp:positionV relativeFrom="paragraph">
                  <wp:posOffset>2066290</wp:posOffset>
                </wp:positionV>
                <wp:extent cx="1620520" cy="680085"/>
                <wp:effectExtent l="19050" t="18415" r="17780" b="15875"/>
                <wp:wrapNone/>
                <wp:docPr id="68"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680085"/>
                        </a:xfrm>
                        <a:prstGeom prst="roundRect">
                          <a:avLst>
                            <a:gd name="adj" fmla="val 16667"/>
                          </a:avLst>
                        </a:prstGeom>
                        <a:solidFill>
                          <a:srgbClr val="4F81BD"/>
                        </a:solidFill>
                        <a:ln w="25400">
                          <a:solidFill>
                            <a:srgbClr val="243F60"/>
                          </a:solidFill>
                          <a:round/>
                          <a:headEnd/>
                          <a:tailEnd/>
                        </a:ln>
                      </wps:spPr>
                      <wps:txb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F15A41" w:rsidRPr="007B1830"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4" o:spid="_x0000_s1031" style="position:absolute;margin-left:340.5pt;margin-top:162.7pt;width:127.6pt;height:5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F15A41" w:rsidRPr="007B1830"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64896" behindDoc="0" locked="0" layoutInCell="1" allowOverlap="1" wp14:anchorId="1C50B0D9" wp14:editId="5E9D3199">
                <wp:simplePos x="0" y="0"/>
                <wp:positionH relativeFrom="column">
                  <wp:posOffset>2430145</wp:posOffset>
                </wp:positionH>
                <wp:positionV relativeFrom="paragraph">
                  <wp:posOffset>32385</wp:posOffset>
                </wp:positionV>
                <wp:extent cx="1270" cy="1028700"/>
                <wp:effectExtent l="20320" t="22860" r="16510" b="24765"/>
                <wp:wrapNone/>
                <wp:docPr id="6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mc:Fallback>
        </mc:AlternateContent>
      </w:r>
      <w:r>
        <w:rPr>
          <w:noProof/>
          <w:lang w:val="en-GB" w:eastAsia="en-GB"/>
        </w:rPr>
        <mc:AlternateContent>
          <mc:Choice Requires="wps">
            <w:drawing>
              <wp:anchor distT="0" distB="0" distL="114300" distR="114300" simplePos="0" relativeHeight="251633152" behindDoc="0" locked="0" layoutInCell="1" allowOverlap="1" wp14:anchorId="4F84A056" wp14:editId="2E07D058">
                <wp:simplePos x="0" y="0"/>
                <wp:positionH relativeFrom="column">
                  <wp:posOffset>109855</wp:posOffset>
                </wp:positionH>
                <wp:positionV relativeFrom="paragraph">
                  <wp:posOffset>679450</wp:posOffset>
                </wp:positionV>
                <wp:extent cx="563245" cy="711835"/>
                <wp:effectExtent l="14605" t="12700" r="22225" b="18415"/>
                <wp:wrapNone/>
                <wp:docPr id="66" name="Ca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6" o:spid="_x0000_s1032" type="#_x0000_t22" style="position:absolute;margin-left:8.65pt;margin-top:53.5pt;width:44.35pt;height:56.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F15A41" w:rsidRPr="00AA3535" w:rsidRDefault="00F15A41"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mc:Fallback>
        </mc:AlternateContent>
      </w:r>
      <w:r>
        <w:rPr>
          <w:noProof/>
          <w:lang w:val="en-GB" w:eastAsia="en-GB"/>
        </w:rPr>
        <mc:AlternateContent>
          <mc:Choice Requires="wps">
            <w:drawing>
              <wp:anchor distT="0" distB="0" distL="114300" distR="114300" simplePos="0" relativeHeight="251648512" behindDoc="0" locked="0" layoutInCell="1" allowOverlap="1" wp14:anchorId="7CD09648" wp14:editId="692251F2">
                <wp:simplePos x="0" y="0"/>
                <wp:positionH relativeFrom="column">
                  <wp:posOffset>684530</wp:posOffset>
                </wp:positionH>
                <wp:positionV relativeFrom="paragraph">
                  <wp:posOffset>27305</wp:posOffset>
                </wp:positionV>
                <wp:extent cx="332105" cy="0"/>
                <wp:effectExtent l="17780" t="17780" r="21590" b="20320"/>
                <wp:wrapNone/>
                <wp:docPr id="6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mc:Fallback>
        </mc:AlternateContent>
      </w:r>
      <w:r>
        <w:rPr>
          <w:noProof/>
          <w:lang w:val="en-GB" w:eastAsia="en-GB"/>
        </w:rPr>
        <mc:AlternateContent>
          <mc:Choice Requires="wps">
            <w:drawing>
              <wp:anchor distT="0" distB="0" distL="114300" distR="114300" simplePos="0" relativeHeight="251646464" behindDoc="0" locked="0" layoutInCell="1" allowOverlap="1" wp14:anchorId="64AEB29D" wp14:editId="1D071AFC">
                <wp:simplePos x="0" y="0"/>
                <wp:positionH relativeFrom="column">
                  <wp:posOffset>688340</wp:posOffset>
                </wp:positionH>
                <wp:positionV relativeFrom="paragraph">
                  <wp:posOffset>903605</wp:posOffset>
                </wp:positionV>
                <wp:extent cx="189230" cy="0"/>
                <wp:effectExtent l="21590" t="17780" r="17780" b="20320"/>
                <wp:wrapNone/>
                <wp:docPr id="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40320" behindDoc="0" locked="0" layoutInCell="1" allowOverlap="1" wp14:anchorId="34A3093E" wp14:editId="6DA6653D">
                <wp:simplePos x="0" y="0"/>
                <wp:positionH relativeFrom="column">
                  <wp:posOffset>4275455</wp:posOffset>
                </wp:positionH>
                <wp:positionV relativeFrom="paragraph">
                  <wp:posOffset>320040</wp:posOffset>
                </wp:positionV>
                <wp:extent cx="1658620" cy="799465"/>
                <wp:effectExtent l="17780" t="15240" r="19050" b="13970"/>
                <wp:wrapNone/>
                <wp:docPr id="63"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799465"/>
                        </a:xfrm>
                        <a:prstGeom prst="roundRect">
                          <a:avLst>
                            <a:gd name="adj" fmla="val 16667"/>
                          </a:avLst>
                        </a:prstGeom>
                        <a:solidFill>
                          <a:srgbClr val="4F81BD"/>
                        </a:solidFill>
                        <a:ln w="25400">
                          <a:solidFill>
                            <a:srgbClr val="243F60"/>
                          </a:solidFill>
                          <a:round/>
                          <a:headEnd/>
                          <a:tailEnd/>
                        </a:ln>
                      </wps:spPr>
                      <wps:txb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F15A41" w:rsidRPr="007B1830" w:rsidRDefault="00F15A41" w:rsidP="005D4D08">
                            <w:pPr>
                              <w:spacing w:before="0" w:line="240" w:lineRule="auto"/>
                              <w:ind w:right="-155"/>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6" o:spid="_x0000_s1033" style="position:absolute;margin-left:336.65pt;margin-top:25.2pt;width:130.6pt;height:6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F15A41" w:rsidRDefault="00F15A41"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F15A41" w:rsidRPr="007B1830" w:rsidRDefault="00F15A41" w:rsidP="005D4D08">
                      <w:pPr>
                        <w:spacing w:before="0" w:line="240" w:lineRule="auto"/>
                        <w:ind w:right="-155"/>
                        <w:jc w:val="left"/>
                        <w:rPr>
                          <w:rFonts w:ascii="Arial" w:hAnsi="Arial" w:cs="Arial"/>
                          <w:sz w:val="18"/>
                          <w:szCs w:val="18"/>
                        </w:rPr>
                      </w:pPr>
                    </w:p>
                  </w:txbxContent>
                </v:textbox>
              </v:roundrect>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35200" behindDoc="0" locked="0" layoutInCell="1" allowOverlap="1" wp14:anchorId="2386CD92" wp14:editId="05892FFC">
                <wp:simplePos x="0" y="0"/>
                <wp:positionH relativeFrom="column">
                  <wp:posOffset>2636520</wp:posOffset>
                </wp:positionH>
                <wp:positionV relativeFrom="paragraph">
                  <wp:posOffset>0</wp:posOffset>
                </wp:positionV>
                <wp:extent cx="1190625" cy="790575"/>
                <wp:effectExtent l="17145" t="19050" r="20955" b="19050"/>
                <wp:wrapNone/>
                <wp:docPr id="62"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solidFill>
                          <a:srgbClr val="4F81BD"/>
                        </a:solidFill>
                        <a:ln w="25400">
                          <a:solidFill>
                            <a:srgbClr val="243F60"/>
                          </a:solidFill>
                          <a:round/>
                          <a:headEnd/>
                          <a:tailEnd/>
                        </a:ln>
                      </wps:spPr>
                      <wps:txbx>
                        <w:txbxContent>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F15A41" w:rsidRPr="007B1830" w:rsidRDefault="00F15A41" w:rsidP="003E1AA9">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34" style="position:absolute;margin-left:207.6pt;margin-top:0;width:93.75pt;height:6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F15A41" w:rsidRDefault="00F15A41"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F15A41" w:rsidRPr="007B1830" w:rsidRDefault="00F15A41" w:rsidP="003E1AA9">
                      <w:pPr>
                        <w:spacing w:before="0" w:line="240" w:lineRule="auto"/>
                        <w:ind w:left="-90" w:right="-121"/>
                        <w:jc w:val="left"/>
                        <w:rPr>
                          <w:rFonts w:ascii="Arial" w:hAnsi="Arial" w:cs="Arial"/>
                          <w:sz w:val="18"/>
                          <w:szCs w:val="18"/>
                        </w:rPr>
                      </w:pPr>
                    </w:p>
                  </w:txbxContent>
                </v:textbox>
              </v:roundrect>
            </w:pict>
          </mc:Fallback>
        </mc:AlternateContent>
      </w:r>
      <w:r>
        <w:rPr>
          <w:noProof/>
          <w:lang w:val="en-GB" w:eastAsia="en-GB"/>
        </w:rPr>
        <mc:AlternateContent>
          <mc:Choice Requires="wps">
            <w:drawing>
              <wp:anchor distT="0" distB="0" distL="114300" distR="114300" simplePos="0" relativeHeight="251678208" behindDoc="0" locked="0" layoutInCell="1" allowOverlap="1" wp14:anchorId="7B029722" wp14:editId="2D6CE339">
                <wp:simplePos x="0" y="0"/>
                <wp:positionH relativeFrom="column">
                  <wp:posOffset>877570</wp:posOffset>
                </wp:positionH>
                <wp:positionV relativeFrom="paragraph">
                  <wp:posOffset>243205</wp:posOffset>
                </wp:positionV>
                <wp:extent cx="0" cy="1038225"/>
                <wp:effectExtent l="20320" t="24130" r="17780" b="23495"/>
                <wp:wrapNone/>
                <wp:docPr id="6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mc:Fallback>
        </mc:AlternateContent>
      </w:r>
      <w:r>
        <w:rPr>
          <w:noProof/>
          <w:lang w:val="en-GB" w:eastAsia="en-GB"/>
        </w:rPr>
        <mc:AlternateContent>
          <mc:Choice Requires="wps">
            <w:drawing>
              <wp:anchor distT="0" distB="0" distL="114300" distR="114300" simplePos="0" relativeHeight="251634176" behindDoc="0" locked="0" layoutInCell="1" allowOverlap="1" wp14:anchorId="4555BC87" wp14:editId="052E5113">
                <wp:simplePos x="0" y="0"/>
                <wp:positionH relativeFrom="column">
                  <wp:posOffset>1209040</wp:posOffset>
                </wp:positionH>
                <wp:positionV relativeFrom="paragraph">
                  <wp:posOffset>26035</wp:posOffset>
                </wp:positionV>
                <wp:extent cx="1009650" cy="626745"/>
                <wp:effectExtent l="18415" t="16510" r="19685" b="13970"/>
                <wp:wrapNone/>
                <wp:docPr id="60"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26745"/>
                        </a:xfrm>
                        <a:prstGeom prst="roundRect">
                          <a:avLst>
                            <a:gd name="adj" fmla="val 16667"/>
                          </a:avLst>
                        </a:prstGeom>
                        <a:solidFill>
                          <a:srgbClr val="DBE5F1"/>
                        </a:solidFill>
                        <a:ln w="25400">
                          <a:solidFill>
                            <a:srgbClr val="243F60"/>
                          </a:solidFill>
                          <a:prstDash val="sysDash"/>
                          <a:round/>
                          <a:headEnd/>
                          <a:tailEnd/>
                        </a:ln>
                      </wps:spPr>
                      <wps:txbx>
                        <w:txbxContent>
                          <w:p w:rsidR="00F15A41" w:rsidRPr="00AA3535" w:rsidRDefault="00F15A41"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F15A41" w:rsidRPr="00AA3535" w:rsidRDefault="00F15A41" w:rsidP="003E1AA9">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8" o:spid="_x0000_s1035" style="position:absolute;margin-left:95.2pt;margin-top:2.05pt;width:79.5pt;height:4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F15A41" w:rsidRPr="00AA3535" w:rsidRDefault="00F15A41"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F15A41" w:rsidRPr="00AA3535" w:rsidRDefault="00F15A41" w:rsidP="003E1AA9">
                      <w:pPr>
                        <w:spacing w:before="0" w:line="240" w:lineRule="auto"/>
                        <w:jc w:val="center"/>
                        <w:rPr>
                          <w:rFonts w:ascii="Arial" w:hAnsi="Arial" w:cs="Arial"/>
                          <w:color w:val="000000"/>
                          <w:sz w:val="18"/>
                          <w:szCs w:val="18"/>
                        </w:rPr>
                      </w:pPr>
                    </w:p>
                  </w:txbxContent>
                </v:textbox>
              </v:roundrect>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81280" behindDoc="0" locked="0" layoutInCell="1" allowOverlap="1" wp14:anchorId="5CE90B0F" wp14:editId="735A3163">
                <wp:simplePos x="0" y="0"/>
                <wp:positionH relativeFrom="column">
                  <wp:posOffset>2219325</wp:posOffset>
                </wp:positionH>
                <wp:positionV relativeFrom="paragraph">
                  <wp:posOffset>66675</wp:posOffset>
                </wp:positionV>
                <wp:extent cx="447675" cy="0"/>
                <wp:effectExtent l="19050" t="104775" r="28575" b="104775"/>
                <wp:wrapNone/>
                <wp:docPr id="5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174.75pt;margin-top:5.25pt;width:3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mc:Fallback>
        </mc:AlternateContent>
      </w:r>
      <w:r>
        <w:rPr>
          <w:noProof/>
          <w:lang w:val="en-GB" w:eastAsia="en-GB"/>
        </w:rPr>
        <mc:AlternateContent>
          <mc:Choice Requires="wps">
            <w:drawing>
              <wp:anchor distT="0" distB="0" distL="114300" distR="114300" simplePos="0" relativeHeight="251650560" behindDoc="0" locked="0" layoutInCell="1" allowOverlap="1" wp14:anchorId="6625953A" wp14:editId="4ADAD26C">
                <wp:simplePos x="0" y="0"/>
                <wp:positionH relativeFrom="column">
                  <wp:posOffset>685800</wp:posOffset>
                </wp:positionH>
                <wp:positionV relativeFrom="paragraph">
                  <wp:posOffset>85725</wp:posOffset>
                </wp:positionV>
                <wp:extent cx="552450" cy="0"/>
                <wp:effectExtent l="19050" t="104775" r="28575" b="104775"/>
                <wp:wrapNone/>
                <wp:docPr id="5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54pt;margin-top:6.75pt;width:4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mc:Fallback>
        </mc:AlternateContent>
      </w:r>
      <w:r>
        <w:rPr>
          <w:noProof/>
          <w:lang w:val="en-GB" w:eastAsia="en-GB"/>
        </w:rPr>
        <mc:AlternateContent>
          <mc:Choice Requires="wps">
            <w:drawing>
              <wp:anchor distT="0" distB="0" distL="114300" distR="114300" simplePos="0" relativeHeight="251675136" behindDoc="0" locked="0" layoutInCell="1" allowOverlap="1" wp14:anchorId="47C758D8" wp14:editId="45A8279E">
                <wp:simplePos x="0" y="0"/>
                <wp:positionH relativeFrom="column">
                  <wp:posOffset>1019175</wp:posOffset>
                </wp:positionH>
                <wp:positionV relativeFrom="paragraph">
                  <wp:posOffset>66675</wp:posOffset>
                </wp:positionV>
                <wp:extent cx="1270" cy="1028700"/>
                <wp:effectExtent l="19050" t="19050" r="1778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mc:Fallback>
        </mc:AlternateContent>
      </w:r>
    </w:p>
    <w:p w:rsidR="00DD3B70" w:rsidRDefault="00DD3B70" w:rsidP="003E1AA9">
      <w:pPr>
        <w:spacing w:before="0" w:after="200" w:line="276" w:lineRule="auto"/>
        <w:jc w:val="left"/>
      </w:pP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77184" behindDoc="0" locked="0" layoutInCell="1" allowOverlap="1" wp14:anchorId="5F04A75F" wp14:editId="5095D295">
                <wp:simplePos x="0" y="0"/>
                <wp:positionH relativeFrom="column">
                  <wp:posOffset>666750</wp:posOffset>
                </wp:positionH>
                <wp:positionV relativeFrom="paragraph">
                  <wp:posOffset>295275</wp:posOffset>
                </wp:positionV>
                <wp:extent cx="210820" cy="0"/>
                <wp:effectExtent l="19050" t="19050" r="17780" b="19050"/>
                <wp:wrapNone/>
                <wp:docPr id="5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mc:Fallback>
        </mc:AlternateContent>
      </w:r>
      <w:r>
        <w:rPr>
          <w:noProof/>
          <w:lang w:val="en-GB" w:eastAsia="en-GB"/>
        </w:rPr>
        <mc:AlternateContent>
          <mc:Choice Requires="wps">
            <w:drawing>
              <wp:anchor distT="0" distB="0" distL="114300" distR="114300" simplePos="0" relativeHeight="251670016" behindDoc="0" locked="0" layoutInCell="1" allowOverlap="1" wp14:anchorId="1EBC8DA0" wp14:editId="4291F164">
                <wp:simplePos x="0" y="0"/>
                <wp:positionH relativeFrom="column">
                  <wp:posOffset>108585</wp:posOffset>
                </wp:positionH>
                <wp:positionV relativeFrom="paragraph">
                  <wp:posOffset>62230</wp:posOffset>
                </wp:positionV>
                <wp:extent cx="563245" cy="711835"/>
                <wp:effectExtent l="13335" t="14605" r="13970" b="16510"/>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F15A41" w:rsidRPr="00AA3535" w:rsidRDefault="00F15A41"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55" o:spid="_x0000_s1036" type="#_x0000_t22" style="position:absolute;margin-left:8.55pt;margin-top:4.9pt;width:44.35pt;height:56.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F15A41" w:rsidRPr="00AA3535" w:rsidRDefault="00F15A41"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mc:Fallback>
        </mc:AlternateContent>
      </w:r>
    </w:p>
    <w:p w:rsidR="00DD3B70" w:rsidRDefault="00626FDE" w:rsidP="003E1AA9">
      <w:pPr>
        <w:spacing w:before="0" w:after="200" w:line="276" w:lineRule="auto"/>
        <w:jc w:val="left"/>
      </w:pPr>
      <w:r>
        <w:rPr>
          <w:noProof/>
          <w:lang w:val="en-GB" w:eastAsia="en-GB"/>
        </w:rPr>
        <mc:AlternateContent>
          <mc:Choice Requires="wps">
            <w:drawing>
              <wp:anchor distT="0" distB="0" distL="114300" distR="114300" simplePos="0" relativeHeight="251672064" behindDoc="0" locked="0" layoutInCell="1" allowOverlap="1" wp14:anchorId="73E660FE" wp14:editId="6823DE0B">
                <wp:simplePos x="0" y="0"/>
                <wp:positionH relativeFrom="column">
                  <wp:posOffset>684530</wp:posOffset>
                </wp:positionH>
                <wp:positionV relativeFrom="paragraph">
                  <wp:posOffset>113665</wp:posOffset>
                </wp:positionV>
                <wp:extent cx="332105" cy="0"/>
                <wp:effectExtent l="17780" t="18415" r="21590" b="19685"/>
                <wp:wrapNone/>
                <wp:docPr id="5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mc:Fallback>
        </mc:AlternateContent>
      </w:r>
      <w:r>
        <w:rPr>
          <w:noProof/>
          <w:lang w:val="en-GB" w:eastAsia="en-GB"/>
        </w:rPr>
        <mc:AlternateContent>
          <mc:Choice Requires="wps">
            <w:drawing>
              <wp:anchor distT="0" distB="0" distL="114300" distR="114300" simplePos="0" relativeHeight="251662848" behindDoc="0" locked="0" layoutInCell="1" allowOverlap="1" wp14:anchorId="430A29E2" wp14:editId="77F58D6D">
                <wp:simplePos x="0" y="0"/>
                <wp:positionH relativeFrom="column">
                  <wp:posOffset>4039870</wp:posOffset>
                </wp:positionH>
                <wp:positionV relativeFrom="paragraph">
                  <wp:posOffset>113665</wp:posOffset>
                </wp:positionV>
                <wp:extent cx="285750" cy="0"/>
                <wp:effectExtent l="20320" t="104140" r="27305" b="105410"/>
                <wp:wrapNone/>
                <wp:docPr id="53"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318.1pt;margin-top:8.95pt;width:2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mc:Fallback>
        </mc:AlternateContent>
      </w:r>
    </w:p>
    <w:p w:rsidR="00DD3B70" w:rsidRDefault="00DD3B70" w:rsidP="003E1AA9">
      <w:pPr>
        <w:spacing w:before="0" w:after="200" w:line="276" w:lineRule="auto"/>
        <w:jc w:val="left"/>
      </w:pPr>
    </w:p>
    <w:p w:rsidR="00DD3B70" w:rsidRDefault="00DD3B70" w:rsidP="00093EEB">
      <w:pPr>
        <w:jc w:val="center"/>
        <w:rPr>
          <w:i/>
        </w:rPr>
      </w:pPr>
      <w:r>
        <w:rPr>
          <w:i/>
        </w:rPr>
        <w:t>Hình 2</w:t>
      </w:r>
      <w:r>
        <w:rPr>
          <w:i/>
          <w:lang w:val="vi-VN"/>
        </w:rPr>
        <w:t xml:space="preserve">. </w:t>
      </w:r>
      <w:r>
        <w:rPr>
          <w:i/>
        </w:rPr>
        <w:t>Chuỗi cung cấp gỗ ở Thanh Hóa và Nghệ An</w:t>
      </w:r>
    </w:p>
    <w:p w:rsidR="00C24675" w:rsidRPr="00006E7C" w:rsidRDefault="00C24675" w:rsidP="00093EEB">
      <w:pPr>
        <w:jc w:val="center"/>
        <w:rPr>
          <w:i/>
        </w:rPr>
      </w:pPr>
    </w:p>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AA3535" w:rsidTr="00AA3535">
        <w:tc>
          <w:tcPr>
            <w:tcW w:w="4770" w:type="dxa"/>
            <w:tcBorders>
              <w:top w:val="double" w:sz="4" w:space="0" w:color="auto"/>
              <w:bottom w:val="double" w:sz="4" w:space="0" w:color="auto"/>
            </w:tcBorders>
          </w:tcPr>
          <w:p w:rsidR="00DD3B70" w:rsidRPr="00AA3535" w:rsidRDefault="00DD3B70" w:rsidP="00AA3535">
            <w:pPr>
              <w:spacing w:line="276" w:lineRule="auto"/>
              <w:ind w:left="162"/>
              <w:jc w:val="left"/>
              <w:rPr>
                <w:b/>
                <w:sz w:val="20"/>
                <w:szCs w:val="20"/>
              </w:rPr>
            </w:pPr>
            <w:r>
              <w:rPr>
                <w:b/>
                <w:sz w:val="20"/>
                <w:szCs w:val="20"/>
              </w:rPr>
              <w:t>GIẢI THÍCH</w:t>
            </w:r>
          </w:p>
          <w:p w:rsidR="00DD3B70" w:rsidRPr="00AA3535" w:rsidRDefault="00DD3B70" w:rsidP="00AA3535">
            <w:pPr>
              <w:spacing w:line="276" w:lineRule="auto"/>
              <w:ind w:left="162"/>
              <w:jc w:val="left"/>
              <w:rPr>
                <w:b/>
                <w:sz w:val="20"/>
                <w:szCs w:val="20"/>
              </w:rPr>
            </w:pPr>
          </w:p>
          <w:p w:rsidR="00DD3B70" w:rsidRPr="00AA3535" w:rsidRDefault="00626FDE" w:rsidP="00512C30">
            <w:pPr>
              <w:spacing w:line="276" w:lineRule="auto"/>
              <w:ind w:left="162"/>
              <w:jc w:val="left"/>
              <w:rPr>
                <w:sz w:val="20"/>
                <w:szCs w:val="20"/>
              </w:rPr>
            </w:pPr>
            <w:r>
              <w:rPr>
                <w:noProof/>
                <w:lang w:val="en-GB" w:eastAsia="en-GB"/>
              </w:rPr>
              <mc:AlternateContent>
                <mc:Choice Requires="wps">
                  <w:drawing>
                    <wp:anchor distT="0" distB="0" distL="114300" distR="114300" simplePos="0" relativeHeight="251682304" behindDoc="0" locked="0" layoutInCell="1" allowOverlap="1" wp14:anchorId="223F95FF" wp14:editId="7C6A13CD">
                      <wp:simplePos x="0" y="0"/>
                      <wp:positionH relativeFrom="column">
                        <wp:posOffset>144780</wp:posOffset>
                      </wp:positionH>
                      <wp:positionV relativeFrom="paragraph">
                        <wp:posOffset>11430</wp:posOffset>
                      </wp:positionV>
                      <wp:extent cx="310515" cy="301625"/>
                      <wp:effectExtent l="20955" t="20955" r="20955" b="20320"/>
                      <wp:wrapNone/>
                      <wp:docPr id="52" name="Ca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01625"/>
                              </a:xfrm>
                              <a:prstGeom prst="can">
                                <a:avLst>
                                  <a:gd name="adj" fmla="val 25000"/>
                                </a:avLst>
                              </a:prstGeom>
                              <a:solidFill>
                                <a:srgbClr val="C2D69B"/>
                              </a:solidFill>
                              <a:ln w="25400">
                                <a:solidFill>
                                  <a:srgbClr val="76923C"/>
                                </a:solidFill>
                                <a:round/>
                                <a:headEnd/>
                                <a:tailEnd/>
                              </a:ln>
                            </wps:spPr>
                            <wps:txbx>
                              <w:txbxContent>
                                <w:p w:rsidR="00F15A41" w:rsidRPr="00AA3535" w:rsidRDefault="00F15A41" w:rsidP="00266746">
                                  <w:pPr>
                                    <w:spacing w:before="0" w:line="240" w:lineRule="auto"/>
                                    <w:ind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8" o:spid="_x0000_s1037" type="#_x0000_t22" style="position:absolute;left:0;text-align:left;margin-left:11.4pt;margin-top:.9pt;width:24.45pt;height:2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F15A41" w:rsidRPr="00AA3535" w:rsidRDefault="00F15A41" w:rsidP="00266746">
                            <w:pPr>
                              <w:spacing w:before="0" w:line="240" w:lineRule="auto"/>
                              <w:ind w:right="-167"/>
                              <w:jc w:val="left"/>
                              <w:rPr>
                                <w:rFonts w:ascii="Arial" w:hAnsi="Arial" w:cs="Arial"/>
                                <w:color w:val="000000"/>
                                <w:sz w:val="18"/>
                                <w:szCs w:val="18"/>
                              </w:rPr>
                            </w:pPr>
                          </w:p>
                        </w:txbxContent>
                      </v:textbox>
                    </v:shape>
                  </w:pict>
                </mc:Fallback>
              </mc:AlternateContent>
            </w:r>
            <w:r w:rsidR="00DD3B70" w:rsidRPr="00AA3535">
              <w:rPr>
                <w:sz w:val="20"/>
                <w:szCs w:val="20"/>
              </w:rPr>
              <w:t xml:space="preserve">             </w:t>
            </w:r>
            <w:r w:rsidR="00DD3B70">
              <w:rPr>
                <w:sz w:val="20"/>
                <w:szCs w:val="20"/>
              </w:rPr>
              <w:t>Nguồn gỗ trong khu vực</w:t>
            </w:r>
          </w:p>
          <w:p w:rsidR="00DD3B70" w:rsidRPr="00AA3535" w:rsidRDefault="00626FDE" w:rsidP="004F24DF">
            <w:pPr>
              <w:spacing w:before="320" w:line="276" w:lineRule="auto"/>
              <w:ind w:left="162"/>
              <w:jc w:val="left"/>
              <w:rPr>
                <w:sz w:val="20"/>
                <w:szCs w:val="20"/>
              </w:rPr>
            </w:pPr>
            <w:r>
              <w:rPr>
                <w:noProof/>
                <w:lang w:val="en-GB" w:eastAsia="en-GB"/>
              </w:rPr>
              <mc:AlternateContent>
                <mc:Choice Requires="wps">
                  <w:drawing>
                    <wp:anchor distT="0" distB="0" distL="114300" distR="114300" simplePos="0" relativeHeight="251683328" behindDoc="0" locked="0" layoutInCell="1" allowOverlap="1" wp14:anchorId="0C869A35" wp14:editId="22D6AAF6">
                      <wp:simplePos x="0" y="0"/>
                      <wp:positionH relativeFrom="column">
                        <wp:posOffset>145415</wp:posOffset>
                      </wp:positionH>
                      <wp:positionV relativeFrom="paragraph">
                        <wp:posOffset>121285</wp:posOffset>
                      </wp:positionV>
                      <wp:extent cx="310515" cy="344805"/>
                      <wp:effectExtent l="21590" t="16510" r="20320" b="19685"/>
                      <wp:wrapNone/>
                      <wp:docPr id="51"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44805"/>
                              </a:xfrm>
                              <a:prstGeom prst="can">
                                <a:avLst>
                                  <a:gd name="adj" fmla="val 24980"/>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F15A41" w:rsidRPr="00AA3535" w:rsidRDefault="00F15A41" w:rsidP="00266746">
                                  <w:pPr>
                                    <w:spacing w:before="0" w:line="240" w:lineRule="auto"/>
                                    <w:ind w:left="-90"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9" o:spid="_x0000_s1038" type="#_x0000_t22" style="position:absolute;left:0;text-align:left;margin-left:11.45pt;margin-top:9.55pt;width:24.45pt;height:2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F15A41" w:rsidRPr="00AA3535" w:rsidRDefault="00F15A41" w:rsidP="00266746">
                            <w:pPr>
                              <w:spacing w:before="0" w:line="240" w:lineRule="auto"/>
                              <w:ind w:left="-90" w:right="-167"/>
                              <w:jc w:val="left"/>
                              <w:rPr>
                                <w:rFonts w:ascii="Arial" w:hAnsi="Arial" w:cs="Arial"/>
                                <w:color w:val="000000"/>
                                <w:sz w:val="18"/>
                                <w:szCs w:val="18"/>
                              </w:rPr>
                            </w:pPr>
                          </w:p>
                        </w:txbxContent>
                      </v:textbox>
                    </v:shape>
                  </w:pict>
                </mc:Fallback>
              </mc:AlternateContent>
            </w:r>
            <w:r w:rsidR="00DD3B70" w:rsidRPr="00AA3535">
              <w:rPr>
                <w:sz w:val="20"/>
                <w:szCs w:val="20"/>
              </w:rPr>
              <w:t xml:space="preserve">             </w:t>
            </w:r>
            <w:r w:rsidR="00DD3B70">
              <w:rPr>
                <w:sz w:val="20"/>
                <w:szCs w:val="20"/>
              </w:rPr>
              <w:t>Nguồn gỗ từ bên ngoài khu vực</w:t>
            </w:r>
          </w:p>
          <w:p w:rsidR="00DD3B70" w:rsidRPr="00AA3535" w:rsidRDefault="00626FDE" w:rsidP="00AA3535">
            <w:pPr>
              <w:spacing w:line="276" w:lineRule="auto"/>
              <w:ind w:left="162"/>
              <w:jc w:val="left"/>
              <w:rPr>
                <w:sz w:val="20"/>
                <w:szCs w:val="20"/>
              </w:rPr>
            </w:pPr>
            <w:r>
              <w:rPr>
                <w:noProof/>
                <w:lang w:val="en-GB" w:eastAsia="en-GB"/>
              </w:rPr>
              <mc:AlternateContent>
                <mc:Choice Requires="wps">
                  <w:drawing>
                    <wp:anchor distT="0" distB="0" distL="114300" distR="114300" simplePos="0" relativeHeight="251684352" behindDoc="0" locked="0" layoutInCell="1" allowOverlap="1" wp14:anchorId="206972B1" wp14:editId="0861A32E">
                      <wp:simplePos x="0" y="0"/>
                      <wp:positionH relativeFrom="column">
                        <wp:posOffset>147955</wp:posOffset>
                      </wp:positionH>
                      <wp:positionV relativeFrom="paragraph">
                        <wp:posOffset>187960</wp:posOffset>
                      </wp:positionV>
                      <wp:extent cx="310515" cy="267335"/>
                      <wp:effectExtent l="24130" t="16510" r="17780" b="20955"/>
                      <wp:wrapNone/>
                      <wp:docPr id="5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7335"/>
                              </a:xfrm>
                              <a:prstGeom prst="roundRect">
                                <a:avLst>
                                  <a:gd name="adj" fmla="val 16667"/>
                                </a:avLst>
                              </a:prstGeom>
                              <a:solidFill>
                                <a:srgbClr val="FBD4B4"/>
                              </a:solidFill>
                              <a:ln w="31750">
                                <a:solidFill>
                                  <a:srgbClr val="E36C0A"/>
                                </a:solidFill>
                                <a:prstDash val="sysDash"/>
                                <a:round/>
                                <a:headEnd/>
                                <a:tailEnd/>
                              </a:ln>
                            </wps:spPr>
                            <wps:txbx>
                              <w:txbxContent>
                                <w:p w:rsidR="00F15A41" w:rsidRPr="00AA3535" w:rsidRDefault="00F15A41"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39" style="position:absolute;left:0;text-align:left;margin-left:11.65pt;margin-top:14.8pt;width:24.45pt;height:2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F15A41" w:rsidRPr="00AA3535" w:rsidRDefault="00F15A41" w:rsidP="00266746">
                            <w:pPr>
                              <w:spacing w:before="0" w:line="240" w:lineRule="auto"/>
                              <w:jc w:val="center"/>
                              <w:rPr>
                                <w:rFonts w:ascii="Arial" w:hAnsi="Arial" w:cs="Arial"/>
                                <w:color w:val="000000"/>
                                <w:sz w:val="18"/>
                                <w:szCs w:val="18"/>
                              </w:rPr>
                            </w:pPr>
                          </w:p>
                        </w:txbxContent>
                      </v:textbox>
                    </v:roundrect>
                  </w:pict>
                </mc:Fallback>
              </mc:AlternateContent>
            </w:r>
            <w:r w:rsidR="00DD3B70" w:rsidRPr="00AA3535">
              <w:rPr>
                <w:sz w:val="20"/>
                <w:szCs w:val="20"/>
              </w:rPr>
              <w:t xml:space="preserve">         </w: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lượng cung cấp gỗ củi</w:t>
            </w:r>
          </w:p>
          <w:p w:rsidR="00DD3B70" w:rsidRPr="00AA3535" w:rsidRDefault="00626FDE" w:rsidP="00AA3535">
            <w:pPr>
              <w:spacing w:line="276" w:lineRule="auto"/>
              <w:ind w:left="162"/>
              <w:jc w:val="left"/>
              <w:rPr>
                <w:sz w:val="20"/>
                <w:szCs w:val="20"/>
              </w:rPr>
            </w:pPr>
            <w:r>
              <w:rPr>
                <w:noProof/>
                <w:lang w:val="en-GB" w:eastAsia="en-GB"/>
              </w:rPr>
              <mc:AlternateContent>
                <mc:Choice Requires="wps">
                  <w:drawing>
                    <wp:anchor distT="0" distB="0" distL="114300" distR="114300" simplePos="0" relativeHeight="251685376" behindDoc="0" locked="0" layoutInCell="1" allowOverlap="1" wp14:anchorId="24BDDC00" wp14:editId="22ADBFFF">
                      <wp:simplePos x="0" y="0"/>
                      <wp:positionH relativeFrom="column">
                        <wp:posOffset>148590</wp:posOffset>
                      </wp:positionH>
                      <wp:positionV relativeFrom="paragraph">
                        <wp:posOffset>154305</wp:posOffset>
                      </wp:positionV>
                      <wp:extent cx="319405" cy="267335"/>
                      <wp:effectExtent l="15240" t="20955" r="17780" b="16510"/>
                      <wp:wrapNone/>
                      <wp:docPr id="49"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267335"/>
                              </a:xfrm>
                              <a:prstGeom prst="roundRect">
                                <a:avLst>
                                  <a:gd name="adj" fmla="val 16667"/>
                                </a:avLst>
                              </a:prstGeom>
                              <a:solidFill>
                                <a:srgbClr val="DBE5F1"/>
                              </a:solidFill>
                              <a:ln w="25400">
                                <a:solidFill>
                                  <a:srgbClr val="243F60"/>
                                </a:solidFill>
                                <a:prstDash val="sysDash"/>
                                <a:round/>
                                <a:headEnd/>
                                <a:tailEnd/>
                              </a:ln>
                            </wps:spPr>
                            <wps:txbx>
                              <w:txbxContent>
                                <w:p w:rsidR="00F15A41" w:rsidRPr="00AA3535" w:rsidRDefault="00F15A41"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40" style="position:absolute;left:0;text-align:left;margin-left:11.7pt;margin-top:12.15pt;width:25.15pt;height:2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F15A41" w:rsidRPr="00AA3535" w:rsidRDefault="00F15A41" w:rsidP="00266746">
                            <w:pPr>
                              <w:spacing w:before="0" w:line="240" w:lineRule="auto"/>
                              <w:jc w:val="center"/>
                              <w:rPr>
                                <w:rFonts w:ascii="Arial" w:hAnsi="Arial" w:cs="Arial"/>
                                <w:color w:val="000000"/>
                                <w:sz w:val="18"/>
                                <w:szCs w:val="18"/>
                              </w:rPr>
                            </w:pPr>
                          </w:p>
                        </w:txbxContent>
                      </v:textbox>
                    </v:roundrect>
                  </w:pict>
                </mc:Fallback>
              </mc:AlternateConten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cung cấp gỗ nguyên liệu</w:t>
            </w:r>
          </w:p>
          <w:p w:rsidR="00DD3B70" w:rsidRDefault="00DD3B70" w:rsidP="00AA3535">
            <w:pPr>
              <w:spacing w:before="0" w:line="276" w:lineRule="auto"/>
              <w:ind w:left="162"/>
              <w:jc w:val="left"/>
              <w:rPr>
                <w:sz w:val="20"/>
                <w:szCs w:val="20"/>
              </w:rPr>
            </w:pPr>
          </w:p>
          <w:p w:rsidR="00DD3B70" w:rsidRPr="00AA3535"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AA3535" w:rsidRDefault="00626FDE" w:rsidP="00AA3535">
            <w:pPr>
              <w:spacing w:line="276" w:lineRule="auto"/>
              <w:jc w:val="left"/>
              <w:rPr>
                <w:sz w:val="20"/>
                <w:szCs w:val="20"/>
              </w:rPr>
            </w:pPr>
            <w:r>
              <w:rPr>
                <w:noProof/>
                <w:lang w:val="en-GB" w:eastAsia="en-GB"/>
              </w:rPr>
              <mc:AlternateContent>
                <mc:Choice Requires="wps">
                  <w:drawing>
                    <wp:anchor distT="0" distB="0" distL="114300" distR="114300" simplePos="0" relativeHeight="251686400" behindDoc="0" locked="0" layoutInCell="1" allowOverlap="1" wp14:anchorId="7EAB64DC" wp14:editId="10495A37">
                      <wp:simplePos x="0" y="0"/>
                      <wp:positionH relativeFrom="column">
                        <wp:posOffset>-10795</wp:posOffset>
                      </wp:positionH>
                      <wp:positionV relativeFrom="paragraph">
                        <wp:posOffset>156845</wp:posOffset>
                      </wp:positionV>
                      <wp:extent cx="323215" cy="0"/>
                      <wp:effectExtent l="17780" t="23495" r="20955" b="24130"/>
                      <wp:wrapNone/>
                      <wp:docPr id="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mc:Fallback>
              </mc:AlternateContent>
            </w:r>
            <w:r>
              <w:rPr>
                <w:noProof/>
                <w:lang w:val="en-GB" w:eastAsia="en-GB"/>
              </w:rPr>
              <mc:AlternateContent>
                <mc:Choice Requires="wps">
                  <w:drawing>
                    <wp:anchor distT="0" distB="0" distL="114300" distR="114300" simplePos="0" relativeHeight="251687424" behindDoc="0" locked="0" layoutInCell="1" allowOverlap="1" wp14:anchorId="6916A10E" wp14:editId="242D9551">
                      <wp:simplePos x="0" y="0"/>
                      <wp:positionH relativeFrom="column">
                        <wp:posOffset>-11430</wp:posOffset>
                      </wp:positionH>
                      <wp:positionV relativeFrom="paragraph">
                        <wp:posOffset>507365</wp:posOffset>
                      </wp:positionV>
                      <wp:extent cx="332105" cy="0"/>
                      <wp:effectExtent l="17145" t="21590" r="22225" b="16510"/>
                      <wp:wrapNone/>
                      <wp:docPr id="4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mc:Fallback>
              </mc:AlternateContent>
            </w:r>
            <w:r w:rsidR="00DD3B70" w:rsidRPr="00AA3535">
              <w:rPr>
                <w:sz w:val="20"/>
                <w:szCs w:val="20"/>
              </w:rPr>
              <w:t xml:space="preserve">            </w:t>
            </w:r>
            <w:r w:rsidR="00DD3B70">
              <w:rPr>
                <w:sz w:val="20"/>
                <w:szCs w:val="20"/>
              </w:rPr>
              <w:t xml:space="preserve">Cung cấp gỗ củi </w:t>
            </w:r>
            <w:r w:rsidR="00DD3B70">
              <w:rPr>
                <w:sz w:val="20"/>
                <w:szCs w:val="20"/>
                <w:lang w:val="vi-VN"/>
              </w:rPr>
              <w:t xml:space="preserve">từ </w:t>
            </w:r>
            <w:r w:rsidR="00DD3B70">
              <w:rPr>
                <w:sz w:val="20"/>
                <w:szCs w:val="20"/>
              </w:rPr>
              <w:t>bên ngoài khu vực</w:t>
            </w:r>
          </w:p>
          <w:p w:rsidR="00DD3B70" w:rsidRPr="00AA3535" w:rsidRDefault="00DD3B70" w:rsidP="00AA3535">
            <w:pPr>
              <w:spacing w:before="320" w:line="276" w:lineRule="auto"/>
              <w:jc w:val="left"/>
              <w:rPr>
                <w:sz w:val="20"/>
                <w:szCs w:val="20"/>
              </w:rPr>
            </w:pPr>
            <w:r>
              <w:rPr>
                <w:sz w:val="20"/>
                <w:szCs w:val="20"/>
              </w:rPr>
              <w:t xml:space="preserve">            Cung cấp gỗ nguyên liệu bên ngoài khu vực</w:t>
            </w:r>
          </w:p>
          <w:p w:rsidR="00DD3B70" w:rsidRPr="00AA3535" w:rsidRDefault="00626FDE" w:rsidP="00AA3535">
            <w:pPr>
              <w:spacing w:before="300" w:line="276" w:lineRule="auto"/>
              <w:jc w:val="left"/>
              <w:rPr>
                <w:sz w:val="20"/>
                <w:szCs w:val="20"/>
              </w:rPr>
            </w:pPr>
            <w:r>
              <w:rPr>
                <w:noProof/>
                <w:lang w:val="en-GB" w:eastAsia="en-GB"/>
              </w:rPr>
              <mc:AlternateContent>
                <mc:Choice Requires="wps">
                  <w:drawing>
                    <wp:anchor distT="0" distB="0" distL="114300" distR="114300" simplePos="0" relativeHeight="251690496" behindDoc="0" locked="0" layoutInCell="1" allowOverlap="1" wp14:anchorId="03C6083D" wp14:editId="5F36CE65">
                      <wp:simplePos x="0" y="0"/>
                      <wp:positionH relativeFrom="column">
                        <wp:posOffset>-10795</wp:posOffset>
                      </wp:positionH>
                      <wp:positionV relativeFrom="paragraph">
                        <wp:posOffset>240030</wp:posOffset>
                      </wp:positionV>
                      <wp:extent cx="314960" cy="0"/>
                      <wp:effectExtent l="17780" t="20955" r="19685" b="17145"/>
                      <wp:wrapNone/>
                      <wp:docPr id="4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mc:Fallback>
              </mc:AlternateContent>
            </w:r>
            <w:r w:rsidR="00DD3B70" w:rsidRPr="00AA3535">
              <w:rPr>
                <w:sz w:val="20"/>
                <w:szCs w:val="20"/>
              </w:rPr>
              <w:t xml:space="preserve">            </w:t>
            </w:r>
            <w:r w:rsidR="00DD3B70">
              <w:rPr>
                <w:sz w:val="20"/>
                <w:szCs w:val="20"/>
              </w:rPr>
              <w:t>Cung cấp gỗ củi cho khách hàng</w:t>
            </w:r>
          </w:p>
          <w:p w:rsidR="00DD3B70" w:rsidRPr="00AA3535" w:rsidRDefault="00626FDE" w:rsidP="00AA3535">
            <w:pPr>
              <w:spacing w:before="320" w:line="276" w:lineRule="auto"/>
              <w:jc w:val="left"/>
              <w:rPr>
                <w:sz w:val="20"/>
                <w:szCs w:val="20"/>
              </w:rPr>
            </w:pPr>
            <w:r>
              <w:rPr>
                <w:noProof/>
                <w:lang w:val="en-GB" w:eastAsia="en-GB"/>
              </w:rPr>
              <mc:AlternateContent>
                <mc:Choice Requires="wps">
                  <w:drawing>
                    <wp:anchor distT="0" distB="0" distL="114300" distR="114300" simplePos="0" relativeHeight="251691520" behindDoc="0" locked="0" layoutInCell="1" allowOverlap="1" wp14:anchorId="5498E869" wp14:editId="0918D752">
                      <wp:simplePos x="0" y="0"/>
                      <wp:positionH relativeFrom="column">
                        <wp:posOffset>-10160</wp:posOffset>
                      </wp:positionH>
                      <wp:positionV relativeFrom="paragraph">
                        <wp:posOffset>261620</wp:posOffset>
                      </wp:positionV>
                      <wp:extent cx="318770" cy="0"/>
                      <wp:effectExtent l="18415" t="23495" r="24765" b="24130"/>
                      <wp:wrapNone/>
                      <wp:docPr id="4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mc:Fallback>
              </mc:AlternateContent>
            </w:r>
            <w:r w:rsidR="00DD3B70" w:rsidRPr="00AA3535">
              <w:rPr>
                <w:sz w:val="20"/>
                <w:szCs w:val="20"/>
              </w:rPr>
              <w:t xml:space="preserve">            </w:t>
            </w:r>
            <w:r w:rsidR="00DD3B70">
              <w:rPr>
                <w:sz w:val="20"/>
                <w:szCs w:val="20"/>
              </w:rPr>
              <w:t>Cung cấp gỗ nguyên liệu cho khách hàng</w:t>
            </w:r>
          </w:p>
          <w:p w:rsidR="00DD3B70" w:rsidRPr="00AA3535" w:rsidRDefault="00626FDE" w:rsidP="00AA3535">
            <w:pPr>
              <w:spacing w:before="320" w:line="276" w:lineRule="auto"/>
              <w:jc w:val="left"/>
              <w:rPr>
                <w:sz w:val="20"/>
                <w:szCs w:val="20"/>
              </w:rPr>
            </w:pPr>
            <w:r>
              <w:rPr>
                <w:noProof/>
                <w:lang w:val="en-GB" w:eastAsia="en-GB"/>
              </w:rPr>
              <mc:AlternateContent>
                <mc:Choice Requires="wps">
                  <w:drawing>
                    <wp:anchor distT="0" distB="0" distL="114300" distR="114300" simplePos="0" relativeHeight="251688448" behindDoc="0" locked="0" layoutInCell="1" allowOverlap="1" wp14:anchorId="190909BB" wp14:editId="0AC71378">
                      <wp:simplePos x="0" y="0"/>
                      <wp:positionH relativeFrom="column">
                        <wp:posOffset>6985</wp:posOffset>
                      </wp:positionH>
                      <wp:positionV relativeFrom="paragraph">
                        <wp:posOffset>88900</wp:posOffset>
                      </wp:positionV>
                      <wp:extent cx="297180" cy="275590"/>
                      <wp:effectExtent l="16510" t="22225" r="19685" b="16510"/>
                      <wp:wrapNone/>
                      <wp:docPr id="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75590"/>
                              </a:xfrm>
                              <a:prstGeom prst="roundRect">
                                <a:avLst>
                                  <a:gd name="adj" fmla="val 16667"/>
                                </a:avLst>
                              </a:prstGeom>
                              <a:solidFill>
                                <a:srgbClr val="F2DBDB"/>
                              </a:solidFill>
                              <a:ln w="25400">
                                <a:solidFill>
                                  <a:srgbClr val="943634"/>
                                </a:solidFill>
                                <a:round/>
                                <a:headEnd/>
                                <a:tailEnd/>
                              </a:ln>
                            </wps:spPr>
                            <wps:txbx>
                              <w:txbxContent>
                                <w:p w:rsidR="00F15A41" w:rsidRPr="00AA3535" w:rsidRDefault="00F15A41" w:rsidP="00D22796">
                                  <w:pPr>
                                    <w:spacing w:before="0" w:line="240" w:lineRule="auto"/>
                                    <w:ind w:left="-86" w:right="-115"/>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 o:spid="_x0000_s1041" style="position:absolute;margin-left:.55pt;margin-top:7pt;width:23.4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F15A41" w:rsidRPr="00AA3535" w:rsidRDefault="00F15A41" w:rsidP="00D22796">
                            <w:pPr>
                              <w:spacing w:before="0" w:line="240" w:lineRule="auto"/>
                              <w:ind w:left="-86" w:right="-115"/>
                              <w:jc w:val="center"/>
                              <w:rPr>
                                <w:rFonts w:ascii="Arial" w:hAnsi="Arial" w:cs="Arial"/>
                                <w:color w:val="000000"/>
                                <w:sz w:val="18"/>
                                <w:szCs w:val="18"/>
                              </w:rPr>
                            </w:pPr>
                          </w:p>
                        </w:txbxContent>
                      </v:textbox>
                    </v:roundrect>
                  </w:pict>
                </mc:Fallback>
              </mc:AlternateContent>
            </w:r>
            <w:r w:rsidR="00DD3B70" w:rsidRPr="00AA3535">
              <w:rPr>
                <w:sz w:val="20"/>
                <w:szCs w:val="20"/>
              </w:rPr>
              <w:t xml:space="preserve">            </w:t>
            </w:r>
            <w:r w:rsidR="00DD3B70">
              <w:rPr>
                <w:sz w:val="20"/>
                <w:szCs w:val="20"/>
              </w:rPr>
              <w:t>Tiêu thụ tại hộ gia đình</w:t>
            </w:r>
          </w:p>
          <w:p w:rsidR="00DD3B70" w:rsidRPr="00AA3535" w:rsidRDefault="00626FDE" w:rsidP="00AA3535">
            <w:pPr>
              <w:spacing w:before="320" w:after="240" w:line="276" w:lineRule="auto"/>
              <w:jc w:val="left"/>
              <w:rPr>
                <w:sz w:val="20"/>
                <w:szCs w:val="20"/>
              </w:rPr>
            </w:pPr>
            <w:r>
              <w:rPr>
                <w:noProof/>
                <w:lang w:val="en-GB" w:eastAsia="en-GB"/>
              </w:rPr>
              <mc:AlternateContent>
                <mc:Choice Requires="wps">
                  <w:drawing>
                    <wp:anchor distT="0" distB="0" distL="114300" distR="114300" simplePos="0" relativeHeight="251689472" behindDoc="0" locked="0" layoutInCell="1" allowOverlap="1" wp14:anchorId="12428F7B" wp14:editId="1E870D98">
                      <wp:simplePos x="0" y="0"/>
                      <wp:positionH relativeFrom="column">
                        <wp:posOffset>6350</wp:posOffset>
                      </wp:positionH>
                      <wp:positionV relativeFrom="paragraph">
                        <wp:posOffset>118745</wp:posOffset>
                      </wp:positionV>
                      <wp:extent cx="310515" cy="266700"/>
                      <wp:effectExtent l="15875" t="13970" r="16510" b="14605"/>
                      <wp:wrapNone/>
                      <wp:docPr id="4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6700"/>
                              </a:xfrm>
                              <a:prstGeom prst="roundRect">
                                <a:avLst>
                                  <a:gd name="adj" fmla="val 16667"/>
                                </a:avLst>
                              </a:prstGeom>
                              <a:solidFill>
                                <a:srgbClr val="4F81BD"/>
                              </a:solidFill>
                              <a:ln w="25400">
                                <a:solidFill>
                                  <a:srgbClr val="243F60"/>
                                </a:solidFill>
                                <a:round/>
                                <a:headEnd/>
                                <a:tailEnd/>
                              </a:ln>
                            </wps:spPr>
                            <wps:txbx>
                              <w:txbxContent>
                                <w:p w:rsidR="00F15A41" w:rsidRPr="007B1830" w:rsidRDefault="00F15A41" w:rsidP="00D22796">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 o:spid="_x0000_s1042" style="position:absolute;margin-left:.5pt;margin-top:9.35pt;width:24.45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F15A41" w:rsidRPr="007B1830" w:rsidRDefault="00F15A41" w:rsidP="00D22796">
                            <w:pPr>
                              <w:spacing w:before="0" w:line="240" w:lineRule="auto"/>
                              <w:ind w:left="-90" w:right="-121"/>
                              <w:jc w:val="left"/>
                              <w:rPr>
                                <w:rFonts w:ascii="Arial" w:hAnsi="Arial" w:cs="Arial"/>
                                <w:sz w:val="18"/>
                                <w:szCs w:val="18"/>
                              </w:rPr>
                            </w:pPr>
                          </w:p>
                        </w:txbxContent>
                      </v:textbox>
                    </v:roundrect>
                  </w:pict>
                </mc:Fallback>
              </mc:AlternateContent>
            </w:r>
            <w:r w:rsidR="00DD3B70" w:rsidRPr="00AA3535">
              <w:rPr>
                <w:sz w:val="20"/>
                <w:szCs w:val="20"/>
              </w:rPr>
              <w:t xml:space="preserve">            </w:t>
            </w:r>
            <w:r w:rsidR="00DD3B70">
              <w:rPr>
                <w:sz w:val="20"/>
                <w:szCs w:val="20"/>
              </w:rPr>
              <w:t>Tiêu thụ ở lĩnh vực công nghiệp</w:t>
            </w:r>
          </w:p>
        </w:tc>
      </w:tr>
    </w:tbl>
    <w:p w:rsidR="00DD3B70" w:rsidRDefault="00DD3B70" w:rsidP="00B33274">
      <w:pPr>
        <w:spacing w:before="0" w:after="200" w:line="276" w:lineRule="auto"/>
      </w:pPr>
    </w:p>
    <w:p w:rsidR="00DD3B70" w:rsidRDefault="00DD3B70" w:rsidP="00B33274">
      <w:pPr>
        <w:spacing w:before="0" w:after="200" w:line="276" w:lineRule="auto"/>
      </w:pPr>
      <w:r>
        <w:t xml:space="preserve">Biểu đồ trên mô tả chuỗi cung cấp gỗ tại Thanh Hóa và Nghệ An. Gỗ từ 3 nguồn chính tại địa phương: i) rừng trồng; ii) rừng tự nhiên; iii) vườn nhà. Bên cạnh những nguồn tại địa phương này, nguồn cung cấp gỗ cho Thanh Hóa và Nghệ An còn đến từ nhiều khu vực lân cận như Hà Tĩnh, Quảng Bình và các tỉnh lân cận của nước Lào. </w:t>
      </w:r>
    </w:p>
    <w:p w:rsidR="00DD3B70" w:rsidRDefault="00DD3B70" w:rsidP="00B33274">
      <w:pPr>
        <w:spacing w:before="0" w:after="200" w:line="276" w:lineRule="auto"/>
      </w:pPr>
      <w:r>
        <w:t xml:space="preserve">Gỗ được sử dụng cho 2 mục đích chính là nguồn nhiên liệu và nguyên liệu. </w:t>
      </w:r>
    </w:p>
    <w:p w:rsidR="00DD3B70" w:rsidRDefault="00DD3B70" w:rsidP="00B33274">
      <w:pPr>
        <w:spacing w:before="0" w:after="200" w:line="276" w:lineRule="auto"/>
      </w:pPr>
      <w:r w:rsidRPr="00B728F6">
        <w:rPr>
          <w:i/>
        </w:rPr>
        <w:t>Cung cấp gỗ nguyên liệu</w:t>
      </w:r>
      <w:r>
        <w:rPr>
          <w:i/>
        </w:rPr>
        <w:t>:</w:t>
      </w:r>
      <w:r>
        <w:t xml:space="preserve"> từ rừng tự nhiên và rừng trồng, và một phần từ vườn nhà. Các loài gỗ chính được trồng ở Thanh Hóa và Nghệ </w:t>
      </w:r>
      <w:proofErr w:type="gramStart"/>
      <w:r>
        <w:t>An</w:t>
      </w:r>
      <w:proofErr w:type="gramEnd"/>
      <w:r>
        <w:t xml:space="preserve"> là cây </w:t>
      </w:r>
      <w:commentRangeStart w:id="76"/>
      <w:r>
        <w:t>Keo</w:t>
      </w:r>
      <w:commentRangeEnd w:id="76"/>
      <w:r w:rsidR="00CB0B8B">
        <w:rPr>
          <w:rStyle w:val="CommentReference"/>
        </w:rPr>
        <w:commentReference w:id="76"/>
      </w:r>
      <w:r>
        <w:t xml:space="preserve"> và Luồng. Tất cả nguồn gỗ Keo được cung cấp cho chế biến dăm gỗ tại Thanh Hóa và Nghệ An. Không có nhà máy sản xuất gỗ keo làm bột </w:t>
      </w:r>
      <w:r>
        <w:lastRenderedPageBreak/>
        <w:t>giấy tại khu vực. Dăm gỗ được xuất khẩu chủ yếu sang thị trường Nhật Bản, Đài Loan, và Trung Quốc.</w:t>
      </w:r>
    </w:p>
    <w:p w:rsidR="00DD3B70" w:rsidRDefault="00DD3B70" w:rsidP="00B33274">
      <w:pPr>
        <w:spacing w:before="0" w:after="200" w:line="276" w:lineRule="auto"/>
      </w:pPr>
      <w:r>
        <w:t xml:space="preserve">Một phần luồng </w:t>
      </w:r>
      <w:proofErr w:type="gramStart"/>
      <w:r>
        <w:t>thu</w:t>
      </w:r>
      <w:proofErr w:type="gramEnd"/>
      <w:r>
        <w:t xml:space="preserve"> hoạch được cung cấp cho chế biến bột giấy và các nhà máy giấy trên địa </w:t>
      </w:r>
      <w:commentRangeStart w:id="77"/>
      <w:r>
        <w:t>bàn</w:t>
      </w:r>
      <w:commentRangeEnd w:id="77"/>
      <w:r w:rsidR="00CB0B8B">
        <w:rPr>
          <w:rStyle w:val="CommentReference"/>
        </w:rPr>
        <w:commentReference w:id="77"/>
      </w:r>
      <w:r>
        <w:t>. Phần còn lại được cung cấp làm nguyên liệu xây dựng cho các khách hàng trong khu vực và ngoại tỉnh từ khu vực miền Bắc tới miền Trung Việt Nam.</w:t>
      </w:r>
    </w:p>
    <w:p w:rsidR="00DD3B70" w:rsidRPr="00B57CA2" w:rsidRDefault="00DD3B70" w:rsidP="00B33274">
      <w:pPr>
        <w:spacing w:before="0" w:after="200" w:line="276" w:lineRule="auto"/>
        <w:rPr>
          <w:lang w:val="vi-VN"/>
        </w:rPr>
      </w:pPr>
      <w:r>
        <w:t>Gỗ nguyên liệu từ rừng tự nhiên được cung cấp cho các xưởng cưa để sản xuất gỗ xẻ, gỗ ván sau đó được cung cấp cho các nhà máy sản xuất đồ gỗ nội thất để xuất khẩu.</w:t>
      </w:r>
      <w:r>
        <w:rPr>
          <w:lang w:val="vi-VN"/>
        </w:rPr>
        <w:t xml:space="preserve"> Gỗ từ rừng tự nhiên không được sử dụng cho sản xuất gỗ nội thất (do chất lượng hoặc hình dạng bị cong, vênh) sẽ được cung cấp cho các nhà máy MDF để làm nguyên liệu sản xuất.</w:t>
      </w:r>
    </w:p>
    <w:p w:rsidR="00DD3B70" w:rsidRPr="00FD5871" w:rsidRDefault="00DD3B70" w:rsidP="00B33274">
      <w:pPr>
        <w:spacing w:before="0" w:after="200" w:line="276" w:lineRule="auto"/>
        <w:rPr>
          <w:lang w:val="vi-VN"/>
        </w:rPr>
      </w:pPr>
      <w:r>
        <w:rPr>
          <w:lang w:val="vi-VN"/>
        </w:rPr>
        <w:t xml:space="preserve">Một lượng nhỏ gỗ từ vườn nhà của các </w:t>
      </w:r>
      <w:commentRangeStart w:id="78"/>
      <w:r>
        <w:rPr>
          <w:lang w:val="vi-VN"/>
        </w:rPr>
        <w:t xml:space="preserve">hộ gia đình như loại cây </w:t>
      </w:r>
      <w:r w:rsidRPr="007A79E7">
        <w:rPr>
          <w:i/>
          <w:lang w:val="vi-VN"/>
        </w:rPr>
        <w:t>Melia azedarach</w:t>
      </w:r>
      <w:r w:rsidRPr="007A79E7">
        <w:rPr>
          <w:lang w:val="vi-VN"/>
        </w:rPr>
        <w:t xml:space="preserve"> </w:t>
      </w:r>
      <w:r w:rsidR="005D4D08" w:rsidRPr="007A79E7">
        <w:rPr>
          <w:lang w:val="vi-VN"/>
        </w:rPr>
        <w:t xml:space="preserve">(cây xoan ta) </w:t>
      </w:r>
      <w:r>
        <w:rPr>
          <w:lang w:val="vi-VN"/>
        </w:rPr>
        <w:t>và</w:t>
      </w:r>
      <w:r w:rsidRPr="007A79E7">
        <w:rPr>
          <w:lang w:val="vi-VN"/>
        </w:rPr>
        <w:t xml:space="preserve"> </w:t>
      </w:r>
      <w:r w:rsidRPr="007A79E7">
        <w:rPr>
          <w:i/>
          <w:lang w:val="vi-VN"/>
        </w:rPr>
        <w:t>Chukrasia</w:t>
      </w:r>
      <w:r w:rsidRPr="007A79E7">
        <w:rPr>
          <w:lang w:val="vi-VN"/>
        </w:rPr>
        <w:t xml:space="preserve"> </w:t>
      </w:r>
      <w:r w:rsidRPr="007A79E7">
        <w:rPr>
          <w:i/>
          <w:lang w:val="vi-VN"/>
        </w:rPr>
        <w:t>tabularis</w:t>
      </w:r>
      <w:r>
        <w:rPr>
          <w:i/>
          <w:lang w:val="vi-VN"/>
        </w:rPr>
        <w:t xml:space="preserve"> </w:t>
      </w:r>
      <w:r w:rsidR="005D4D08" w:rsidRPr="007A79E7">
        <w:rPr>
          <w:lang w:val="vi-VN"/>
        </w:rPr>
        <w:t xml:space="preserve">(cây gỗ lát) </w:t>
      </w:r>
      <w:r w:rsidRPr="00FD5871">
        <w:rPr>
          <w:lang w:val="vi-VN"/>
        </w:rPr>
        <w:t xml:space="preserve">được cung cấp </w:t>
      </w:r>
      <w:r w:rsidRPr="007A79E7">
        <w:rPr>
          <w:lang w:val="vi-VN"/>
        </w:rPr>
        <w:t>làm nguyên liệu</w:t>
      </w:r>
      <w:r w:rsidRPr="00FD5871">
        <w:rPr>
          <w:lang w:val="vi-VN"/>
        </w:rPr>
        <w:t xml:space="preserve"> </w:t>
      </w:r>
      <w:commentRangeEnd w:id="78"/>
      <w:r w:rsidR="00CB0B8B">
        <w:rPr>
          <w:rStyle w:val="CommentReference"/>
        </w:rPr>
        <w:commentReference w:id="78"/>
      </w:r>
      <w:r w:rsidRPr="00FD5871">
        <w:rPr>
          <w:lang w:val="vi-VN"/>
        </w:rPr>
        <w:t>gỗ nội thất.</w:t>
      </w:r>
    </w:p>
    <w:p w:rsidR="00DD3B70" w:rsidRPr="00FD5871" w:rsidRDefault="00DD3B70" w:rsidP="00B33274">
      <w:pPr>
        <w:spacing w:before="0" w:after="200" w:line="276" w:lineRule="auto"/>
        <w:rPr>
          <w:lang w:val="vi-VN"/>
        </w:rPr>
      </w:pPr>
      <w:r w:rsidRPr="009D77DE">
        <w:rPr>
          <w:i/>
          <w:lang w:val="vi-VN"/>
        </w:rPr>
        <w:t>Cung cấp gỗ củi</w:t>
      </w:r>
      <w:r w:rsidR="009D77DE" w:rsidRPr="007A79E7">
        <w:rPr>
          <w:i/>
          <w:lang w:val="vi-VN"/>
        </w:rPr>
        <w:t xml:space="preserve"> (gỗ nhiên liệu)</w:t>
      </w:r>
      <w:r w:rsidR="009D77DE" w:rsidRPr="007A79E7">
        <w:rPr>
          <w:lang w:val="vi-VN"/>
        </w:rPr>
        <w:t>:</w:t>
      </w:r>
      <w:r>
        <w:rPr>
          <w:lang w:val="vi-VN"/>
        </w:rPr>
        <w:t xml:space="preserve"> từ rừng tự nhiên, rừng trồng, và vườn nhà. Gỗ củi được tiêu thụ tại hộ gia đình đến từ </w:t>
      </w:r>
      <w:r w:rsidRPr="007A79E7">
        <w:rPr>
          <w:lang w:val="vi-VN"/>
        </w:rPr>
        <w:t xml:space="preserve">3 </w:t>
      </w:r>
      <w:r>
        <w:rPr>
          <w:lang w:val="vi-VN"/>
        </w:rPr>
        <w:t xml:space="preserve">nguồn </w:t>
      </w:r>
      <w:r w:rsidRPr="007A79E7">
        <w:rPr>
          <w:lang w:val="vi-VN"/>
        </w:rPr>
        <w:t xml:space="preserve">này </w:t>
      </w:r>
      <w:r>
        <w:rPr>
          <w:lang w:val="vi-VN"/>
        </w:rPr>
        <w:t>trong đó phần lớn gỗ củi được các nhà máy sản xuất MDF, bột giấy và giấy, và nhà máy chế biến thực phẩm (gồm cả nhà máy chế biến chè) tiêu thụ. Gỗ củi từ rừng tự nhiên là nguồn gỗ có thể không được sử dụng cho sản xuất đồ gỗ nội thất bởi chất lượng và hình dáng bị cong, vênh.</w:t>
      </w:r>
    </w:p>
    <w:p w:rsidR="00DD3B70" w:rsidRPr="00FD5871" w:rsidRDefault="00DD3B70" w:rsidP="00B33274">
      <w:pPr>
        <w:spacing w:before="0" w:after="200" w:line="276" w:lineRule="auto"/>
        <w:rPr>
          <w:lang w:val="vi-VN"/>
        </w:rPr>
      </w:pPr>
      <w:r>
        <w:rPr>
          <w:lang w:val="vi-VN"/>
        </w:rPr>
        <w:t xml:space="preserve">Biểu đồ </w:t>
      </w:r>
      <w:r w:rsidR="009D77DE" w:rsidRPr="007A79E7">
        <w:rPr>
          <w:lang w:val="vi-VN"/>
        </w:rPr>
        <w:t xml:space="preserve">trên </w:t>
      </w:r>
      <w:r>
        <w:rPr>
          <w:lang w:val="vi-VN"/>
        </w:rPr>
        <w:t xml:space="preserve">mô tả bức tranh tổng quan về cung cấp gỗ trong vùng. Nghiên cứu này tập trung vào việc tiêu thụ </w:t>
      </w:r>
      <w:r w:rsidRPr="009D77DE">
        <w:rPr>
          <w:i/>
          <w:lang w:val="vi-VN"/>
        </w:rPr>
        <w:t xml:space="preserve">gỗ </w:t>
      </w:r>
      <w:r w:rsidR="009D77DE" w:rsidRPr="007A79E7">
        <w:rPr>
          <w:i/>
          <w:lang w:val="vi-VN"/>
        </w:rPr>
        <w:t>nhiên liệu</w:t>
      </w:r>
      <w:r w:rsidR="009D77DE" w:rsidRPr="007A79E7">
        <w:rPr>
          <w:lang w:val="vi-VN"/>
        </w:rPr>
        <w:t xml:space="preserve"> </w:t>
      </w:r>
      <w:r>
        <w:rPr>
          <w:lang w:val="vi-VN"/>
        </w:rPr>
        <w:t>tại hộ gia đình và các nhà máy công nghiệp.</w:t>
      </w:r>
    </w:p>
    <w:p w:rsidR="00DD3B70" w:rsidRPr="007A79E7" w:rsidRDefault="00DD3B70" w:rsidP="00290DFD">
      <w:pPr>
        <w:pStyle w:val="Heading2"/>
        <w:rPr>
          <w:lang w:val="vi-VN"/>
        </w:rPr>
      </w:pPr>
      <w:bookmarkStart w:id="79" w:name="_Toc403554247"/>
      <w:r>
        <w:rPr>
          <w:lang w:val="vi-VN"/>
        </w:rPr>
        <w:t>Cung cấp gỗ tiềm năng bền vững</w:t>
      </w:r>
      <w:bookmarkEnd w:id="79"/>
    </w:p>
    <w:p w:rsidR="00DD3B70" w:rsidRPr="007A79E7" w:rsidRDefault="00DD3B70" w:rsidP="00C879CF">
      <w:pPr>
        <w:pStyle w:val="Heading3"/>
        <w:rPr>
          <w:lang w:val="vi-VN"/>
        </w:rPr>
      </w:pPr>
      <w:bookmarkStart w:id="80" w:name="_Toc403554248"/>
      <w:r>
        <w:rPr>
          <w:lang w:val="vi-VN"/>
        </w:rPr>
        <w:t>Ước tính sản lượng gỗ củi theo loại rừng</w:t>
      </w:r>
      <w:bookmarkEnd w:id="80"/>
    </w:p>
    <w:p w:rsidR="00DD3B70" w:rsidRPr="00827DE1" w:rsidRDefault="00DD3B70" w:rsidP="00C879CF">
      <w:pPr>
        <w:rPr>
          <w:lang w:val="vi-VN"/>
        </w:rPr>
      </w:pPr>
      <w:r>
        <w:rPr>
          <w:lang w:val="vi-VN"/>
        </w:rPr>
        <w:t xml:space="preserve">Từ quan điểm quản lý rừng, có thể có một lượng gỗ củi tối ưu </w:t>
      </w:r>
      <w:r w:rsidRPr="007A79E7">
        <w:rPr>
          <w:lang w:val="vi-VN"/>
        </w:rPr>
        <w:t>được lấy đi từ</w:t>
      </w:r>
      <w:r>
        <w:rPr>
          <w:lang w:val="vi-VN"/>
        </w:rPr>
        <w:t xml:space="preserve"> rừng, như là cây gỗ bị </w:t>
      </w:r>
      <w:ins w:id="81" w:author="Nguyen Huu Hieu" w:date="2014-11-18T09:29:00Z">
        <w:r w:rsidR="00CB0B8B" w:rsidRPr="00CB0B8B">
          <w:rPr>
            <w:lang w:val="vi-VN"/>
            <w:rPrChange w:id="82" w:author="Nguyen Huu Hieu" w:date="2014-11-18T09:29:00Z">
              <w:rPr>
                <w:lang w:val="en-GB"/>
              </w:rPr>
            </w:rPrChange>
          </w:rPr>
          <w:t xml:space="preserve">kho, </w:t>
        </w:r>
      </w:ins>
      <w:r>
        <w:rPr>
          <w:lang w:val="vi-VN"/>
        </w:rPr>
        <w:t xml:space="preserve">chết và lượng lá rụng, </w:t>
      </w:r>
      <w:r w:rsidRPr="007A79E7">
        <w:rPr>
          <w:lang w:val="vi-VN"/>
        </w:rPr>
        <w:t xml:space="preserve">mà </w:t>
      </w:r>
      <w:r>
        <w:rPr>
          <w:lang w:val="vi-VN"/>
        </w:rPr>
        <w:t xml:space="preserve">không </w:t>
      </w:r>
      <w:r w:rsidRPr="007A79E7">
        <w:rPr>
          <w:lang w:val="vi-VN"/>
        </w:rPr>
        <w:t xml:space="preserve">ảnh </w:t>
      </w:r>
      <w:r>
        <w:rPr>
          <w:lang w:val="vi-VN"/>
        </w:rPr>
        <w:t xml:space="preserve">hưởng quá lớn đến điều kiện sinh thái của rừng. Một số </w:t>
      </w:r>
      <w:r w:rsidRPr="007A79E7">
        <w:rPr>
          <w:lang w:val="vi-VN"/>
        </w:rPr>
        <w:t xml:space="preserve">biện pháp </w:t>
      </w:r>
      <w:ins w:id="83" w:author="Nguyen Huu Hieu" w:date="2014-11-18T09:29:00Z">
        <w:r w:rsidR="00CB0B8B" w:rsidRPr="00CB0B8B">
          <w:rPr>
            <w:lang w:val="vi-VN"/>
            <w:rPrChange w:id="84" w:author="Nguyen Huu Hieu" w:date="2014-11-18T09:30:00Z">
              <w:rPr>
                <w:lang w:val="en-GB"/>
              </w:rPr>
            </w:rPrChange>
          </w:rPr>
          <w:t>tac dong</w:t>
        </w:r>
      </w:ins>
      <w:del w:id="85" w:author="Nguyen Huu Hieu" w:date="2014-11-18T09:29:00Z">
        <w:r w:rsidRPr="007A79E7" w:rsidDel="00CB0B8B">
          <w:rPr>
            <w:lang w:val="vi-VN"/>
          </w:rPr>
          <w:delText>thực hiệ</w:delText>
        </w:r>
      </w:del>
      <w:r w:rsidRPr="007A79E7">
        <w:rPr>
          <w:lang w:val="vi-VN"/>
        </w:rPr>
        <w:t>n</w:t>
      </w:r>
      <w:r>
        <w:rPr>
          <w:lang w:val="vi-VN"/>
        </w:rPr>
        <w:t xml:space="preserve"> trong lâm nghiệp, ví dụ như làm giàu rừng, thường có hoạt động loại bỏ một số </w:t>
      </w:r>
      <w:r w:rsidRPr="007A79E7">
        <w:rPr>
          <w:lang w:val="vi-VN"/>
        </w:rPr>
        <w:t xml:space="preserve">cây </w:t>
      </w:r>
      <w:r>
        <w:rPr>
          <w:lang w:val="vi-VN"/>
        </w:rPr>
        <w:t xml:space="preserve">bụi, dây leo và các loại cây vượt để tạo khoảng không gian cho những loài cây có giá trị hơn hoặc trồng mới các loại cây có giá trị kinh tế. Đây là loại hoạt động có ý nghĩa </w:t>
      </w:r>
      <w:ins w:id="86" w:author="Nguyen Huu Hieu" w:date="2014-11-18T09:30:00Z">
        <w:r w:rsidR="00CB0B8B" w:rsidRPr="00CB0B8B">
          <w:rPr>
            <w:lang w:val="vi-VN"/>
            <w:rPrChange w:id="87" w:author="Nguyen Huu Hieu" w:date="2014-11-18T09:30:00Z">
              <w:rPr>
                <w:lang w:val="en-GB"/>
              </w:rPr>
            </w:rPrChange>
          </w:rPr>
          <w:t xml:space="preserve">tich cuc </w:t>
        </w:r>
      </w:ins>
      <w:r>
        <w:rPr>
          <w:lang w:val="vi-VN"/>
        </w:rPr>
        <w:t>cung cấp lượng gỗ củi một cách bền vững.</w:t>
      </w:r>
    </w:p>
    <w:p w:rsidR="00DD3B70" w:rsidRPr="00F95DB4" w:rsidRDefault="00DD3B70" w:rsidP="00C879CF">
      <w:pPr>
        <w:rPr>
          <w:lang w:val="vi-VN"/>
        </w:rPr>
      </w:pPr>
      <w:r w:rsidRPr="007A79E7">
        <w:rPr>
          <w:lang w:val="vi-VN"/>
        </w:rPr>
        <w:t>Ư</w:t>
      </w:r>
      <w:r>
        <w:rPr>
          <w:lang w:val="vi-VN"/>
        </w:rPr>
        <w:t xml:space="preserve">ớc tính sản lượng gỗ củi tại Thanh Hóa và Nghệ An, xem xét </w:t>
      </w:r>
      <w:r w:rsidRPr="007A79E7">
        <w:rPr>
          <w:lang w:val="vi-VN"/>
        </w:rPr>
        <w:t>một phương pháp</w:t>
      </w:r>
      <w:r>
        <w:rPr>
          <w:lang w:val="vi-VN"/>
        </w:rPr>
        <w:t xml:space="preserve"> về lĩnh vực này đã được tiến hành và giá trị của rừng với điều kiện tương đồng được chuyển đổi để sử dụng ước tính cung cấp gỗ củi. Việc xem xét dựa vào 2 bộ thông tin: i) </w:t>
      </w:r>
      <w:r w:rsidRPr="00CB0B8B">
        <w:rPr>
          <w:highlight w:val="yellow"/>
          <w:lang w:val="vi-VN"/>
          <w:rPrChange w:id="88" w:author="Nguyen Huu Hieu" w:date="2014-11-18T09:30:00Z">
            <w:rPr>
              <w:lang w:val="vi-VN"/>
            </w:rPr>
          </w:rPrChange>
        </w:rPr>
        <w:t>sản</w:t>
      </w:r>
      <w:r>
        <w:rPr>
          <w:lang w:val="vi-VN"/>
        </w:rPr>
        <w:t xml:space="preserve"> lượng lá rụng</w:t>
      </w:r>
      <w:r w:rsidRPr="007A79E7">
        <w:rPr>
          <w:lang w:val="vi-VN"/>
        </w:rPr>
        <w:t xml:space="preserve"> tự nhiên</w:t>
      </w:r>
      <w:r>
        <w:rPr>
          <w:lang w:val="vi-VN"/>
        </w:rPr>
        <w:t xml:space="preserve"> một phần được thu gom và sử dụng mà không ảnh hưởng nhiều đến rừng; ii) s</w:t>
      </w:r>
      <w:r w:rsidRPr="00CB0B8B">
        <w:rPr>
          <w:highlight w:val="yellow"/>
          <w:lang w:val="vi-VN"/>
          <w:rPrChange w:id="89" w:author="Nguyen Huu Hieu" w:date="2014-11-18T09:31:00Z">
            <w:rPr>
              <w:lang w:val="vi-VN"/>
            </w:rPr>
          </w:rPrChange>
        </w:rPr>
        <w:t>ả</w:t>
      </w:r>
      <w:r>
        <w:rPr>
          <w:lang w:val="vi-VN"/>
        </w:rPr>
        <w:t xml:space="preserve">n lượng gỗ củi từ các quốc gia khác có điều kiện rừng tương tự như Việt Nam. </w:t>
      </w:r>
      <w:r w:rsidR="009D77DE" w:rsidRPr="007A79E7">
        <w:rPr>
          <w:lang w:val="vi-VN"/>
        </w:rPr>
        <w:t xml:space="preserve">Khi các thông số tham khảo cho các giá trị khác nhau ở phạm vi lớn, </w:t>
      </w:r>
      <w:r w:rsidR="008830F9" w:rsidRPr="007A79E7">
        <w:rPr>
          <w:lang w:val="vi-VN"/>
        </w:rPr>
        <w:t xml:space="preserve">với nguyên tắc cẩn trọng </w:t>
      </w:r>
      <w:r w:rsidR="009D77DE" w:rsidRPr="007A79E7">
        <w:rPr>
          <w:lang w:val="vi-VN"/>
        </w:rPr>
        <w:t>chúng tôi lựa chọn giá trị thấp hơn trong việc ước tính</w:t>
      </w:r>
      <w:r w:rsidRPr="009D77DE">
        <w:rPr>
          <w:lang w:val="vi-VN"/>
        </w:rPr>
        <w:t>.</w:t>
      </w:r>
    </w:p>
    <w:p w:rsidR="00DD3B70" w:rsidRPr="00310201" w:rsidRDefault="00DD3B70" w:rsidP="00310201">
      <w:pPr>
        <w:jc w:val="center"/>
        <w:rPr>
          <w:i/>
          <w:lang w:val="vi-VN"/>
        </w:rPr>
      </w:pPr>
      <w:r>
        <w:rPr>
          <w:i/>
          <w:lang w:val="vi-VN"/>
        </w:rPr>
        <w:t>Bảng 6. Sản lượng lá rụng của 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AA3535" w:rsidTr="00AA3535">
        <w:tc>
          <w:tcPr>
            <w:tcW w:w="2552"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Loại rừng</w:t>
            </w:r>
          </w:p>
        </w:tc>
        <w:tc>
          <w:tcPr>
            <w:tcW w:w="2040"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Quốc gia</w:t>
            </w:r>
          </w:p>
        </w:tc>
        <w:tc>
          <w:tcPr>
            <w:tcW w:w="1560" w:type="dxa"/>
            <w:tcBorders>
              <w:top w:val="single" w:sz="4" w:space="0" w:color="auto"/>
              <w:bottom w:val="single" w:sz="4" w:space="0" w:color="auto"/>
            </w:tcBorders>
          </w:tcPr>
          <w:p w:rsidR="00DD3B70" w:rsidRPr="007A79E7" w:rsidRDefault="00DD3B70" w:rsidP="00AA3535">
            <w:pPr>
              <w:jc w:val="center"/>
              <w:rPr>
                <w:b/>
                <w:lang w:val="vi-VN"/>
              </w:rPr>
            </w:pPr>
            <w:r w:rsidRPr="00CB0B8B">
              <w:rPr>
                <w:b/>
                <w:sz w:val="22"/>
                <w:highlight w:val="yellow"/>
                <w:lang w:val="vi-VN"/>
                <w:rPrChange w:id="90" w:author="Nguyen Huu Hieu" w:date="2014-11-18T09:31:00Z">
                  <w:rPr>
                    <w:b/>
                    <w:sz w:val="22"/>
                    <w:lang w:val="vi-VN"/>
                  </w:rPr>
                </w:rPrChange>
              </w:rPr>
              <w:t>Sản</w:t>
            </w:r>
            <w:r>
              <w:rPr>
                <w:b/>
                <w:sz w:val="22"/>
                <w:lang w:val="vi-VN"/>
              </w:rPr>
              <w:t xml:space="preserve"> lượng </w:t>
            </w:r>
            <w:r w:rsidRPr="007A79E7">
              <w:rPr>
                <w:b/>
                <w:sz w:val="22"/>
                <w:lang w:val="vi-VN"/>
              </w:rPr>
              <w:t>lá rụng</w:t>
            </w:r>
          </w:p>
          <w:p w:rsidR="00DD3B70" w:rsidRPr="004A6E33" w:rsidRDefault="00DD3B70" w:rsidP="00AA3535">
            <w:pPr>
              <w:jc w:val="center"/>
              <w:rPr>
                <w:b/>
                <w:lang w:val="vi-VN"/>
              </w:rPr>
            </w:pPr>
            <w:r>
              <w:rPr>
                <w:b/>
                <w:sz w:val="22"/>
                <w:lang w:val="vi-VN"/>
              </w:rPr>
              <w:t>(tấn/ha/năm)</w:t>
            </w:r>
          </w:p>
        </w:tc>
        <w:tc>
          <w:tcPr>
            <w:tcW w:w="992" w:type="dxa"/>
            <w:tcBorders>
              <w:top w:val="single" w:sz="4" w:space="0" w:color="auto"/>
              <w:bottom w:val="single" w:sz="4" w:space="0" w:color="auto"/>
            </w:tcBorders>
          </w:tcPr>
          <w:p w:rsidR="00DD3B70" w:rsidRPr="00A3633F" w:rsidRDefault="00DD3B70" w:rsidP="00AA3535">
            <w:pPr>
              <w:jc w:val="center"/>
              <w:rPr>
                <w:b/>
              </w:rPr>
            </w:pPr>
            <w:r>
              <w:rPr>
                <w:b/>
                <w:sz w:val="22"/>
                <w:lang w:val="vi-VN"/>
              </w:rPr>
              <w:t>Tỷ lệ cành</w:t>
            </w:r>
            <w:r>
              <w:rPr>
                <w:b/>
                <w:sz w:val="22"/>
              </w:rPr>
              <w:t>, nhánh</w:t>
            </w:r>
          </w:p>
          <w:p w:rsidR="00DD3B70" w:rsidRPr="004A6E33" w:rsidRDefault="00DD3B70" w:rsidP="00AA3535">
            <w:pPr>
              <w:jc w:val="center"/>
              <w:rPr>
                <w:b/>
                <w:lang w:val="vi-VN"/>
              </w:rPr>
            </w:pPr>
            <w:r>
              <w:rPr>
                <w:b/>
                <w:sz w:val="22"/>
                <w:lang w:val="vi-VN"/>
              </w:rPr>
              <w:t>%</w:t>
            </w:r>
          </w:p>
        </w:tc>
        <w:tc>
          <w:tcPr>
            <w:tcW w:w="2693" w:type="dxa"/>
            <w:tcBorders>
              <w:top w:val="single" w:sz="4" w:space="0" w:color="auto"/>
              <w:bottom w:val="single" w:sz="4" w:space="0" w:color="auto"/>
            </w:tcBorders>
          </w:tcPr>
          <w:p w:rsidR="00DD3B70" w:rsidRPr="004A6E33" w:rsidRDefault="00DD3B70" w:rsidP="00AA3535">
            <w:pPr>
              <w:jc w:val="center"/>
              <w:rPr>
                <w:b/>
                <w:lang w:val="vi-VN"/>
              </w:rPr>
            </w:pPr>
            <w:r>
              <w:rPr>
                <w:b/>
                <w:sz w:val="22"/>
                <w:lang w:val="vi-VN"/>
              </w:rPr>
              <w:t>Nguồn</w:t>
            </w:r>
          </w:p>
        </w:tc>
      </w:tr>
      <w:tr w:rsidR="00DD3B70" w:rsidRPr="00AA3535" w:rsidTr="00AA3535">
        <w:tc>
          <w:tcPr>
            <w:tcW w:w="2552" w:type="dxa"/>
            <w:tcBorders>
              <w:top w:val="single" w:sz="4" w:space="0" w:color="auto"/>
            </w:tcBorders>
          </w:tcPr>
          <w:p w:rsidR="00DD3B70" w:rsidRPr="004A6E33" w:rsidRDefault="00DD3B70" w:rsidP="00AA3535">
            <w:pPr>
              <w:spacing w:before="40" w:after="20" w:line="240" w:lineRule="auto"/>
              <w:jc w:val="left"/>
              <w:rPr>
                <w:lang w:val="vi-VN"/>
              </w:rPr>
            </w:pPr>
            <w:r>
              <w:rPr>
                <w:sz w:val="22"/>
                <w:lang w:val="vi-VN"/>
              </w:rPr>
              <w:lastRenderedPageBreak/>
              <w:t>Rừng lá rộng</w:t>
            </w:r>
          </w:p>
        </w:tc>
        <w:tc>
          <w:tcPr>
            <w:tcW w:w="2040" w:type="dxa"/>
            <w:tcBorders>
              <w:top w:val="single" w:sz="4" w:space="0" w:color="auto"/>
            </w:tcBorders>
          </w:tcPr>
          <w:p w:rsidR="00DD3B70" w:rsidRPr="00AA3535" w:rsidRDefault="00DD3B70" w:rsidP="00AA3535">
            <w:pPr>
              <w:spacing w:before="40" w:after="20" w:line="240" w:lineRule="auto"/>
              <w:jc w:val="left"/>
            </w:pPr>
            <w:r w:rsidRPr="00AA3535">
              <w:rPr>
                <w:sz w:val="22"/>
              </w:rPr>
              <w:t>New Zealand</w:t>
            </w:r>
          </w:p>
        </w:tc>
        <w:tc>
          <w:tcPr>
            <w:tcW w:w="1560" w:type="dxa"/>
            <w:tcBorders>
              <w:top w:val="single" w:sz="4" w:space="0" w:color="auto"/>
            </w:tcBorders>
          </w:tcPr>
          <w:p w:rsidR="00DD3B70" w:rsidRPr="00AA3535" w:rsidRDefault="00DD3B70" w:rsidP="00AA3535">
            <w:pPr>
              <w:spacing w:before="40" w:after="20" w:line="240" w:lineRule="auto"/>
              <w:jc w:val="center"/>
            </w:pPr>
            <w:r w:rsidRPr="00AA3535">
              <w:rPr>
                <w:sz w:val="22"/>
              </w:rPr>
              <w:t>6.1</w:t>
            </w:r>
          </w:p>
        </w:tc>
        <w:tc>
          <w:tcPr>
            <w:tcW w:w="992" w:type="dxa"/>
            <w:tcBorders>
              <w:top w:val="single" w:sz="4" w:space="0" w:color="auto"/>
            </w:tcBorders>
          </w:tcPr>
          <w:p w:rsidR="00DD3B70" w:rsidRPr="00AA3535" w:rsidRDefault="00DD3B70" w:rsidP="00AA3535">
            <w:pPr>
              <w:spacing w:before="40" w:after="20" w:line="240" w:lineRule="auto"/>
              <w:jc w:val="center"/>
            </w:pPr>
          </w:p>
        </w:tc>
        <w:tc>
          <w:tcPr>
            <w:tcW w:w="2693" w:type="dxa"/>
            <w:tcBorders>
              <w:top w:val="single" w:sz="4" w:space="0" w:color="auto"/>
            </w:tcBorders>
          </w:tcPr>
          <w:p w:rsidR="00DD3B70" w:rsidRPr="00AA3535" w:rsidRDefault="00DD3B70" w:rsidP="00AA3535">
            <w:pPr>
              <w:spacing w:before="40" w:after="20" w:line="240" w:lineRule="auto"/>
              <w:jc w:val="left"/>
            </w:pPr>
            <w:r w:rsidRPr="00AA3535">
              <w:rPr>
                <w:sz w:val="22"/>
              </w:rPr>
              <w:t>M.J. Daniel 1975</w:t>
            </w:r>
            <w:r w:rsidRPr="00AA3535">
              <w:rPr>
                <w:rStyle w:val="FootnoteReference"/>
                <w:sz w:val="22"/>
              </w:rPr>
              <w:footnoteReference w:id="1"/>
            </w:r>
          </w:p>
        </w:tc>
      </w:tr>
      <w:tr w:rsidR="00DD3B70" w:rsidRPr="00590069"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 nhiệt đới</w:t>
            </w:r>
          </w:p>
        </w:tc>
        <w:tc>
          <w:tcPr>
            <w:tcW w:w="2040" w:type="dxa"/>
          </w:tcPr>
          <w:p w:rsidR="00DD3B70" w:rsidRPr="004A6E33" w:rsidRDefault="00DD3B70" w:rsidP="00AA3535">
            <w:pPr>
              <w:spacing w:before="40" w:after="20" w:line="240" w:lineRule="auto"/>
              <w:jc w:val="left"/>
              <w:rPr>
                <w:lang w:val="vi-VN"/>
              </w:rPr>
            </w:pPr>
            <w:r>
              <w:rPr>
                <w:sz w:val="22"/>
                <w:lang w:val="vi-VN"/>
              </w:rPr>
              <w:t>Nam</w:t>
            </w:r>
            <w:r w:rsidRPr="00AA3535">
              <w:rPr>
                <w:sz w:val="22"/>
              </w:rPr>
              <w:t xml:space="preserve"> Bra</w:t>
            </w:r>
            <w:r>
              <w:rPr>
                <w:sz w:val="22"/>
                <w:lang w:val="vi-VN"/>
              </w:rPr>
              <w:t>xin</w:t>
            </w:r>
          </w:p>
        </w:tc>
        <w:tc>
          <w:tcPr>
            <w:tcW w:w="1560" w:type="dxa"/>
          </w:tcPr>
          <w:p w:rsidR="00DD3B70" w:rsidRPr="00AA3535" w:rsidRDefault="00DD3B70" w:rsidP="00AA3535">
            <w:pPr>
              <w:spacing w:before="40" w:after="20" w:line="240" w:lineRule="auto"/>
              <w:jc w:val="center"/>
            </w:pPr>
            <w:r w:rsidRPr="00AA3535">
              <w:rPr>
                <w:sz w:val="22"/>
              </w:rPr>
              <w:t>6.8</w:t>
            </w:r>
          </w:p>
        </w:tc>
        <w:tc>
          <w:tcPr>
            <w:tcW w:w="992" w:type="dxa"/>
          </w:tcPr>
          <w:p w:rsidR="00DD3B70" w:rsidRPr="00AA3535" w:rsidRDefault="00DD3B70" w:rsidP="00AA3535">
            <w:pPr>
              <w:spacing w:before="40" w:after="20" w:line="240" w:lineRule="auto"/>
              <w:jc w:val="center"/>
            </w:pPr>
          </w:p>
        </w:tc>
        <w:tc>
          <w:tcPr>
            <w:tcW w:w="2693" w:type="dxa"/>
          </w:tcPr>
          <w:p w:rsidR="00DD3B70" w:rsidRPr="00AA3535" w:rsidRDefault="00DD3B70" w:rsidP="00AA3535">
            <w:pPr>
              <w:spacing w:before="40" w:after="20" w:line="240" w:lineRule="auto"/>
              <w:jc w:val="left"/>
              <w:rPr>
                <w:lang w:val="fr-FR"/>
              </w:rPr>
            </w:pPr>
            <w:r w:rsidRPr="00AA3535">
              <w:rPr>
                <w:sz w:val="22"/>
                <w:lang w:val="fr-FR"/>
              </w:rPr>
              <w:t>S.M. Bergamini, et al 2009</w:t>
            </w:r>
            <w:r w:rsidRPr="00AA3535">
              <w:rPr>
                <w:rStyle w:val="FootnoteReference"/>
                <w:sz w:val="22"/>
              </w:rPr>
              <w:footnoteReference w:id="2"/>
            </w:r>
          </w:p>
        </w:tc>
      </w:tr>
      <w:tr w:rsidR="00DD3B70" w:rsidRPr="00590069"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 xml:space="preserve">Fujian, </w:t>
            </w:r>
            <w:r>
              <w:rPr>
                <w:sz w:val="22"/>
                <w:lang w:val="vi-VN"/>
              </w:rPr>
              <w:t>Trung Quốc</w:t>
            </w:r>
          </w:p>
        </w:tc>
        <w:tc>
          <w:tcPr>
            <w:tcW w:w="1560" w:type="dxa"/>
          </w:tcPr>
          <w:p w:rsidR="00DD3B70" w:rsidRPr="00AA3535" w:rsidRDefault="00DD3B70" w:rsidP="00AA3535">
            <w:pPr>
              <w:spacing w:before="40" w:after="20" w:line="240" w:lineRule="auto"/>
              <w:jc w:val="center"/>
            </w:pPr>
            <w:r w:rsidRPr="00AA3535">
              <w:rPr>
                <w:sz w:val="22"/>
              </w:rPr>
              <w:t>11</w:t>
            </w:r>
          </w:p>
        </w:tc>
        <w:tc>
          <w:tcPr>
            <w:tcW w:w="992" w:type="dxa"/>
          </w:tcPr>
          <w:p w:rsidR="00DD3B70" w:rsidRPr="00AA3535" w:rsidRDefault="00DD3B70" w:rsidP="00AA3535">
            <w:pPr>
              <w:spacing w:before="40" w:after="20" w:line="240" w:lineRule="auto"/>
              <w:jc w:val="center"/>
            </w:pPr>
            <w:r w:rsidRPr="00AA3535">
              <w:rPr>
                <w:sz w:val="22"/>
              </w:rPr>
              <w:t>11-26</w:t>
            </w:r>
          </w:p>
        </w:tc>
        <w:tc>
          <w:tcPr>
            <w:tcW w:w="2693" w:type="dxa"/>
          </w:tcPr>
          <w:p w:rsidR="00DD3B70" w:rsidRPr="00AA3535" w:rsidRDefault="00DD3B70" w:rsidP="00AA3535">
            <w:pPr>
              <w:spacing w:before="40" w:after="20" w:line="240" w:lineRule="auto"/>
              <w:jc w:val="left"/>
              <w:rPr>
                <w:lang w:val="fr-FR"/>
              </w:rPr>
            </w:pPr>
            <w:r w:rsidRPr="00AA3535">
              <w:rPr>
                <w:sz w:val="22"/>
                <w:lang w:val="fr-FR"/>
              </w:rPr>
              <w:t>Y.S. Yang et all 2003</w:t>
            </w:r>
            <w:r w:rsidRPr="00AA3535">
              <w:rPr>
                <w:rStyle w:val="FootnoteReference"/>
                <w:sz w:val="22"/>
              </w:rPr>
              <w:footnoteReference w:id="3"/>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V</w:t>
            </w:r>
            <w:r>
              <w:rPr>
                <w:sz w:val="22"/>
                <w:lang w:val="vi-VN"/>
              </w:rPr>
              <w:t>ĩ</w:t>
            </w:r>
            <w:r w:rsidRPr="00AA3535">
              <w:rPr>
                <w:sz w:val="22"/>
              </w:rPr>
              <w:t>nh Ph</w:t>
            </w:r>
            <w:r>
              <w:rPr>
                <w:sz w:val="22"/>
                <w:lang w:val="vi-VN"/>
              </w:rPr>
              <w:t>ú</w:t>
            </w:r>
            <w:r w:rsidRPr="00AA3535">
              <w:rPr>
                <w:sz w:val="22"/>
              </w:rPr>
              <w:t>c, Vi</w:t>
            </w:r>
            <w:r>
              <w:rPr>
                <w:sz w:val="22"/>
                <w:lang w:val="vi-VN"/>
              </w:rPr>
              <w:t>ệt Nam</w:t>
            </w:r>
          </w:p>
        </w:tc>
        <w:tc>
          <w:tcPr>
            <w:tcW w:w="1560" w:type="dxa"/>
          </w:tcPr>
          <w:p w:rsidR="00DD3B70" w:rsidRPr="00AA3535" w:rsidRDefault="00DD3B70" w:rsidP="00AA3535">
            <w:pPr>
              <w:spacing w:before="40" w:after="20" w:line="240" w:lineRule="auto"/>
              <w:jc w:val="center"/>
            </w:pPr>
            <w:r w:rsidRPr="00AA3535">
              <w:rPr>
                <w:sz w:val="22"/>
              </w:rPr>
              <w:t>5.9-8.1</w:t>
            </w:r>
          </w:p>
        </w:tc>
        <w:tc>
          <w:tcPr>
            <w:tcW w:w="992" w:type="dxa"/>
          </w:tcPr>
          <w:p w:rsidR="00DD3B70" w:rsidRPr="00AA3535" w:rsidRDefault="00DD3B70" w:rsidP="00AA3535">
            <w:pPr>
              <w:spacing w:before="40" w:after="20" w:line="240" w:lineRule="auto"/>
              <w:jc w:val="center"/>
            </w:pPr>
            <w:r w:rsidRPr="00AA3535">
              <w:rPr>
                <w:sz w:val="22"/>
              </w:rPr>
              <w:t>20-43</w:t>
            </w:r>
          </w:p>
        </w:tc>
        <w:tc>
          <w:tcPr>
            <w:tcW w:w="2693" w:type="dxa"/>
          </w:tcPr>
          <w:p w:rsidR="00DD3B70" w:rsidRPr="00AA3535" w:rsidRDefault="00DD3B70" w:rsidP="00AA3535">
            <w:pPr>
              <w:spacing w:before="40" w:after="20" w:line="240" w:lineRule="auto"/>
              <w:jc w:val="left"/>
            </w:pPr>
            <w:r w:rsidRPr="00AA3535">
              <w:rPr>
                <w:sz w:val="22"/>
              </w:rPr>
              <w:t>D.T. Le 2009</w:t>
            </w:r>
            <w:r w:rsidRPr="00AA3535">
              <w:rPr>
                <w:rStyle w:val="FootnoteReference"/>
                <w:sz w:val="22"/>
              </w:rPr>
              <w:footnoteReference w:id="4"/>
            </w:r>
          </w:p>
        </w:tc>
      </w:tr>
      <w:tr w:rsidR="00DD3B70" w:rsidRPr="00AA3535" w:rsidTr="00AA3535">
        <w:tc>
          <w:tcPr>
            <w:tcW w:w="2552"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Rừng thông</w:t>
            </w:r>
          </w:p>
          <w:p w:rsidR="00DD3B70" w:rsidRPr="004A6E33" w:rsidRDefault="00DD3B70" w:rsidP="00AA3535">
            <w:pPr>
              <w:spacing w:before="40" w:after="20" w:line="240" w:lineRule="auto"/>
              <w:jc w:val="left"/>
              <w:rPr>
                <w:lang w:val="vi-VN"/>
              </w:rPr>
            </w:pPr>
          </w:p>
        </w:tc>
        <w:tc>
          <w:tcPr>
            <w:tcW w:w="2040"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Đông Bắc Việt Nam</w:t>
            </w:r>
          </w:p>
        </w:tc>
        <w:tc>
          <w:tcPr>
            <w:tcW w:w="1560" w:type="dxa"/>
            <w:tcBorders>
              <w:bottom w:val="single" w:sz="4" w:space="0" w:color="auto"/>
            </w:tcBorders>
          </w:tcPr>
          <w:p w:rsidR="00DD3B70" w:rsidRPr="00AA3535" w:rsidRDefault="00DD3B70" w:rsidP="00AA3535">
            <w:pPr>
              <w:spacing w:before="40" w:after="20" w:line="240" w:lineRule="auto"/>
              <w:jc w:val="center"/>
            </w:pPr>
            <w:r w:rsidRPr="00AA3535">
              <w:rPr>
                <w:sz w:val="22"/>
              </w:rPr>
              <w:t>6.2</w:t>
            </w:r>
          </w:p>
        </w:tc>
        <w:tc>
          <w:tcPr>
            <w:tcW w:w="992" w:type="dxa"/>
            <w:tcBorders>
              <w:bottom w:val="single" w:sz="4" w:space="0" w:color="auto"/>
            </w:tcBorders>
          </w:tcPr>
          <w:p w:rsidR="00DD3B70" w:rsidRPr="00AA3535" w:rsidRDefault="00DD3B70" w:rsidP="00AA3535">
            <w:pPr>
              <w:spacing w:before="40" w:after="20" w:line="240" w:lineRule="auto"/>
              <w:jc w:val="center"/>
            </w:pPr>
            <w:r w:rsidRPr="00AA3535">
              <w:rPr>
                <w:sz w:val="22"/>
              </w:rPr>
              <w:t>43</w:t>
            </w:r>
          </w:p>
        </w:tc>
        <w:tc>
          <w:tcPr>
            <w:tcW w:w="2693" w:type="dxa"/>
            <w:tcBorders>
              <w:bottom w:val="single" w:sz="4" w:space="0" w:color="auto"/>
            </w:tcBorders>
          </w:tcPr>
          <w:p w:rsidR="00DD3B70" w:rsidRPr="00AA3535" w:rsidRDefault="00DD3B70" w:rsidP="00AA3535">
            <w:pPr>
              <w:spacing w:before="40" w:after="20" w:line="240" w:lineRule="auto"/>
              <w:jc w:val="left"/>
            </w:pPr>
            <w:r w:rsidRPr="00AA3535">
              <w:rPr>
                <w:sz w:val="22"/>
              </w:rPr>
              <w:t>T.T. Dang 2009</w:t>
            </w:r>
          </w:p>
        </w:tc>
      </w:tr>
    </w:tbl>
    <w:p w:rsidR="00DD3B70" w:rsidRDefault="00DD3B70" w:rsidP="00B543A7"/>
    <w:p w:rsidR="00DD3B70" w:rsidRPr="00C37D70" w:rsidRDefault="00DD3B70" w:rsidP="00B543A7">
      <w:pPr>
        <w:rPr>
          <w:lang w:val="vi-VN"/>
        </w:rPr>
      </w:pPr>
      <w:r w:rsidRPr="00CB0B8B">
        <w:rPr>
          <w:highlight w:val="yellow"/>
          <w:lang w:val="vi-VN"/>
          <w:rPrChange w:id="91" w:author="Nguyen Huu Hieu" w:date="2014-11-18T09:31:00Z">
            <w:rPr>
              <w:lang w:val="vi-VN"/>
            </w:rPr>
          </w:rPrChange>
        </w:rPr>
        <w:t>Sản lượn</w:t>
      </w:r>
      <w:r>
        <w:rPr>
          <w:lang w:val="vi-VN"/>
        </w:rPr>
        <w:t>g lá và tỷ lệ cành nhánh của một số nghiên cứu được trình bày tại Bảng 6. Sản lượng lá dao động từ 5,9 -11 tấn/ha/năm và tỷ lệ cành nhánh từ 11 đến 43%.</w:t>
      </w:r>
      <w:r w:rsidR="009D77DE" w:rsidRPr="007A79E7">
        <w:rPr>
          <w:lang w:val="vi-VN"/>
        </w:rPr>
        <w:t xml:space="preserve"> Chúng tôi lựa chọn giá trị thấp hơn từ các nghiên cứu tại Việt Nam để ước tính sản lượng cành nhánh như sau:</w:t>
      </w:r>
    </w:p>
    <w:p w:rsidR="00DD3B70" w:rsidRPr="00582C73" w:rsidRDefault="00DD3B70" w:rsidP="00C879CF">
      <w:pPr>
        <w:jc w:val="center"/>
        <w:rPr>
          <w:lang w:val="vi-VN"/>
        </w:rPr>
      </w:pPr>
      <w:r w:rsidRPr="00CB0B8B">
        <w:rPr>
          <w:highlight w:val="yellow"/>
          <w:lang w:val="vi-VN"/>
          <w:rPrChange w:id="92" w:author="Nguyen Huu Hieu" w:date="2014-11-18T09:31:00Z">
            <w:rPr>
              <w:lang w:val="vi-VN"/>
            </w:rPr>
          </w:rPrChange>
        </w:rPr>
        <w:t>Sản</w:t>
      </w:r>
      <w:r>
        <w:rPr>
          <w:lang w:val="vi-VN"/>
        </w:rPr>
        <w:t xml:space="preserve"> lượng cành nhánh hàng năm (</w:t>
      </w:r>
      <w:r w:rsidR="009D77DE" w:rsidRPr="007A79E7">
        <w:rPr>
          <w:lang w:val="vi-VN"/>
        </w:rPr>
        <w:t>rơi rụng</w:t>
      </w:r>
      <w:r>
        <w:rPr>
          <w:lang w:val="vi-VN"/>
        </w:rPr>
        <w:t>) = 5.9 tấn/ha x 20% = 1.18 tấn/ha</w:t>
      </w:r>
    </w:p>
    <w:p w:rsidR="00DD3B70" w:rsidRPr="00582C73" w:rsidRDefault="00DD3B70" w:rsidP="00C879CF">
      <w:pPr>
        <w:rPr>
          <w:lang w:val="vi-VN"/>
        </w:rPr>
      </w:pPr>
      <w:r>
        <w:rPr>
          <w:lang w:val="vi-VN"/>
        </w:rPr>
        <w:t>Giả thiết rằng 20% sản lượng cành nhánh tiềm năng có thể được thu gom và được sử dụng như là gỗ củi, ta đưa ra công thức:</w:t>
      </w:r>
    </w:p>
    <w:p w:rsidR="00DD3B70" w:rsidRPr="00582C73" w:rsidRDefault="00DD3B70" w:rsidP="00C879CF">
      <w:pPr>
        <w:jc w:val="center"/>
        <w:rPr>
          <w:lang w:val="vi-VN"/>
        </w:rPr>
      </w:pPr>
      <w:r w:rsidRPr="00CB0B8B">
        <w:rPr>
          <w:highlight w:val="yellow"/>
          <w:lang w:val="vi-VN"/>
          <w:rPrChange w:id="93" w:author="Nguyen Huu Hieu" w:date="2014-11-18T09:31:00Z">
            <w:rPr>
              <w:lang w:val="vi-VN"/>
            </w:rPr>
          </w:rPrChange>
        </w:rPr>
        <w:t>Sản lượng</w:t>
      </w:r>
      <w:r>
        <w:rPr>
          <w:lang w:val="vi-VN"/>
        </w:rPr>
        <w:t xml:space="preserve"> cành nhánh có thể thu gom hằng năm =</w:t>
      </w:r>
      <w:r w:rsidRPr="007A79E7">
        <w:rPr>
          <w:lang w:val="vi-VN"/>
        </w:rPr>
        <w:t xml:space="preserve">1.18*20% = 0.236 </w:t>
      </w:r>
      <w:r>
        <w:rPr>
          <w:lang w:val="vi-VN"/>
        </w:rPr>
        <w:t>tấn</w:t>
      </w:r>
      <w:r w:rsidRPr="007A79E7">
        <w:rPr>
          <w:lang w:val="vi-VN"/>
        </w:rPr>
        <w:t>/ha/</w:t>
      </w:r>
      <w:r>
        <w:rPr>
          <w:lang w:val="vi-VN"/>
        </w:rPr>
        <w:t>năm</w:t>
      </w:r>
      <w:r w:rsidRPr="007A79E7">
        <w:rPr>
          <w:lang w:val="vi-VN"/>
        </w:rPr>
        <w:t>.</w:t>
      </w:r>
    </w:p>
    <w:p w:rsidR="00DD3B70" w:rsidRPr="00582C73" w:rsidRDefault="00DD3B70" w:rsidP="00C879CF">
      <w:pPr>
        <w:rPr>
          <w:lang w:val="vi-VN"/>
        </w:rPr>
      </w:pPr>
      <w:r w:rsidRPr="009D77DE">
        <w:rPr>
          <w:lang w:val="vi-VN"/>
        </w:rPr>
        <w:t xml:space="preserve">Bên cạnh lượng </w:t>
      </w:r>
      <w:r w:rsidR="009D77DE" w:rsidRPr="007A79E7">
        <w:rPr>
          <w:lang w:val="vi-VN"/>
        </w:rPr>
        <w:t>cành lá</w:t>
      </w:r>
      <w:r w:rsidRPr="007A79E7">
        <w:rPr>
          <w:lang w:val="vi-VN"/>
        </w:rPr>
        <w:t xml:space="preserve"> rụng</w:t>
      </w:r>
      <w:r w:rsidRPr="009D77DE">
        <w:rPr>
          <w:lang w:val="vi-VN"/>
        </w:rPr>
        <w:t xml:space="preserve">, gỗ củi cũng có thể được khai thác từ rừng </w:t>
      </w:r>
      <w:r w:rsidRPr="007A79E7">
        <w:rPr>
          <w:lang w:val="vi-VN"/>
        </w:rPr>
        <w:t>như loại</w:t>
      </w:r>
      <w:r w:rsidRPr="009D77DE">
        <w:rPr>
          <w:lang w:val="vi-VN"/>
        </w:rPr>
        <w:t xml:space="preserve"> củi </w:t>
      </w:r>
      <w:r w:rsidRPr="007A79E7">
        <w:rPr>
          <w:lang w:val="vi-VN"/>
        </w:rPr>
        <w:t>khô rụng</w:t>
      </w:r>
      <w:r w:rsidRPr="009D77DE">
        <w:rPr>
          <w:lang w:val="vi-VN"/>
        </w:rPr>
        <w:t>, gỗ tròn nhỏ và mỏng. Một số c</w:t>
      </w:r>
      <w:r w:rsidRPr="007A79E7">
        <w:rPr>
          <w:lang w:val="vi-VN"/>
        </w:rPr>
        <w:t>ác</w:t>
      </w:r>
      <w:r w:rsidRPr="009D77DE">
        <w:rPr>
          <w:lang w:val="vi-VN"/>
        </w:rPr>
        <w:t xml:space="preserve"> nghiên cứu về sản lượng gỗ củi của rừng Phần Lan, Ấn Độ và Anh</w:t>
      </w:r>
      <w:r w:rsidRPr="00DA70D0">
        <w:rPr>
          <w:lang w:val="vi-VN"/>
        </w:rPr>
        <w:t xml:space="preserve"> được trình bày ở Bảng 7.</w:t>
      </w:r>
    </w:p>
    <w:p w:rsidR="00DD3B70" w:rsidRPr="007A79E7" w:rsidRDefault="00DD3B70" w:rsidP="00DA70D0">
      <w:pPr>
        <w:jc w:val="center"/>
        <w:rPr>
          <w:i/>
          <w:lang w:val="vi-VN"/>
        </w:rPr>
      </w:pPr>
      <w:r w:rsidRPr="007A79E7">
        <w:rPr>
          <w:i/>
          <w:lang w:val="vi-VN"/>
        </w:rPr>
        <w:t>Bảng 7. Sản lượng gỗ củi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AA3535" w:rsidTr="00B543A7">
        <w:trPr>
          <w:trHeight w:val="315"/>
        </w:trPr>
        <w:tc>
          <w:tcPr>
            <w:tcW w:w="0" w:type="auto"/>
          </w:tcPr>
          <w:p w:rsidR="00DD3B70" w:rsidRPr="00EA2C05" w:rsidRDefault="00DD3B70" w:rsidP="00216DC6">
            <w:pPr>
              <w:spacing w:before="0" w:line="240" w:lineRule="auto"/>
              <w:jc w:val="left"/>
              <w:rPr>
                <w:b/>
                <w:bCs/>
                <w:lang w:val="vi-VN" w:eastAsia="en-GB"/>
              </w:rPr>
            </w:pPr>
            <w:r>
              <w:rPr>
                <w:b/>
                <w:bCs/>
                <w:sz w:val="22"/>
                <w:lang w:val="vi-VN" w:eastAsia="en-GB"/>
              </w:rPr>
              <w:t>Sản lượng gỗ củi</w:t>
            </w:r>
          </w:p>
        </w:tc>
        <w:tc>
          <w:tcPr>
            <w:tcW w:w="3034" w:type="dxa"/>
          </w:tcPr>
          <w:p w:rsidR="00DD3B70" w:rsidRPr="00C30395" w:rsidRDefault="00DD3B70" w:rsidP="00216DC6">
            <w:pPr>
              <w:spacing w:before="0" w:line="240" w:lineRule="auto"/>
              <w:jc w:val="left"/>
              <w:rPr>
                <w:b/>
                <w:bCs/>
                <w:lang w:val="vi-VN" w:eastAsia="en-GB"/>
              </w:rPr>
            </w:pPr>
            <w:r>
              <w:rPr>
                <w:b/>
                <w:bCs/>
                <w:sz w:val="22"/>
                <w:lang w:val="vi-VN" w:eastAsia="en-GB"/>
              </w:rPr>
              <w:t>Loại rừng và địa điểm</w:t>
            </w:r>
          </w:p>
        </w:tc>
        <w:tc>
          <w:tcPr>
            <w:tcW w:w="3870" w:type="dxa"/>
          </w:tcPr>
          <w:p w:rsidR="00DD3B70" w:rsidRPr="00C30395" w:rsidRDefault="00DD3B70" w:rsidP="00216DC6">
            <w:pPr>
              <w:spacing w:before="0" w:line="240" w:lineRule="auto"/>
              <w:jc w:val="left"/>
              <w:rPr>
                <w:b/>
                <w:bCs/>
                <w:lang w:val="vi-VN" w:eastAsia="en-GB"/>
              </w:rPr>
            </w:pPr>
            <w:r>
              <w:rPr>
                <w:b/>
                <w:bCs/>
                <w:sz w:val="22"/>
                <w:lang w:val="vi-VN" w:eastAsia="en-GB"/>
              </w:rPr>
              <w:t xml:space="preserve">Nguồn </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26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tùng</w:t>
            </w:r>
            <w:r w:rsidR="00DD3B70" w:rsidRPr="008830F9">
              <w:rPr>
                <w:sz w:val="22"/>
                <w:lang w:val="en-GB" w:eastAsia="en-GB"/>
              </w:rPr>
              <w:t xml:space="preserve">, </w:t>
            </w:r>
            <w:r w:rsidR="00DD3B70" w:rsidRPr="008830F9">
              <w:rPr>
                <w:sz w:val="22"/>
                <w:lang w:val="vi-VN" w:eastAsia="en-GB"/>
              </w:rPr>
              <w:t>Phần Lan</w:t>
            </w:r>
          </w:p>
        </w:tc>
        <w:tc>
          <w:tcPr>
            <w:tcW w:w="3870" w:type="dxa"/>
          </w:tcPr>
          <w:p w:rsidR="00DD3B70" w:rsidRPr="00B543A7" w:rsidRDefault="008830F9" w:rsidP="008830F9">
            <w:pPr>
              <w:spacing w:before="0" w:line="240" w:lineRule="auto"/>
              <w:jc w:val="left"/>
              <w:rPr>
                <w:lang w:val="en-GB" w:eastAsia="en-GB"/>
              </w:rPr>
            </w:pPr>
            <w:r w:rsidRPr="007A79E7">
              <w:rPr>
                <w:sz w:val="22"/>
                <w:lang w:val="pt-PT" w:eastAsia="en-GB"/>
              </w:rPr>
              <w:t xml:space="preserve">Bài báo nghiên cứu </w:t>
            </w:r>
            <w:r w:rsidR="00DD3B70" w:rsidRPr="007A79E7">
              <w:rPr>
                <w:sz w:val="22"/>
                <w:lang w:val="pt-PT" w:eastAsia="en-GB"/>
              </w:rPr>
              <w:t xml:space="preserve">Silva Fennica </w:t>
            </w:r>
            <w:proofErr w:type="gramStart"/>
            <w:r w:rsidR="00DD3B70" w:rsidRPr="007A79E7">
              <w:rPr>
                <w:sz w:val="22"/>
                <w:lang w:val="pt-PT" w:eastAsia="en-GB"/>
              </w:rPr>
              <w:t>44(2</w:t>
            </w:r>
            <w:proofErr w:type="gramEnd"/>
            <w:r w:rsidR="00DD3B70" w:rsidRPr="007A79E7">
              <w:rPr>
                <w:sz w:val="22"/>
                <w:lang w:val="pt-PT" w:eastAsia="en-GB"/>
              </w:rPr>
              <w:t xml:space="preserve">). </w:t>
            </w:r>
            <w:r w:rsidR="00DD3B70" w:rsidRPr="00B543A7">
              <w:rPr>
                <w:sz w:val="22"/>
                <w:lang w:val="en-GB" w:eastAsia="en-GB"/>
              </w:rPr>
              <w:t>The Finnish Society of Forest Science · The Finnish Forest Research Institute</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2.2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7A79E7">
              <w:rPr>
                <w:sz w:val="22"/>
                <w:lang w:val="vi-VN" w:eastAsia="en-GB"/>
              </w:rPr>
              <w:t>Rừng lá rụng</w:t>
            </w:r>
            <w:r w:rsidR="00DD3B70" w:rsidRPr="007A79E7">
              <w:rPr>
                <w:sz w:val="22"/>
                <w:lang w:val="vi-VN" w:eastAsia="en-GB"/>
              </w:rPr>
              <w:t xml:space="preserve">, </w:t>
            </w:r>
            <w:r w:rsidR="00DD3B70" w:rsidRPr="008830F9">
              <w:rPr>
                <w:sz w:val="22"/>
                <w:lang w:val="vi-VN" w:eastAsia="en-GB"/>
              </w:rPr>
              <w:t>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Food &amp; Agriculture Org., Jan 1, 1989 - Arid regions forestry</w:t>
            </w:r>
          </w:p>
        </w:tc>
      </w:tr>
      <w:tr w:rsidR="00DD3B70" w:rsidRPr="00AA3535" w:rsidTr="00B543A7">
        <w:trPr>
          <w:trHeight w:val="769"/>
        </w:trPr>
        <w:tc>
          <w:tcPr>
            <w:tcW w:w="0" w:type="auto"/>
          </w:tcPr>
          <w:p w:rsidR="00DD3B70" w:rsidRPr="00B543A7" w:rsidRDefault="00DD3B70" w:rsidP="00216DC6">
            <w:pPr>
              <w:spacing w:before="0" w:line="240" w:lineRule="auto"/>
              <w:jc w:val="left"/>
              <w:rPr>
                <w:lang w:val="en-GB" w:eastAsia="en-GB"/>
              </w:rPr>
            </w:pPr>
            <w:r w:rsidRPr="00B543A7">
              <w:rPr>
                <w:sz w:val="22"/>
                <w:lang w:val="en-GB" w:eastAsia="en-GB"/>
              </w:rPr>
              <w:t>23 m3/ha (</w:t>
            </w:r>
            <w:r>
              <w:rPr>
                <w:sz w:val="22"/>
                <w:lang w:val="en-GB" w:eastAsia="en-GB"/>
              </w:rPr>
              <w:t>tổng lượng gỗ củi ở thời điểm đo đạc)</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Vườn rừng</w:t>
            </w:r>
            <w:r w:rsidRPr="00B543A7">
              <w:rPr>
                <w:sz w:val="22"/>
                <w:lang w:val="en-GB" w:eastAsia="en-GB"/>
              </w:rPr>
              <w:t xml:space="preserve">, </w:t>
            </w:r>
            <w:r>
              <w:rPr>
                <w:sz w:val="22"/>
                <w:lang w:val="vi-VN" w:eastAsia="en-GB"/>
              </w:rPr>
              <w:t>Nam 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Agroforestry Systems, March 1994, Volume 25, Issue 3, pp 243-262</w:t>
            </w:r>
          </w:p>
        </w:tc>
      </w:tr>
      <w:tr w:rsidR="00DD3B70" w:rsidRPr="00AA3535" w:rsidTr="00B543A7">
        <w:trPr>
          <w:trHeight w:val="35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2.9 m3/ha/</w:t>
            </w:r>
            <w:r>
              <w:rPr>
                <w:sz w:val="22"/>
                <w:lang w:val="vi-VN" w:eastAsia="en-GB"/>
              </w:rPr>
              <w:t>năm</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Rừng ôn đới</w:t>
            </w:r>
            <w:r w:rsidRPr="00B543A7">
              <w:rPr>
                <w:sz w:val="22"/>
                <w:lang w:val="en-GB" w:eastAsia="en-GB"/>
              </w:rPr>
              <w:t>,</w:t>
            </w:r>
            <w:r w:rsidR="008830F9">
              <w:rPr>
                <w:sz w:val="22"/>
                <w:lang w:val="en-GB" w:eastAsia="en-GB"/>
              </w:rPr>
              <w:t xml:space="preserve"> </w:t>
            </w:r>
            <w:r>
              <w:rPr>
                <w:sz w:val="22"/>
                <w:lang w:val="vi-VN" w:eastAsia="en-GB"/>
              </w:rPr>
              <w:t>Anh</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UK BIOMASS Energy Centre</w:t>
            </w:r>
          </w:p>
        </w:tc>
      </w:tr>
    </w:tbl>
    <w:p w:rsidR="00DD3B70" w:rsidRPr="00EA2C05" w:rsidRDefault="00DD3B70" w:rsidP="00C879CF">
      <w:pPr>
        <w:rPr>
          <w:lang w:val="vi-VN"/>
        </w:rPr>
      </w:pPr>
      <w:r>
        <w:rPr>
          <w:lang w:val="vi-VN"/>
        </w:rPr>
        <w:t xml:space="preserve">Do không có các nghiên cứu được tiến hành tại Việt Nam, giá trị của sản lượng gỗ củi </w:t>
      </w:r>
      <w:r>
        <w:t>2.2m3/ha/</w:t>
      </w:r>
      <w:r>
        <w:rPr>
          <w:lang w:val="vi-VN"/>
        </w:rPr>
        <w:t>năm đối với rừng ở Ấn Độ được lựa chọn và chuyển đổi để sử dụng trong nghiên cứu này</w:t>
      </w:r>
      <w:r w:rsidRPr="008830F9">
        <w:rPr>
          <w:lang w:val="vi-VN"/>
        </w:rPr>
        <w:t xml:space="preserve">. Để thận trọng hơn </w:t>
      </w:r>
      <w:r w:rsidR="008830F9" w:rsidRPr="007A79E7">
        <w:rPr>
          <w:lang w:val="vi-VN"/>
        </w:rPr>
        <w:t xml:space="preserve">số liệu này đã được </w:t>
      </w:r>
      <w:r w:rsidRPr="008830F9">
        <w:rPr>
          <w:lang w:val="vi-VN"/>
        </w:rPr>
        <w:t>giảm 20% giá trị</w:t>
      </w:r>
      <w:r w:rsidRPr="007A79E7">
        <w:rPr>
          <w:lang w:val="vi-VN"/>
        </w:rPr>
        <w:t>, giá trị</w:t>
      </w:r>
      <w:r w:rsidRPr="008830F9">
        <w:rPr>
          <w:lang w:val="vi-VN"/>
        </w:rPr>
        <w:t xml:space="preserve"> này tạo ra </w:t>
      </w:r>
      <w:r w:rsidRPr="00CB0B8B">
        <w:rPr>
          <w:highlight w:val="yellow"/>
          <w:lang w:val="vi-VN"/>
          <w:rPrChange w:id="94" w:author="Nguyen Huu Hieu" w:date="2014-11-18T09:32:00Z">
            <w:rPr>
              <w:lang w:val="vi-VN"/>
            </w:rPr>
          </w:rPrChange>
        </w:rPr>
        <w:t>sản</w:t>
      </w:r>
      <w:r w:rsidRPr="008830F9">
        <w:rPr>
          <w:lang w:val="vi-VN"/>
        </w:rPr>
        <w:t xml:space="preserve"> lượng gỗ củi là </w:t>
      </w:r>
      <w:r w:rsidRPr="007A79E7">
        <w:rPr>
          <w:lang w:val="vi-VN"/>
        </w:rPr>
        <w:t>1.76</w:t>
      </w:r>
      <w:r w:rsidRPr="008830F9">
        <w:rPr>
          <w:lang w:val="vi-VN"/>
        </w:rPr>
        <w:t xml:space="preserve"> tấn</w:t>
      </w:r>
      <w:r w:rsidRPr="007A79E7">
        <w:rPr>
          <w:lang w:val="vi-VN"/>
        </w:rPr>
        <w:t>/ha/</w:t>
      </w:r>
      <w:r w:rsidRPr="008830F9">
        <w:rPr>
          <w:lang w:val="vi-VN"/>
        </w:rPr>
        <w:t>năm</w:t>
      </w:r>
      <w:r w:rsidRPr="007A79E7">
        <w:rPr>
          <w:lang w:val="vi-VN"/>
        </w:rPr>
        <w:t>.</w:t>
      </w:r>
    </w:p>
    <w:p w:rsidR="00DD3B70" w:rsidRPr="000E58C9" w:rsidRDefault="00DD3B70" w:rsidP="00C879CF">
      <w:pPr>
        <w:rPr>
          <w:lang w:val="vi-VN"/>
        </w:rPr>
      </w:pPr>
      <w:r w:rsidRPr="005339DF">
        <w:rPr>
          <w:lang w:val="vi-VN"/>
        </w:rPr>
        <w:t xml:space="preserve">Cùng với lượng cành nhánh thu gom được đề cập trước đây, tổng sản lượng gỗ củi thu gom được sử dụng cho nghiên cứu này là: </w:t>
      </w:r>
      <w:r w:rsidRPr="007A79E7">
        <w:rPr>
          <w:lang w:val="vi-VN"/>
        </w:rPr>
        <w:t xml:space="preserve">1.76 + 0.236 = 1.996 </w:t>
      </w:r>
      <w:r w:rsidRPr="005339DF">
        <w:rPr>
          <w:lang w:val="vi-VN"/>
        </w:rPr>
        <w:t>tấn</w:t>
      </w:r>
      <w:r w:rsidRPr="007A79E7">
        <w:rPr>
          <w:lang w:val="vi-VN"/>
        </w:rPr>
        <w:t>/ha/</w:t>
      </w:r>
      <w:r w:rsidRPr="005339DF">
        <w:rPr>
          <w:lang w:val="vi-VN"/>
        </w:rPr>
        <w:t xml:space="preserve">năm. Để thực hiện ước tính cụ thể hơn, </w:t>
      </w:r>
      <w:r w:rsidRPr="00CB0B8B">
        <w:rPr>
          <w:highlight w:val="yellow"/>
          <w:lang w:val="vi-VN"/>
          <w:rPrChange w:id="95" w:author="Nguyen Huu Hieu" w:date="2014-11-18T09:33:00Z">
            <w:rPr>
              <w:lang w:val="vi-VN"/>
            </w:rPr>
          </w:rPrChange>
        </w:rPr>
        <w:t>sản lượng</w:t>
      </w:r>
      <w:r w:rsidRPr="007A79E7">
        <w:rPr>
          <w:lang w:val="vi-VN"/>
        </w:rPr>
        <w:t xml:space="preserve"> gỗ</w:t>
      </w:r>
      <w:r w:rsidRPr="005339DF">
        <w:rPr>
          <w:lang w:val="vi-VN"/>
        </w:rPr>
        <w:t xml:space="preserve"> củi được điều chỉnh theo loại rừng và </w:t>
      </w:r>
      <w:r w:rsidRPr="007A79E7">
        <w:rPr>
          <w:lang w:val="vi-VN"/>
        </w:rPr>
        <w:t>rừng dự trữ cây đứng</w:t>
      </w:r>
      <w:r w:rsidRPr="005339DF">
        <w:rPr>
          <w:lang w:val="vi-VN"/>
        </w:rPr>
        <w:t xml:space="preserve">. Chúng tôi dự đoán </w:t>
      </w:r>
      <w:r w:rsidRPr="005339DF">
        <w:rPr>
          <w:lang w:val="vi-VN"/>
        </w:rPr>
        <w:lastRenderedPageBreak/>
        <w:t xml:space="preserve">rằng một khu rừng </w:t>
      </w:r>
      <w:r w:rsidRPr="007A79E7">
        <w:rPr>
          <w:lang w:val="vi-VN"/>
        </w:rPr>
        <w:t>có khối lượng dự trữ cây đứng cao hơn</w:t>
      </w:r>
      <w:r w:rsidRPr="005339DF">
        <w:rPr>
          <w:lang w:val="vi-VN"/>
        </w:rPr>
        <w:t xml:space="preserve"> có thể sản xuất gỗ củi nhiều hơn nhưng mối liên hệ không phải là đường thẳng. Do đó khối </w:t>
      </w:r>
      <w:r w:rsidRPr="007A79E7">
        <w:rPr>
          <w:lang w:val="vi-VN"/>
        </w:rPr>
        <w:t xml:space="preserve">khối </w:t>
      </w:r>
      <w:r w:rsidRPr="005339DF">
        <w:rPr>
          <w:lang w:val="vi-VN"/>
        </w:rPr>
        <w:t>lượng</w:t>
      </w:r>
      <w:r w:rsidRPr="007A79E7">
        <w:rPr>
          <w:lang w:val="vi-VN"/>
        </w:rPr>
        <w:t xml:space="preserve"> cây đứng</w:t>
      </w:r>
      <w:r w:rsidRPr="008830F9">
        <w:rPr>
          <w:lang w:val="vi-VN"/>
        </w:rPr>
        <w:t xml:space="preserve"> được sử dụng như một </w:t>
      </w:r>
      <w:r w:rsidRPr="007A79E7">
        <w:rPr>
          <w:lang w:val="vi-VN"/>
        </w:rPr>
        <w:t xml:space="preserve">số </w:t>
      </w:r>
      <w:r w:rsidRPr="008830F9">
        <w:rPr>
          <w:lang w:val="vi-VN"/>
        </w:rPr>
        <w:t xml:space="preserve"> liệu tham khảo nhưng trọng lượng điều chỉnh được chỉ định bởi chuyên gia có chuyên môn. Đối với </w:t>
      </w:r>
      <w:r w:rsidRPr="007A79E7">
        <w:rPr>
          <w:lang w:val="vi-VN"/>
        </w:rPr>
        <w:t xml:space="preserve">gỗ củi của </w:t>
      </w:r>
      <w:r w:rsidRPr="008830F9">
        <w:rPr>
          <w:lang w:val="vi-VN"/>
        </w:rPr>
        <w:t>rừng trồng ước tính tăng trung bình 10% hàng năm với giả định luân phiên trong vòng 8 năm.</w:t>
      </w:r>
    </w:p>
    <w:p w:rsidR="00DD3B70" w:rsidRPr="00C97682" w:rsidRDefault="00DD3B70" w:rsidP="00C97682">
      <w:pPr>
        <w:jc w:val="center"/>
        <w:rPr>
          <w:i/>
          <w:lang w:val="vi-VN"/>
        </w:rPr>
      </w:pPr>
      <w:commentRangeStart w:id="96"/>
      <w:r w:rsidRPr="00C97682">
        <w:rPr>
          <w:i/>
          <w:lang w:val="vi-VN"/>
        </w:rPr>
        <w:t>Bảng 8. Sản lượng gỗ củi được điều chỉnh của loại rừng khác nhau. Sản lượng cây đứng trung bình dựa vào dữ liệu của FIPI</w:t>
      </w:r>
      <w:r w:rsidRPr="00C97682">
        <w:rPr>
          <w:i/>
          <w:vertAlign w:val="superscript"/>
          <w:lang w:val="vi-VN"/>
        </w:rPr>
        <w:t>6</w:t>
      </w:r>
      <w:r w:rsidRPr="00C97682">
        <w:rPr>
          <w:i/>
          <w:lang w:val="vi-VN"/>
        </w:rPr>
        <w:t>.</w:t>
      </w:r>
      <w:commentRangeEnd w:id="96"/>
      <w:r w:rsidR="00311BC5">
        <w:rPr>
          <w:rStyle w:val="CommentReference"/>
        </w:rPr>
        <w:commentReference w:id="9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36"/>
        <w:gridCol w:w="1625"/>
        <w:gridCol w:w="1597"/>
        <w:gridCol w:w="1532"/>
        <w:gridCol w:w="2126"/>
      </w:tblGrid>
      <w:tr w:rsidR="00DD3B70" w:rsidRPr="00AA3535" w:rsidTr="00216DC6">
        <w:trPr>
          <w:trHeight w:val="300"/>
        </w:trPr>
        <w:tc>
          <w:tcPr>
            <w:tcW w:w="2736" w:type="dxa"/>
            <w:noWrap/>
          </w:tcPr>
          <w:p w:rsidR="00DD3B70" w:rsidRPr="00534BA6" w:rsidRDefault="00DD3B70" w:rsidP="00216DC6">
            <w:pPr>
              <w:spacing w:before="0" w:line="240" w:lineRule="auto"/>
              <w:jc w:val="left"/>
              <w:rPr>
                <w:b/>
                <w:color w:val="000000"/>
                <w:lang w:val="vi-VN" w:eastAsia="en-GB"/>
              </w:rPr>
            </w:pPr>
            <w:r>
              <w:rPr>
                <w:b/>
                <w:color w:val="000000"/>
                <w:sz w:val="22"/>
                <w:lang w:val="vi-VN" w:eastAsia="en-GB"/>
              </w:rPr>
              <w:t>Rừng</w:t>
            </w:r>
          </w:p>
        </w:tc>
        <w:tc>
          <w:tcPr>
            <w:tcW w:w="1625"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cây đứng</w:t>
            </w:r>
          </w:p>
          <w:p w:rsidR="00DD3B70" w:rsidRPr="007A79E7" w:rsidRDefault="00DD3B70" w:rsidP="00216DC6">
            <w:pPr>
              <w:spacing w:before="0" w:line="240" w:lineRule="auto"/>
              <w:jc w:val="center"/>
              <w:rPr>
                <w:b/>
                <w:color w:val="000000"/>
                <w:lang w:val="vi-VN" w:eastAsia="en-GB"/>
              </w:rPr>
            </w:pPr>
            <w:r w:rsidRPr="007A79E7">
              <w:rPr>
                <w:b/>
                <w:color w:val="000000"/>
                <w:sz w:val="22"/>
                <w:lang w:val="vi-VN" w:eastAsia="en-GB"/>
              </w:rPr>
              <w:t>(m3/ha)</w:t>
            </w:r>
          </w:p>
        </w:tc>
        <w:tc>
          <w:tcPr>
            <w:tcW w:w="1597" w:type="dxa"/>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Sản lượng gỗ củi</w:t>
            </w:r>
          </w:p>
          <w:p w:rsidR="00DD3B70" w:rsidRPr="007A79E7" w:rsidRDefault="00DD3B70" w:rsidP="00216DC6">
            <w:pPr>
              <w:spacing w:before="0" w:line="240" w:lineRule="auto"/>
              <w:jc w:val="center"/>
              <w:rPr>
                <w:b/>
                <w:color w:val="000000"/>
                <w:lang w:val="vi-VN" w:eastAsia="en-GB"/>
              </w:rPr>
            </w:pPr>
            <w:r w:rsidRPr="007A79E7">
              <w:rPr>
                <w:b/>
                <w:color w:val="000000"/>
                <w:sz w:val="22"/>
                <w:lang w:val="vi-VN" w:eastAsia="en-GB"/>
              </w:rPr>
              <w:t>(t</w:t>
            </w:r>
            <w:r>
              <w:rPr>
                <w:b/>
                <w:color w:val="000000"/>
                <w:sz w:val="22"/>
                <w:lang w:val="vi-VN" w:eastAsia="en-GB"/>
              </w:rPr>
              <w:t>ấn</w:t>
            </w:r>
            <w:r w:rsidRPr="007A79E7">
              <w:rPr>
                <w:b/>
                <w:color w:val="000000"/>
                <w:sz w:val="22"/>
                <w:lang w:val="vi-VN" w:eastAsia="en-GB"/>
              </w:rPr>
              <w:t>/ha/</w:t>
            </w:r>
            <w:r>
              <w:rPr>
                <w:b/>
                <w:color w:val="000000"/>
                <w:sz w:val="22"/>
                <w:lang w:val="vi-VN" w:eastAsia="en-GB"/>
              </w:rPr>
              <w:t>năm</w:t>
            </w:r>
            <w:r w:rsidRPr="007A79E7">
              <w:rPr>
                <w:b/>
                <w:color w:val="000000"/>
                <w:sz w:val="22"/>
                <w:lang w:val="vi-VN" w:eastAsia="en-GB"/>
              </w:rPr>
              <w:t>)</w:t>
            </w:r>
          </w:p>
        </w:tc>
        <w:tc>
          <w:tcPr>
            <w:tcW w:w="1532" w:type="dxa"/>
            <w:noWrap/>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Trọng lượng được điều chỉnh</w:t>
            </w:r>
          </w:p>
        </w:tc>
        <w:tc>
          <w:tcPr>
            <w:tcW w:w="2126"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gỗ củi được điều chỉnh</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1.00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trung bình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163</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0.80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1.597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nghèo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0.70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1.397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tái sinh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50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0.50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0.998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hỗn hợp gỗ và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98</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0.60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21</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1.1 m3/</w:t>
            </w:r>
            <w:r>
              <w:rPr>
                <w:color w:val="000000"/>
                <w:sz w:val="22"/>
                <w:lang w:val="vi-VN" w:eastAsia="en-GB"/>
              </w:rPr>
              <w:t>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núi đá</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0.20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0.399</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trồng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90</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 xml:space="preserve">10% of MAI – </w:t>
            </w:r>
            <w:r>
              <w:rPr>
                <w:color w:val="000000"/>
                <w:sz w:val="22"/>
                <w:lang w:val="vi-VN" w:eastAsia="en-GB"/>
              </w:rPr>
              <w:t>luân phiên 8 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1.125</w:t>
            </w:r>
          </w:p>
        </w:tc>
      </w:tr>
    </w:tbl>
    <w:p w:rsidR="00DD3B70" w:rsidRDefault="00DD3B70" w:rsidP="00C879CF">
      <w:pPr>
        <w:rPr>
          <w:lang w:val="en-GB"/>
        </w:rPr>
      </w:pPr>
    </w:p>
    <w:p w:rsidR="00DD3B70" w:rsidRPr="00534BA6" w:rsidRDefault="00DD3B70" w:rsidP="00C879CF">
      <w:pPr>
        <w:rPr>
          <w:lang w:val="vi-VN"/>
        </w:rPr>
      </w:pPr>
      <w:r>
        <w:rPr>
          <w:lang w:val="vi-VN"/>
        </w:rPr>
        <w:t xml:space="preserve">Tổng lượng cung cấp gỗ củi của Thanh Hóa và Nghệ An </w:t>
      </w:r>
      <w:r>
        <w:t>ước</w:t>
      </w:r>
      <w:r>
        <w:rPr>
          <w:lang w:val="vi-VN"/>
        </w:rPr>
        <w:t xml:space="preserve"> tính sử dụng thông số </w:t>
      </w:r>
      <w:r>
        <w:t>từ</w:t>
      </w:r>
      <w:r>
        <w:rPr>
          <w:lang w:val="vi-VN"/>
        </w:rPr>
        <w:t xml:space="preserve"> Bảng 8 và </w:t>
      </w:r>
      <w:r>
        <w:t>diện tích</w:t>
      </w:r>
      <w:r>
        <w:rPr>
          <w:lang w:val="vi-VN"/>
        </w:rPr>
        <w:t xml:space="preserve"> rừng được lấy ra từ bản đồ rừng của tỉnh Thanh Hóa và Nghệ An năm 2010. Kết quả được trình bầy tại Bảng 9.</w:t>
      </w:r>
    </w:p>
    <w:p w:rsidR="00DD3B70" w:rsidRPr="007A79E7" w:rsidRDefault="00DD3B70" w:rsidP="00C879CF">
      <w:pPr>
        <w:pStyle w:val="Heading3"/>
        <w:rPr>
          <w:lang w:val="vi-VN"/>
        </w:rPr>
      </w:pPr>
      <w:bookmarkStart w:id="97" w:name="_Toc403554249"/>
      <w:r>
        <w:rPr>
          <w:lang w:val="vi-VN"/>
        </w:rPr>
        <w:t>Ước tính cung cấp gỗ củi cho Thanh Hóa và Nghệ An</w:t>
      </w:r>
      <w:bookmarkEnd w:id="97"/>
    </w:p>
    <w:p w:rsidR="00DD3B70" w:rsidRPr="00986A6E" w:rsidRDefault="00DD3B70" w:rsidP="00C879CF">
      <w:pPr>
        <w:rPr>
          <w:lang w:val="vi-VN"/>
        </w:rPr>
      </w:pPr>
      <w:r>
        <w:rPr>
          <w:lang w:val="vi-VN"/>
        </w:rPr>
        <w:t>Tổng lượng cung cấp gỗ củi ở hai tỉnh</w:t>
      </w:r>
      <w:ins w:id="98" w:author="Nguyen Huu Hieu" w:date="2014-11-18T09:37:00Z">
        <w:r w:rsidR="00311BC5" w:rsidRPr="00311BC5">
          <w:rPr>
            <w:lang w:val="vi-VN"/>
            <w:rPrChange w:id="99" w:author="Nguyen Huu Hieu" w:date="2014-11-18T09:37:00Z">
              <w:rPr>
                <w:lang w:val="en-GB"/>
              </w:rPr>
            </w:rPrChange>
          </w:rPr>
          <w:t xml:space="preserve"> uoc tinh </w:t>
        </w:r>
      </w:ins>
      <w:r>
        <w:rPr>
          <w:lang w:val="vi-VN"/>
        </w:rPr>
        <w:t xml:space="preserve"> là </w:t>
      </w:r>
      <w:r w:rsidRPr="007A79E7">
        <w:rPr>
          <w:lang w:val="vi-VN"/>
        </w:rPr>
        <w:t>1,905,039</w:t>
      </w:r>
      <w:r>
        <w:rPr>
          <w:lang w:val="vi-VN"/>
        </w:rPr>
        <w:t xml:space="preserve"> tấn/ha/năm, trong đó Nghệ An cung cấp </w:t>
      </w:r>
      <w:r w:rsidRPr="007A79E7">
        <w:rPr>
          <w:lang w:val="vi-VN"/>
        </w:rPr>
        <w:t>1,193,421</w:t>
      </w:r>
      <w:r>
        <w:rPr>
          <w:lang w:val="vi-VN"/>
        </w:rPr>
        <w:t xml:space="preserve"> tấn/năm và </w:t>
      </w:r>
      <w:commentRangeStart w:id="100"/>
      <w:r>
        <w:rPr>
          <w:lang w:val="vi-VN"/>
        </w:rPr>
        <w:t xml:space="preserve">Thanh Hóa cung cấp </w:t>
      </w:r>
      <w:r w:rsidRPr="007A79E7">
        <w:rPr>
          <w:lang w:val="vi-VN"/>
        </w:rPr>
        <w:t>711,617</w:t>
      </w:r>
      <w:r>
        <w:rPr>
          <w:lang w:val="vi-VN"/>
        </w:rPr>
        <w:t xml:space="preserve"> tấn/năm</w:t>
      </w:r>
      <w:commentRangeEnd w:id="100"/>
      <w:r w:rsidR="0028156C">
        <w:rPr>
          <w:rStyle w:val="CommentReference"/>
        </w:rPr>
        <w:commentReference w:id="100"/>
      </w:r>
      <w:r>
        <w:rPr>
          <w:lang w:val="vi-VN"/>
        </w:rPr>
        <w:t xml:space="preserve">. Ở Nghệ An loại rừng cung cấp phần lớn gỗ củi là: rừng lá rộng tái sinh </w:t>
      </w:r>
      <w:r w:rsidRPr="007A79E7">
        <w:rPr>
          <w:lang w:val="vi-VN"/>
        </w:rPr>
        <w:t>(23.6%),</w:t>
      </w:r>
      <w:r>
        <w:rPr>
          <w:lang w:val="vi-VN"/>
        </w:rPr>
        <w:t xml:space="preserve"> rừng nghèo lá rộng </w:t>
      </w:r>
      <w:r w:rsidRPr="007A79E7">
        <w:rPr>
          <w:lang w:val="vi-VN"/>
        </w:rPr>
        <w:t>(22.8%)</w:t>
      </w:r>
      <w:r>
        <w:rPr>
          <w:lang w:val="vi-VN"/>
        </w:rPr>
        <w:t xml:space="preserve"> và rừng lá rộng trung bình </w:t>
      </w:r>
      <w:r w:rsidRPr="007A79E7">
        <w:rPr>
          <w:lang w:val="vi-VN"/>
        </w:rPr>
        <w:t>(15%);</w:t>
      </w:r>
      <w:r>
        <w:rPr>
          <w:lang w:val="vi-VN"/>
        </w:rPr>
        <w:t xml:space="preserve"> 3 loại rừng này đóng góp 61.4% </w:t>
      </w:r>
      <w:r w:rsidRPr="007A79E7">
        <w:rPr>
          <w:lang w:val="vi-VN"/>
        </w:rPr>
        <w:t xml:space="preserve">sản </w:t>
      </w:r>
      <w:r>
        <w:rPr>
          <w:lang w:val="vi-VN"/>
        </w:rPr>
        <w:t xml:space="preserve">lượng gỗ củi cung cấp của Nghệ An. Ở Thanh Hóa mô hình cung cấp có đôi chút khác biệt với nguồn cung cấp gỗ củi chủ yếu là từ rừng trồng </w:t>
      </w:r>
      <w:r w:rsidRPr="007A79E7">
        <w:rPr>
          <w:lang w:val="vi-VN"/>
        </w:rPr>
        <w:t>(26.3%),</w:t>
      </w:r>
      <w:r>
        <w:rPr>
          <w:lang w:val="vi-VN"/>
        </w:rPr>
        <w:t xml:space="preserve"> rừng lá rộng tái sinh </w:t>
      </w:r>
      <w:r w:rsidRPr="007A79E7">
        <w:rPr>
          <w:lang w:val="vi-VN"/>
        </w:rPr>
        <w:t>(17.3%)</w:t>
      </w:r>
      <w:r>
        <w:rPr>
          <w:lang w:val="vi-VN"/>
        </w:rPr>
        <w:t xml:space="preserve"> và rừng luồng </w:t>
      </w:r>
      <w:r w:rsidRPr="007A79E7">
        <w:rPr>
          <w:lang w:val="vi-VN"/>
        </w:rPr>
        <w:t>(14.5%).</w:t>
      </w:r>
      <w:r>
        <w:rPr>
          <w:lang w:val="vi-VN"/>
        </w:rPr>
        <w:t xml:space="preserve"> Cần chú ý rằng ước tính này có thể được xem như là nguồn nhiên liệu tiềm năng sẵn có, điều này không bao gồm các yếu tố ảnh hưởng đến hành vi tiêu thụ và khai thác gỗ củi. Ví dụ khoảng cách và khả năng tiếp cận đến nguồn sẽ có tác động đáng kể về khai thác gỗ củi. Loại gỗ củi cũng đóng một vai trò quan trọng trong </w:t>
      </w:r>
      <w:r w:rsidRPr="007A79E7">
        <w:rPr>
          <w:lang w:val="vi-VN"/>
        </w:rPr>
        <w:t xml:space="preserve">việc </w:t>
      </w:r>
      <w:r>
        <w:rPr>
          <w:lang w:val="vi-VN"/>
        </w:rPr>
        <w:t xml:space="preserve">lựa chọn tiêu thụ, như </w:t>
      </w:r>
      <w:r w:rsidR="008830F9" w:rsidRPr="007A79E7">
        <w:rPr>
          <w:lang w:val="vi-VN"/>
        </w:rPr>
        <w:t>sẽ đề cập dưới đây</w:t>
      </w:r>
      <w:r>
        <w:rPr>
          <w:lang w:val="vi-VN"/>
        </w:rPr>
        <w:t xml:space="preserve"> về nhu cầu gỗ củi</w:t>
      </w:r>
      <w:r w:rsidR="008830F9" w:rsidRPr="007A79E7">
        <w:rPr>
          <w:lang w:val="vi-VN"/>
        </w:rPr>
        <w:t xml:space="preserve"> (Mục 4.3)</w:t>
      </w:r>
      <w:r w:rsidRPr="00986A6E">
        <w:rPr>
          <w:lang w:val="vi-VN"/>
        </w:rPr>
        <w:t>,</w:t>
      </w:r>
      <w:r>
        <w:rPr>
          <w:lang w:val="vi-VN"/>
        </w:rPr>
        <w:t xml:space="preserve"> ở đó ngườ</w:t>
      </w:r>
      <w:r w:rsidR="008830F9">
        <w:rPr>
          <w:lang w:val="vi-VN"/>
        </w:rPr>
        <w:t xml:space="preserve">i dân </w:t>
      </w:r>
      <w:r w:rsidR="008830F9" w:rsidRPr="007A79E7">
        <w:rPr>
          <w:lang w:val="vi-VN"/>
        </w:rPr>
        <w:t xml:space="preserve">có </w:t>
      </w:r>
      <w:r>
        <w:rPr>
          <w:lang w:val="vi-VN"/>
        </w:rPr>
        <w:t>xu thế ưa chuộng dùng gỗ củi tự nhiên hơn gỗ rừng trồng. Vì vậy ở Thanh Hóa nơi có rừng trồng chủ yếu là gỗ keo cung cấp đến 26% tổng lượng gỗ củi tiềm năng, tiêu thụ thực tế từ nguồn này có thể nhỏ hơn. Ngoài ra gỗ củi</w:t>
      </w:r>
      <w:r w:rsidRPr="007A79E7">
        <w:rPr>
          <w:lang w:val="vi-VN"/>
        </w:rPr>
        <w:t xml:space="preserve"> được thu gom và tiêu thụ tại hộ gia đình</w:t>
      </w:r>
      <w:r>
        <w:rPr>
          <w:lang w:val="vi-VN"/>
        </w:rPr>
        <w:t xml:space="preserve"> bởi</w:t>
      </w:r>
      <w:r w:rsidRPr="007A79E7">
        <w:rPr>
          <w:lang w:val="vi-VN"/>
        </w:rPr>
        <w:t xml:space="preserve"> </w:t>
      </w:r>
      <w:r>
        <w:rPr>
          <w:lang w:val="vi-VN"/>
        </w:rPr>
        <w:t>không có hiệu quả kinh tế trong việc vận chuyển gỗ củi có kích thước nhỏ từ địa phương này sang địa phương khác. Do đó</w:t>
      </w:r>
      <w:r w:rsidR="008830F9" w:rsidRPr="007A79E7">
        <w:rPr>
          <w:lang w:val="vi-VN"/>
        </w:rPr>
        <w:t xml:space="preserve"> có thể</w:t>
      </w:r>
      <w:r>
        <w:rPr>
          <w:lang w:val="vi-VN"/>
        </w:rPr>
        <w:t xml:space="preserve"> dư thừa gỗ củi ở </w:t>
      </w:r>
      <w:del w:id="101" w:author="Nguyen Huu Hieu" w:date="2014-11-20T09:23:00Z">
        <w:r w:rsidDel="00BC1545">
          <w:rPr>
            <w:lang w:val="vi-VN"/>
          </w:rPr>
          <w:delText xml:space="preserve">cấp </w:delText>
        </w:r>
      </w:del>
      <w:ins w:id="102" w:author="Nguyen Huu Hieu" w:date="2014-11-20T09:23:00Z">
        <w:r w:rsidR="00BC1545" w:rsidRPr="00BC1545">
          <w:rPr>
            <w:lang w:val="vi-VN"/>
            <w:rPrChange w:id="103" w:author="Nguyen Huu Hieu" w:date="2014-11-20T09:23:00Z">
              <w:rPr>
                <w:lang w:val="en-GB"/>
              </w:rPr>
            </w:rPrChange>
          </w:rPr>
          <w:t xml:space="preserve">xét trên </w:t>
        </w:r>
        <w:r w:rsidR="00BC1545">
          <w:rPr>
            <w:lang w:val="vi-VN"/>
          </w:rPr>
          <w:t>…</w:t>
        </w:r>
      </w:ins>
      <w:r>
        <w:rPr>
          <w:lang w:val="vi-VN"/>
        </w:rPr>
        <w:t>tỉnh nhưng không đảm bảo ở cấp độ địa phương.</w:t>
      </w:r>
    </w:p>
    <w:p w:rsidR="00DD3B70" w:rsidRPr="00C424C3" w:rsidRDefault="00DC3BF1" w:rsidP="00C424C3">
      <w:pPr>
        <w:jc w:val="center"/>
        <w:rPr>
          <w:i/>
          <w:lang w:val="vi-VN"/>
        </w:rPr>
      </w:pPr>
      <w:r>
        <w:rPr>
          <w:i/>
          <w:lang w:val="vi-VN"/>
        </w:rPr>
        <w:br w:type="page"/>
      </w:r>
      <w:r w:rsidR="00DD3B70">
        <w:rPr>
          <w:i/>
          <w:lang w:val="vi-VN"/>
        </w:rPr>
        <w:lastRenderedPageBreak/>
        <w:t>Bảng 9. Cung cấp gỗ củi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AA3535" w:rsidTr="00D22796">
        <w:trPr>
          <w:trHeight w:val="300"/>
        </w:trPr>
        <w:tc>
          <w:tcPr>
            <w:tcW w:w="2943" w:type="dxa"/>
            <w:tcBorders>
              <w:top w:val="single" w:sz="4" w:space="0" w:color="auto"/>
            </w:tcBorders>
            <w:noWrap/>
          </w:tcPr>
          <w:p w:rsidR="00DD3B70" w:rsidRPr="00C424C3" w:rsidRDefault="00DD3B70" w:rsidP="00154424">
            <w:pPr>
              <w:spacing w:before="60" w:line="240" w:lineRule="auto"/>
              <w:jc w:val="left"/>
              <w:rPr>
                <w:b/>
                <w:color w:val="000000"/>
                <w:lang w:val="vi-VN" w:eastAsia="en-GB"/>
              </w:rPr>
            </w:pPr>
            <w:r>
              <w:rPr>
                <w:b/>
                <w:color w:val="000000"/>
                <w:sz w:val="22"/>
                <w:lang w:val="vi-VN" w:eastAsia="en-GB"/>
              </w:rPr>
              <w:t>Loại rừng</w:t>
            </w:r>
          </w:p>
        </w:tc>
        <w:tc>
          <w:tcPr>
            <w:tcW w:w="1737" w:type="dxa"/>
            <w:tcBorders>
              <w:top w:val="single" w:sz="4" w:space="0" w:color="auto"/>
            </w:tcBorders>
            <w:noWrap/>
          </w:tcPr>
          <w:p w:rsidR="00DD3B70"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p>
          <w:p w:rsidR="00DD3B70" w:rsidRPr="00B543A7" w:rsidRDefault="00DD3B70" w:rsidP="00D22796">
            <w:pPr>
              <w:spacing w:before="0" w:line="240" w:lineRule="auto"/>
              <w:jc w:val="center"/>
              <w:rPr>
                <w:b/>
                <w:color w:val="000000"/>
                <w:lang w:val="en-GB" w:eastAsia="en-GB"/>
              </w:rPr>
            </w:pPr>
            <w:r>
              <w:rPr>
                <w:b/>
                <w:color w:val="000000"/>
                <w:sz w:val="22"/>
                <w:lang w:val="vi-VN" w:eastAsia="en-GB"/>
              </w:rPr>
              <w:t>cung cấp</w:t>
            </w:r>
            <w:r w:rsidRPr="00B543A7">
              <w:rPr>
                <w:b/>
                <w:color w:val="000000"/>
                <w:sz w:val="22"/>
                <w:lang w:val="en-GB" w:eastAsia="en-GB"/>
              </w:rPr>
              <w:t xml:space="preserve"> (t</w:t>
            </w:r>
            <w:r>
              <w:rPr>
                <w:b/>
                <w:color w:val="000000"/>
                <w:sz w:val="22"/>
                <w:lang w:val="vi-VN" w:eastAsia="en-GB"/>
              </w:rPr>
              <w:t>ấn</w:t>
            </w:r>
            <w:r w:rsidRPr="00B543A7">
              <w:rPr>
                <w:b/>
                <w:color w:val="000000"/>
                <w:sz w:val="22"/>
                <w:lang w:val="en-GB" w:eastAsia="en-GB"/>
              </w:rPr>
              <w:t>)</w:t>
            </w:r>
          </w:p>
        </w:tc>
        <w:tc>
          <w:tcPr>
            <w:tcW w:w="1701"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(t</w:t>
            </w:r>
            <w:r>
              <w:rPr>
                <w:b/>
                <w:color w:val="000000"/>
                <w:sz w:val="22"/>
                <w:lang w:val="vi-VN" w:eastAsia="en-GB"/>
              </w:rPr>
              <w:t>ấn</w:t>
            </w:r>
            <w:r w:rsidRPr="00B543A7">
              <w:rPr>
                <w:b/>
                <w:color w:val="000000"/>
                <w:sz w:val="22"/>
                <w:lang w:val="en-GB" w:eastAsia="en-GB"/>
              </w:rPr>
              <w:t>)</w:t>
            </w:r>
          </w:p>
        </w:tc>
        <w:tc>
          <w:tcPr>
            <w:tcW w:w="1449"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r>
              <w:rPr>
                <w:b/>
                <w:color w:val="000000"/>
                <w:sz w:val="22"/>
                <w:lang w:val="vi-VN" w:eastAsia="en-GB"/>
              </w:rPr>
              <w:t>cung cấp</w:t>
            </w:r>
            <w:r w:rsidRPr="00B543A7">
              <w:rPr>
                <w:b/>
                <w:color w:val="000000"/>
                <w:sz w:val="22"/>
                <w:lang w:val="en-GB" w:eastAsia="en-GB"/>
              </w:rPr>
              <w:t xml:space="preserve"> </w:t>
            </w:r>
            <w:r>
              <w:rPr>
                <w:b/>
                <w:color w:val="000000"/>
                <w:sz w:val="22"/>
                <w:lang w:val="en-GB" w:eastAsia="en-GB"/>
              </w:rPr>
              <w:t>%</w:t>
            </w:r>
          </w:p>
        </w:tc>
        <w:tc>
          <w:tcPr>
            <w:tcW w:w="1560"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118,863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20,082</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trung bình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178,483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64,256</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15.0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9.0</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nghèo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271,898</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98,574</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22.8</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13.9</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tái sinh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281,819</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123,161</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23.6</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17.3</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hỗn hợp gỗ và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63,487</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83,325</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5.3</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11.7</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núi đá</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430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31,467</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4.4</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100,081</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103,488</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8.4</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14.5</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trồng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178,360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187,263</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14.9</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26.3</w:t>
            </w:r>
          </w:p>
        </w:tc>
      </w:tr>
      <w:tr w:rsidR="00DD3B70" w:rsidRPr="00AA3535" w:rsidTr="00D22796">
        <w:trPr>
          <w:trHeight w:val="300"/>
        </w:trPr>
        <w:tc>
          <w:tcPr>
            <w:tcW w:w="2943" w:type="dxa"/>
            <w:tcBorders>
              <w:bottom w:val="single" w:sz="4" w:space="0" w:color="auto"/>
            </w:tcBorders>
            <w:noWrap/>
          </w:tcPr>
          <w:p w:rsidR="00DD3B70" w:rsidRPr="00C424C3" w:rsidRDefault="00DD3B70" w:rsidP="00216DC6">
            <w:pPr>
              <w:spacing w:before="0" w:line="240" w:lineRule="auto"/>
              <w:jc w:val="left"/>
              <w:rPr>
                <w:b/>
                <w:color w:val="000000"/>
                <w:lang w:val="vi-VN" w:eastAsia="en-GB"/>
              </w:rPr>
            </w:pPr>
            <w:r w:rsidRPr="00B543A7">
              <w:rPr>
                <w:b/>
                <w:color w:val="000000"/>
                <w:sz w:val="22"/>
                <w:lang w:val="en-GB" w:eastAsia="en-GB"/>
              </w:rPr>
              <w:t>T</w:t>
            </w:r>
            <w:r>
              <w:rPr>
                <w:b/>
                <w:color w:val="000000"/>
                <w:sz w:val="22"/>
                <w:lang w:val="vi-VN" w:eastAsia="en-GB"/>
              </w:rPr>
              <w:t>ổng số</w:t>
            </w:r>
          </w:p>
        </w:tc>
        <w:tc>
          <w:tcPr>
            <w:tcW w:w="1737"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1,193,421</w:t>
            </w:r>
          </w:p>
        </w:tc>
        <w:tc>
          <w:tcPr>
            <w:tcW w:w="1701"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711,617</w:t>
            </w:r>
          </w:p>
        </w:tc>
        <w:tc>
          <w:tcPr>
            <w:tcW w:w="1449"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c>
          <w:tcPr>
            <w:tcW w:w="1560"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r>
    </w:tbl>
    <w:p w:rsidR="00DD3B70" w:rsidRDefault="00DD3B70" w:rsidP="00C879CF">
      <w:pPr>
        <w:rPr>
          <w:lang w:val="en-GB"/>
        </w:rPr>
      </w:pPr>
    </w:p>
    <w:p w:rsidR="00DD3B70" w:rsidRDefault="00626FDE" w:rsidP="00C879CF">
      <w:pPr>
        <w:rPr>
          <w:lang w:val="en-GB"/>
        </w:rPr>
      </w:pPr>
      <w:r>
        <w:rPr>
          <w:noProof/>
          <w:lang w:val="en-GB" w:eastAsia="en-GB"/>
        </w:rPr>
        <w:drawing>
          <wp:inline distT="0" distB="0" distL="0" distR="0" wp14:anchorId="3E2144A1" wp14:editId="1D52A81C">
            <wp:extent cx="5753100" cy="179070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rsidR="00DD3B70" w:rsidRPr="006B1BAB" w:rsidRDefault="00DD3B70" w:rsidP="006B1BAB">
      <w:pPr>
        <w:jc w:val="center"/>
        <w:rPr>
          <w:i/>
          <w:lang w:val="vi-VN"/>
        </w:rPr>
      </w:pPr>
      <w:r>
        <w:rPr>
          <w:i/>
        </w:rPr>
        <w:t>Hìn</w:t>
      </w:r>
      <w:r w:rsidR="008830F9">
        <w:rPr>
          <w:i/>
        </w:rPr>
        <w:t>h</w:t>
      </w:r>
      <w:r>
        <w:rPr>
          <w:i/>
          <w:lang w:val="vi-VN"/>
        </w:rPr>
        <w:t xml:space="preserve"> 3. Cung cấp gỗ củi theo loại rừng ở Thanh Hóa và Nghệ An</w:t>
      </w:r>
    </w:p>
    <w:p w:rsidR="00DD3B70" w:rsidRPr="00FC221E" w:rsidRDefault="00DD3B70" w:rsidP="00C879CF">
      <w:pPr>
        <w:rPr>
          <w:lang w:val="vi-VN"/>
        </w:rPr>
      </w:pPr>
      <w:r w:rsidRPr="00BC1545">
        <w:rPr>
          <w:highlight w:val="yellow"/>
          <w:lang w:val="vi-VN"/>
          <w:rPrChange w:id="104" w:author="Nguyen Huu Hieu" w:date="2014-11-20T09:24:00Z">
            <w:rPr>
              <w:lang w:val="vi-VN"/>
            </w:rPr>
          </w:rPrChange>
        </w:rPr>
        <w:t>Nhìn vào</w:t>
      </w:r>
      <w:r w:rsidRPr="00FC221E">
        <w:rPr>
          <w:lang w:val="vi-VN"/>
        </w:rPr>
        <w:t xml:space="preserve"> </w:t>
      </w:r>
      <w:r w:rsidRPr="0028156C">
        <w:rPr>
          <w:highlight w:val="yellow"/>
          <w:lang w:val="vi-VN"/>
          <w:rPrChange w:id="105" w:author="Nguyen Huu Hieu" w:date="2014-11-20T09:12:00Z">
            <w:rPr>
              <w:lang w:val="vi-VN"/>
            </w:rPr>
          </w:rPrChange>
        </w:rPr>
        <w:t>sự</w:t>
      </w:r>
      <w:r w:rsidRPr="00FC221E">
        <w:rPr>
          <w:lang w:val="vi-VN"/>
        </w:rPr>
        <w:t xml:space="preserve"> phân bố địa lý của các nguồn cung cấp (</w:t>
      </w:r>
      <w:r>
        <w:rPr>
          <w:lang w:val="vi-VN"/>
        </w:rPr>
        <w:t>H</w:t>
      </w:r>
      <w:r w:rsidRPr="00FC221E">
        <w:rPr>
          <w:lang w:val="vi-VN"/>
        </w:rPr>
        <w:t xml:space="preserve">ình 4) có xu hướng rõ ràng rằng </w:t>
      </w:r>
      <w:r w:rsidRPr="007A79E7">
        <w:rPr>
          <w:lang w:val="vi-VN"/>
        </w:rPr>
        <w:t xml:space="preserve">nguồn </w:t>
      </w:r>
      <w:commentRangeStart w:id="106"/>
      <w:r w:rsidRPr="00BC1545">
        <w:rPr>
          <w:highlight w:val="yellow"/>
          <w:lang w:val="vi-VN"/>
          <w:rPrChange w:id="107" w:author="Nguyen Huu Hieu" w:date="2014-11-20T09:24:00Z">
            <w:rPr>
              <w:lang w:val="vi-VN"/>
            </w:rPr>
          </w:rPrChange>
        </w:rPr>
        <w:t>phân phối</w:t>
      </w:r>
      <w:commentRangeEnd w:id="106"/>
      <w:r w:rsidR="00BC1545">
        <w:rPr>
          <w:rStyle w:val="CommentReference"/>
        </w:rPr>
        <w:commentReference w:id="106"/>
      </w:r>
      <w:r w:rsidRPr="007A79E7">
        <w:rPr>
          <w:lang w:val="vi-VN"/>
        </w:rPr>
        <w:t xml:space="preserve"> gỗ củi tăng </w:t>
      </w:r>
      <w:r w:rsidRPr="00FC221E">
        <w:rPr>
          <w:lang w:val="vi-VN"/>
        </w:rPr>
        <w:t xml:space="preserve">từ vùng đồng bằng đến </w:t>
      </w:r>
      <w:r>
        <w:rPr>
          <w:lang w:val="vi-VN"/>
        </w:rPr>
        <w:t xml:space="preserve">vùng </w:t>
      </w:r>
      <w:r w:rsidRPr="00FC221E">
        <w:rPr>
          <w:lang w:val="vi-VN"/>
        </w:rPr>
        <w:t>rừng</w:t>
      </w:r>
      <w:r w:rsidRPr="007A79E7">
        <w:rPr>
          <w:lang w:val="vi-VN"/>
        </w:rPr>
        <w:t xml:space="preserve"> núi</w:t>
      </w:r>
      <w:r w:rsidRPr="00FC221E">
        <w:rPr>
          <w:lang w:val="vi-VN"/>
        </w:rPr>
        <w:t xml:space="preserve"> với </w:t>
      </w:r>
      <w:r w:rsidRPr="007A79E7">
        <w:rPr>
          <w:lang w:val="vi-VN"/>
        </w:rPr>
        <w:t xml:space="preserve">phân </w:t>
      </w:r>
      <w:r>
        <w:rPr>
          <w:lang w:val="vi-VN"/>
        </w:rPr>
        <w:t>nhóm</w:t>
      </w:r>
      <w:r w:rsidRPr="00FC221E">
        <w:rPr>
          <w:lang w:val="vi-VN"/>
        </w:rPr>
        <w:t xml:space="preserve"> 6 và 5 chiếm ưu thế trong việc cung cấp củi, </w:t>
      </w:r>
      <w:r w:rsidRPr="007A79E7">
        <w:rPr>
          <w:lang w:val="vi-VN"/>
        </w:rPr>
        <w:t xml:space="preserve">phân nhóm </w:t>
      </w:r>
      <w:r w:rsidRPr="00FC221E">
        <w:rPr>
          <w:lang w:val="vi-VN"/>
        </w:rPr>
        <w:t xml:space="preserve">4 và 5 là </w:t>
      </w:r>
      <w:r>
        <w:rPr>
          <w:lang w:val="vi-VN"/>
        </w:rPr>
        <w:t xml:space="preserve">tương đối đủ trong khi </w:t>
      </w:r>
      <w:r w:rsidRPr="007A79E7">
        <w:rPr>
          <w:lang w:val="vi-VN"/>
        </w:rPr>
        <w:t>phân nhóm</w:t>
      </w:r>
      <w:r w:rsidRPr="00FC221E">
        <w:rPr>
          <w:lang w:val="vi-VN"/>
        </w:rPr>
        <w:t xml:space="preserve"> 2 và </w:t>
      </w:r>
      <w:r>
        <w:rPr>
          <w:lang w:val="vi-VN"/>
        </w:rPr>
        <w:t xml:space="preserve">1 </w:t>
      </w:r>
      <w:r w:rsidRPr="007A79E7">
        <w:rPr>
          <w:lang w:val="vi-VN"/>
        </w:rPr>
        <w:t xml:space="preserve">hầu như không </w:t>
      </w:r>
      <w:r>
        <w:rPr>
          <w:lang w:val="vi-VN"/>
        </w:rPr>
        <w:t xml:space="preserve">cung cấp </w:t>
      </w:r>
      <w:r w:rsidRPr="007A79E7">
        <w:rPr>
          <w:lang w:val="vi-VN"/>
        </w:rPr>
        <w:t xml:space="preserve">gỗ </w:t>
      </w:r>
      <w:r>
        <w:rPr>
          <w:lang w:val="vi-VN"/>
        </w:rPr>
        <w:t>củi</w:t>
      </w:r>
      <w:r w:rsidRPr="00FC221E">
        <w:rPr>
          <w:lang w:val="vi-VN"/>
        </w:rPr>
        <w:t xml:space="preserve">. Xu hướng này rõ ràng phản ánh hình thức tiêu dùng củi, như </w:t>
      </w:r>
      <w:r w:rsidR="008830F9" w:rsidRPr="007A79E7">
        <w:rPr>
          <w:lang w:val="vi-VN"/>
        </w:rPr>
        <w:t>sẽ</w:t>
      </w:r>
      <w:r w:rsidRPr="00FC221E">
        <w:rPr>
          <w:lang w:val="vi-VN"/>
        </w:rPr>
        <w:t xml:space="preserve"> trình bày trong phần </w:t>
      </w:r>
      <w:r w:rsidR="008830F9" w:rsidRPr="007A79E7">
        <w:rPr>
          <w:lang w:val="vi-VN"/>
        </w:rPr>
        <w:t>4.3</w:t>
      </w:r>
      <w:r w:rsidRPr="00FC221E">
        <w:rPr>
          <w:lang w:val="vi-VN"/>
        </w:rPr>
        <w:t xml:space="preserve">, </w:t>
      </w:r>
      <w:commentRangeStart w:id="108"/>
      <w:r w:rsidRPr="007A79E7">
        <w:rPr>
          <w:lang w:val="vi-VN"/>
        </w:rPr>
        <w:t xml:space="preserve">phân </w:t>
      </w:r>
      <w:r>
        <w:rPr>
          <w:lang w:val="vi-VN"/>
        </w:rPr>
        <w:t>nhóm</w:t>
      </w:r>
      <w:r w:rsidRPr="00FC221E">
        <w:rPr>
          <w:lang w:val="vi-VN"/>
        </w:rPr>
        <w:t xml:space="preserve"> 6 và 5</w:t>
      </w:r>
      <w:r>
        <w:rPr>
          <w:lang w:val="vi-VN"/>
        </w:rPr>
        <w:t xml:space="preserve"> phụ thuộc nhiều vào</w:t>
      </w:r>
      <w:r w:rsidRPr="00FC221E">
        <w:rPr>
          <w:lang w:val="vi-VN"/>
        </w:rPr>
        <w:t xml:space="preserve"> </w:t>
      </w:r>
      <w:r>
        <w:rPr>
          <w:lang w:val="vi-VN"/>
        </w:rPr>
        <w:t>gỗ củi</w:t>
      </w:r>
      <w:r w:rsidRPr="00FC221E">
        <w:rPr>
          <w:lang w:val="vi-VN"/>
        </w:rPr>
        <w:t>, trong khi</w:t>
      </w:r>
      <w:r w:rsidRPr="007A79E7">
        <w:rPr>
          <w:lang w:val="vi-VN"/>
        </w:rPr>
        <w:t xml:space="preserve"> phân</w:t>
      </w:r>
      <w:r w:rsidRPr="00FC221E">
        <w:rPr>
          <w:lang w:val="vi-VN"/>
        </w:rPr>
        <w:t xml:space="preserve"> </w:t>
      </w:r>
      <w:r>
        <w:rPr>
          <w:lang w:val="vi-VN"/>
        </w:rPr>
        <w:t>nhóm</w:t>
      </w:r>
      <w:r w:rsidRPr="00FC221E">
        <w:rPr>
          <w:lang w:val="vi-VN"/>
        </w:rPr>
        <w:t xml:space="preserve"> 3 và 4</w:t>
      </w:r>
      <w:commentRangeEnd w:id="108"/>
      <w:r w:rsidR="0028156C">
        <w:rPr>
          <w:rStyle w:val="CommentReference"/>
        </w:rPr>
        <w:commentReference w:id="108"/>
      </w:r>
      <w:r w:rsidRPr="00FC221E">
        <w:rPr>
          <w:lang w:val="vi-VN"/>
        </w:rPr>
        <w:t xml:space="preserve"> phải sử dụng nguồn bổ sung như </w:t>
      </w:r>
      <w:r>
        <w:rPr>
          <w:lang w:val="vi-VN"/>
        </w:rPr>
        <w:t xml:space="preserve">chất thải sinh khối </w:t>
      </w:r>
      <w:r w:rsidRPr="00FC221E">
        <w:rPr>
          <w:lang w:val="vi-VN"/>
        </w:rPr>
        <w:t xml:space="preserve">nông nghiệp, điện và khí đốt, trong khi </w:t>
      </w:r>
      <w:r w:rsidRPr="007A79E7">
        <w:rPr>
          <w:lang w:val="vi-VN"/>
        </w:rPr>
        <w:t>phân nhóm</w:t>
      </w:r>
      <w:r w:rsidRPr="00FC221E">
        <w:rPr>
          <w:lang w:val="vi-VN"/>
        </w:rPr>
        <w:t xml:space="preserve"> 1 và 2 hầu như dựa vào nhiên liệu thay thế. Chi tiết số liệu về nguồn cung cấp </w:t>
      </w:r>
      <w:r>
        <w:rPr>
          <w:lang w:val="vi-VN"/>
        </w:rPr>
        <w:t xml:space="preserve">gỗ </w:t>
      </w:r>
      <w:r w:rsidRPr="00FC221E">
        <w:rPr>
          <w:lang w:val="vi-VN"/>
        </w:rPr>
        <w:t>củi</w:t>
      </w:r>
      <w:r>
        <w:rPr>
          <w:lang w:val="vi-VN"/>
        </w:rPr>
        <w:t xml:space="preserve"> theo</w:t>
      </w:r>
      <w:r w:rsidRPr="00FC221E">
        <w:rPr>
          <w:lang w:val="vi-VN"/>
        </w:rPr>
        <w:t xml:space="preserve"> huyện được đính kèm trong Phụ lục 3.</w:t>
      </w:r>
    </w:p>
    <w:p w:rsidR="00DD3B70" w:rsidRDefault="00626FDE" w:rsidP="00C879CF">
      <w:pPr>
        <w:rPr>
          <w:lang w:val="en-GB"/>
        </w:rPr>
      </w:pPr>
      <w:r>
        <w:rPr>
          <w:noProof/>
          <w:lang w:val="en-GB" w:eastAsia="en-GB"/>
        </w:rPr>
        <w:drawing>
          <wp:inline distT="0" distB="0" distL="0" distR="0" wp14:anchorId="070808ED" wp14:editId="5A4B1BE7">
            <wp:extent cx="6048375" cy="18192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75" cy="1819275"/>
                    </a:xfrm>
                    <a:prstGeom prst="rect">
                      <a:avLst/>
                    </a:prstGeom>
                    <a:noFill/>
                    <a:ln>
                      <a:noFill/>
                    </a:ln>
                  </pic:spPr>
                </pic:pic>
              </a:graphicData>
            </a:graphic>
          </wp:inline>
        </w:drawing>
      </w:r>
    </w:p>
    <w:p w:rsidR="00DD3B70" w:rsidRPr="00731843" w:rsidRDefault="00DD3B70" w:rsidP="00731843">
      <w:pPr>
        <w:jc w:val="center"/>
        <w:rPr>
          <w:i/>
          <w:lang w:val="vi-VN"/>
        </w:rPr>
      </w:pPr>
      <w:r>
        <w:rPr>
          <w:i/>
        </w:rPr>
        <w:t>Hình</w:t>
      </w:r>
      <w:r>
        <w:rPr>
          <w:i/>
          <w:lang w:val="vi-VN"/>
        </w:rPr>
        <w:t xml:space="preserve"> 4. Cung cấp gỗ củi theo </w:t>
      </w:r>
      <w:r>
        <w:rPr>
          <w:i/>
        </w:rPr>
        <w:t xml:space="preserve">phân </w:t>
      </w:r>
      <w:r>
        <w:rPr>
          <w:i/>
          <w:lang w:val="vi-VN"/>
        </w:rPr>
        <w:t>nhóm</w:t>
      </w:r>
    </w:p>
    <w:p w:rsidR="00DD3B70" w:rsidRDefault="00DD3B70" w:rsidP="00C879CF">
      <w:pPr>
        <w:pStyle w:val="Heading2"/>
      </w:pPr>
      <w:bookmarkStart w:id="109" w:name="_Toc403554250"/>
      <w:r>
        <w:rPr>
          <w:lang w:val="vi-VN"/>
        </w:rPr>
        <w:lastRenderedPageBreak/>
        <w:t>Nhu cầu gỗ củi</w:t>
      </w:r>
      <w:bookmarkEnd w:id="109"/>
    </w:p>
    <w:p w:rsidR="00DD3B70" w:rsidRDefault="00DD3B70" w:rsidP="00622845">
      <w:pPr>
        <w:pStyle w:val="Heading3"/>
        <w:rPr>
          <w:lang w:val="en-GB"/>
        </w:rPr>
      </w:pPr>
      <w:bookmarkStart w:id="110" w:name="_Toc403554251"/>
      <w:r>
        <w:rPr>
          <w:lang w:val="vi-VN"/>
        </w:rPr>
        <w:t>Phạm vi hộ gia đình</w:t>
      </w:r>
      <w:bookmarkEnd w:id="110"/>
    </w:p>
    <w:p w:rsidR="00DD3B70" w:rsidRPr="00E70630" w:rsidRDefault="00DD3B70" w:rsidP="00E70630">
      <w:pPr>
        <w:pStyle w:val="Heading4"/>
        <w:rPr>
          <w:lang w:val="vi-VN"/>
        </w:rPr>
      </w:pPr>
      <w:r>
        <w:rPr>
          <w:lang w:val="en-GB"/>
        </w:rPr>
        <w:t xml:space="preserve"> </w:t>
      </w:r>
      <w:r w:rsidRPr="00A549D8">
        <w:rPr>
          <w:lang w:val="en-GB"/>
        </w:rPr>
        <w:t xml:space="preserve">Hiện trạng và xu hướng </w:t>
      </w:r>
      <w:r>
        <w:rPr>
          <w:lang w:val="en-GB"/>
        </w:rPr>
        <w:t>tiêu thụ gỗ củi trong tương lai</w:t>
      </w:r>
      <w:r w:rsidRPr="00A549D8">
        <w:rPr>
          <w:lang w:val="en-GB"/>
        </w:rPr>
        <w:t xml:space="preserve"> của các hộ gia đình</w:t>
      </w:r>
    </w:p>
    <w:p w:rsidR="00DD3B70" w:rsidRPr="007A79E7" w:rsidRDefault="00DD3B70" w:rsidP="00C04D9F">
      <w:pPr>
        <w:rPr>
          <w:b/>
          <w:i/>
          <w:lang w:val="vi-VN"/>
        </w:rPr>
      </w:pPr>
      <w:r>
        <w:rPr>
          <w:b/>
          <w:i/>
          <w:lang w:val="vi-VN"/>
        </w:rPr>
        <w:t>Khối lượng tiêu thụ gỗ củi theo đầu người</w:t>
      </w:r>
    </w:p>
    <w:p w:rsidR="00DD3B70" w:rsidRPr="00043875" w:rsidRDefault="00DD3B70" w:rsidP="00C04D9F">
      <w:pPr>
        <w:rPr>
          <w:b/>
          <w:i/>
          <w:lang w:val="vi-VN"/>
        </w:rPr>
      </w:pPr>
      <w:r>
        <w:rPr>
          <w:lang w:val="vi-VN"/>
        </w:rPr>
        <w:t xml:space="preserve">Tiêu thụ gỗ củi là khác biệt trong các </w:t>
      </w:r>
      <w:r w:rsidRPr="007A79E7">
        <w:rPr>
          <w:lang w:val="vi-VN"/>
        </w:rPr>
        <w:t xml:space="preserve">phân </w:t>
      </w:r>
      <w:r>
        <w:rPr>
          <w:lang w:val="vi-VN"/>
        </w:rPr>
        <w:t xml:space="preserve">nhóm. Có xu hướng rõ ràng rằng người dân sống ở các vùng cao phụ thuộc nhiều hơn vào gỗ củi, trong khi người dân ở vùng thấp có xu hướng sử dụng ít gỗ củi hơn và tận dụng các nguồn sinh khối khác như </w:t>
      </w:r>
      <w:del w:id="111" w:author="Nguyen Huu Hieu" w:date="2014-11-18T09:38:00Z">
        <w:r w:rsidDel="00311BC5">
          <w:rPr>
            <w:lang w:val="vi-VN"/>
          </w:rPr>
          <w:delText xml:space="preserve">là </w:delText>
        </w:r>
      </w:del>
      <w:r>
        <w:rPr>
          <w:lang w:val="vi-VN"/>
        </w:rPr>
        <w:t>các chất sinh khối nông nghiệp và củi tạp từ rừng. Bảng dưới đây thể hiện về ước tính tiêu thụ gỗ củi</w:t>
      </w:r>
      <w:r w:rsidRPr="007A79E7">
        <w:rPr>
          <w:lang w:val="vi-VN"/>
        </w:rPr>
        <w:t xml:space="preserve"> theo</w:t>
      </w:r>
      <w:r>
        <w:rPr>
          <w:lang w:val="vi-VN"/>
        </w:rPr>
        <w:t xml:space="preserve"> người theo </w:t>
      </w:r>
      <w:r w:rsidRPr="007A79E7">
        <w:rPr>
          <w:lang w:val="vi-VN"/>
        </w:rPr>
        <w:t xml:space="preserve">phân </w:t>
      </w:r>
      <w:r>
        <w:rPr>
          <w:lang w:val="vi-VN"/>
        </w:rPr>
        <w:t>nhóm.</w:t>
      </w:r>
    </w:p>
    <w:p w:rsidR="00DD3B70" w:rsidRPr="00191A53" w:rsidRDefault="00DD3B70" w:rsidP="00A521AE">
      <w:pPr>
        <w:spacing w:after="120"/>
        <w:jc w:val="center"/>
        <w:rPr>
          <w:i/>
          <w:lang w:val="vi-VN"/>
        </w:rPr>
      </w:pPr>
      <w:r w:rsidRPr="007A79E7">
        <w:rPr>
          <w:i/>
          <w:lang w:val="vi-VN"/>
        </w:rPr>
        <w:t>Bảng 10. Tiêu thụ gỗ củi trung bình của m</w:t>
      </w:r>
      <w:r>
        <w:rPr>
          <w:i/>
          <w:lang w:val="vi-VN"/>
        </w:rPr>
        <w:t>ột</w:t>
      </w:r>
      <w:r w:rsidRPr="007A79E7">
        <w:rPr>
          <w:i/>
          <w:lang w:val="vi-VN"/>
        </w:rPr>
        <w:t xml:space="preserve"> người theo </w:t>
      </w:r>
      <w:r>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AA3535" w:rsidTr="00AA3535">
        <w:tc>
          <w:tcPr>
            <w:tcW w:w="1953" w:type="dxa"/>
          </w:tcPr>
          <w:p w:rsidR="00DD3B70" w:rsidRPr="00AA3535" w:rsidRDefault="00DD3B70" w:rsidP="00891E71">
            <w:pPr>
              <w:jc w:val="center"/>
              <w:rPr>
                <w:bCs/>
                <w:sz w:val="20"/>
                <w:szCs w:val="20"/>
              </w:rPr>
            </w:pPr>
            <w:r>
              <w:rPr>
                <w:bCs/>
                <w:sz w:val="20"/>
                <w:szCs w:val="20"/>
                <w:lang w:val="vi-VN"/>
              </w:rPr>
              <w:t>Phân n</w:t>
            </w:r>
            <w:r>
              <w:rPr>
                <w:bCs/>
                <w:sz w:val="20"/>
                <w:szCs w:val="20"/>
              </w:rPr>
              <w:t>hóm</w:t>
            </w:r>
          </w:p>
        </w:tc>
        <w:tc>
          <w:tcPr>
            <w:tcW w:w="2509" w:type="dxa"/>
          </w:tcPr>
          <w:p w:rsidR="00DD3B70" w:rsidRDefault="00DD3B70" w:rsidP="00AA3535">
            <w:pPr>
              <w:spacing w:before="0"/>
              <w:jc w:val="center"/>
              <w:rPr>
                <w:bCs/>
                <w:sz w:val="20"/>
                <w:szCs w:val="20"/>
              </w:rPr>
            </w:pPr>
            <w:r>
              <w:rPr>
                <w:bCs/>
                <w:sz w:val="20"/>
                <w:szCs w:val="20"/>
              </w:rPr>
              <w:t>Tiêu thụ gỗ củi trung bình hàng tháng</w:t>
            </w:r>
          </w:p>
          <w:p w:rsidR="00DD3B70" w:rsidRPr="00AA3535" w:rsidRDefault="00DD3B70" w:rsidP="00AA3535">
            <w:pPr>
              <w:spacing w:before="0"/>
              <w:jc w:val="center"/>
              <w:rPr>
                <w:bCs/>
                <w:sz w:val="20"/>
                <w:szCs w:val="20"/>
              </w:rPr>
            </w:pPr>
            <w:r>
              <w:rPr>
                <w:bCs/>
                <w:sz w:val="20"/>
                <w:szCs w:val="20"/>
              </w:rPr>
              <w:t>(kg/người/tháng)</w:t>
            </w:r>
          </w:p>
        </w:tc>
        <w:tc>
          <w:tcPr>
            <w:tcW w:w="2509" w:type="dxa"/>
          </w:tcPr>
          <w:p w:rsidR="00DD3B70" w:rsidRDefault="00DD3B70" w:rsidP="00191A53">
            <w:pPr>
              <w:jc w:val="center"/>
              <w:rPr>
                <w:bCs/>
                <w:sz w:val="20"/>
                <w:szCs w:val="20"/>
                <w:lang w:val="vi-VN"/>
              </w:rPr>
            </w:pPr>
            <w:r>
              <w:rPr>
                <w:bCs/>
                <w:sz w:val="20"/>
                <w:szCs w:val="20"/>
              </w:rPr>
              <w:t>Tiêu thụ gỗ củi trung bình hàng năm</w:t>
            </w:r>
          </w:p>
          <w:p w:rsidR="00DD3B70" w:rsidRPr="00AA3535" w:rsidRDefault="00DD3B70" w:rsidP="00191A53">
            <w:pPr>
              <w:jc w:val="center"/>
              <w:rPr>
                <w:bCs/>
                <w:sz w:val="20"/>
                <w:szCs w:val="20"/>
              </w:rPr>
            </w:pPr>
            <w:r>
              <w:rPr>
                <w:bCs/>
                <w:sz w:val="20"/>
                <w:szCs w:val="20"/>
              </w:rPr>
              <w:t>(kg/người/năm)</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6</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41.0</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492.0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42.3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507.6</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4</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39.5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474.0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21.2</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254.4</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2</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8.3</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99.6</w:t>
            </w:r>
          </w:p>
        </w:tc>
      </w:tr>
    </w:tbl>
    <w:p w:rsidR="00DD3B70" w:rsidRDefault="00DD3B70" w:rsidP="00C04D9F">
      <w:pPr>
        <w:rPr>
          <w:lang w:val="en-GB"/>
        </w:rPr>
      </w:pPr>
    </w:p>
    <w:p w:rsidR="00DD3B70" w:rsidRPr="00191A53" w:rsidRDefault="00DD3B70" w:rsidP="00C04D9F">
      <w:pPr>
        <w:rPr>
          <w:lang w:val="vi-VN"/>
        </w:rPr>
      </w:pPr>
      <w:r>
        <w:rPr>
          <w:lang w:val="en-GB"/>
        </w:rPr>
        <w:t>Ước tính tổng số gỗ củi được tiêu thụ theo hộ gia đình ở Thanh Hóa và Nghệ An được mô tả dưới đây</w:t>
      </w:r>
      <w:r>
        <w:rPr>
          <w:lang w:val="vi-VN"/>
        </w:rPr>
        <w:t>:</w:t>
      </w:r>
    </w:p>
    <w:p w:rsidR="00DD3B70" w:rsidRPr="007A79E7" w:rsidRDefault="00DD3B70" w:rsidP="00A521AE">
      <w:pPr>
        <w:spacing w:after="120"/>
        <w:jc w:val="center"/>
        <w:rPr>
          <w:i/>
          <w:lang w:val="vi-VN"/>
        </w:rPr>
      </w:pPr>
      <w:r w:rsidRPr="007A79E7">
        <w:rPr>
          <w:i/>
          <w:lang w:val="vi-VN"/>
        </w:rPr>
        <w:t xml:space="preserve">Bảng 11. </w:t>
      </w:r>
      <w:r>
        <w:rPr>
          <w:i/>
          <w:lang w:val="vi-VN"/>
        </w:rPr>
        <w:t>Tổng n</w:t>
      </w:r>
      <w:r w:rsidRPr="007A79E7">
        <w:rPr>
          <w:i/>
          <w:lang w:val="vi-VN"/>
        </w:rPr>
        <w:t xml:space="preserve">hu cầu gỗ củi theo </w:t>
      </w:r>
      <w:r>
        <w:rPr>
          <w:i/>
          <w:lang w:val="vi-VN"/>
        </w:rPr>
        <w:t>khu vực</w:t>
      </w:r>
      <w:r w:rsidRPr="007A79E7">
        <w:rPr>
          <w:i/>
          <w:lang w:val="vi-VN"/>
        </w:rPr>
        <w:t xml:space="preserve"> dân cư của </w:t>
      </w:r>
      <w:r>
        <w:rPr>
          <w:i/>
          <w:lang w:val="vi-VN"/>
        </w:rPr>
        <w:t xml:space="preserve">tỉnh </w:t>
      </w:r>
      <w:r w:rsidRPr="007A79E7">
        <w:rPr>
          <w:i/>
          <w:lang w:val="vi-VN"/>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AA3535" w:rsidTr="008830F9">
        <w:tc>
          <w:tcPr>
            <w:tcW w:w="2520" w:type="dxa"/>
          </w:tcPr>
          <w:p w:rsidR="00DD3B70" w:rsidRPr="008C2D7F" w:rsidRDefault="00DD3B70" w:rsidP="00AA3535">
            <w:pPr>
              <w:jc w:val="center"/>
              <w:rPr>
                <w:sz w:val="20"/>
                <w:szCs w:val="20"/>
                <w:lang w:val="vi-VN"/>
              </w:rPr>
            </w:pPr>
            <w:r>
              <w:rPr>
                <w:sz w:val="20"/>
                <w:szCs w:val="20"/>
                <w:lang w:val="vi-VN"/>
              </w:rPr>
              <w:t>Khu vực địa lý</w:t>
            </w:r>
          </w:p>
        </w:tc>
        <w:tc>
          <w:tcPr>
            <w:tcW w:w="1602" w:type="dxa"/>
          </w:tcPr>
          <w:p w:rsidR="00DD3B70" w:rsidRDefault="00DD3B70" w:rsidP="00AA3535">
            <w:pPr>
              <w:jc w:val="center"/>
              <w:rPr>
                <w:sz w:val="20"/>
                <w:szCs w:val="20"/>
                <w:lang w:val="vi-VN"/>
              </w:rPr>
            </w:pPr>
            <w:r>
              <w:rPr>
                <w:sz w:val="20"/>
                <w:szCs w:val="20"/>
                <w:lang w:val="vi-VN"/>
              </w:rPr>
              <w:t>Dân số</w:t>
            </w:r>
          </w:p>
          <w:p w:rsidR="00DD3B70" w:rsidRPr="00AA3535" w:rsidRDefault="00DD3B70" w:rsidP="00AA3535">
            <w:pPr>
              <w:jc w:val="center"/>
              <w:rPr>
                <w:sz w:val="20"/>
                <w:szCs w:val="20"/>
              </w:rPr>
            </w:pPr>
            <w:r w:rsidRPr="00AA3535">
              <w:rPr>
                <w:sz w:val="20"/>
                <w:szCs w:val="20"/>
              </w:rPr>
              <w:t>(</w:t>
            </w:r>
            <w:r>
              <w:rPr>
                <w:sz w:val="20"/>
                <w:szCs w:val="20"/>
                <w:lang w:val="vi-VN"/>
              </w:rPr>
              <w:t>người</w:t>
            </w:r>
            <w:r w:rsidRPr="00AA3535">
              <w:rPr>
                <w:sz w:val="20"/>
                <w:szCs w:val="20"/>
              </w:rPr>
              <w:t>)</w:t>
            </w:r>
          </w:p>
        </w:tc>
        <w:tc>
          <w:tcPr>
            <w:tcW w:w="2298" w:type="dxa"/>
          </w:tcPr>
          <w:p w:rsidR="00DD3B70" w:rsidRPr="008C2D7F" w:rsidRDefault="00DD3B70" w:rsidP="00AA3535">
            <w:pPr>
              <w:jc w:val="center"/>
              <w:rPr>
                <w:sz w:val="20"/>
                <w:szCs w:val="20"/>
                <w:lang w:val="vi-VN"/>
              </w:rPr>
            </w:pPr>
            <w:r>
              <w:rPr>
                <w:sz w:val="20"/>
                <w:szCs w:val="20"/>
                <w:lang w:val="vi-VN"/>
              </w:rPr>
              <w:t>Tiêu thụ gỗ củi theo đầu người hằng năm</w:t>
            </w:r>
          </w:p>
          <w:p w:rsidR="00DD3B70" w:rsidRPr="00AA3535" w:rsidRDefault="00DD3B70" w:rsidP="00AA3535">
            <w:pPr>
              <w:jc w:val="center"/>
              <w:rPr>
                <w:sz w:val="20"/>
                <w:szCs w:val="20"/>
              </w:rPr>
            </w:pPr>
            <w:r>
              <w:rPr>
                <w:sz w:val="20"/>
                <w:szCs w:val="20"/>
              </w:rPr>
              <w:t>(kg/</w:t>
            </w:r>
            <w:r>
              <w:rPr>
                <w:sz w:val="20"/>
                <w:szCs w:val="20"/>
                <w:lang w:val="vi-VN"/>
              </w:rPr>
              <w:t>người</w:t>
            </w:r>
            <w:r w:rsidRPr="00AA3535">
              <w:rPr>
                <w:sz w:val="20"/>
                <w:szCs w:val="20"/>
              </w:rPr>
              <w:t xml:space="preserve">/ </w:t>
            </w:r>
            <w:r>
              <w:rPr>
                <w:sz w:val="20"/>
                <w:szCs w:val="20"/>
                <w:lang w:val="vi-VN"/>
              </w:rPr>
              <w:t>năm</w:t>
            </w:r>
            <w:r w:rsidRPr="00AA3535">
              <w:rPr>
                <w:sz w:val="20"/>
                <w:szCs w:val="20"/>
              </w:rPr>
              <w:t>)</w:t>
            </w:r>
          </w:p>
        </w:tc>
        <w:tc>
          <w:tcPr>
            <w:tcW w:w="1947" w:type="dxa"/>
          </w:tcPr>
          <w:p w:rsidR="00DD3B70" w:rsidRPr="008C2D7F" w:rsidRDefault="00DD3B70" w:rsidP="00AA3535">
            <w:pPr>
              <w:jc w:val="center"/>
              <w:rPr>
                <w:sz w:val="20"/>
                <w:szCs w:val="20"/>
                <w:lang w:val="vi-VN"/>
              </w:rPr>
            </w:pPr>
            <w:r>
              <w:rPr>
                <w:sz w:val="20"/>
                <w:szCs w:val="20"/>
                <w:lang w:val="vi-VN"/>
              </w:rPr>
              <w:t>Tổng tiêu thụ gỗ củi hằng năm</w:t>
            </w:r>
          </w:p>
          <w:p w:rsidR="00DD3B70" w:rsidRPr="00AA3535" w:rsidRDefault="00DD3B70" w:rsidP="00AA3535">
            <w:pPr>
              <w:jc w:val="center"/>
              <w:rPr>
                <w:sz w:val="20"/>
                <w:szCs w:val="20"/>
              </w:rPr>
            </w:pPr>
            <w:r w:rsidRPr="00AA3535">
              <w:rPr>
                <w:sz w:val="20"/>
                <w:szCs w:val="20"/>
              </w:rPr>
              <w:t>(t</w:t>
            </w:r>
            <w:r>
              <w:rPr>
                <w:sz w:val="20"/>
                <w:szCs w:val="20"/>
                <w:lang w:val="vi-VN"/>
              </w:rPr>
              <w:t>ấn</w:t>
            </w:r>
            <w:r w:rsidRPr="00AA3535">
              <w:rPr>
                <w:sz w:val="20"/>
                <w:szCs w:val="20"/>
              </w:rPr>
              <w:t xml:space="preserve">/ </w:t>
            </w:r>
            <w:r>
              <w:rPr>
                <w:sz w:val="20"/>
                <w:szCs w:val="20"/>
                <w:lang w:val="vi-VN"/>
              </w:rPr>
              <w:t>năm</w:t>
            </w:r>
            <w:r w:rsidRPr="00AA3535">
              <w:rPr>
                <w:sz w:val="20"/>
                <w:szCs w:val="20"/>
              </w:rPr>
              <w:t>)</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6</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245,812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492.0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120,940</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5</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539,052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507.6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273,623</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824,786</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474.0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390,949</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3</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1,353,683</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254.4</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344,377</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2</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3,241,477</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99.6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322,851</w:t>
            </w:r>
          </w:p>
        </w:tc>
      </w:tr>
      <w:tr w:rsidR="00DD3B70" w:rsidRPr="00AA3535" w:rsidTr="008830F9">
        <w:tc>
          <w:tcPr>
            <w:tcW w:w="2520" w:type="dxa"/>
            <w:tcBorders>
              <w:top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1</w:t>
            </w:r>
          </w:p>
        </w:tc>
        <w:tc>
          <w:tcPr>
            <w:tcW w:w="1602"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296,573</w:t>
            </w:r>
          </w:p>
        </w:tc>
        <w:tc>
          <w:tcPr>
            <w:tcW w:w="2298"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c>
          <w:tcPr>
            <w:tcW w:w="1947"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r>
      <w:tr w:rsidR="00DD3B70" w:rsidRPr="00AA3535" w:rsidTr="008830F9">
        <w:tc>
          <w:tcPr>
            <w:tcW w:w="6420" w:type="dxa"/>
            <w:gridSpan w:val="3"/>
            <w:tcBorders>
              <w:top w:val="dotted" w:sz="4" w:space="0" w:color="auto"/>
            </w:tcBorders>
          </w:tcPr>
          <w:p w:rsidR="00DD3B70" w:rsidRPr="00AA3535" w:rsidRDefault="00DD3B70" w:rsidP="00AA3535">
            <w:pPr>
              <w:jc w:val="left"/>
              <w:rPr>
                <w:b/>
                <w:sz w:val="20"/>
                <w:szCs w:val="20"/>
              </w:rPr>
            </w:pPr>
            <w:r>
              <w:rPr>
                <w:b/>
                <w:sz w:val="20"/>
                <w:szCs w:val="20"/>
                <w:lang w:val="vi-VN"/>
              </w:rPr>
              <w:t>Tổng dân số tại</w:t>
            </w:r>
            <w:r w:rsidRPr="00AA3535">
              <w:rPr>
                <w:b/>
                <w:sz w:val="20"/>
                <w:szCs w:val="20"/>
              </w:rPr>
              <w:t xml:space="preserve"> </w:t>
            </w:r>
            <w:r>
              <w:rPr>
                <w:b/>
                <w:sz w:val="20"/>
                <w:szCs w:val="20"/>
                <w:lang w:val="vi-VN"/>
              </w:rPr>
              <w:t xml:space="preserve">tỉnh </w:t>
            </w:r>
            <w:r w:rsidRPr="00AA3535">
              <w:rPr>
                <w:b/>
                <w:sz w:val="20"/>
                <w:szCs w:val="20"/>
              </w:rPr>
              <w:t>Thanh H</w:t>
            </w:r>
            <w:r>
              <w:rPr>
                <w:b/>
                <w:sz w:val="20"/>
                <w:szCs w:val="20"/>
                <w:lang w:val="vi-VN"/>
              </w:rPr>
              <w:t>ó</w:t>
            </w:r>
            <w:r w:rsidRPr="00AA3535">
              <w:rPr>
                <w:b/>
                <w:sz w:val="20"/>
                <w:szCs w:val="20"/>
              </w:rPr>
              <w:t xml:space="preserve">a </w:t>
            </w:r>
            <w:r>
              <w:rPr>
                <w:b/>
                <w:sz w:val="20"/>
                <w:szCs w:val="20"/>
                <w:lang w:val="vi-VN"/>
              </w:rPr>
              <w:t xml:space="preserve">và </w:t>
            </w:r>
            <w:r w:rsidRPr="00AA3535">
              <w:rPr>
                <w:b/>
                <w:sz w:val="20"/>
                <w:szCs w:val="20"/>
              </w:rPr>
              <w:t>Ngh</w:t>
            </w:r>
            <w:r>
              <w:rPr>
                <w:b/>
                <w:sz w:val="20"/>
                <w:szCs w:val="20"/>
                <w:lang w:val="vi-VN"/>
              </w:rPr>
              <w:t>ệ</w:t>
            </w:r>
            <w:r w:rsidRPr="00AA3535">
              <w:rPr>
                <w:b/>
                <w:sz w:val="20"/>
                <w:szCs w:val="20"/>
              </w:rPr>
              <w:t>An: 6,501,383 (</w:t>
            </w:r>
            <w:r>
              <w:rPr>
                <w:b/>
                <w:sz w:val="20"/>
                <w:szCs w:val="20"/>
                <w:lang w:val="vi-VN"/>
              </w:rPr>
              <w:t>người</w:t>
            </w:r>
            <w:r w:rsidRPr="00AA3535">
              <w:rPr>
                <w:b/>
                <w:sz w:val="20"/>
                <w:szCs w:val="20"/>
              </w:rPr>
              <w:t>)</w:t>
            </w:r>
          </w:p>
        </w:tc>
        <w:tc>
          <w:tcPr>
            <w:tcW w:w="1947" w:type="dxa"/>
            <w:tcBorders>
              <w:top w:val="dotted" w:sz="4" w:space="0" w:color="auto"/>
            </w:tcBorders>
            <w:vAlign w:val="bottom"/>
          </w:tcPr>
          <w:p w:rsidR="00DD3B70" w:rsidRPr="00AA3535" w:rsidRDefault="00DD3B70" w:rsidP="00AA3535">
            <w:pPr>
              <w:jc w:val="center"/>
              <w:rPr>
                <w:b/>
                <w:sz w:val="20"/>
                <w:szCs w:val="20"/>
              </w:rPr>
            </w:pPr>
          </w:p>
        </w:tc>
      </w:tr>
      <w:tr w:rsidR="00DD3B70" w:rsidRPr="00AA3535" w:rsidTr="008830F9">
        <w:tc>
          <w:tcPr>
            <w:tcW w:w="6420" w:type="dxa"/>
            <w:gridSpan w:val="3"/>
          </w:tcPr>
          <w:p w:rsidR="00DD3B70" w:rsidRPr="008A6625" w:rsidRDefault="00DD3B70" w:rsidP="00AA3535">
            <w:pPr>
              <w:jc w:val="left"/>
              <w:rPr>
                <w:b/>
                <w:sz w:val="20"/>
                <w:szCs w:val="20"/>
                <w:lang w:val="vi-VN"/>
              </w:rPr>
            </w:pPr>
            <w:r>
              <w:rPr>
                <w:b/>
                <w:sz w:val="20"/>
                <w:szCs w:val="20"/>
                <w:lang w:val="vi-VN"/>
              </w:rPr>
              <w:t>Ước tính tổng tiêu thụ gỗ củi tại Thanh Hóa và Nghệ An</w:t>
            </w:r>
          </w:p>
        </w:tc>
        <w:tc>
          <w:tcPr>
            <w:tcW w:w="1947" w:type="dxa"/>
          </w:tcPr>
          <w:p w:rsidR="00DD3B70" w:rsidRPr="00AA3535" w:rsidRDefault="00DD3B70" w:rsidP="00AA3535">
            <w:pPr>
              <w:jc w:val="center"/>
              <w:rPr>
                <w:b/>
                <w:sz w:val="20"/>
                <w:szCs w:val="20"/>
              </w:rPr>
            </w:pPr>
            <w:r w:rsidRPr="00AA3535">
              <w:rPr>
                <w:b/>
                <w:sz w:val="20"/>
                <w:szCs w:val="20"/>
              </w:rPr>
              <w:t>1,452,739 (</w:t>
            </w:r>
            <w:r>
              <w:rPr>
                <w:b/>
                <w:sz w:val="20"/>
                <w:szCs w:val="20"/>
                <w:lang w:val="vi-VN"/>
              </w:rPr>
              <w:t>tấn</w:t>
            </w:r>
            <w:r w:rsidRPr="00AA3535">
              <w:rPr>
                <w:b/>
                <w:sz w:val="20"/>
                <w:szCs w:val="20"/>
              </w:rPr>
              <w:t>)</w:t>
            </w:r>
          </w:p>
        </w:tc>
      </w:tr>
    </w:tbl>
    <w:p w:rsidR="00DD3B70" w:rsidRDefault="00DD3B70" w:rsidP="00C04D9F">
      <w:pPr>
        <w:rPr>
          <w:lang w:val="en-GB"/>
        </w:rPr>
      </w:pPr>
    </w:p>
    <w:p w:rsidR="00DD3B70" w:rsidRPr="006B765B" w:rsidRDefault="00DD3B70" w:rsidP="00C04D9F">
      <w:pPr>
        <w:rPr>
          <w:lang w:val="vi-VN"/>
        </w:rPr>
      </w:pPr>
      <w:commentRangeStart w:id="112"/>
      <w:r>
        <w:rPr>
          <w:lang w:val="vi-VN"/>
        </w:rPr>
        <w:t xml:space="preserve">Ước tính tổng tiêu thụ gỗ củi tại Thanh Hóa và Nghệ An là </w:t>
      </w:r>
      <w:r>
        <w:rPr>
          <w:lang w:val="en-GB"/>
        </w:rPr>
        <w:t>1,452,739</w:t>
      </w:r>
      <w:r>
        <w:rPr>
          <w:lang w:val="vi-VN"/>
        </w:rPr>
        <w:t xml:space="preserve"> tấn/năm. Trung bình, tiêu thụ gỗ củi của người dân địa phương là </w:t>
      </w:r>
      <w:r w:rsidRPr="007A79E7">
        <w:rPr>
          <w:lang w:val="vi-VN"/>
        </w:rPr>
        <w:t>223.5 kg</w:t>
      </w:r>
      <w:r>
        <w:rPr>
          <w:lang w:val="vi-VN"/>
        </w:rPr>
        <w:t>/người/năm.</w:t>
      </w:r>
      <w:commentRangeEnd w:id="112"/>
      <w:r w:rsidR="00311BC5">
        <w:rPr>
          <w:rStyle w:val="CommentReference"/>
        </w:rPr>
        <w:commentReference w:id="112"/>
      </w:r>
    </w:p>
    <w:p w:rsidR="00DD3B70" w:rsidRPr="008D6BF7" w:rsidRDefault="00DD3B70" w:rsidP="00C04D9F">
      <w:pPr>
        <w:rPr>
          <w:b/>
          <w:i/>
          <w:lang w:val="vi-VN"/>
        </w:rPr>
      </w:pPr>
      <w:r>
        <w:rPr>
          <w:b/>
          <w:i/>
          <w:lang w:val="vi-VN"/>
        </w:rPr>
        <w:lastRenderedPageBreak/>
        <w:t xml:space="preserve">Xu hướng </w:t>
      </w:r>
      <w:r w:rsidR="008830F9" w:rsidRPr="007A79E7">
        <w:rPr>
          <w:b/>
          <w:i/>
          <w:lang w:val="vi-VN"/>
        </w:rPr>
        <w:t>tiêu thụ</w:t>
      </w:r>
      <w:r>
        <w:rPr>
          <w:b/>
          <w:i/>
          <w:lang w:val="vi-VN"/>
        </w:rPr>
        <w:t xml:space="preserve"> gỗ </w:t>
      </w:r>
      <w:r w:rsidR="008830F9" w:rsidRPr="007A79E7">
        <w:rPr>
          <w:b/>
          <w:i/>
          <w:lang w:val="vi-VN"/>
        </w:rPr>
        <w:t xml:space="preserve">củi </w:t>
      </w:r>
      <w:r>
        <w:rPr>
          <w:b/>
          <w:i/>
          <w:lang w:val="vi-VN"/>
        </w:rPr>
        <w:t>cho</w:t>
      </w:r>
      <w:r w:rsidRPr="007A79E7">
        <w:rPr>
          <w:b/>
          <w:i/>
          <w:lang w:val="vi-VN"/>
        </w:rPr>
        <w:t xml:space="preserve"> việc</w:t>
      </w:r>
      <w:r>
        <w:rPr>
          <w:b/>
          <w:i/>
          <w:lang w:val="vi-VN"/>
        </w:rPr>
        <w:t xml:space="preserve"> nấu ăn tại hộ gia đình</w:t>
      </w:r>
    </w:p>
    <w:p w:rsidR="00DD3B70" w:rsidRPr="008D6BF7" w:rsidRDefault="00DD3B70" w:rsidP="00C04D9F">
      <w:pPr>
        <w:rPr>
          <w:lang w:val="vi-VN"/>
        </w:rPr>
      </w:pPr>
      <w:r>
        <w:rPr>
          <w:lang w:val="vi-VN"/>
        </w:rPr>
        <w:t xml:space="preserve">Có xu hướng ở khu vực thành thị là người dân dễ dàng tiếp cận đến hệ thống phân phối khí gas, người dân có xu hướng sử dụng nhiều gas và ít dùng củi. Bảng dưới đây thể hiện chi tiết </w:t>
      </w:r>
      <w:r w:rsidRPr="007A79E7">
        <w:rPr>
          <w:lang w:val="vi-VN"/>
        </w:rPr>
        <w:t xml:space="preserve">tiêu thụ </w:t>
      </w:r>
      <w:r>
        <w:rPr>
          <w:lang w:val="vi-VN"/>
        </w:rPr>
        <w:t>gỗ củi, điện, và gas theo đầu người, khi khảo sát các xã trên địa bàn.</w:t>
      </w:r>
    </w:p>
    <w:p w:rsidR="00DD3B70" w:rsidRPr="007A79E7" w:rsidRDefault="00DD3B70" w:rsidP="00047C01">
      <w:pPr>
        <w:spacing w:after="120"/>
        <w:jc w:val="center"/>
        <w:rPr>
          <w:lang w:val="vi-VN"/>
        </w:rPr>
      </w:pPr>
      <w:r w:rsidRPr="007A79E7">
        <w:rPr>
          <w:i/>
          <w:lang w:val="vi-VN"/>
        </w:rPr>
        <w:t>Bảng 12. Tiêu thụ trung bình gỗ củi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AA3535" w:rsidTr="00047C01">
        <w:trPr>
          <w:trHeight w:val="300"/>
        </w:trPr>
        <w:tc>
          <w:tcPr>
            <w:tcW w:w="555"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STT</w:t>
            </w:r>
          </w:p>
        </w:tc>
        <w:tc>
          <w:tcPr>
            <w:tcW w:w="117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Tỉnh</w:t>
            </w:r>
          </w:p>
        </w:tc>
        <w:tc>
          <w:tcPr>
            <w:tcW w:w="144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Huyện</w:t>
            </w:r>
          </w:p>
        </w:tc>
        <w:tc>
          <w:tcPr>
            <w:tcW w:w="126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154424" w:rsidRDefault="00DD3B70" w:rsidP="00047C01">
            <w:pPr>
              <w:spacing w:line="240" w:lineRule="auto"/>
              <w:jc w:val="center"/>
              <w:rPr>
                <w:b/>
                <w:bCs/>
                <w:color w:val="FF0000"/>
                <w:sz w:val="18"/>
                <w:szCs w:val="18"/>
              </w:rPr>
            </w:pPr>
            <w:r>
              <w:rPr>
                <w:b/>
                <w:bCs/>
                <w:sz w:val="18"/>
                <w:szCs w:val="18"/>
              </w:rPr>
              <w:t>Phân nhóm</w:t>
            </w:r>
          </w:p>
        </w:tc>
        <w:tc>
          <w:tcPr>
            <w:tcW w:w="135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Gỗ củi theo đầu người/tháng</w:t>
            </w:r>
          </w:p>
          <w:p w:rsidR="00DD3B70" w:rsidRPr="00154424" w:rsidRDefault="00DD3B70" w:rsidP="00047C01">
            <w:pPr>
              <w:spacing w:line="240" w:lineRule="auto"/>
              <w:jc w:val="center"/>
              <w:rPr>
                <w:b/>
                <w:bCs/>
                <w:sz w:val="18"/>
                <w:szCs w:val="18"/>
              </w:rPr>
            </w:pPr>
            <w:r w:rsidRPr="00154424">
              <w:rPr>
                <w:b/>
                <w:bCs/>
                <w:sz w:val="18"/>
                <w:szCs w:val="18"/>
              </w:rPr>
              <w:t>(kg/</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tiền điện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gas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p>
        </w:tc>
      </w:tr>
      <w:tr w:rsidR="00DD3B70" w:rsidRPr="00AA3535" w:rsidTr="00047C01">
        <w:trPr>
          <w:trHeight w:val="300"/>
        </w:trPr>
        <w:tc>
          <w:tcPr>
            <w:tcW w:w="555" w:type="dxa"/>
            <w:tcBorders>
              <w:top w:val="single" w:sz="4" w:space="0" w:color="auto"/>
            </w:tcBorders>
            <w:noWrap/>
          </w:tcPr>
          <w:p w:rsidR="00DD3B70" w:rsidRPr="00154424" w:rsidRDefault="00DD3B70" w:rsidP="00047C01">
            <w:pPr>
              <w:spacing w:line="240" w:lineRule="auto"/>
              <w:jc w:val="center"/>
              <w:rPr>
                <w:sz w:val="18"/>
                <w:szCs w:val="18"/>
              </w:rPr>
            </w:pPr>
            <w:r w:rsidRPr="00AA3535">
              <w:rPr>
                <w:sz w:val="18"/>
                <w:szCs w:val="18"/>
              </w:rPr>
              <w:br w:type="page"/>
            </w:r>
            <w:r w:rsidRPr="00154424">
              <w:rPr>
                <w:sz w:val="18"/>
                <w:szCs w:val="18"/>
              </w:rPr>
              <w:t>1</w:t>
            </w:r>
          </w:p>
        </w:tc>
        <w:tc>
          <w:tcPr>
            <w:tcW w:w="117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Thiết Ống</w:t>
            </w:r>
          </w:p>
        </w:tc>
        <w:tc>
          <w:tcPr>
            <w:tcW w:w="90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Borders>
              <w:top w:val="single" w:sz="4" w:space="0" w:color="auto"/>
            </w:tcBorders>
          </w:tcPr>
          <w:p w:rsidR="00DD3B70" w:rsidRPr="00154424" w:rsidRDefault="00DD3B70" w:rsidP="00047C01">
            <w:pPr>
              <w:spacing w:line="240" w:lineRule="auto"/>
              <w:jc w:val="center"/>
              <w:rPr>
                <w:sz w:val="18"/>
                <w:szCs w:val="18"/>
              </w:rPr>
            </w:pPr>
            <w:r w:rsidRPr="00154424">
              <w:rPr>
                <w:sz w:val="18"/>
                <w:szCs w:val="18"/>
              </w:rPr>
              <w:t>22.5</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8,750</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39,176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2</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noWrap/>
          </w:tcPr>
          <w:p w:rsidR="00DD3B70" w:rsidRPr="00154424" w:rsidRDefault="00DD3B70" w:rsidP="00047C01">
            <w:pPr>
              <w:spacing w:line="240" w:lineRule="auto"/>
              <w:jc w:val="center"/>
              <w:rPr>
                <w:sz w:val="18"/>
                <w:szCs w:val="18"/>
              </w:rPr>
            </w:pPr>
            <w:r w:rsidRPr="00154424">
              <w:rPr>
                <w:sz w:val="18"/>
                <w:szCs w:val="18"/>
              </w:rPr>
              <w:t>Bản Công</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4,173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3,974</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3</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Giao An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41.9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4,283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4,167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4</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Trí Năng</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46.9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6,021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5</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Minh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4,841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5,097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6</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Ngọc Khê</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20.0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26,000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7</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Dương</w:t>
            </w:r>
          </w:p>
        </w:tc>
        <w:tc>
          <w:tcPr>
            <w:tcW w:w="900" w:type="dxa"/>
            <w:noWrap/>
          </w:tcPr>
          <w:p w:rsidR="00DD3B70" w:rsidRPr="00154424" w:rsidRDefault="00DD3B70" w:rsidP="00047C01">
            <w:pPr>
              <w:spacing w:line="240" w:lineRule="auto"/>
              <w:jc w:val="center"/>
              <w:rPr>
                <w:sz w:val="18"/>
                <w:szCs w:val="18"/>
              </w:rPr>
            </w:pPr>
            <w:r w:rsidRPr="00154424">
              <w:rPr>
                <w:sz w:val="18"/>
                <w:szCs w:val="18"/>
              </w:rPr>
              <w:t>2</w:t>
            </w:r>
          </w:p>
        </w:tc>
        <w:tc>
          <w:tcPr>
            <w:tcW w:w="1350" w:type="dxa"/>
          </w:tcPr>
          <w:p w:rsidR="00DD3B70" w:rsidRPr="00154424" w:rsidRDefault="00DD3B70" w:rsidP="00047C01">
            <w:pPr>
              <w:spacing w:line="240" w:lineRule="auto"/>
              <w:jc w:val="center"/>
              <w:rPr>
                <w:sz w:val="18"/>
                <w:szCs w:val="18"/>
              </w:rPr>
            </w:pPr>
            <w:r w:rsidRPr="00154424">
              <w:rPr>
                <w:sz w:val="18"/>
                <w:szCs w:val="18"/>
              </w:rPr>
              <w:t>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8,257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9,436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8</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Cao</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19.2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3,125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9</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Hùng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22.3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14,271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27,708</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10</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Đức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30.0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7,222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9,583</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11</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Yên Tĩnh</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2,950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9,300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12</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Nga My</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50.7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1,833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13</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noWrap/>
          </w:tcPr>
          <w:p w:rsidR="00DD3B70" w:rsidRPr="00154424" w:rsidRDefault="00DD3B70" w:rsidP="00047C01">
            <w:pPr>
              <w:spacing w:line="240" w:lineRule="auto"/>
              <w:jc w:val="center"/>
              <w:rPr>
                <w:sz w:val="18"/>
                <w:szCs w:val="18"/>
              </w:rPr>
            </w:pPr>
            <w:r w:rsidRPr="00154424">
              <w:rPr>
                <w:sz w:val="18"/>
                <w:szCs w:val="18"/>
              </w:rPr>
              <w:t>Châu Kim</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35.2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10,313</w:t>
            </w:r>
          </w:p>
        </w:tc>
      </w:tr>
      <w:tr w:rsidR="00DD3B70" w:rsidRPr="00AA3535" w:rsidTr="00047C01">
        <w:trPr>
          <w:trHeight w:val="300"/>
        </w:trPr>
        <w:tc>
          <w:tcPr>
            <w:tcW w:w="555"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14</w:t>
            </w:r>
          </w:p>
        </w:tc>
        <w:tc>
          <w:tcPr>
            <w:tcW w:w="117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Châu Thôn*</w:t>
            </w:r>
          </w:p>
        </w:tc>
        <w:tc>
          <w:tcPr>
            <w:tcW w:w="90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r>
    </w:tbl>
    <w:p w:rsidR="00DD3B70" w:rsidRPr="00742C42" w:rsidRDefault="00DD3B70" w:rsidP="00742C42">
      <w:pPr>
        <w:rPr>
          <w:i/>
          <w:sz w:val="22"/>
        </w:rPr>
      </w:pPr>
      <w:r w:rsidRPr="00742C42">
        <w:rPr>
          <w:i/>
          <w:sz w:val="22"/>
        </w:rPr>
        <w:t xml:space="preserve">* </w:t>
      </w:r>
      <w:r>
        <w:rPr>
          <w:i/>
          <w:sz w:val="22"/>
        </w:rPr>
        <w:t>Ước tính cho xã Châu Thôn là không có giá trị vì tất cả 15 hộ gia đình được khảo sát đều chăn nuôi lợn. Do vậy việc lọc số liệu tính toán từ tiêu thụ gỗ củi theo đầu người chỉ cho mục đích nấu ăn.</w:t>
      </w:r>
    </w:p>
    <w:p w:rsidR="00DD3B70" w:rsidRDefault="00DD3B70" w:rsidP="00DA300A">
      <w:r>
        <w:t>Ví dụ ở xã Thiết Ống trong phân nhóm 5, người dân sử dụng khí gas cao hơn 3 lần so với trung bình, tiêu thụ gỗ củi thấp hơn 32% so với trung bình. Tương tự, xã Ngọc Khê ở phân nhóm 4 sử dụng gas cao gấp 2 lần so với trung bình, tiêu thụ củi thấp hơn 40% so với mức trung bình.</w:t>
      </w:r>
    </w:p>
    <w:p w:rsidR="001646FD" w:rsidRDefault="00626FDE" w:rsidP="001646FD">
      <w:r>
        <w:rPr>
          <w:noProof/>
          <w:lang w:val="en-GB" w:eastAsia="en-GB"/>
        </w:rPr>
        <w:drawing>
          <wp:inline distT="0" distB="0" distL="0" distR="0" wp14:anchorId="0E7A426A" wp14:editId="035299A7">
            <wp:extent cx="2943225" cy="2419350"/>
            <wp:effectExtent l="0" t="0" r="9525" b="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2419350"/>
                    </a:xfrm>
                    <a:prstGeom prst="rect">
                      <a:avLst/>
                    </a:prstGeom>
                    <a:noFill/>
                    <a:ln>
                      <a:noFill/>
                    </a:ln>
                  </pic:spPr>
                </pic:pic>
              </a:graphicData>
            </a:graphic>
          </wp:inline>
        </w:drawing>
      </w:r>
      <w:r w:rsidR="001646FD">
        <w:t xml:space="preserve">    </w:t>
      </w:r>
      <w:r>
        <w:rPr>
          <w:noProof/>
          <w:lang w:val="en-GB" w:eastAsia="en-GB"/>
        </w:rPr>
        <w:drawing>
          <wp:inline distT="0" distB="0" distL="0" distR="0" wp14:anchorId="12DD578A" wp14:editId="507401A1">
            <wp:extent cx="2943225" cy="2419350"/>
            <wp:effectExtent l="0" t="0" r="9525" b="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350"/>
                    </a:xfrm>
                    <a:prstGeom prst="rect">
                      <a:avLst/>
                    </a:prstGeom>
                    <a:noFill/>
                    <a:ln>
                      <a:noFill/>
                    </a:ln>
                  </pic:spPr>
                </pic:pic>
              </a:graphicData>
            </a:graphic>
          </wp:inline>
        </w:drawing>
      </w:r>
    </w:p>
    <w:p w:rsidR="00DD3B70" w:rsidRPr="009D716D" w:rsidRDefault="00DD3B70" w:rsidP="000C025D">
      <w:pPr>
        <w:jc w:val="center"/>
        <w:rPr>
          <w:i/>
        </w:rPr>
      </w:pPr>
      <w:r>
        <w:rPr>
          <w:i/>
        </w:rPr>
        <w:t>Hình 5. Bản đồ xã Thiết Ống và Ngọc Khê với đường giao thông vận tải</w:t>
      </w:r>
    </w:p>
    <w:p w:rsidR="00DD3B70" w:rsidRPr="00A715DF" w:rsidRDefault="00DD3B70" w:rsidP="00DA300A">
      <w:pPr>
        <w:rPr>
          <w:lang w:val="vi-VN"/>
        </w:rPr>
      </w:pPr>
      <w:r>
        <w:lastRenderedPageBreak/>
        <w:t>Vị trí địa lý của xã Thiết Ống và Ngọc Khê ở nhóm 4 đều là điểm giao cắt với các trục đường chính. Hai xã này gần hơn với khu vực đô thị và tiếp cận hệ thống phân phối gas dễ dàng hơn. Những yếu tố chính này có ảnh hưởng nên lựa chọn của người dân về lựa chọn sử dụng năng lượng. Với</w:t>
      </w:r>
      <w:r>
        <w:rPr>
          <w:lang w:val="vi-VN"/>
        </w:rPr>
        <w:t xml:space="preserve"> hai xã này, rõ ràng người dân đang chuyển sang dùng gas để thay thế gỗ củi.</w:t>
      </w:r>
    </w:p>
    <w:p w:rsidR="00DD3B70" w:rsidRDefault="00DD3B70" w:rsidP="000C025D">
      <w:pPr>
        <w:rPr>
          <w:highlight w:val="yellow"/>
        </w:rPr>
      </w:pPr>
      <w:r>
        <w:tab/>
      </w:r>
      <w:r w:rsidR="00626FDE">
        <w:rPr>
          <w:noProof/>
          <w:lang w:val="en-GB" w:eastAsia="en-GB"/>
        </w:rPr>
        <w:drawing>
          <wp:inline distT="0" distB="0" distL="0" distR="0" wp14:anchorId="0D6F6CAF" wp14:editId="06A93E55">
            <wp:extent cx="5057775" cy="30670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775" cy="3067050"/>
                    </a:xfrm>
                    <a:prstGeom prst="rect">
                      <a:avLst/>
                    </a:prstGeom>
                    <a:noFill/>
                    <a:ln>
                      <a:noFill/>
                    </a:ln>
                  </pic:spPr>
                </pic:pic>
              </a:graphicData>
            </a:graphic>
          </wp:inline>
        </w:drawing>
      </w:r>
    </w:p>
    <w:p w:rsidR="00DD3B70" w:rsidRPr="00740D00" w:rsidRDefault="00DD3B70" w:rsidP="000C025D">
      <w:pPr>
        <w:jc w:val="center"/>
        <w:rPr>
          <w:i/>
          <w:lang w:val="vi-VN"/>
        </w:rPr>
      </w:pPr>
      <w:r>
        <w:rPr>
          <w:i/>
        </w:rPr>
        <w:t>Hình</w:t>
      </w:r>
      <w:r>
        <w:rPr>
          <w:i/>
          <w:lang w:val="vi-VN"/>
        </w:rPr>
        <w:t xml:space="preserve"> 6. Biểu đồ </w:t>
      </w:r>
      <w:r w:rsidR="001646FD">
        <w:rPr>
          <w:i/>
        </w:rPr>
        <w:t xml:space="preserve">tương quan </w:t>
      </w:r>
      <w:r>
        <w:rPr>
          <w:i/>
          <w:lang w:val="vi-VN"/>
        </w:rPr>
        <w:t>tiêu thụ gỗ củi, gas và điện</w:t>
      </w:r>
    </w:p>
    <w:p w:rsidR="00DD3B70" w:rsidRPr="00550716" w:rsidRDefault="00DD3B70" w:rsidP="00550716">
      <w:pPr>
        <w:rPr>
          <w:lang w:val="vi-VN"/>
        </w:rPr>
      </w:pPr>
      <w:r w:rsidRPr="002F2514">
        <w:rPr>
          <w:lang w:val="vi-VN"/>
        </w:rPr>
        <w:t>Hình 6 cho thấy biểu đồ phân tán gỗ củi so với gas, và tiêu thụ điện tại tất cả các xã khảo sát. Mặc dù</w:t>
      </w:r>
      <w:r>
        <w:rPr>
          <w:lang w:val="vi-VN"/>
        </w:rPr>
        <w:t xml:space="preserve"> R</w:t>
      </w:r>
      <w:r>
        <w:rPr>
          <w:vertAlign w:val="superscript"/>
          <w:lang w:val="vi-VN"/>
        </w:rPr>
        <w:t>2</w:t>
      </w:r>
      <w:r>
        <w:rPr>
          <w:lang w:val="vi-VN"/>
        </w:rPr>
        <w:t xml:space="preserve"> của mối tương quan là thấp nó vẫn thể hiện xu hướng tiêu cực rõ ràng về nhu cầu sử dụng gỗ củi giảm nhanh so với dử dụng gas. Mối quan hệ giữ sử dụng điện và gỗ củi ít rõ ràng so</w:t>
      </w:r>
      <w:r w:rsidRPr="007A79E7">
        <w:rPr>
          <w:lang w:val="vi-VN"/>
        </w:rPr>
        <w:t xml:space="preserve"> </w:t>
      </w:r>
      <w:r>
        <w:rPr>
          <w:lang w:val="vi-VN"/>
        </w:rPr>
        <w:t>với sử dụng gas. Điều này là do điện</w:t>
      </w:r>
      <w:r w:rsidRPr="00550716">
        <w:rPr>
          <w:lang w:val="vi-VN"/>
        </w:rPr>
        <w:t xml:space="preserve"> </w:t>
      </w:r>
      <w:r w:rsidRPr="007A79E7">
        <w:rPr>
          <w:lang w:val="vi-VN"/>
        </w:rPr>
        <w:t xml:space="preserve">lưới </w:t>
      </w:r>
      <w:r w:rsidRPr="00550716">
        <w:rPr>
          <w:lang w:val="vi-VN"/>
        </w:rPr>
        <w:t>có sẵn cho tất cả các xã thông qua mạng lưới phân phối</w:t>
      </w:r>
      <w:r w:rsidRPr="007A79E7">
        <w:rPr>
          <w:lang w:val="vi-VN"/>
        </w:rPr>
        <w:t>,</w:t>
      </w:r>
      <w:r w:rsidRPr="00550716">
        <w:rPr>
          <w:lang w:val="vi-VN"/>
        </w:rPr>
        <w:t xml:space="preserve"> trong khi </w:t>
      </w:r>
      <w:r>
        <w:rPr>
          <w:lang w:val="vi-VN"/>
        </w:rPr>
        <w:t>gas</w:t>
      </w:r>
      <w:r w:rsidRPr="00550716">
        <w:rPr>
          <w:lang w:val="vi-VN"/>
        </w:rPr>
        <w:t xml:space="preserve"> </w:t>
      </w:r>
      <w:r>
        <w:rPr>
          <w:lang w:val="vi-VN"/>
        </w:rPr>
        <w:t>thì</w:t>
      </w:r>
      <w:r w:rsidRPr="00550716">
        <w:rPr>
          <w:lang w:val="vi-VN"/>
        </w:rPr>
        <w:t xml:space="preserve"> phụ thuộc vào vận chuyển, do đó điện năng được sử dụng rộng rãi hơn trong khu vực nghiên cứu. </w:t>
      </w:r>
      <w:r w:rsidR="00254858" w:rsidRPr="007A79E7">
        <w:rPr>
          <w:lang w:val="vi-VN"/>
        </w:rPr>
        <w:t xml:space="preserve">Rõ ràng có thể nhận thấy xu hướng sử dụng điện nhiều hơn và sử dụng củi ít hơn tại các xã ở vùng thấp hơn. </w:t>
      </w:r>
    </w:p>
    <w:p w:rsidR="00DD3B70" w:rsidRPr="00550716" w:rsidRDefault="00DD3B70" w:rsidP="00B11FFF">
      <w:pPr>
        <w:rPr>
          <w:lang w:val="vi-VN"/>
        </w:rPr>
      </w:pPr>
      <w:r w:rsidRPr="00550716">
        <w:rPr>
          <w:lang w:val="vi-VN"/>
        </w:rPr>
        <w:t>Theo cán bộ huyện và xã</w:t>
      </w:r>
      <w:ins w:id="113" w:author="Nguyen Huu Hieu" w:date="2014-11-18T09:57:00Z">
        <w:r w:rsidR="00AC1A18" w:rsidRPr="00AC1A18">
          <w:rPr>
            <w:lang w:val="vi-VN"/>
            <w:rPrChange w:id="114" w:author="Nguyen Huu Hieu" w:date="2014-11-18T09:57:00Z">
              <w:rPr>
                <w:lang w:val="en-GB"/>
              </w:rPr>
            </w:rPrChange>
          </w:rPr>
          <w:t xml:space="preserve"> ???</w:t>
        </w:r>
      </w:ins>
      <w:r w:rsidRPr="00550716">
        <w:rPr>
          <w:lang w:val="vi-VN"/>
        </w:rPr>
        <w:t xml:space="preserve">, trong tương lai khi đô thị hóa diễn ra trong khu vực, xu hướng này sẽ tiếp tục và nhu cầu về </w:t>
      </w:r>
      <w:r w:rsidRPr="007A79E7">
        <w:rPr>
          <w:lang w:val="vi-VN"/>
        </w:rPr>
        <w:t xml:space="preserve">gỗ </w:t>
      </w:r>
      <w:r w:rsidRPr="00550716">
        <w:rPr>
          <w:lang w:val="vi-VN"/>
        </w:rPr>
        <w:t xml:space="preserve">củi sẽ giảm </w:t>
      </w:r>
      <w:r w:rsidRPr="007A79E7">
        <w:rPr>
          <w:lang w:val="vi-VN"/>
        </w:rPr>
        <w:t>nhưng</w:t>
      </w:r>
      <w:r w:rsidRPr="00550716">
        <w:rPr>
          <w:lang w:val="vi-VN"/>
        </w:rPr>
        <w:t xml:space="preserve"> đối với </w:t>
      </w:r>
      <w:r>
        <w:rPr>
          <w:lang w:val="vi-VN"/>
        </w:rPr>
        <w:t>gas</w:t>
      </w:r>
      <w:r w:rsidRPr="00550716">
        <w:rPr>
          <w:lang w:val="vi-VN"/>
        </w:rPr>
        <w:t xml:space="preserve"> sẽ tăng</w:t>
      </w:r>
      <w:r>
        <w:rPr>
          <w:lang w:val="vi-VN"/>
        </w:rPr>
        <w:t>.</w:t>
      </w:r>
    </w:p>
    <w:p w:rsidR="00DD3B70" w:rsidRPr="00FC17A7" w:rsidRDefault="00DD3B70" w:rsidP="00C04D9F">
      <w:pPr>
        <w:rPr>
          <w:b/>
          <w:i/>
          <w:lang w:val="vi-VN"/>
        </w:rPr>
      </w:pPr>
      <w:r>
        <w:rPr>
          <w:b/>
          <w:i/>
          <w:lang w:val="vi-VN"/>
        </w:rPr>
        <w:t>Nguồn gỗ củi</w:t>
      </w:r>
    </w:p>
    <w:p w:rsidR="00DD3B70" w:rsidRPr="00FC17A7" w:rsidRDefault="00DD3B70" w:rsidP="00637E76">
      <w:pPr>
        <w:rPr>
          <w:lang w:val="vi-VN"/>
        </w:rPr>
      </w:pPr>
      <w:r>
        <w:rPr>
          <w:lang w:val="vi-VN"/>
        </w:rPr>
        <w:t>Tiêu thụ gỗ củi tại hộ gia đình theo nguồn được ước tính dưới đây.</w:t>
      </w:r>
    </w:p>
    <w:p w:rsidR="00DD3B70" w:rsidRPr="007A79E7" w:rsidRDefault="00DD3B70" w:rsidP="00637E76">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590069" w:rsidTr="00AA3535">
        <w:tc>
          <w:tcPr>
            <w:tcW w:w="7650" w:type="dxa"/>
          </w:tcPr>
          <w:p w:rsidR="00DD3B70" w:rsidRPr="00FC17A7" w:rsidRDefault="00DD3B70" w:rsidP="00254858">
            <w:pPr>
              <w:spacing w:before="360"/>
              <w:ind w:left="342" w:right="252"/>
              <w:rPr>
                <w:lang w:val="vi-VN"/>
              </w:rPr>
            </w:pPr>
            <w:r>
              <w:rPr>
                <w:sz w:val="22"/>
                <w:lang w:val="vi-VN"/>
              </w:rPr>
              <w:t xml:space="preserve">Tổng tiêu thụ gỗ củi </w:t>
            </w:r>
            <w:r w:rsidRPr="00311BC5">
              <w:rPr>
                <w:sz w:val="22"/>
                <w:highlight w:val="yellow"/>
                <w:lang w:val="vi-VN"/>
                <w:rPrChange w:id="115" w:author="Nguyen Huu Hieu" w:date="2014-11-18T09:41:00Z">
                  <w:rPr>
                    <w:sz w:val="22"/>
                    <w:lang w:val="vi-VN"/>
                  </w:rPr>
                </w:rPrChange>
              </w:rPr>
              <w:t>cho</w:t>
            </w:r>
            <w:r>
              <w:rPr>
                <w:sz w:val="22"/>
                <w:lang w:val="vi-VN"/>
              </w:rPr>
              <w:t xml:space="preserve"> Thanh Hóa và Nghệ An là 1,453,740 tấn/năm, trong đó ước tính là:</w:t>
            </w:r>
          </w:p>
          <w:p w:rsidR="00DD3B70" w:rsidRPr="007A79E7" w:rsidRDefault="00DD3B70" w:rsidP="00AA3535">
            <w:pPr>
              <w:pStyle w:val="ListParagraph"/>
              <w:numPr>
                <w:ilvl w:val="0"/>
                <w:numId w:val="4"/>
              </w:numPr>
              <w:contextualSpacing w:val="0"/>
              <w:rPr>
                <w:lang w:val="vi-VN"/>
              </w:rPr>
            </w:pPr>
            <w:r>
              <w:rPr>
                <w:sz w:val="22"/>
                <w:lang w:val="vi-VN"/>
              </w:rPr>
              <w:t xml:space="preserve">Từ rừng tự nhiên: </w:t>
            </w:r>
            <w:r w:rsidRPr="007A79E7">
              <w:rPr>
                <w:sz w:val="22"/>
                <w:lang w:val="vi-VN"/>
              </w:rPr>
              <w:t>879,773</w:t>
            </w:r>
            <w:r>
              <w:rPr>
                <w:sz w:val="22"/>
                <w:lang w:val="vi-VN"/>
              </w:rPr>
              <w:t xml:space="preserve"> tấn/năm, tương đương 61%</w:t>
            </w:r>
          </w:p>
          <w:p w:rsidR="00DD3B70" w:rsidRPr="007A79E7" w:rsidRDefault="00DD3B70" w:rsidP="00AA3535">
            <w:pPr>
              <w:pStyle w:val="ListParagraph"/>
              <w:numPr>
                <w:ilvl w:val="0"/>
                <w:numId w:val="4"/>
              </w:numPr>
              <w:contextualSpacing w:val="0"/>
              <w:rPr>
                <w:lang w:val="vi-VN"/>
              </w:rPr>
            </w:pPr>
            <w:r>
              <w:rPr>
                <w:sz w:val="22"/>
                <w:lang w:val="vi-VN"/>
              </w:rPr>
              <w:t xml:space="preserve">Từ rừng trồng: </w:t>
            </w:r>
            <w:r w:rsidRPr="007A79E7">
              <w:rPr>
                <w:sz w:val="22"/>
                <w:lang w:val="vi-VN"/>
              </w:rPr>
              <w:t>329,637</w:t>
            </w:r>
            <w:r>
              <w:rPr>
                <w:sz w:val="22"/>
                <w:lang w:val="vi-VN"/>
              </w:rPr>
              <w:t xml:space="preserve"> tấn/năm, tương đương 23%</w:t>
            </w:r>
          </w:p>
          <w:p w:rsidR="00DD3B70" w:rsidRPr="007A79E7" w:rsidRDefault="00DD3B70" w:rsidP="00AA3535">
            <w:pPr>
              <w:pStyle w:val="ListParagraph"/>
              <w:numPr>
                <w:ilvl w:val="0"/>
                <w:numId w:val="4"/>
              </w:numPr>
              <w:contextualSpacing w:val="0"/>
              <w:rPr>
                <w:lang w:val="vi-VN"/>
              </w:rPr>
            </w:pPr>
            <w:r>
              <w:rPr>
                <w:sz w:val="22"/>
                <w:lang w:val="vi-VN"/>
              </w:rPr>
              <w:t xml:space="preserve">Từ vườn rừng: </w:t>
            </w:r>
            <w:r w:rsidRPr="007A79E7">
              <w:rPr>
                <w:sz w:val="22"/>
                <w:lang w:val="vi-VN"/>
              </w:rPr>
              <w:t>243,294</w:t>
            </w:r>
            <w:r>
              <w:rPr>
                <w:sz w:val="22"/>
                <w:lang w:val="vi-VN"/>
              </w:rPr>
              <w:t xml:space="preserve"> tấn/năm, tương đương 16%</w:t>
            </w:r>
          </w:p>
          <w:p w:rsidR="00DD3B70" w:rsidRPr="007A79E7" w:rsidRDefault="00DD3B70" w:rsidP="00210F78">
            <w:pPr>
              <w:rPr>
                <w:lang w:val="vi-VN"/>
              </w:rPr>
            </w:pPr>
          </w:p>
        </w:tc>
      </w:tr>
    </w:tbl>
    <w:p w:rsidR="00DD3B70" w:rsidRPr="00A31276" w:rsidRDefault="00DD3B70" w:rsidP="0034796D">
      <w:pPr>
        <w:jc w:val="center"/>
        <w:rPr>
          <w:i/>
          <w:lang w:val="vi-VN"/>
        </w:rPr>
      </w:pPr>
      <w:r w:rsidRPr="007A79E7">
        <w:rPr>
          <w:i/>
          <w:lang w:val="vi-VN"/>
        </w:rPr>
        <w:lastRenderedPageBreak/>
        <w:t>Hộp</w:t>
      </w:r>
      <w:r>
        <w:rPr>
          <w:i/>
          <w:lang w:val="vi-VN"/>
        </w:rPr>
        <w:t xml:space="preserve"> 1. Tổng cung cấp gỗ củi theo nguồn ở Thanh Hóa và Nghệ An</w:t>
      </w:r>
    </w:p>
    <w:p w:rsidR="00DD3B70" w:rsidRPr="00BC1630" w:rsidRDefault="00DD3B70" w:rsidP="0034796D">
      <w:pPr>
        <w:spacing w:before="240"/>
        <w:rPr>
          <w:lang w:val="vi-VN"/>
        </w:rPr>
      </w:pPr>
      <w:r>
        <w:rPr>
          <w:lang w:val="vi-VN"/>
        </w:rPr>
        <w:t xml:space="preserve">Những số liệu này là khác nhau </w:t>
      </w:r>
      <w:r w:rsidRPr="007A79E7">
        <w:rPr>
          <w:lang w:val="vi-VN"/>
        </w:rPr>
        <w:t>giữ</w:t>
      </w:r>
      <w:r>
        <w:rPr>
          <w:lang w:val="vi-VN"/>
        </w:rPr>
        <w:t xml:space="preserve"> các </w:t>
      </w:r>
      <w:r w:rsidRPr="007A79E7">
        <w:rPr>
          <w:lang w:val="vi-VN"/>
        </w:rPr>
        <w:t xml:space="preserve">phân </w:t>
      </w:r>
      <w:r>
        <w:rPr>
          <w:lang w:val="vi-VN"/>
        </w:rPr>
        <w:t xml:space="preserve">nhóm vì </w:t>
      </w:r>
      <w:r w:rsidRPr="007A79E7">
        <w:rPr>
          <w:lang w:val="vi-VN"/>
        </w:rPr>
        <w:t xml:space="preserve">phân </w:t>
      </w:r>
      <w:r>
        <w:rPr>
          <w:lang w:val="vi-VN"/>
        </w:rPr>
        <w:t xml:space="preserve">nhóm 5 và 6 có nhiều rừng tự nhiên hơn và </w:t>
      </w:r>
      <w:r w:rsidRPr="007A79E7">
        <w:rPr>
          <w:lang w:val="vi-VN"/>
        </w:rPr>
        <w:t xml:space="preserve">phân </w:t>
      </w:r>
      <w:r>
        <w:rPr>
          <w:lang w:val="vi-VN"/>
        </w:rPr>
        <w:t xml:space="preserve">nhóm 2, 3 có nhiều rừng trồng hơn. Số liệu chi tiết </w:t>
      </w:r>
      <w:r w:rsidRPr="007A79E7">
        <w:rPr>
          <w:lang w:val="vi-VN"/>
        </w:rPr>
        <w:t xml:space="preserve">thể hiện </w:t>
      </w:r>
      <w:r>
        <w:rPr>
          <w:lang w:val="vi-VN"/>
        </w:rPr>
        <w:t>ở bảng dưới:</w:t>
      </w:r>
    </w:p>
    <w:p w:rsidR="00DD3B70" w:rsidRPr="00BC1630" w:rsidRDefault="00DD3B70" w:rsidP="00637E76">
      <w:pPr>
        <w:spacing w:after="120"/>
        <w:jc w:val="center"/>
        <w:rPr>
          <w:i/>
          <w:lang w:val="vi-VN"/>
        </w:rPr>
      </w:pPr>
      <w:r>
        <w:rPr>
          <w:i/>
          <w:lang w:val="vi-VN"/>
        </w:rPr>
        <w:t>Bảng 13. Nguồn gỗ củi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590069" w:rsidTr="00AA3535">
        <w:tc>
          <w:tcPr>
            <w:tcW w:w="1953" w:type="dxa"/>
          </w:tcPr>
          <w:p w:rsidR="00DD3B70" w:rsidRPr="00BC1630" w:rsidRDefault="00DD3B70" w:rsidP="00AA3535">
            <w:pPr>
              <w:jc w:val="center"/>
              <w:rPr>
                <w:bCs/>
                <w:sz w:val="20"/>
                <w:szCs w:val="20"/>
                <w:lang w:val="vi-VN"/>
              </w:rPr>
            </w:pPr>
            <w:r>
              <w:rPr>
                <w:bCs/>
                <w:sz w:val="20"/>
                <w:szCs w:val="20"/>
                <w:lang w:val="vi-VN"/>
              </w:rPr>
              <w:t xml:space="preserve">Phân nhóm </w:t>
            </w:r>
          </w:p>
        </w:tc>
        <w:tc>
          <w:tcPr>
            <w:tcW w:w="1827" w:type="dxa"/>
          </w:tcPr>
          <w:p w:rsidR="00DD3B70" w:rsidRPr="00607854" w:rsidRDefault="00DD3B70" w:rsidP="00AA3535">
            <w:pPr>
              <w:jc w:val="center"/>
              <w:rPr>
                <w:bCs/>
                <w:sz w:val="20"/>
                <w:szCs w:val="20"/>
                <w:lang w:val="vi-VN"/>
              </w:rPr>
            </w:pPr>
            <w:r>
              <w:rPr>
                <w:bCs/>
                <w:sz w:val="20"/>
                <w:szCs w:val="20"/>
                <w:lang w:val="vi-VN"/>
              </w:rPr>
              <w:t>% gỗ củi từ rừng tự nhiên</w:t>
            </w:r>
          </w:p>
        </w:tc>
        <w:tc>
          <w:tcPr>
            <w:tcW w:w="1890" w:type="dxa"/>
          </w:tcPr>
          <w:p w:rsidR="00DD3B70" w:rsidRPr="00607854" w:rsidRDefault="00DD3B70" w:rsidP="00AA3535">
            <w:pPr>
              <w:jc w:val="center"/>
              <w:rPr>
                <w:bCs/>
                <w:sz w:val="20"/>
                <w:szCs w:val="20"/>
                <w:lang w:val="vi-VN"/>
              </w:rPr>
            </w:pPr>
            <w:r>
              <w:rPr>
                <w:bCs/>
                <w:sz w:val="20"/>
                <w:szCs w:val="20"/>
                <w:lang w:val="vi-VN"/>
              </w:rPr>
              <w:t>% gỗ củi từ rừng trồng</w:t>
            </w:r>
          </w:p>
        </w:tc>
        <w:tc>
          <w:tcPr>
            <w:tcW w:w="1890" w:type="dxa"/>
          </w:tcPr>
          <w:p w:rsidR="00DD3B70" w:rsidRPr="00607854" w:rsidRDefault="00DD3B70" w:rsidP="00AA3535">
            <w:pPr>
              <w:jc w:val="center"/>
              <w:rPr>
                <w:bCs/>
                <w:sz w:val="20"/>
                <w:szCs w:val="20"/>
                <w:lang w:val="vi-VN"/>
              </w:rPr>
            </w:pPr>
            <w:r>
              <w:rPr>
                <w:bCs/>
                <w:sz w:val="20"/>
                <w:szCs w:val="20"/>
                <w:lang w:val="vi-VN"/>
              </w:rPr>
              <w:t>% gỗ củi từ vườn nhà</w:t>
            </w:r>
          </w:p>
        </w:tc>
        <w:tc>
          <w:tcPr>
            <w:tcW w:w="1890" w:type="dxa"/>
          </w:tcPr>
          <w:p w:rsidR="00DD3B70" w:rsidRPr="00297B77" w:rsidRDefault="00DD3B70" w:rsidP="00AA3535">
            <w:pPr>
              <w:jc w:val="center"/>
              <w:rPr>
                <w:bCs/>
                <w:sz w:val="20"/>
                <w:szCs w:val="20"/>
                <w:lang w:val="vi-VN"/>
              </w:rPr>
            </w:pPr>
            <w:r>
              <w:rPr>
                <w:bCs/>
                <w:sz w:val="20"/>
                <w:szCs w:val="20"/>
                <w:lang w:val="vi-VN"/>
              </w:rPr>
              <w:t>% gỗ củi từ nguồn khác</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27" w:type="dxa"/>
            <w:tcBorders>
              <w:bottom w:val="dotted" w:sz="4" w:space="0" w:color="auto"/>
            </w:tcBorders>
          </w:tcPr>
          <w:p w:rsidR="00DD3B70" w:rsidRPr="00AA3535" w:rsidRDefault="00DD3B70" w:rsidP="00AA3535">
            <w:pPr>
              <w:jc w:val="center"/>
              <w:rPr>
                <w:bCs/>
                <w:sz w:val="20"/>
                <w:szCs w:val="20"/>
              </w:rPr>
            </w:pPr>
            <w:r w:rsidRPr="00AA3535">
              <w:rPr>
                <w:bCs/>
                <w:sz w:val="20"/>
                <w:szCs w:val="20"/>
              </w:rPr>
              <w:t>83</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10</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 xml:space="preserve">Phân nhóm </w:t>
            </w:r>
            <w:r w:rsidRPr="00AA3535">
              <w:rPr>
                <w:bCs/>
                <w:sz w:val="20"/>
                <w:szCs w:val="20"/>
              </w:rPr>
              <w:t>5</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84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9</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2</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11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51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37</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27"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r>
    </w:tbl>
    <w:p w:rsidR="00DD3B70" w:rsidRDefault="00DD3B70" w:rsidP="00637E76"/>
    <w:p w:rsidR="00DD3B70" w:rsidRPr="00297B77" w:rsidRDefault="00DD3B70" w:rsidP="00637E76">
      <w:pPr>
        <w:rPr>
          <w:b/>
          <w:i/>
          <w:lang w:val="vi-VN"/>
        </w:rPr>
      </w:pPr>
      <w:r>
        <w:rPr>
          <w:b/>
          <w:i/>
          <w:lang w:val="vi-VN"/>
        </w:rPr>
        <w:t xml:space="preserve">Loại gỗ củi </w:t>
      </w:r>
    </w:p>
    <w:p w:rsidR="00DD3B70" w:rsidRPr="00297B77" w:rsidRDefault="00DD3B70" w:rsidP="00637E76">
      <w:pPr>
        <w:rPr>
          <w:lang w:val="vi-VN"/>
        </w:rPr>
      </w:pPr>
      <w:r>
        <w:rPr>
          <w:lang w:val="vi-VN"/>
        </w:rPr>
        <w:t>Tiêu thụ gỗ củi tại hộ gia đình theo nguồn được ước tính dưới đây.</w:t>
      </w:r>
    </w:p>
    <w:p w:rsidR="00254858" w:rsidRPr="007A79E7" w:rsidRDefault="00254858">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590069" w:rsidTr="00254858">
        <w:trPr>
          <w:cantSplit/>
        </w:trPr>
        <w:tc>
          <w:tcPr>
            <w:tcW w:w="7650" w:type="dxa"/>
          </w:tcPr>
          <w:p w:rsidR="00DD3B70" w:rsidRPr="00297B77" w:rsidRDefault="00254858" w:rsidP="00254858">
            <w:pPr>
              <w:spacing w:before="360"/>
              <w:ind w:left="342" w:right="252"/>
              <w:rPr>
                <w:lang w:val="vi-VN"/>
              </w:rPr>
            </w:pPr>
            <w:r w:rsidRPr="007A79E7">
              <w:rPr>
                <w:lang w:val="vi-VN"/>
              </w:rPr>
              <w:br w:type="page"/>
            </w:r>
            <w:r w:rsidRPr="007A79E7">
              <w:rPr>
                <w:lang w:val="vi-VN"/>
              </w:rPr>
              <w:br w:type="page"/>
            </w:r>
            <w:r w:rsidR="00DD3B70" w:rsidRPr="007A79E7">
              <w:rPr>
                <w:sz w:val="22"/>
                <w:lang w:val="vi-VN"/>
              </w:rPr>
              <w:br w:type="page"/>
            </w:r>
            <w:r w:rsidR="00DD3B70">
              <w:rPr>
                <w:sz w:val="22"/>
                <w:lang w:val="vi-VN"/>
              </w:rPr>
              <w:t xml:space="preserve">Tổng tiêu thụ gỗ củi cho Thanh Hóa và Nghệ An là </w:t>
            </w:r>
            <w:r w:rsidR="00DD3B70" w:rsidRPr="007A79E7">
              <w:rPr>
                <w:sz w:val="22"/>
                <w:lang w:val="vi-VN"/>
              </w:rPr>
              <w:t>1,453,740</w:t>
            </w:r>
            <w:r w:rsidR="00DD3B70">
              <w:rPr>
                <w:sz w:val="22"/>
                <w:lang w:val="vi-VN"/>
              </w:rPr>
              <w:t>/năm, trong đó ước tính là:</w:t>
            </w:r>
          </w:p>
          <w:p w:rsidR="00DD3B70" w:rsidRPr="007A79E7" w:rsidRDefault="00DD3B70" w:rsidP="00AA3535">
            <w:pPr>
              <w:pStyle w:val="ListParagraph"/>
              <w:numPr>
                <w:ilvl w:val="0"/>
                <w:numId w:val="4"/>
              </w:numPr>
              <w:contextualSpacing w:val="0"/>
              <w:rPr>
                <w:lang w:val="vi-VN"/>
              </w:rPr>
            </w:pPr>
            <w:r>
              <w:rPr>
                <w:sz w:val="22"/>
                <w:lang w:val="vi-VN"/>
              </w:rPr>
              <w:t>gỗ củi có</w:t>
            </w:r>
            <w:r w:rsidRPr="007A79E7">
              <w:rPr>
                <w:sz w:val="22"/>
                <w:lang w:val="vi-VN"/>
              </w:rPr>
              <w:t xml:space="preserve"> </w:t>
            </w:r>
            <w:r>
              <w:rPr>
                <w:sz w:val="22"/>
                <w:lang w:val="vi-VN"/>
              </w:rPr>
              <w:t xml:space="preserve">đường kính </w:t>
            </w:r>
            <w:r w:rsidRPr="007A79E7">
              <w:rPr>
                <w:sz w:val="22"/>
                <w:lang w:val="vi-VN"/>
              </w:rPr>
              <w:t>&gt;</w:t>
            </w:r>
            <w:r>
              <w:rPr>
                <w:sz w:val="22"/>
                <w:lang w:val="vi-VN"/>
              </w:rPr>
              <w:t>15cm</w:t>
            </w:r>
            <w:r w:rsidRPr="007A79E7">
              <w:rPr>
                <w:sz w:val="22"/>
                <w:lang w:val="vi-VN"/>
              </w:rPr>
              <w:t xml:space="preserve"> là</w:t>
            </w:r>
            <w:r>
              <w:rPr>
                <w:sz w:val="22"/>
                <w:lang w:val="vi-VN"/>
              </w:rPr>
              <w:t>:4%</w:t>
            </w:r>
          </w:p>
          <w:p w:rsidR="00DD3B70" w:rsidRPr="007A79E7" w:rsidRDefault="00DD3B70" w:rsidP="00F40F08">
            <w:pPr>
              <w:pStyle w:val="ListParagraph"/>
              <w:numPr>
                <w:ilvl w:val="0"/>
                <w:numId w:val="4"/>
              </w:numPr>
              <w:contextualSpacing w:val="0"/>
              <w:rPr>
                <w:lang w:val="vi-VN"/>
              </w:rPr>
            </w:pPr>
            <w:r>
              <w:rPr>
                <w:sz w:val="22"/>
                <w:lang w:val="vi-VN"/>
              </w:rPr>
              <w:t>gỗ củi có</w:t>
            </w:r>
            <w:r w:rsidRPr="007A79E7">
              <w:rPr>
                <w:sz w:val="22"/>
                <w:lang w:val="vi-VN"/>
              </w:rPr>
              <w:t xml:space="preserve"> </w:t>
            </w:r>
            <w:r>
              <w:rPr>
                <w:sz w:val="22"/>
                <w:lang w:val="vi-VN"/>
              </w:rPr>
              <w:t>đường kính từ 5 - 15cm</w:t>
            </w:r>
            <w:r w:rsidRPr="007A79E7">
              <w:rPr>
                <w:sz w:val="22"/>
                <w:lang w:val="vi-VN"/>
              </w:rPr>
              <w:t xml:space="preserve"> là</w:t>
            </w:r>
            <w:r>
              <w:rPr>
                <w:sz w:val="22"/>
                <w:lang w:val="vi-VN"/>
              </w:rPr>
              <w:t>:</w:t>
            </w:r>
            <w:r w:rsidRPr="007A79E7">
              <w:rPr>
                <w:sz w:val="22"/>
                <w:lang w:val="vi-VN"/>
              </w:rPr>
              <w:t xml:space="preserve"> 26 %</w:t>
            </w:r>
          </w:p>
          <w:p w:rsidR="00DD3B70" w:rsidRPr="007A79E7" w:rsidRDefault="00DD3B70" w:rsidP="00AA3535">
            <w:pPr>
              <w:pStyle w:val="ListParagraph"/>
              <w:numPr>
                <w:ilvl w:val="0"/>
                <w:numId w:val="4"/>
              </w:numPr>
              <w:contextualSpacing w:val="0"/>
              <w:rPr>
                <w:lang w:val="vi-VN"/>
              </w:rPr>
            </w:pPr>
            <w:r>
              <w:rPr>
                <w:sz w:val="22"/>
                <w:lang w:val="vi-VN"/>
              </w:rPr>
              <w:t>gỗ củi có đường kính &lt; 5 cm</w:t>
            </w:r>
            <w:r w:rsidRPr="007A79E7">
              <w:rPr>
                <w:sz w:val="22"/>
                <w:lang w:val="vi-VN"/>
              </w:rPr>
              <w:t xml:space="preserve"> là</w:t>
            </w:r>
            <w:r>
              <w:rPr>
                <w:sz w:val="22"/>
                <w:lang w:val="vi-VN"/>
              </w:rPr>
              <w:t>: 70%</w:t>
            </w:r>
          </w:p>
          <w:p w:rsidR="00DD3B70" w:rsidRPr="007A79E7" w:rsidRDefault="00DD3B70" w:rsidP="00210F78">
            <w:pPr>
              <w:rPr>
                <w:lang w:val="vi-VN"/>
              </w:rPr>
            </w:pPr>
          </w:p>
        </w:tc>
      </w:tr>
    </w:tbl>
    <w:p w:rsidR="00DD3B70" w:rsidRPr="00B616EC" w:rsidRDefault="00DD3B70" w:rsidP="0034796D">
      <w:pPr>
        <w:jc w:val="center"/>
        <w:rPr>
          <w:i/>
          <w:lang w:val="vi-VN"/>
        </w:rPr>
      </w:pPr>
      <w:r w:rsidRPr="007A79E7">
        <w:rPr>
          <w:i/>
          <w:lang w:val="vi-VN"/>
        </w:rPr>
        <w:t>Hộp</w:t>
      </w:r>
      <w:r>
        <w:rPr>
          <w:i/>
          <w:lang w:val="vi-VN"/>
        </w:rPr>
        <w:t xml:space="preserve"> 2. Kích thước gỗ củi được tiêu thụ </w:t>
      </w:r>
      <w:r w:rsidRPr="007A79E7">
        <w:rPr>
          <w:i/>
          <w:lang w:val="vi-VN"/>
        </w:rPr>
        <w:t>theo</w:t>
      </w:r>
      <w:r>
        <w:rPr>
          <w:i/>
          <w:lang w:val="vi-VN"/>
        </w:rPr>
        <w:t xml:space="preserve"> hộ gia đình ở Thanh Hóa và Nghệ An</w:t>
      </w:r>
    </w:p>
    <w:p w:rsidR="00DD3B70" w:rsidRPr="00873B76" w:rsidRDefault="00DD3B70" w:rsidP="0034796D">
      <w:pPr>
        <w:spacing w:before="240"/>
        <w:rPr>
          <w:lang w:val="vi-VN"/>
        </w:rPr>
      </w:pPr>
      <w:r>
        <w:rPr>
          <w:lang w:val="vi-VN"/>
        </w:rPr>
        <w:t>Chi tiết, các loại</w:t>
      </w:r>
      <w:r w:rsidRPr="007A79E7">
        <w:rPr>
          <w:lang w:val="vi-VN"/>
        </w:rPr>
        <w:t xml:space="preserve"> gỗ</w:t>
      </w:r>
      <w:r>
        <w:rPr>
          <w:lang w:val="vi-VN"/>
        </w:rPr>
        <w:t xml:space="preserve"> củi được tiêu thụ tại hộ gia đình theo </w:t>
      </w:r>
      <w:r w:rsidRPr="007A79E7">
        <w:rPr>
          <w:lang w:val="vi-VN"/>
        </w:rPr>
        <w:t xml:space="preserve">phân </w:t>
      </w:r>
      <w:r>
        <w:rPr>
          <w:lang w:val="vi-VN"/>
        </w:rPr>
        <w:t>nhóm được mô tả dưới đây.</w:t>
      </w:r>
    </w:p>
    <w:p w:rsidR="00DD3B70" w:rsidRPr="00873B76" w:rsidRDefault="00DD3B70" w:rsidP="005C7AA3">
      <w:pPr>
        <w:spacing w:after="120"/>
        <w:jc w:val="center"/>
        <w:rPr>
          <w:i/>
          <w:lang w:val="vi-VN"/>
        </w:rPr>
      </w:pPr>
      <w:r>
        <w:rPr>
          <w:i/>
          <w:lang w:val="vi-VN"/>
        </w:rPr>
        <w:t>Bảng 14. Loại gỗ củi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590069" w:rsidTr="00AA3535">
        <w:tc>
          <w:tcPr>
            <w:tcW w:w="1800" w:type="dxa"/>
          </w:tcPr>
          <w:p w:rsidR="00DD3B70" w:rsidRPr="00487B9B" w:rsidRDefault="00DD3B70" w:rsidP="00AA3535">
            <w:pPr>
              <w:jc w:val="center"/>
              <w:rPr>
                <w:bCs/>
                <w:sz w:val="20"/>
                <w:szCs w:val="20"/>
                <w:lang w:val="vi-VN"/>
              </w:rPr>
            </w:pPr>
            <w:r>
              <w:rPr>
                <w:bCs/>
                <w:sz w:val="20"/>
                <w:szCs w:val="20"/>
                <w:lang w:val="vi-VN"/>
              </w:rPr>
              <w:t>Phân nhóm</w:t>
            </w:r>
          </w:p>
        </w:tc>
        <w:tc>
          <w:tcPr>
            <w:tcW w:w="1890" w:type="dxa"/>
          </w:tcPr>
          <w:p w:rsidR="00DD3B70" w:rsidRPr="009916EA" w:rsidRDefault="00DD3B70" w:rsidP="00AA3535">
            <w:pPr>
              <w:jc w:val="center"/>
              <w:rPr>
                <w:bCs/>
                <w:sz w:val="20"/>
                <w:szCs w:val="20"/>
                <w:lang w:val="vi-VN"/>
              </w:rPr>
            </w:pPr>
            <w:r>
              <w:rPr>
                <w:bCs/>
                <w:sz w:val="20"/>
                <w:szCs w:val="20"/>
                <w:lang w:val="vi-VN"/>
              </w:rPr>
              <w:t>% đường kính gỗ củi&gt;15cm</w:t>
            </w:r>
          </w:p>
        </w:tc>
        <w:tc>
          <w:tcPr>
            <w:tcW w:w="1800" w:type="dxa"/>
          </w:tcPr>
          <w:p w:rsidR="00DD3B70" w:rsidRPr="009916EA" w:rsidRDefault="00DD3B70" w:rsidP="00AA3535">
            <w:pPr>
              <w:ind w:left="118" w:right="139"/>
              <w:jc w:val="center"/>
              <w:rPr>
                <w:bCs/>
                <w:sz w:val="20"/>
                <w:szCs w:val="20"/>
                <w:lang w:val="vi-VN"/>
              </w:rPr>
            </w:pPr>
            <w:r>
              <w:rPr>
                <w:bCs/>
                <w:sz w:val="20"/>
                <w:szCs w:val="20"/>
                <w:lang w:val="vi-VN"/>
              </w:rPr>
              <w:t>% đường kính gỗ củi từ 5-15cm</w:t>
            </w:r>
          </w:p>
        </w:tc>
        <w:tc>
          <w:tcPr>
            <w:tcW w:w="1890" w:type="dxa"/>
          </w:tcPr>
          <w:p w:rsidR="00DD3B70" w:rsidRPr="009916EA" w:rsidRDefault="00DD3B70" w:rsidP="00AA3535">
            <w:pPr>
              <w:jc w:val="center"/>
              <w:rPr>
                <w:bCs/>
                <w:sz w:val="20"/>
                <w:szCs w:val="20"/>
                <w:lang w:val="vi-VN"/>
              </w:rPr>
            </w:pPr>
            <w:r>
              <w:rPr>
                <w:bCs/>
                <w:sz w:val="20"/>
                <w:szCs w:val="20"/>
                <w:lang w:val="vi-VN"/>
              </w:rPr>
              <w:t>% đường kính củi cành, nhánh &lt;5cm</w:t>
            </w:r>
          </w:p>
        </w:tc>
      </w:tr>
      <w:tr w:rsidR="00DD3B70" w:rsidRPr="00AA3535" w:rsidTr="00AA3535">
        <w:tc>
          <w:tcPr>
            <w:tcW w:w="1800"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w:t>
            </w:r>
          </w:p>
        </w:tc>
        <w:tc>
          <w:tcPr>
            <w:tcW w:w="180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29</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68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5</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14</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38</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20</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78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66</w:t>
            </w:r>
          </w:p>
        </w:tc>
      </w:tr>
      <w:tr w:rsidR="00DD3B70" w:rsidRPr="00AA3535" w:rsidTr="00AA3535">
        <w:tc>
          <w:tcPr>
            <w:tcW w:w="1800"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15</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85</w:t>
            </w:r>
          </w:p>
        </w:tc>
      </w:tr>
    </w:tbl>
    <w:p w:rsidR="00DD3B70" w:rsidRDefault="00DD3B70" w:rsidP="005C7AA3"/>
    <w:p w:rsidR="00DD3B70" w:rsidRPr="00542B2B" w:rsidRDefault="00DD3B70" w:rsidP="00637E76">
      <w:pPr>
        <w:rPr>
          <w:b/>
          <w:i/>
        </w:rPr>
      </w:pPr>
      <w:r>
        <w:rPr>
          <w:b/>
          <w:i/>
          <w:lang w:val="vi-VN"/>
        </w:rPr>
        <w:lastRenderedPageBreak/>
        <w:t>Khoảng cách và thời gian</w:t>
      </w:r>
      <w:r>
        <w:rPr>
          <w:b/>
          <w:i/>
        </w:rPr>
        <w:t xml:space="preserve"> thu gom củi</w:t>
      </w:r>
    </w:p>
    <w:p w:rsidR="00DD3B70" w:rsidRPr="00720C24" w:rsidRDefault="00DD3B70" w:rsidP="00637E76">
      <w:pPr>
        <w:rPr>
          <w:lang w:val="vi-VN"/>
        </w:rPr>
      </w:pPr>
      <w:r>
        <w:rPr>
          <w:lang w:val="vi-VN"/>
        </w:rPr>
        <w:t xml:space="preserve">Khoảng cách trung bình </w:t>
      </w:r>
      <w:r>
        <w:t>để</w:t>
      </w:r>
      <w:r>
        <w:rPr>
          <w:lang w:val="vi-VN"/>
        </w:rPr>
        <w:t xml:space="preserve"> thu gom </w:t>
      </w:r>
      <w:r>
        <w:t xml:space="preserve">gỗ </w:t>
      </w:r>
      <w:r>
        <w:rPr>
          <w:lang w:val="vi-VN"/>
        </w:rPr>
        <w:t>củ</w:t>
      </w:r>
      <w:r w:rsidR="00254858">
        <w:rPr>
          <w:lang w:val="vi-VN"/>
        </w:rPr>
        <w:t>i là 1</w:t>
      </w:r>
      <w:r w:rsidR="00254858">
        <w:t>,</w:t>
      </w:r>
      <w:r>
        <w:rPr>
          <w:lang w:val="vi-VN"/>
        </w:rPr>
        <w:t>5</w:t>
      </w:r>
      <w:r w:rsidR="00254858">
        <w:t xml:space="preserve"> </w:t>
      </w:r>
      <w:r>
        <w:rPr>
          <w:lang w:val="vi-VN"/>
        </w:rPr>
        <w:t>km. Thời gian trung bình thu gom gỗ</w:t>
      </w:r>
      <w:r w:rsidR="00254858">
        <w:rPr>
          <w:lang w:val="vi-VN"/>
        </w:rPr>
        <w:t xml:space="preserve"> là 1</w:t>
      </w:r>
      <w:r w:rsidR="00254858" w:rsidRPr="007A79E7">
        <w:rPr>
          <w:lang w:val="vi-VN"/>
        </w:rPr>
        <w:t>,</w:t>
      </w:r>
      <w:r>
        <w:rPr>
          <w:lang w:val="vi-VN"/>
        </w:rPr>
        <w:t>7 giờ</w:t>
      </w:r>
      <w:r w:rsidRPr="007A79E7">
        <w:rPr>
          <w:lang w:val="vi-VN"/>
        </w:rPr>
        <w:t>/chuyến</w:t>
      </w:r>
      <w:r w:rsidRPr="00254858">
        <w:rPr>
          <w:lang w:val="vi-VN"/>
        </w:rPr>
        <w:t>. Trung bình, một hộ gia đình</w:t>
      </w:r>
      <w:r w:rsidR="00254858" w:rsidRPr="007A79E7">
        <w:rPr>
          <w:lang w:val="vi-VN"/>
        </w:rPr>
        <w:t xml:space="preserve"> đi thu gom</w:t>
      </w:r>
      <w:r w:rsidRPr="00254858">
        <w:rPr>
          <w:lang w:val="vi-VN"/>
        </w:rPr>
        <w:t xml:space="preserve"> gỗ </w:t>
      </w:r>
      <w:r w:rsidR="00254858" w:rsidRPr="007A79E7">
        <w:rPr>
          <w:lang w:val="vi-VN"/>
        </w:rPr>
        <w:t xml:space="preserve">củi </w:t>
      </w:r>
      <w:r w:rsidRPr="00254858">
        <w:rPr>
          <w:lang w:val="vi-VN"/>
        </w:rPr>
        <w:t>4 ngày</w:t>
      </w:r>
      <w:r w:rsidR="00254858" w:rsidRPr="007A79E7">
        <w:rPr>
          <w:lang w:val="vi-VN"/>
        </w:rPr>
        <w:t xml:space="preserve"> một lần</w:t>
      </w:r>
      <w:r w:rsidRPr="00254858">
        <w:rPr>
          <w:lang w:val="vi-VN"/>
        </w:rPr>
        <w:t>.</w:t>
      </w:r>
    </w:p>
    <w:p w:rsidR="00DD3B70" w:rsidRPr="00201C7F" w:rsidRDefault="00DD3B70" w:rsidP="00637E76">
      <w:pPr>
        <w:rPr>
          <w:lang w:val="vi-VN"/>
        </w:rPr>
      </w:pPr>
      <w:r>
        <w:rPr>
          <w:lang w:val="vi-VN"/>
        </w:rPr>
        <w:t xml:space="preserve">49% người dân được phỏng vấn cho rằng lượng cung cấp </w:t>
      </w:r>
      <w:r w:rsidRPr="007A79E7">
        <w:rPr>
          <w:lang w:val="vi-VN"/>
        </w:rPr>
        <w:t xml:space="preserve">gỗ </w:t>
      </w:r>
      <w:r>
        <w:rPr>
          <w:lang w:val="vi-VN"/>
        </w:rPr>
        <w:t>củi đang giảm, 28% cho rằng cung cấp củi đang tăng lên từ rừng trồng,  trong đó phần còn lại nghĩ rằng cung cấp củi từ rừng tự nhiên là ổn định.</w:t>
      </w:r>
    </w:p>
    <w:p w:rsidR="00DD3B70" w:rsidRPr="006D3091" w:rsidRDefault="00DD3B70" w:rsidP="00637E76">
      <w:pPr>
        <w:rPr>
          <w:lang w:val="vi-VN"/>
        </w:rPr>
      </w:pPr>
      <w:r>
        <w:rPr>
          <w:lang w:val="vi-VN"/>
        </w:rPr>
        <w:t xml:space="preserve">46% người dân được phỏng vấn cho biết khoảng cách </w:t>
      </w:r>
      <w:r w:rsidRPr="007A79E7">
        <w:rPr>
          <w:lang w:val="vi-VN"/>
        </w:rPr>
        <w:t xml:space="preserve">để </w:t>
      </w:r>
      <w:r>
        <w:rPr>
          <w:lang w:val="vi-VN"/>
        </w:rPr>
        <w:t>thu gom củi là tương đương, trong khi 31% cho rằng khoảng cách đó là xa hơn.</w:t>
      </w:r>
    </w:p>
    <w:p w:rsidR="00DD3B70" w:rsidRPr="00513DBA" w:rsidRDefault="00DD3B70" w:rsidP="00637E76">
      <w:pPr>
        <w:rPr>
          <w:b/>
          <w:i/>
          <w:lang w:val="vi-VN"/>
        </w:rPr>
      </w:pPr>
      <w:r>
        <w:rPr>
          <w:b/>
          <w:i/>
          <w:lang w:val="vi-VN"/>
        </w:rPr>
        <w:t>Vấn đề giới tính</w:t>
      </w:r>
    </w:p>
    <w:p w:rsidR="00DD3B70" w:rsidRPr="00513DBA" w:rsidRDefault="00DD3B70" w:rsidP="00D84BE4">
      <w:pPr>
        <w:rPr>
          <w:lang w:val="vi-VN"/>
        </w:rPr>
      </w:pPr>
      <w:r>
        <w:rPr>
          <w:lang w:val="vi-VN"/>
        </w:rPr>
        <w:t>Phụ nữ đóng vai trò quan trọng và dành nhiều thời gian</w:t>
      </w:r>
      <w:r w:rsidRPr="007A79E7">
        <w:rPr>
          <w:lang w:val="vi-VN"/>
        </w:rPr>
        <w:t xml:space="preserve"> cho </w:t>
      </w:r>
      <w:r>
        <w:rPr>
          <w:lang w:val="vi-VN"/>
        </w:rPr>
        <w:t>việc thu gom củi</w:t>
      </w:r>
      <w:r w:rsidRPr="007A79E7">
        <w:rPr>
          <w:lang w:val="vi-VN"/>
        </w:rPr>
        <w:t xml:space="preserve"> và nấu nướng</w:t>
      </w:r>
      <w:r>
        <w:rPr>
          <w:lang w:val="vi-VN"/>
        </w:rPr>
        <w:t>.</w:t>
      </w:r>
    </w:p>
    <w:p w:rsidR="00DD3B70" w:rsidRPr="00D973EE" w:rsidRDefault="00DD3B70" w:rsidP="0012726F">
      <w:pPr>
        <w:rPr>
          <w:lang w:val="vi-VN"/>
        </w:rPr>
      </w:pPr>
      <w:r w:rsidRPr="00513DBA">
        <w:rPr>
          <w:i/>
          <w:lang w:val="vi-VN"/>
        </w:rPr>
        <w:t>Tiêu thụ củi:</w:t>
      </w:r>
      <w:r>
        <w:rPr>
          <w:i/>
          <w:lang w:val="vi-VN"/>
        </w:rPr>
        <w:t xml:space="preserve"> </w:t>
      </w:r>
      <w:r w:rsidRPr="0012726F">
        <w:rPr>
          <w:lang w:val="vi-VN"/>
        </w:rPr>
        <w:t xml:space="preserve">Tại 52% hộ được phỏng vấn, người sử dụng củi là phụ nữ, tại 4% hộ gia đình được phỏng vấn, người sử dụng củi là </w:t>
      </w:r>
      <w:r>
        <w:rPr>
          <w:lang w:val="vi-VN"/>
        </w:rPr>
        <w:t>nam giới</w:t>
      </w:r>
      <w:r w:rsidRPr="0012726F">
        <w:rPr>
          <w:lang w:val="vi-VN"/>
        </w:rPr>
        <w:t xml:space="preserve">. Ở 44% còn lại cả </w:t>
      </w:r>
      <w:r>
        <w:rPr>
          <w:lang w:val="vi-VN"/>
        </w:rPr>
        <w:t>nam giới</w:t>
      </w:r>
      <w:r w:rsidRPr="0012726F">
        <w:rPr>
          <w:lang w:val="vi-VN"/>
        </w:rPr>
        <w:t xml:space="preserve"> và phụ nữ sử dụng củi cho nấu ăn.</w:t>
      </w:r>
      <w:r>
        <w:rPr>
          <w:i/>
          <w:lang w:val="vi-VN"/>
        </w:rPr>
        <w:t xml:space="preserve"> </w:t>
      </w:r>
      <w:r>
        <w:rPr>
          <w:lang w:val="vi-VN"/>
        </w:rPr>
        <w:t>Giả sử rằng tỷ lệ nam giới và phụ nữ là tương đương về dân số thì số liệu ở trên có thể được chuyển đổi thành: 74% phụ nữ, 26% nam giới chịu trách nhiệm vụ cho việc sử dụng củi.</w:t>
      </w:r>
    </w:p>
    <w:p w:rsidR="00DD3B70" w:rsidRPr="00360622" w:rsidRDefault="00DD3B70" w:rsidP="00D84BE4">
      <w:pPr>
        <w:rPr>
          <w:lang w:val="vi-VN"/>
        </w:rPr>
      </w:pPr>
      <w:r w:rsidRPr="00360622">
        <w:rPr>
          <w:i/>
          <w:lang w:val="vi-VN"/>
        </w:rPr>
        <w:t>Thu gom củi:</w:t>
      </w:r>
      <w:r>
        <w:rPr>
          <w:lang w:val="vi-VN"/>
        </w:rPr>
        <w:t xml:space="preserve"> </w:t>
      </w:r>
      <w:r w:rsidRPr="007A79E7">
        <w:rPr>
          <w:lang w:val="vi-VN"/>
        </w:rPr>
        <w:t xml:space="preserve">Ở </w:t>
      </w:r>
      <w:r>
        <w:rPr>
          <w:lang w:val="vi-VN"/>
        </w:rPr>
        <w:t>76% hộ được phỏng vấn</w:t>
      </w:r>
      <w:r w:rsidRPr="007A79E7">
        <w:rPr>
          <w:lang w:val="vi-VN"/>
        </w:rPr>
        <w:t xml:space="preserve"> phụ nữ là người thu gỗ gom củi</w:t>
      </w:r>
      <w:r>
        <w:rPr>
          <w:lang w:val="vi-VN"/>
        </w:rPr>
        <w:t xml:space="preserve">. 24% còn lại cả </w:t>
      </w:r>
      <w:r w:rsidRPr="007A79E7">
        <w:rPr>
          <w:lang w:val="vi-VN"/>
        </w:rPr>
        <w:t>nam giới</w:t>
      </w:r>
      <w:r>
        <w:rPr>
          <w:lang w:val="vi-VN"/>
        </w:rPr>
        <w:t xml:space="preserve"> và phụ nữ có trách nhiệm thu gom củi. Sử dụng giả thiết tương đương ở trên, chỉ ra rằng 88% phụ nữ và 12% nam giới chịu trách nhiệm thu gom</w:t>
      </w:r>
      <w:r w:rsidRPr="007A79E7">
        <w:rPr>
          <w:lang w:val="vi-VN"/>
          <w:rPrChange w:id="116" w:author="Nguyen Huu Hieu" w:date="2014-11-18T09:04:00Z">
            <w:rPr/>
          </w:rPrChange>
        </w:rPr>
        <w:t xml:space="preserve"> gỗ</w:t>
      </w:r>
      <w:r>
        <w:rPr>
          <w:lang w:val="vi-VN"/>
        </w:rPr>
        <w:t xml:space="preserve"> củi.</w:t>
      </w:r>
    </w:p>
    <w:tbl>
      <w:tblPr>
        <w:tblW w:w="0" w:type="auto"/>
        <w:tblLook w:val="00A0" w:firstRow="1" w:lastRow="0" w:firstColumn="1" w:lastColumn="0" w:noHBand="0" w:noVBand="0"/>
      </w:tblPr>
      <w:tblGrid>
        <w:gridCol w:w="4878"/>
        <w:gridCol w:w="4878"/>
      </w:tblGrid>
      <w:tr w:rsidR="00DD3B70" w:rsidRPr="00AA3535" w:rsidTr="004F6918">
        <w:tc>
          <w:tcPr>
            <w:tcW w:w="4878" w:type="dxa"/>
          </w:tcPr>
          <w:p w:rsidR="00DD3B70" w:rsidRPr="00AA3535" w:rsidRDefault="00626FDE" w:rsidP="00D84BE4">
            <w:r>
              <w:rPr>
                <w:noProof/>
                <w:lang w:val="en-GB" w:eastAsia="en-GB"/>
              </w:rPr>
              <w:drawing>
                <wp:inline distT="0" distB="0" distL="0" distR="0" wp14:anchorId="25C904AB" wp14:editId="2BC4DA08">
                  <wp:extent cx="2226310" cy="2342515"/>
                  <wp:effectExtent l="0" t="0" r="21590" b="1968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rsidR="00DD3B70" w:rsidRPr="00AA3535" w:rsidRDefault="00626FDE" w:rsidP="00AA3535">
            <w:pPr>
              <w:jc w:val="center"/>
            </w:pPr>
            <w:r>
              <w:rPr>
                <w:noProof/>
                <w:lang w:val="en-GB" w:eastAsia="en-GB"/>
              </w:rPr>
              <w:drawing>
                <wp:inline distT="0" distB="0" distL="0" distR="0" wp14:anchorId="39ED2A71" wp14:editId="5A81FA1B">
                  <wp:extent cx="2235835" cy="2285365"/>
                  <wp:effectExtent l="0" t="0" r="12065" b="19685"/>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DD3B70" w:rsidRPr="00AA3535" w:rsidTr="00AA3535">
        <w:tc>
          <w:tcPr>
            <w:tcW w:w="4878" w:type="dxa"/>
          </w:tcPr>
          <w:p w:rsidR="00DD3B70" w:rsidRPr="007926F6" w:rsidRDefault="00DD3B70" w:rsidP="00AA3535">
            <w:pPr>
              <w:jc w:val="center"/>
              <w:rPr>
                <w:noProof/>
                <w:lang w:val="vi-VN" w:eastAsia="en-GB"/>
              </w:rPr>
            </w:pPr>
            <w:r>
              <w:rPr>
                <w:noProof/>
                <w:sz w:val="22"/>
                <w:lang w:val="vi-VN" w:eastAsia="en-GB"/>
              </w:rPr>
              <w:t xml:space="preserve">Sử dụng </w:t>
            </w:r>
            <w:r>
              <w:rPr>
                <w:noProof/>
                <w:sz w:val="22"/>
                <w:lang w:eastAsia="en-GB"/>
              </w:rPr>
              <w:t xml:space="preserve">gỗ </w:t>
            </w:r>
            <w:r>
              <w:rPr>
                <w:noProof/>
                <w:sz w:val="22"/>
                <w:lang w:val="vi-VN" w:eastAsia="en-GB"/>
              </w:rPr>
              <w:t>củi theo giới</w:t>
            </w:r>
          </w:p>
        </w:tc>
        <w:tc>
          <w:tcPr>
            <w:tcW w:w="4878" w:type="dxa"/>
          </w:tcPr>
          <w:p w:rsidR="00DD3B70" w:rsidRPr="007926F6" w:rsidRDefault="00DD3B70" w:rsidP="00AA3535">
            <w:pPr>
              <w:jc w:val="center"/>
              <w:rPr>
                <w:noProof/>
                <w:lang w:val="vi-VN" w:eastAsia="en-GB"/>
              </w:rPr>
            </w:pPr>
            <w:r>
              <w:rPr>
                <w:noProof/>
                <w:sz w:val="22"/>
                <w:lang w:val="vi-VN" w:eastAsia="en-GB"/>
              </w:rPr>
              <w:t>Thu gom củi theo giới</w:t>
            </w:r>
          </w:p>
        </w:tc>
      </w:tr>
    </w:tbl>
    <w:p w:rsidR="00DD3B70" w:rsidRPr="004D1F39" w:rsidRDefault="00DD3B70" w:rsidP="00C64DE1">
      <w:pPr>
        <w:jc w:val="center"/>
        <w:rPr>
          <w:i/>
        </w:rPr>
      </w:pPr>
      <w:r>
        <w:rPr>
          <w:i/>
        </w:rPr>
        <w:t>Hình 7. Thu gom và sử dụng gỗ củi theo giới</w:t>
      </w:r>
    </w:p>
    <w:p w:rsidR="00DD3B70" w:rsidRPr="007926F6" w:rsidRDefault="00DD3B70" w:rsidP="004E7326">
      <w:pPr>
        <w:rPr>
          <w:b/>
          <w:i/>
          <w:lang w:val="vi-VN"/>
        </w:rPr>
      </w:pPr>
      <w:r>
        <w:rPr>
          <w:b/>
          <w:i/>
          <w:lang w:val="vi-VN"/>
        </w:rPr>
        <w:t>Loại bếp nấu ăn và việc chấp nhận bếp nấu ăn cải tiến</w:t>
      </w:r>
    </w:p>
    <w:p w:rsidR="00DD3B70" w:rsidRPr="00987C2A" w:rsidRDefault="00DD3B70" w:rsidP="004E7326">
      <w:pPr>
        <w:rPr>
          <w:lang w:val="vi-VN"/>
        </w:rPr>
      </w:pPr>
      <w:r>
        <w:rPr>
          <w:lang w:val="vi-VN"/>
        </w:rPr>
        <w:t xml:space="preserve">80% hộ gia đình được phỏng vấn vẫn sử dụng bếp nấu ăn kiềng 3 chân truyền thống, 11% hộ gia đình đã chuyển </w:t>
      </w:r>
      <w:r w:rsidRPr="007A79E7">
        <w:rPr>
          <w:lang w:val="vi-VN"/>
          <w:rPrChange w:id="117" w:author="Nguyen Huu Hieu" w:date="2014-11-18T09:04:00Z">
            <w:rPr/>
          </w:rPrChange>
        </w:rPr>
        <w:t xml:space="preserve">đổi sang </w:t>
      </w:r>
      <w:r>
        <w:rPr>
          <w:lang w:val="vi-VN"/>
        </w:rPr>
        <w:t xml:space="preserve">bếp </w:t>
      </w:r>
      <w:r w:rsidRPr="007A79E7">
        <w:rPr>
          <w:lang w:val="vi-VN"/>
          <w:rPrChange w:id="118" w:author="Nguyen Huu Hieu" w:date="2014-11-18T09:04:00Z">
            <w:rPr/>
          </w:rPrChange>
        </w:rPr>
        <w:t>lò</w:t>
      </w:r>
      <w:r>
        <w:rPr>
          <w:lang w:val="vi-VN"/>
        </w:rPr>
        <w:t xml:space="preserve"> cải tiến, và 9% đang sử dụng cả hai loại </w:t>
      </w:r>
      <w:r w:rsidRPr="007A79E7">
        <w:rPr>
          <w:lang w:val="vi-VN"/>
          <w:rPrChange w:id="119" w:author="Nguyen Huu Hieu" w:date="2014-11-18T09:04:00Z">
            <w:rPr/>
          </w:rPrChange>
        </w:rPr>
        <w:t xml:space="preserve">bếp </w:t>
      </w:r>
      <w:r>
        <w:rPr>
          <w:lang w:val="vi-VN"/>
        </w:rPr>
        <w:t>truyền thống và cải tiến.</w:t>
      </w:r>
    </w:p>
    <w:p w:rsidR="00254858" w:rsidRPr="00533621" w:rsidRDefault="00254858" w:rsidP="00254858">
      <w:pPr>
        <w:rPr>
          <w:lang w:val="vi-VN"/>
        </w:rPr>
      </w:pPr>
      <w:r>
        <w:rPr>
          <w:lang w:val="vi-VN"/>
        </w:rPr>
        <w:t>Trong số 14 thôn được khảo sát, không thôn nào trong số đó nhận được chương trình bếp lò cải tiến. Khi đang giới thiệu về bếp cải tiến, thì 46% hộ dân có quan tâm về bếp nấu ăn cải tiến b</w:t>
      </w:r>
      <w:r w:rsidRPr="007A79E7">
        <w:rPr>
          <w:lang w:val="vi-VN"/>
          <w:rPrChange w:id="120" w:author="Nguyen Huu Hieu" w:date="2014-11-18T09:04:00Z">
            <w:rPr/>
          </w:rPrChange>
        </w:rPr>
        <w:t>ởi</w:t>
      </w:r>
      <w:r>
        <w:rPr>
          <w:lang w:val="vi-VN"/>
        </w:rPr>
        <w:t xml:space="preserve"> vì chúng giúp tiết kiệm củi và thời gian thu gom. Trong số những người được phỏng vấn thể hiện sự quan tâm đến bếp cải tiến, 41% mong muốn nhận được hỗ trợ về kỹ thuật và tài chính.</w:t>
      </w:r>
    </w:p>
    <w:p w:rsidR="00254858" w:rsidRPr="007A79E7" w:rsidRDefault="00254858" w:rsidP="00254858">
      <w:pPr>
        <w:rPr>
          <w:lang w:val="vi-VN"/>
          <w:rPrChange w:id="121" w:author="Nguyen Huu Hieu" w:date="2014-11-18T09:04:00Z">
            <w:rPr/>
          </w:rPrChange>
        </w:rPr>
      </w:pPr>
      <w:r w:rsidRPr="007A79E7">
        <w:rPr>
          <w:lang w:val="vi-VN"/>
          <w:rPrChange w:id="122" w:author="Nguyen Huu Hieu" w:date="2014-11-18T09:04:00Z">
            <w:rPr/>
          </w:rPrChange>
        </w:rPr>
        <w:lastRenderedPageBreak/>
        <w:t>Trong Hình 8</w:t>
      </w:r>
      <w:r w:rsidR="00DD3B70">
        <w:rPr>
          <w:lang w:val="vi-VN"/>
        </w:rPr>
        <w:t xml:space="preserve"> là một số hình ảnh thực hiện đun nấu tại hộ</w:t>
      </w:r>
      <w:r>
        <w:rPr>
          <w:lang w:val="vi-VN"/>
        </w:rPr>
        <w:t xml:space="preserve"> gia đình</w:t>
      </w:r>
      <w:r w:rsidRPr="007A79E7">
        <w:rPr>
          <w:lang w:val="vi-VN"/>
          <w:rPrChange w:id="123" w:author="Nguyen Huu Hieu" w:date="2014-11-18T09:04:00Z">
            <w:rPr/>
          </w:rPrChange>
        </w:rPr>
        <w:t>.</w:t>
      </w:r>
    </w:p>
    <w:p w:rsidR="00254858" w:rsidRPr="007A79E7" w:rsidRDefault="00254858" w:rsidP="00254858">
      <w:pPr>
        <w:rPr>
          <w:lang w:val="vi-VN"/>
          <w:rPrChange w:id="124" w:author="Nguyen Huu Hieu" w:date="2014-11-18T09:04:00Z">
            <w:rPr/>
          </w:rPrChange>
        </w:rPr>
      </w:pPr>
    </w:p>
    <w:tbl>
      <w:tblPr>
        <w:tblW w:w="0" w:type="auto"/>
        <w:tblInd w:w="108" w:type="dxa"/>
        <w:tblLook w:val="00A0" w:firstRow="1" w:lastRow="0" w:firstColumn="1" w:lastColumn="0" w:noHBand="0" w:noVBand="0"/>
      </w:tblPr>
      <w:tblGrid>
        <w:gridCol w:w="3618"/>
        <w:gridCol w:w="1152"/>
        <w:gridCol w:w="4716"/>
      </w:tblGrid>
      <w:tr w:rsidR="00DD3B70" w:rsidRPr="00AA3535" w:rsidTr="00AA3535">
        <w:tc>
          <w:tcPr>
            <w:tcW w:w="4770" w:type="dxa"/>
            <w:gridSpan w:val="2"/>
          </w:tcPr>
          <w:p w:rsidR="00DD3B70" w:rsidRPr="00AA3535" w:rsidRDefault="00626FDE" w:rsidP="00AA3535">
            <w:pPr>
              <w:jc w:val="right"/>
            </w:pPr>
            <w:r>
              <w:rPr>
                <w:noProof/>
                <w:lang w:val="en-GB" w:eastAsia="en-GB"/>
              </w:rPr>
              <w:drawing>
                <wp:inline distT="0" distB="0" distL="0" distR="0" wp14:anchorId="4764BB78" wp14:editId="7E78C661">
                  <wp:extent cx="2647950"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tc>
        <w:tc>
          <w:tcPr>
            <w:tcW w:w="4716" w:type="dxa"/>
          </w:tcPr>
          <w:p w:rsidR="00DD3B70" w:rsidRPr="00AA3535" w:rsidRDefault="00626FDE" w:rsidP="00AA3535">
            <w:pPr>
              <w:jc w:val="left"/>
            </w:pPr>
            <w:r>
              <w:rPr>
                <w:noProof/>
                <w:lang w:val="en-GB" w:eastAsia="en-GB"/>
              </w:rPr>
              <w:drawing>
                <wp:inline distT="0" distB="0" distL="0" distR="0" wp14:anchorId="7A5F64A1" wp14:editId="38A47C2F">
                  <wp:extent cx="2657475" cy="1990725"/>
                  <wp:effectExtent l="0" t="0" r="9525" b="9525"/>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1990725"/>
                          </a:xfrm>
                          <a:prstGeom prst="rect">
                            <a:avLst/>
                          </a:prstGeom>
                          <a:noFill/>
                          <a:ln>
                            <a:noFill/>
                          </a:ln>
                        </pic:spPr>
                      </pic:pic>
                    </a:graphicData>
                  </a:graphic>
                </wp:inline>
              </w:drawing>
            </w:r>
          </w:p>
        </w:tc>
      </w:tr>
      <w:tr w:rsidR="00DD3B70" w:rsidRPr="00AA3535" w:rsidTr="00AA3535">
        <w:tc>
          <w:tcPr>
            <w:tcW w:w="3618" w:type="dxa"/>
          </w:tcPr>
          <w:p w:rsidR="00DD3B70" w:rsidRPr="00AA3535" w:rsidRDefault="00626FDE" w:rsidP="00AA3535">
            <w:pPr>
              <w:jc w:val="right"/>
            </w:pPr>
            <w:r>
              <w:rPr>
                <w:noProof/>
                <w:lang w:val="en-GB" w:eastAsia="en-GB"/>
              </w:rPr>
              <w:drawing>
                <wp:inline distT="0" distB="0" distL="0" distR="0" wp14:anchorId="193CEF1E" wp14:editId="51AE15C8">
                  <wp:extent cx="1914525" cy="2552700"/>
                  <wp:effectExtent l="0" t="0" r="9525"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4525" cy="2552700"/>
                          </a:xfrm>
                          <a:prstGeom prst="rect">
                            <a:avLst/>
                          </a:prstGeom>
                          <a:noFill/>
                          <a:ln>
                            <a:noFill/>
                          </a:ln>
                        </pic:spPr>
                      </pic:pic>
                    </a:graphicData>
                  </a:graphic>
                </wp:inline>
              </w:drawing>
            </w:r>
          </w:p>
        </w:tc>
        <w:tc>
          <w:tcPr>
            <w:tcW w:w="5868" w:type="dxa"/>
            <w:gridSpan w:val="2"/>
          </w:tcPr>
          <w:p w:rsidR="00DD3B70" w:rsidRPr="00AA3535" w:rsidRDefault="00626FDE" w:rsidP="00AA3535">
            <w:pPr>
              <w:jc w:val="left"/>
            </w:pPr>
            <w:r>
              <w:rPr>
                <w:noProof/>
                <w:lang w:val="en-GB" w:eastAsia="en-GB"/>
              </w:rPr>
              <w:drawing>
                <wp:inline distT="0" distB="0" distL="0" distR="0" wp14:anchorId="1E86893A" wp14:editId="2A4B3B4E">
                  <wp:extent cx="3362325" cy="2524125"/>
                  <wp:effectExtent l="0" t="0" r="9525" b="9525"/>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tc>
      </w:tr>
    </w:tbl>
    <w:p w:rsidR="00DD3B70" w:rsidRPr="00FD0A30" w:rsidRDefault="00DD3B70" w:rsidP="00993AED">
      <w:pPr>
        <w:spacing w:after="240"/>
        <w:jc w:val="center"/>
        <w:rPr>
          <w:i/>
          <w:lang w:val="vi-VN"/>
        </w:rPr>
      </w:pPr>
      <w:r>
        <w:rPr>
          <w:i/>
          <w:lang w:val="vi-VN"/>
        </w:rPr>
        <w:t>Hình 8. Bếp nấu ăn truyền thống tiêu biểu</w:t>
      </w:r>
    </w:p>
    <w:p w:rsidR="00DD3B70" w:rsidRPr="00AB6E6C" w:rsidRDefault="00DD3B70" w:rsidP="00637E76">
      <w:pPr>
        <w:rPr>
          <w:b/>
          <w:i/>
          <w:lang w:val="vi-VN"/>
        </w:rPr>
      </w:pPr>
      <w:r w:rsidRPr="007A79E7">
        <w:rPr>
          <w:b/>
          <w:i/>
          <w:lang w:val="vi-VN"/>
          <w:rPrChange w:id="125" w:author="Nguyen Huu Hieu" w:date="2014-11-18T09:04:00Z">
            <w:rPr>
              <w:b/>
              <w:i/>
            </w:rPr>
          </w:rPrChange>
        </w:rPr>
        <w:t>Gỗ c</w:t>
      </w:r>
      <w:r>
        <w:rPr>
          <w:b/>
          <w:i/>
          <w:lang w:val="vi-VN"/>
        </w:rPr>
        <w:t>ủi cho việc chăn nuôi lợn</w:t>
      </w:r>
    </w:p>
    <w:p w:rsidR="00DD3B70" w:rsidRDefault="00DD3B70" w:rsidP="00BD3078">
      <w:pPr>
        <w:rPr>
          <w:lang w:val="vi-VN"/>
        </w:rPr>
      </w:pPr>
      <w:r>
        <w:rPr>
          <w:lang w:val="vi-VN"/>
        </w:rPr>
        <w:t xml:space="preserve">Chúng tôi ước lượng rằng ở </w:t>
      </w:r>
      <w:r w:rsidRPr="007A79E7">
        <w:rPr>
          <w:lang w:val="vi-VN"/>
          <w:rPrChange w:id="126" w:author="Nguyen Huu Hieu" w:date="2014-11-18T09:04:00Z">
            <w:rPr/>
          </w:rPrChange>
        </w:rPr>
        <w:t xml:space="preserve">phân </w:t>
      </w:r>
      <w:r>
        <w:rPr>
          <w:lang w:val="vi-VN"/>
        </w:rPr>
        <w:t xml:space="preserve">nhóm 5 và 6 thức ăn nấu cho chăn nuôi heo cần khoảng 200kg củi cho vòng đời một con heo là 5 tháng. </w:t>
      </w:r>
    </w:p>
    <w:p w:rsidR="00DD3B70" w:rsidRPr="005569D3" w:rsidRDefault="00DD3B70" w:rsidP="00BD3078">
      <w:pPr>
        <w:rPr>
          <w:lang w:val="vi-VN"/>
        </w:rPr>
      </w:pPr>
      <w:r>
        <w:rPr>
          <w:lang w:val="vi-VN"/>
        </w:rPr>
        <w:t xml:space="preserve">Ở </w:t>
      </w:r>
      <w:r w:rsidRPr="007A79E7">
        <w:rPr>
          <w:lang w:val="vi-VN"/>
          <w:rPrChange w:id="127" w:author="Nguyen Huu Hieu" w:date="2014-11-18T09:04:00Z">
            <w:rPr/>
          </w:rPrChange>
        </w:rPr>
        <w:t xml:space="preserve">phân </w:t>
      </w:r>
      <w:r>
        <w:rPr>
          <w:lang w:val="vi-VN"/>
        </w:rPr>
        <w:t>nhóm 2,</w:t>
      </w:r>
      <w:r w:rsidR="00254858" w:rsidRPr="007A79E7">
        <w:rPr>
          <w:lang w:val="vi-VN"/>
          <w:rPrChange w:id="128" w:author="Nguyen Huu Hieu" w:date="2014-11-18T09:04:00Z">
            <w:rPr/>
          </w:rPrChange>
        </w:rPr>
        <w:t xml:space="preserve"> </w:t>
      </w:r>
      <w:r>
        <w:rPr>
          <w:lang w:val="vi-VN"/>
        </w:rPr>
        <w:t>3 và 4</w:t>
      </w:r>
      <w:r w:rsidR="00254858" w:rsidRPr="007A79E7">
        <w:rPr>
          <w:lang w:val="vi-VN"/>
          <w:rPrChange w:id="129" w:author="Nguyen Huu Hieu" w:date="2014-11-18T09:04:00Z">
            <w:rPr/>
          </w:rPrChange>
        </w:rPr>
        <w:t>,</w:t>
      </w:r>
      <w:r>
        <w:rPr>
          <w:lang w:val="vi-VN"/>
        </w:rPr>
        <w:t xml:space="preserve"> một nửa số thức ăn cho heo được nấu bằng củi và một nửa kia là từ </w:t>
      </w:r>
      <w:r w:rsidR="00254858" w:rsidRPr="007A79E7">
        <w:rPr>
          <w:lang w:val="vi-VN"/>
          <w:rPrChange w:id="130" w:author="Nguyen Huu Hieu" w:date="2014-11-18T09:04:00Z">
            <w:rPr/>
          </w:rPrChange>
        </w:rPr>
        <w:t>cám heo chế biến sẵn</w:t>
      </w:r>
      <w:r>
        <w:rPr>
          <w:lang w:val="vi-VN"/>
        </w:rPr>
        <w:t xml:space="preserve"> không cần phải đun nấu. Đối với </w:t>
      </w:r>
      <w:r w:rsidRPr="007A79E7">
        <w:rPr>
          <w:lang w:val="vi-VN"/>
          <w:rPrChange w:id="131" w:author="Nguyen Huu Hieu" w:date="2014-11-18T09:04:00Z">
            <w:rPr/>
          </w:rPrChange>
        </w:rPr>
        <w:t xml:space="preserve">phân </w:t>
      </w:r>
      <w:r>
        <w:rPr>
          <w:lang w:val="vi-VN"/>
        </w:rPr>
        <w:t>nhóm 2,</w:t>
      </w:r>
      <w:r w:rsidR="00FA3DEA" w:rsidRPr="007A79E7">
        <w:rPr>
          <w:lang w:val="vi-VN"/>
          <w:rPrChange w:id="132" w:author="Nguyen Huu Hieu" w:date="2014-11-18T09:04:00Z">
            <w:rPr/>
          </w:rPrChange>
        </w:rPr>
        <w:t xml:space="preserve"> </w:t>
      </w:r>
      <w:r>
        <w:rPr>
          <w:lang w:val="vi-VN"/>
        </w:rPr>
        <w:t>3 và 4 thiêu thụ củi theo mỗi đầu heo tại vùng đất thấp hơn ước tính là bằng một nửa ở vùng cao, 100kg củi cho vòng đời một con heo 5 tháng.</w:t>
      </w:r>
    </w:p>
    <w:p w:rsidR="00DD3B70" w:rsidRPr="00CE51A3" w:rsidRDefault="00DD3B70" w:rsidP="009E10E9">
      <w:pPr>
        <w:spacing w:after="120"/>
        <w:rPr>
          <w:lang w:val="vi-VN"/>
        </w:rPr>
      </w:pPr>
      <w:r>
        <w:rPr>
          <w:lang w:val="vi-VN"/>
        </w:rPr>
        <w:t>Ước tính tổng lượng tiêu thụ</w:t>
      </w:r>
      <w:r w:rsidRPr="007A79E7">
        <w:rPr>
          <w:lang w:val="vi-VN"/>
          <w:rPrChange w:id="133" w:author="Nguyen Huu Hieu" w:date="2014-11-18T09:04:00Z">
            <w:rPr/>
          </w:rPrChange>
        </w:rPr>
        <w:t xml:space="preserve"> gỗ</w:t>
      </w:r>
      <w:r>
        <w:rPr>
          <w:lang w:val="vi-VN"/>
        </w:rPr>
        <w:t xml:space="preserve"> củi cho chăn nuôi heo tại Thanh Hóa ở bảng dưới:</w:t>
      </w:r>
    </w:p>
    <w:p w:rsidR="00DD3B70" w:rsidRPr="009B6431" w:rsidRDefault="00DD3B70" w:rsidP="00FA3DEA">
      <w:pPr>
        <w:spacing w:before="0" w:after="200" w:line="276" w:lineRule="auto"/>
        <w:jc w:val="center"/>
        <w:rPr>
          <w:i/>
          <w:lang w:val="vi-VN"/>
        </w:rPr>
      </w:pPr>
      <w:r w:rsidRPr="007A79E7">
        <w:rPr>
          <w:i/>
          <w:lang w:val="vi-VN"/>
          <w:rPrChange w:id="134" w:author="Nguyen Huu Hieu" w:date="2014-11-18T09:04:00Z">
            <w:rPr>
              <w:i/>
            </w:rPr>
          </w:rPrChange>
        </w:rPr>
        <w:br w:type="page"/>
      </w:r>
      <w:r w:rsidRPr="00FA3DEA">
        <w:rPr>
          <w:i/>
          <w:lang w:val="vi-VN"/>
        </w:rPr>
        <w:lastRenderedPageBreak/>
        <w:t>Bảng 15. Ước</w:t>
      </w:r>
      <w:r w:rsidRPr="009B6431">
        <w:rPr>
          <w:i/>
          <w:lang w:val="vi-VN"/>
        </w:rPr>
        <w:t xml:space="preserve"> tính tổng tiêu thụ </w:t>
      </w:r>
      <w:r w:rsidRPr="007A79E7">
        <w:rPr>
          <w:i/>
          <w:lang w:val="vi-VN"/>
          <w:rPrChange w:id="135" w:author="Nguyen Huu Hieu" w:date="2014-11-18T09:04:00Z">
            <w:rPr>
              <w:i/>
            </w:rPr>
          </w:rPrChange>
        </w:rPr>
        <w:t xml:space="preserve">gỗ </w:t>
      </w:r>
      <w:r w:rsidRPr="009B6431">
        <w:rPr>
          <w:i/>
          <w:lang w:val="vi-VN"/>
        </w:rPr>
        <w:t>củi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590069" w:rsidTr="00AA3535">
        <w:tc>
          <w:tcPr>
            <w:tcW w:w="2520" w:type="dxa"/>
          </w:tcPr>
          <w:p w:rsidR="00DD3B70" w:rsidRPr="009B6431" w:rsidRDefault="00DD3B70" w:rsidP="00AA3535">
            <w:pPr>
              <w:jc w:val="center"/>
              <w:rPr>
                <w:b/>
                <w:sz w:val="20"/>
                <w:szCs w:val="20"/>
                <w:lang w:val="vi-VN"/>
              </w:rPr>
            </w:pPr>
            <w:r>
              <w:rPr>
                <w:b/>
                <w:sz w:val="20"/>
                <w:szCs w:val="20"/>
                <w:lang w:val="vi-VN"/>
              </w:rPr>
              <w:t>Huyện</w:t>
            </w:r>
          </w:p>
        </w:tc>
        <w:tc>
          <w:tcPr>
            <w:tcW w:w="2520" w:type="dxa"/>
          </w:tcPr>
          <w:p w:rsidR="00DD3B70" w:rsidRPr="007A79E7" w:rsidRDefault="00DD3B70" w:rsidP="00AA3535">
            <w:pPr>
              <w:jc w:val="center"/>
              <w:rPr>
                <w:b/>
                <w:sz w:val="20"/>
                <w:szCs w:val="20"/>
                <w:lang w:val="vi-VN"/>
                <w:rPrChange w:id="136" w:author="Nguyen Huu Hieu" w:date="2014-11-18T09:04:00Z">
                  <w:rPr>
                    <w:b/>
                    <w:sz w:val="20"/>
                    <w:szCs w:val="20"/>
                  </w:rPr>
                </w:rPrChange>
              </w:rPr>
            </w:pPr>
            <w:r>
              <w:rPr>
                <w:b/>
                <w:sz w:val="20"/>
                <w:szCs w:val="20"/>
                <w:lang w:val="vi-VN"/>
              </w:rPr>
              <w:t>Số lượng đầu heo</w:t>
            </w:r>
            <w:r w:rsidRPr="007A79E7">
              <w:rPr>
                <w:b/>
                <w:sz w:val="20"/>
                <w:szCs w:val="20"/>
                <w:lang w:val="vi-VN"/>
                <w:rPrChange w:id="137" w:author="Nguyen Huu Hieu" w:date="2014-11-18T09:04:00Z">
                  <w:rPr>
                    <w:b/>
                    <w:sz w:val="20"/>
                    <w:szCs w:val="20"/>
                  </w:rPr>
                </w:rPrChange>
              </w:rPr>
              <w:t xml:space="preserve"> </w:t>
            </w:r>
            <w:r>
              <w:rPr>
                <w:b/>
                <w:sz w:val="20"/>
                <w:szCs w:val="20"/>
                <w:lang w:val="vi-VN"/>
              </w:rPr>
              <w:t>theo năm</w:t>
            </w:r>
            <w:r w:rsidRPr="007A79E7">
              <w:rPr>
                <w:b/>
                <w:sz w:val="20"/>
                <w:szCs w:val="20"/>
                <w:lang w:val="vi-VN"/>
                <w:rPrChange w:id="138" w:author="Nguyen Huu Hieu" w:date="2014-11-18T09:04:00Z">
                  <w:rPr>
                    <w:b/>
                    <w:sz w:val="20"/>
                    <w:szCs w:val="20"/>
                  </w:rPr>
                </w:rPrChange>
              </w:rPr>
              <w:t xml:space="preserve"> 2013 (</w:t>
            </w:r>
            <w:r>
              <w:rPr>
                <w:b/>
                <w:sz w:val="20"/>
                <w:szCs w:val="20"/>
                <w:lang w:val="vi-VN"/>
              </w:rPr>
              <w:t>heo</w:t>
            </w:r>
            <w:r w:rsidRPr="007A79E7">
              <w:rPr>
                <w:b/>
                <w:sz w:val="20"/>
                <w:szCs w:val="20"/>
                <w:lang w:val="vi-VN"/>
                <w:rPrChange w:id="139" w:author="Nguyen Huu Hieu" w:date="2014-11-18T09:04:00Z">
                  <w:rPr>
                    <w:b/>
                    <w:sz w:val="20"/>
                    <w:szCs w:val="20"/>
                  </w:rPr>
                </w:rPrChange>
              </w:rPr>
              <w:t xml:space="preserve">/ </w:t>
            </w:r>
            <w:r>
              <w:rPr>
                <w:b/>
                <w:sz w:val="20"/>
                <w:szCs w:val="20"/>
                <w:lang w:val="vi-VN"/>
              </w:rPr>
              <w:t>năm</w:t>
            </w:r>
            <w:r w:rsidRPr="007A79E7">
              <w:rPr>
                <w:b/>
                <w:sz w:val="20"/>
                <w:szCs w:val="20"/>
                <w:lang w:val="vi-VN"/>
                <w:rPrChange w:id="140" w:author="Nguyen Huu Hieu" w:date="2014-11-18T09:04:00Z">
                  <w:rPr>
                    <w:b/>
                    <w:sz w:val="20"/>
                    <w:szCs w:val="20"/>
                  </w:rPr>
                </w:rPrChange>
              </w:rPr>
              <w:t>)**</w:t>
            </w:r>
          </w:p>
        </w:tc>
        <w:tc>
          <w:tcPr>
            <w:tcW w:w="2700" w:type="dxa"/>
          </w:tcPr>
          <w:p w:rsidR="00DD3B70" w:rsidRPr="006A4B65" w:rsidRDefault="00DD3B70" w:rsidP="00AA3535">
            <w:pPr>
              <w:jc w:val="center"/>
              <w:rPr>
                <w:b/>
                <w:sz w:val="20"/>
                <w:szCs w:val="20"/>
                <w:lang w:val="vi-VN"/>
              </w:rPr>
            </w:pPr>
            <w:r>
              <w:rPr>
                <w:b/>
                <w:sz w:val="20"/>
                <w:szCs w:val="20"/>
                <w:lang w:val="vi-VN"/>
              </w:rPr>
              <w:t xml:space="preserve">Ước tính </w:t>
            </w:r>
            <w:r w:rsidRPr="007A79E7">
              <w:rPr>
                <w:b/>
                <w:sz w:val="20"/>
                <w:szCs w:val="20"/>
                <w:lang w:val="vi-VN"/>
                <w:rPrChange w:id="141" w:author="Nguyen Huu Hieu" w:date="2014-11-18T09:04:00Z">
                  <w:rPr>
                    <w:b/>
                    <w:sz w:val="20"/>
                    <w:szCs w:val="20"/>
                  </w:rPr>
                </w:rPrChange>
              </w:rPr>
              <w:t xml:space="preserve">gỗ </w:t>
            </w:r>
            <w:r>
              <w:rPr>
                <w:b/>
                <w:sz w:val="20"/>
                <w:szCs w:val="20"/>
                <w:lang w:val="vi-VN"/>
              </w:rPr>
              <w:t>củi được sử dụng cho chăn nuôi heo (tấn/năm)</w:t>
            </w:r>
          </w:p>
        </w:tc>
      </w:tr>
      <w:tr w:rsidR="00DD3B70" w:rsidRPr="00AA3535" w:rsidTr="00AA3535">
        <w:tc>
          <w:tcPr>
            <w:tcW w:w="2520" w:type="dxa"/>
            <w:vAlign w:val="bottom"/>
          </w:tcPr>
          <w:p w:rsidR="00DD3B70" w:rsidRPr="006A4B65" w:rsidRDefault="00DD3B70" w:rsidP="00AA3535">
            <w:pPr>
              <w:jc w:val="left"/>
              <w:rPr>
                <w:sz w:val="20"/>
                <w:szCs w:val="20"/>
                <w:lang w:val="vi-VN"/>
              </w:rPr>
            </w:pPr>
            <w:r w:rsidRPr="00AA3535">
              <w:rPr>
                <w:sz w:val="20"/>
                <w:szCs w:val="20"/>
              </w:rPr>
              <w:t xml:space="preserve">Bá Thước </w:t>
            </w:r>
          </w:p>
        </w:tc>
        <w:tc>
          <w:tcPr>
            <w:tcW w:w="2520" w:type="dxa"/>
          </w:tcPr>
          <w:p w:rsidR="00DD3B70" w:rsidRPr="00AA3535" w:rsidRDefault="00DD3B70" w:rsidP="00AA3535">
            <w:pPr>
              <w:jc w:val="center"/>
              <w:rPr>
                <w:sz w:val="20"/>
                <w:szCs w:val="20"/>
              </w:rPr>
            </w:pPr>
            <w:r w:rsidRPr="00AA3535">
              <w:rPr>
                <w:sz w:val="20"/>
                <w:szCs w:val="20"/>
              </w:rPr>
              <w:t>16,100</w:t>
            </w:r>
          </w:p>
        </w:tc>
        <w:tc>
          <w:tcPr>
            <w:tcW w:w="2700" w:type="dxa"/>
            <w:vAlign w:val="bottom"/>
          </w:tcPr>
          <w:p w:rsidR="00DD3B70" w:rsidRPr="00AA3535" w:rsidRDefault="00DD3B70" w:rsidP="00AA3535">
            <w:pPr>
              <w:jc w:val="center"/>
              <w:rPr>
                <w:sz w:val="20"/>
                <w:szCs w:val="20"/>
              </w:rPr>
            </w:pPr>
            <w:r w:rsidRPr="00AA3535">
              <w:rPr>
                <w:sz w:val="20"/>
                <w:szCs w:val="20"/>
              </w:rPr>
              <w:t xml:space="preserve">           3,366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lang w:val="vi-VN"/>
              </w:rPr>
              <w:t xml:space="preserve">Thị xã </w:t>
            </w:r>
            <w:r w:rsidRPr="00AA3535">
              <w:rPr>
                <w:sz w:val="20"/>
                <w:szCs w:val="20"/>
              </w:rPr>
              <w:t>B</w:t>
            </w:r>
            <w:r>
              <w:rPr>
                <w:sz w:val="20"/>
                <w:szCs w:val="20"/>
                <w:lang w:val="vi-VN"/>
              </w:rPr>
              <w:t>ỉ</w:t>
            </w:r>
            <w:r w:rsidRPr="00AA3535">
              <w:rPr>
                <w:sz w:val="20"/>
                <w:szCs w:val="20"/>
              </w:rPr>
              <w:t>m S</w:t>
            </w:r>
            <w:r>
              <w:rPr>
                <w:sz w:val="20"/>
                <w:szCs w:val="20"/>
                <w:lang w:val="vi-VN"/>
              </w:rPr>
              <w:t>ơ</w:t>
            </w:r>
            <w:r>
              <w:rPr>
                <w:sz w:val="20"/>
                <w:szCs w:val="20"/>
              </w:rPr>
              <w:t xml:space="preserve">n </w:t>
            </w:r>
          </w:p>
        </w:tc>
        <w:tc>
          <w:tcPr>
            <w:tcW w:w="2520" w:type="dxa"/>
          </w:tcPr>
          <w:p w:rsidR="00DD3B70" w:rsidRPr="00AA3535" w:rsidRDefault="00DD3B70" w:rsidP="00AA3535">
            <w:pPr>
              <w:jc w:val="center"/>
              <w:rPr>
                <w:sz w:val="20"/>
                <w:szCs w:val="20"/>
              </w:rPr>
            </w:pPr>
            <w:r w:rsidRPr="00AA3535">
              <w:rPr>
                <w:sz w:val="20"/>
                <w:szCs w:val="20"/>
              </w:rPr>
              <w:t>2,500</w:t>
            </w:r>
          </w:p>
        </w:tc>
        <w:tc>
          <w:tcPr>
            <w:tcW w:w="2700" w:type="dxa"/>
            <w:vAlign w:val="bottom"/>
          </w:tcPr>
          <w:p w:rsidR="00DD3B70" w:rsidRPr="00AA3535" w:rsidRDefault="00DD3B70" w:rsidP="00AA3535">
            <w:pPr>
              <w:jc w:val="center"/>
              <w:rPr>
                <w:sz w:val="20"/>
                <w:szCs w:val="20"/>
              </w:rPr>
            </w:pPr>
            <w:r w:rsidRPr="00AA3535">
              <w:rPr>
                <w:sz w:val="20"/>
                <w:szCs w:val="20"/>
              </w:rPr>
              <w:t xml:space="preserve">               277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Cẩm Thủy</w:t>
            </w:r>
          </w:p>
        </w:tc>
        <w:tc>
          <w:tcPr>
            <w:tcW w:w="2520" w:type="dxa"/>
          </w:tcPr>
          <w:p w:rsidR="00DD3B70" w:rsidRPr="00AA3535" w:rsidRDefault="00DD3B70" w:rsidP="00AA3535">
            <w:pPr>
              <w:jc w:val="center"/>
              <w:rPr>
                <w:sz w:val="20"/>
                <w:szCs w:val="20"/>
              </w:rPr>
            </w:pPr>
            <w:r w:rsidRPr="00AA3535">
              <w:rPr>
                <w:sz w:val="20"/>
                <w:szCs w:val="20"/>
              </w:rPr>
              <w:t>4,400</w:t>
            </w:r>
          </w:p>
        </w:tc>
        <w:tc>
          <w:tcPr>
            <w:tcW w:w="2700" w:type="dxa"/>
            <w:vAlign w:val="bottom"/>
          </w:tcPr>
          <w:p w:rsidR="00DD3B70" w:rsidRPr="00AA3535" w:rsidRDefault="00DD3B70" w:rsidP="00AA3535">
            <w:pPr>
              <w:jc w:val="center"/>
              <w:rPr>
                <w:sz w:val="20"/>
                <w:szCs w:val="20"/>
              </w:rPr>
            </w:pPr>
            <w:r w:rsidRPr="00AA3535">
              <w:rPr>
                <w:sz w:val="20"/>
                <w:szCs w:val="20"/>
              </w:rPr>
              <w:t xml:space="preserve">           1,171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rPr>
              <w:t xml:space="preserve">Đông Sơn </w:t>
            </w:r>
          </w:p>
        </w:tc>
        <w:tc>
          <w:tcPr>
            <w:tcW w:w="2520" w:type="dxa"/>
          </w:tcPr>
          <w:p w:rsidR="00DD3B70" w:rsidRPr="00AA3535" w:rsidRDefault="00DD3B70" w:rsidP="00AA3535">
            <w:pPr>
              <w:jc w:val="center"/>
              <w:rPr>
                <w:sz w:val="20"/>
                <w:szCs w:val="20"/>
              </w:rPr>
            </w:pPr>
            <w:r w:rsidRPr="00AA3535">
              <w:rPr>
                <w:sz w:val="20"/>
                <w:szCs w:val="20"/>
              </w:rPr>
              <w:t>43,100</w:t>
            </w:r>
          </w:p>
        </w:tc>
        <w:tc>
          <w:tcPr>
            <w:tcW w:w="2700" w:type="dxa"/>
            <w:vAlign w:val="bottom"/>
          </w:tcPr>
          <w:p w:rsidR="00DD3B70" w:rsidRPr="00AA3535" w:rsidRDefault="00DD3B70" w:rsidP="00AA3535">
            <w:pPr>
              <w:jc w:val="center"/>
              <w:rPr>
                <w:sz w:val="20"/>
                <w:szCs w:val="20"/>
              </w:rPr>
            </w:pPr>
            <w:r w:rsidRPr="00AA3535">
              <w:rPr>
                <w:sz w:val="20"/>
                <w:szCs w:val="20"/>
              </w:rPr>
              <w:t xml:space="preserve">           1,599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Hà Trung </w:t>
            </w:r>
          </w:p>
        </w:tc>
        <w:tc>
          <w:tcPr>
            <w:tcW w:w="2520" w:type="dxa"/>
          </w:tcPr>
          <w:p w:rsidR="00DD3B70" w:rsidRPr="00AA3535" w:rsidRDefault="00DD3B70" w:rsidP="00AA3535">
            <w:pPr>
              <w:jc w:val="center"/>
              <w:rPr>
                <w:sz w:val="20"/>
                <w:szCs w:val="20"/>
              </w:rPr>
            </w:pPr>
            <w:r w:rsidRPr="00AA3535">
              <w:rPr>
                <w:sz w:val="20"/>
                <w:szCs w:val="20"/>
              </w:rPr>
              <w:t>16,700</w:t>
            </w:r>
          </w:p>
        </w:tc>
        <w:tc>
          <w:tcPr>
            <w:tcW w:w="2700" w:type="dxa"/>
            <w:vAlign w:val="bottom"/>
          </w:tcPr>
          <w:p w:rsidR="00DD3B70" w:rsidRPr="00AA3535" w:rsidRDefault="00DD3B70" w:rsidP="00AA3535">
            <w:pPr>
              <w:jc w:val="center"/>
              <w:rPr>
                <w:sz w:val="20"/>
                <w:szCs w:val="20"/>
              </w:rPr>
            </w:pPr>
            <w:r w:rsidRPr="00AA3535">
              <w:rPr>
                <w:sz w:val="20"/>
                <w:szCs w:val="20"/>
              </w:rPr>
              <w:t xml:space="preserve">           1,157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Hậu Lộc</w:t>
            </w:r>
          </w:p>
        </w:tc>
        <w:tc>
          <w:tcPr>
            <w:tcW w:w="2520" w:type="dxa"/>
          </w:tcPr>
          <w:p w:rsidR="00DD3B70" w:rsidRPr="00AA3535" w:rsidRDefault="00DD3B70" w:rsidP="00AA3535">
            <w:pPr>
              <w:jc w:val="center"/>
              <w:rPr>
                <w:sz w:val="20"/>
                <w:szCs w:val="20"/>
              </w:rPr>
            </w:pPr>
            <w:r w:rsidRPr="00AA3535">
              <w:rPr>
                <w:sz w:val="20"/>
                <w:szCs w:val="20"/>
              </w:rPr>
              <w:t>36,200</w:t>
            </w:r>
          </w:p>
        </w:tc>
        <w:tc>
          <w:tcPr>
            <w:tcW w:w="2700" w:type="dxa"/>
            <w:vAlign w:val="bottom"/>
          </w:tcPr>
          <w:p w:rsidR="00DD3B70" w:rsidRPr="00AA3535" w:rsidRDefault="00DD3B70" w:rsidP="00AA3535">
            <w:pPr>
              <w:jc w:val="center"/>
              <w:rPr>
                <w:sz w:val="20"/>
                <w:szCs w:val="20"/>
              </w:rPr>
            </w:pPr>
            <w:r w:rsidRPr="00AA3535">
              <w:rPr>
                <w:sz w:val="20"/>
                <w:szCs w:val="20"/>
              </w:rPr>
              <w:t xml:space="preserve">           3,042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Hoằng Hóa </w:t>
            </w:r>
          </w:p>
        </w:tc>
        <w:tc>
          <w:tcPr>
            <w:tcW w:w="2520" w:type="dxa"/>
          </w:tcPr>
          <w:p w:rsidR="00DD3B70" w:rsidRPr="00AA3535" w:rsidRDefault="00DD3B70" w:rsidP="00AA3535">
            <w:pPr>
              <w:jc w:val="center"/>
              <w:rPr>
                <w:sz w:val="20"/>
                <w:szCs w:val="20"/>
              </w:rPr>
            </w:pPr>
            <w:r w:rsidRPr="00AA3535">
              <w:rPr>
                <w:sz w:val="20"/>
                <w:szCs w:val="20"/>
              </w:rPr>
              <w:t>69,000</w:t>
            </w:r>
          </w:p>
        </w:tc>
        <w:tc>
          <w:tcPr>
            <w:tcW w:w="2700" w:type="dxa"/>
            <w:vAlign w:val="bottom"/>
          </w:tcPr>
          <w:p w:rsidR="00DD3B70" w:rsidRPr="00AA3535" w:rsidRDefault="00DD3B70" w:rsidP="00AA3535">
            <w:pPr>
              <w:jc w:val="center"/>
              <w:rPr>
                <w:sz w:val="20"/>
                <w:szCs w:val="20"/>
              </w:rPr>
            </w:pPr>
            <w:r w:rsidRPr="00AA3535">
              <w:rPr>
                <w:sz w:val="20"/>
                <w:szCs w:val="20"/>
              </w:rPr>
              <w:t xml:space="preserve">           6,429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Lang Chánh </w:t>
            </w:r>
          </w:p>
        </w:tc>
        <w:tc>
          <w:tcPr>
            <w:tcW w:w="2520" w:type="dxa"/>
          </w:tcPr>
          <w:p w:rsidR="00DD3B70" w:rsidRPr="00AA3535" w:rsidRDefault="00DD3B70" w:rsidP="00AA3535">
            <w:pPr>
              <w:jc w:val="center"/>
              <w:rPr>
                <w:sz w:val="20"/>
                <w:szCs w:val="20"/>
              </w:rPr>
            </w:pPr>
            <w:r w:rsidRPr="00AA3535">
              <w:rPr>
                <w:sz w:val="20"/>
                <w:szCs w:val="20"/>
              </w:rPr>
              <w:t>56,200</w:t>
            </w:r>
          </w:p>
        </w:tc>
        <w:tc>
          <w:tcPr>
            <w:tcW w:w="2700" w:type="dxa"/>
            <w:vAlign w:val="bottom"/>
          </w:tcPr>
          <w:p w:rsidR="00DD3B70" w:rsidRPr="00AA3535" w:rsidRDefault="00DD3B70" w:rsidP="00AA3535">
            <w:pPr>
              <w:jc w:val="center"/>
              <w:rPr>
                <w:sz w:val="20"/>
                <w:szCs w:val="20"/>
              </w:rPr>
            </w:pPr>
            <w:r w:rsidRPr="00AA3535">
              <w:rPr>
                <w:sz w:val="20"/>
                <w:szCs w:val="20"/>
              </w:rPr>
              <w:t xml:space="preserve">           2,063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Mường Lát </w:t>
            </w:r>
          </w:p>
        </w:tc>
        <w:tc>
          <w:tcPr>
            <w:tcW w:w="2520" w:type="dxa"/>
          </w:tcPr>
          <w:p w:rsidR="00DD3B70" w:rsidRPr="00AA3535" w:rsidRDefault="00DD3B70" w:rsidP="00AA3535">
            <w:pPr>
              <w:jc w:val="center"/>
              <w:rPr>
                <w:sz w:val="20"/>
                <w:szCs w:val="20"/>
              </w:rPr>
            </w:pPr>
            <w:r w:rsidRPr="00AA3535">
              <w:rPr>
                <w:sz w:val="20"/>
                <w:szCs w:val="20"/>
              </w:rPr>
              <w:t>23,500</w:t>
            </w:r>
          </w:p>
        </w:tc>
        <w:tc>
          <w:tcPr>
            <w:tcW w:w="2700" w:type="dxa"/>
            <w:vAlign w:val="bottom"/>
          </w:tcPr>
          <w:p w:rsidR="00DD3B70" w:rsidRPr="00AA3535" w:rsidRDefault="00DD3B70" w:rsidP="00AA3535">
            <w:pPr>
              <w:jc w:val="center"/>
              <w:rPr>
                <w:sz w:val="20"/>
                <w:szCs w:val="20"/>
              </w:rPr>
            </w:pPr>
            <w:r w:rsidRPr="00AA3535">
              <w:rPr>
                <w:sz w:val="20"/>
                <w:szCs w:val="20"/>
              </w:rPr>
              <w:t xml:space="preserve">           2,680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Nga Sơn </w:t>
            </w:r>
          </w:p>
        </w:tc>
        <w:tc>
          <w:tcPr>
            <w:tcW w:w="2520" w:type="dxa"/>
          </w:tcPr>
          <w:p w:rsidR="00DD3B70" w:rsidRPr="00AA3535" w:rsidRDefault="00DD3B70" w:rsidP="00AA3535">
            <w:pPr>
              <w:jc w:val="center"/>
              <w:rPr>
                <w:sz w:val="20"/>
                <w:szCs w:val="20"/>
              </w:rPr>
            </w:pPr>
            <w:r w:rsidRPr="00AA3535">
              <w:rPr>
                <w:sz w:val="20"/>
                <w:szCs w:val="20"/>
              </w:rPr>
              <w:t>70,800</w:t>
            </w:r>
          </w:p>
        </w:tc>
        <w:tc>
          <w:tcPr>
            <w:tcW w:w="2700" w:type="dxa"/>
            <w:vAlign w:val="bottom"/>
          </w:tcPr>
          <w:p w:rsidR="00DD3B70" w:rsidRPr="00AA3535" w:rsidRDefault="00DD3B70" w:rsidP="00AA3535">
            <w:pPr>
              <w:jc w:val="center"/>
              <w:rPr>
                <w:sz w:val="20"/>
                <w:szCs w:val="20"/>
              </w:rPr>
            </w:pPr>
            <w:r w:rsidRPr="00AA3535">
              <w:rPr>
                <w:sz w:val="20"/>
                <w:szCs w:val="20"/>
              </w:rPr>
              <w:t xml:space="preserve">           6,560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Ngọc L</w:t>
            </w:r>
            <w:r>
              <w:rPr>
                <w:sz w:val="20"/>
                <w:szCs w:val="20"/>
                <w:lang w:val="vi-VN"/>
              </w:rPr>
              <w:t>ặc</w:t>
            </w:r>
          </w:p>
        </w:tc>
        <w:tc>
          <w:tcPr>
            <w:tcW w:w="2520" w:type="dxa"/>
          </w:tcPr>
          <w:p w:rsidR="00DD3B70" w:rsidRPr="00AA3535" w:rsidRDefault="00DD3B70" w:rsidP="00AA3535">
            <w:pPr>
              <w:jc w:val="center"/>
              <w:rPr>
                <w:sz w:val="20"/>
                <w:szCs w:val="20"/>
              </w:rPr>
            </w:pPr>
            <w:r w:rsidRPr="00AA3535">
              <w:rPr>
                <w:sz w:val="20"/>
                <w:szCs w:val="20"/>
              </w:rPr>
              <w:t>56,000</w:t>
            </w:r>
          </w:p>
        </w:tc>
        <w:tc>
          <w:tcPr>
            <w:tcW w:w="2700" w:type="dxa"/>
            <w:vAlign w:val="bottom"/>
          </w:tcPr>
          <w:p w:rsidR="00DD3B70" w:rsidRPr="00AA3535" w:rsidRDefault="00DD3B70" w:rsidP="00AA3535">
            <w:pPr>
              <w:jc w:val="center"/>
              <w:rPr>
                <w:sz w:val="20"/>
                <w:szCs w:val="20"/>
              </w:rPr>
            </w:pPr>
            <w:r w:rsidRPr="00AA3535">
              <w:rPr>
                <w:sz w:val="20"/>
                <w:szCs w:val="20"/>
              </w:rPr>
              <w:t xml:space="preserve">           1,702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Như Thanh</w:t>
            </w:r>
          </w:p>
        </w:tc>
        <w:tc>
          <w:tcPr>
            <w:tcW w:w="2520" w:type="dxa"/>
          </w:tcPr>
          <w:p w:rsidR="00DD3B70" w:rsidRPr="00AA3535" w:rsidRDefault="00DD3B70" w:rsidP="00AA3535">
            <w:pPr>
              <w:jc w:val="center"/>
              <w:rPr>
                <w:sz w:val="20"/>
                <w:szCs w:val="20"/>
              </w:rPr>
            </w:pPr>
            <w:r w:rsidRPr="00AA3535">
              <w:rPr>
                <w:sz w:val="20"/>
                <w:szCs w:val="20"/>
              </w:rPr>
              <w:t>29,100</w:t>
            </w:r>
          </w:p>
        </w:tc>
        <w:tc>
          <w:tcPr>
            <w:tcW w:w="2700" w:type="dxa"/>
            <w:vAlign w:val="bottom"/>
          </w:tcPr>
          <w:p w:rsidR="00DD3B70" w:rsidRPr="00AA3535" w:rsidRDefault="00DD3B70" w:rsidP="00AA3535">
            <w:pPr>
              <w:jc w:val="center"/>
              <w:rPr>
                <w:sz w:val="20"/>
                <w:szCs w:val="20"/>
              </w:rPr>
            </w:pPr>
            <w:r w:rsidRPr="00AA3535">
              <w:rPr>
                <w:sz w:val="20"/>
                <w:szCs w:val="20"/>
              </w:rPr>
              <w:t xml:space="preserve">               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Như Xuân </w:t>
            </w:r>
          </w:p>
        </w:tc>
        <w:tc>
          <w:tcPr>
            <w:tcW w:w="2520" w:type="dxa"/>
          </w:tcPr>
          <w:p w:rsidR="00DD3B70" w:rsidRPr="00AA3535" w:rsidRDefault="00DD3B70" w:rsidP="00AA3535">
            <w:pPr>
              <w:jc w:val="center"/>
              <w:rPr>
                <w:sz w:val="20"/>
                <w:szCs w:val="20"/>
              </w:rPr>
            </w:pPr>
            <w:r w:rsidRPr="00AA3535">
              <w:rPr>
                <w:sz w:val="20"/>
                <w:szCs w:val="20"/>
              </w:rPr>
              <w:t>70,000</w:t>
            </w:r>
          </w:p>
        </w:tc>
        <w:tc>
          <w:tcPr>
            <w:tcW w:w="2700" w:type="dxa"/>
            <w:vAlign w:val="bottom"/>
          </w:tcPr>
          <w:p w:rsidR="00DD3B70" w:rsidRPr="00AA3535" w:rsidRDefault="00DD3B70" w:rsidP="00AA3535">
            <w:pPr>
              <w:jc w:val="center"/>
              <w:rPr>
                <w:sz w:val="20"/>
                <w:szCs w:val="20"/>
              </w:rPr>
            </w:pPr>
            <w:r w:rsidRPr="00AA3535">
              <w:rPr>
                <w:sz w:val="20"/>
                <w:szCs w:val="20"/>
              </w:rPr>
              <w:t xml:space="preserve">               890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Nông Cống</w:t>
            </w:r>
          </w:p>
        </w:tc>
        <w:tc>
          <w:tcPr>
            <w:tcW w:w="2520" w:type="dxa"/>
          </w:tcPr>
          <w:p w:rsidR="00DD3B70" w:rsidRPr="00AA3535" w:rsidRDefault="00DD3B70" w:rsidP="00AA3535">
            <w:pPr>
              <w:jc w:val="center"/>
              <w:rPr>
                <w:sz w:val="20"/>
                <w:szCs w:val="20"/>
              </w:rPr>
            </w:pPr>
            <w:r w:rsidRPr="00AA3535">
              <w:rPr>
                <w:sz w:val="20"/>
                <w:szCs w:val="20"/>
              </w:rPr>
              <w:t>32,000</w:t>
            </w:r>
          </w:p>
        </w:tc>
        <w:tc>
          <w:tcPr>
            <w:tcW w:w="2700" w:type="dxa"/>
            <w:vAlign w:val="bottom"/>
          </w:tcPr>
          <w:p w:rsidR="00DD3B70" w:rsidRPr="00AA3535" w:rsidRDefault="00DD3B70" w:rsidP="00AA3535">
            <w:pPr>
              <w:jc w:val="center"/>
              <w:rPr>
                <w:sz w:val="20"/>
                <w:szCs w:val="20"/>
              </w:rPr>
            </w:pPr>
            <w:r w:rsidRPr="00AA3535">
              <w:rPr>
                <w:sz w:val="20"/>
                <w:szCs w:val="20"/>
              </w:rPr>
              <w:t xml:space="preserve">           2,689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Hóa </w:t>
            </w:r>
          </w:p>
        </w:tc>
        <w:tc>
          <w:tcPr>
            <w:tcW w:w="2520" w:type="dxa"/>
          </w:tcPr>
          <w:p w:rsidR="00DD3B70" w:rsidRPr="00AA3535" w:rsidRDefault="00DD3B70" w:rsidP="00AA3535">
            <w:pPr>
              <w:jc w:val="center"/>
              <w:rPr>
                <w:sz w:val="20"/>
                <w:szCs w:val="20"/>
              </w:rPr>
            </w:pPr>
            <w:r w:rsidRPr="00AA3535">
              <w:rPr>
                <w:sz w:val="20"/>
                <w:szCs w:val="20"/>
              </w:rPr>
              <w:t>60,000</w:t>
            </w:r>
          </w:p>
        </w:tc>
        <w:tc>
          <w:tcPr>
            <w:tcW w:w="2700" w:type="dxa"/>
            <w:vAlign w:val="bottom"/>
          </w:tcPr>
          <w:p w:rsidR="00DD3B70" w:rsidRPr="00AA3535" w:rsidRDefault="00DD3B70" w:rsidP="00AA3535">
            <w:pPr>
              <w:jc w:val="center"/>
              <w:rPr>
                <w:sz w:val="20"/>
                <w:szCs w:val="20"/>
              </w:rPr>
            </w:pPr>
            <w:r w:rsidRPr="00AA3535">
              <w:rPr>
                <w:sz w:val="20"/>
                <w:szCs w:val="20"/>
              </w:rPr>
              <w:t xml:space="preserve">           3,321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Sơn </w:t>
            </w:r>
          </w:p>
        </w:tc>
        <w:tc>
          <w:tcPr>
            <w:tcW w:w="2520" w:type="dxa"/>
          </w:tcPr>
          <w:p w:rsidR="00DD3B70" w:rsidRPr="00AA3535" w:rsidRDefault="00DD3B70" w:rsidP="00AA3535">
            <w:pPr>
              <w:jc w:val="center"/>
              <w:rPr>
                <w:sz w:val="20"/>
                <w:szCs w:val="20"/>
              </w:rPr>
            </w:pPr>
            <w:r w:rsidRPr="00AA3535">
              <w:rPr>
                <w:sz w:val="20"/>
                <w:szCs w:val="20"/>
              </w:rPr>
              <w:t>26,400</w:t>
            </w:r>
          </w:p>
        </w:tc>
        <w:tc>
          <w:tcPr>
            <w:tcW w:w="2700" w:type="dxa"/>
            <w:vAlign w:val="bottom"/>
          </w:tcPr>
          <w:p w:rsidR="00DD3B70" w:rsidRPr="00AA3535" w:rsidRDefault="00DD3B70" w:rsidP="00AA3535">
            <w:pPr>
              <w:jc w:val="center"/>
              <w:rPr>
                <w:sz w:val="20"/>
                <w:szCs w:val="20"/>
              </w:rPr>
            </w:pPr>
            <w:r w:rsidRPr="00AA3535">
              <w:rPr>
                <w:sz w:val="20"/>
                <w:szCs w:val="20"/>
              </w:rPr>
              <w:t xml:space="preserve">           2,589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Quảng Xương </w:t>
            </w:r>
          </w:p>
        </w:tc>
        <w:tc>
          <w:tcPr>
            <w:tcW w:w="2520" w:type="dxa"/>
          </w:tcPr>
          <w:p w:rsidR="00DD3B70" w:rsidRPr="00AA3535" w:rsidRDefault="00DD3B70" w:rsidP="00AA3535">
            <w:pPr>
              <w:jc w:val="center"/>
              <w:rPr>
                <w:sz w:val="20"/>
                <w:szCs w:val="20"/>
              </w:rPr>
            </w:pPr>
            <w:r w:rsidRPr="00AA3535">
              <w:rPr>
                <w:sz w:val="20"/>
                <w:szCs w:val="20"/>
              </w:rPr>
              <w:t>24,500</w:t>
            </w:r>
          </w:p>
        </w:tc>
        <w:tc>
          <w:tcPr>
            <w:tcW w:w="2700" w:type="dxa"/>
            <w:vAlign w:val="bottom"/>
          </w:tcPr>
          <w:p w:rsidR="00DD3B70" w:rsidRPr="00AA3535" w:rsidRDefault="00DD3B70" w:rsidP="00AA3535">
            <w:pPr>
              <w:jc w:val="center"/>
              <w:rPr>
                <w:sz w:val="20"/>
                <w:szCs w:val="20"/>
              </w:rPr>
            </w:pPr>
            <w:r w:rsidRPr="00AA3535">
              <w:rPr>
                <w:sz w:val="20"/>
                <w:szCs w:val="20"/>
              </w:rPr>
              <w:t xml:space="preserve">           5,752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Sầm Sơn </w:t>
            </w:r>
          </w:p>
        </w:tc>
        <w:tc>
          <w:tcPr>
            <w:tcW w:w="2520" w:type="dxa"/>
          </w:tcPr>
          <w:p w:rsidR="00DD3B70" w:rsidRPr="00AA3535" w:rsidRDefault="00DD3B70" w:rsidP="00AA3535">
            <w:pPr>
              <w:jc w:val="center"/>
              <w:rPr>
                <w:sz w:val="20"/>
                <w:szCs w:val="20"/>
              </w:rPr>
            </w:pPr>
            <w:r w:rsidRPr="00AA3535">
              <w:rPr>
                <w:sz w:val="20"/>
                <w:szCs w:val="20"/>
              </w:rPr>
              <w:t>29,300</w:t>
            </w:r>
          </w:p>
        </w:tc>
        <w:tc>
          <w:tcPr>
            <w:tcW w:w="2700" w:type="dxa"/>
            <w:vAlign w:val="bottom"/>
          </w:tcPr>
          <w:p w:rsidR="00DD3B70" w:rsidRPr="00AA3535" w:rsidRDefault="00DD3B70" w:rsidP="00AA3535">
            <w:pPr>
              <w:jc w:val="center"/>
              <w:rPr>
                <w:sz w:val="20"/>
                <w:szCs w:val="20"/>
              </w:rPr>
            </w:pPr>
            <w:r w:rsidRPr="00AA3535">
              <w:rPr>
                <w:sz w:val="20"/>
                <w:szCs w:val="20"/>
              </w:rPr>
              <w:t xml:space="preserve">               156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Thạch Thành </w:t>
            </w:r>
          </w:p>
        </w:tc>
        <w:tc>
          <w:tcPr>
            <w:tcW w:w="2520" w:type="dxa"/>
          </w:tcPr>
          <w:p w:rsidR="00DD3B70" w:rsidRPr="00AA3535" w:rsidRDefault="00DD3B70" w:rsidP="00AA3535">
            <w:pPr>
              <w:jc w:val="center"/>
              <w:rPr>
                <w:sz w:val="20"/>
                <w:szCs w:val="20"/>
              </w:rPr>
            </w:pPr>
            <w:r w:rsidRPr="00AA3535">
              <w:rPr>
                <w:sz w:val="20"/>
                <w:szCs w:val="20"/>
              </w:rPr>
              <w:t>34,200</w:t>
            </w:r>
          </w:p>
        </w:tc>
        <w:tc>
          <w:tcPr>
            <w:tcW w:w="2700" w:type="dxa"/>
            <w:vAlign w:val="bottom"/>
          </w:tcPr>
          <w:p w:rsidR="00DD3B70" w:rsidRPr="00AA3535" w:rsidRDefault="00DD3B70" w:rsidP="00AA3535">
            <w:pPr>
              <w:jc w:val="center"/>
              <w:rPr>
                <w:sz w:val="20"/>
                <w:szCs w:val="20"/>
              </w:rPr>
            </w:pPr>
            <w:r w:rsidRPr="00AA3535">
              <w:rPr>
                <w:sz w:val="20"/>
                <w:szCs w:val="20"/>
              </w:rPr>
              <w:t xml:space="preserve">               986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Tp. </w:t>
            </w:r>
            <w:r w:rsidRPr="00AA3535">
              <w:rPr>
                <w:sz w:val="20"/>
                <w:szCs w:val="20"/>
              </w:rPr>
              <w:t>Thanh Hóa</w:t>
            </w:r>
          </w:p>
        </w:tc>
        <w:tc>
          <w:tcPr>
            <w:tcW w:w="2520" w:type="dxa"/>
          </w:tcPr>
          <w:p w:rsidR="00DD3B70" w:rsidRPr="00AA3535" w:rsidRDefault="00DD3B70" w:rsidP="00AA3535">
            <w:pPr>
              <w:jc w:val="center"/>
              <w:rPr>
                <w:sz w:val="20"/>
                <w:szCs w:val="20"/>
              </w:rPr>
            </w:pPr>
            <w:r w:rsidRPr="00AA3535">
              <w:rPr>
                <w:sz w:val="20"/>
                <w:szCs w:val="20"/>
              </w:rPr>
              <w:t>14,200</w:t>
            </w:r>
          </w:p>
        </w:tc>
        <w:tc>
          <w:tcPr>
            <w:tcW w:w="2700" w:type="dxa"/>
            <w:vAlign w:val="bottom"/>
          </w:tcPr>
          <w:p w:rsidR="00DD3B70" w:rsidRPr="00AA3535" w:rsidRDefault="00DD3B70" w:rsidP="00AA3535">
            <w:pPr>
              <w:jc w:val="center"/>
              <w:rPr>
                <w:sz w:val="20"/>
                <w:szCs w:val="20"/>
              </w:rPr>
            </w:pPr>
            <w:r w:rsidRPr="00AA3535">
              <w:rPr>
                <w:sz w:val="20"/>
                <w:szCs w:val="20"/>
              </w:rPr>
              <w:t xml:space="preserve">           1,773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Thiệu Hóa </w:t>
            </w:r>
          </w:p>
        </w:tc>
        <w:tc>
          <w:tcPr>
            <w:tcW w:w="2520" w:type="dxa"/>
          </w:tcPr>
          <w:p w:rsidR="00DD3B70" w:rsidRPr="00AA3535" w:rsidRDefault="00DD3B70" w:rsidP="00AA3535">
            <w:pPr>
              <w:jc w:val="center"/>
              <w:rPr>
                <w:sz w:val="20"/>
                <w:szCs w:val="20"/>
              </w:rPr>
            </w:pPr>
            <w:r w:rsidRPr="00AA3535">
              <w:rPr>
                <w:sz w:val="20"/>
                <w:szCs w:val="20"/>
              </w:rPr>
              <w:t>18,700</w:t>
            </w:r>
          </w:p>
        </w:tc>
        <w:tc>
          <w:tcPr>
            <w:tcW w:w="2700" w:type="dxa"/>
            <w:vAlign w:val="bottom"/>
          </w:tcPr>
          <w:p w:rsidR="00DD3B70" w:rsidRPr="00AA3535" w:rsidRDefault="00DD3B70" w:rsidP="00AA3535">
            <w:pPr>
              <w:jc w:val="center"/>
              <w:rPr>
                <w:sz w:val="20"/>
                <w:szCs w:val="20"/>
              </w:rPr>
            </w:pPr>
            <w:r w:rsidRPr="00AA3535">
              <w:rPr>
                <w:sz w:val="20"/>
                <w:szCs w:val="20"/>
              </w:rPr>
              <w:t xml:space="preserve">           2,841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Thọ Xuân </w:t>
            </w:r>
          </w:p>
        </w:tc>
        <w:tc>
          <w:tcPr>
            <w:tcW w:w="2520" w:type="dxa"/>
          </w:tcPr>
          <w:p w:rsidR="00DD3B70" w:rsidRPr="00AA3535" w:rsidRDefault="00DD3B70" w:rsidP="00AA3535">
            <w:pPr>
              <w:jc w:val="center"/>
              <w:rPr>
                <w:sz w:val="20"/>
                <w:szCs w:val="20"/>
              </w:rPr>
            </w:pPr>
            <w:r w:rsidRPr="00AA3535">
              <w:rPr>
                <w:sz w:val="20"/>
                <w:szCs w:val="20"/>
              </w:rPr>
              <w:t>20,600</w:t>
            </w:r>
          </w:p>
        </w:tc>
        <w:tc>
          <w:tcPr>
            <w:tcW w:w="2700" w:type="dxa"/>
            <w:vAlign w:val="bottom"/>
          </w:tcPr>
          <w:p w:rsidR="00DD3B70" w:rsidRPr="00AA3535" w:rsidRDefault="00DD3B70" w:rsidP="00AA3535">
            <w:pPr>
              <w:jc w:val="center"/>
              <w:rPr>
                <w:sz w:val="20"/>
                <w:szCs w:val="20"/>
              </w:rPr>
            </w:pPr>
            <w:r w:rsidRPr="00AA3535">
              <w:rPr>
                <w:sz w:val="20"/>
                <w:szCs w:val="20"/>
              </w:rPr>
              <w:t xml:space="preserve">           3,203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Thường Xuân</w:t>
            </w:r>
          </w:p>
        </w:tc>
        <w:tc>
          <w:tcPr>
            <w:tcW w:w="2520" w:type="dxa"/>
          </w:tcPr>
          <w:p w:rsidR="00DD3B70" w:rsidRPr="00AA3535" w:rsidRDefault="00DD3B70" w:rsidP="00AA3535">
            <w:pPr>
              <w:jc w:val="center"/>
              <w:rPr>
                <w:sz w:val="20"/>
                <w:szCs w:val="20"/>
              </w:rPr>
            </w:pPr>
            <w:r w:rsidRPr="00AA3535">
              <w:rPr>
                <w:sz w:val="20"/>
                <w:szCs w:val="20"/>
              </w:rPr>
              <w:t>32,600</w:t>
            </w:r>
          </w:p>
        </w:tc>
        <w:tc>
          <w:tcPr>
            <w:tcW w:w="2700" w:type="dxa"/>
            <w:vAlign w:val="bottom"/>
          </w:tcPr>
          <w:p w:rsidR="00DD3B70" w:rsidRPr="00AA3535" w:rsidRDefault="00DD3B70" w:rsidP="00AA3535">
            <w:pPr>
              <w:jc w:val="center"/>
              <w:rPr>
                <w:sz w:val="20"/>
                <w:szCs w:val="20"/>
              </w:rPr>
            </w:pPr>
            <w:r w:rsidRPr="00AA3535">
              <w:rPr>
                <w:sz w:val="20"/>
                <w:szCs w:val="20"/>
              </w:rPr>
              <w:t xml:space="preserve">           2,835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Tĩnh Gia </w:t>
            </w:r>
          </w:p>
        </w:tc>
        <w:tc>
          <w:tcPr>
            <w:tcW w:w="2520" w:type="dxa"/>
          </w:tcPr>
          <w:p w:rsidR="00DD3B70" w:rsidRPr="00AA3535" w:rsidRDefault="00DD3B70" w:rsidP="00AA3535">
            <w:pPr>
              <w:jc w:val="center"/>
              <w:rPr>
                <w:sz w:val="20"/>
                <w:szCs w:val="20"/>
              </w:rPr>
            </w:pPr>
            <w:r w:rsidRPr="00AA3535">
              <w:rPr>
                <w:sz w:val="20"/>
                <w:szCs w:val="20"/>
              </w:rPr>
              <w:t>37,100</w:t>
            </w:r>
          </w:p>
        </w:tc>
        <w:tc>
          <w:tcPr>
            <w:tcW w:w="2700" w:type="dxa"/>
            <w:vAlign w:val="bottom"/>
          </w:tcPr>
          <w:p w:rsidR="00DD3B70" w:rsidRPr="00AA3535" w:rsidRDefault="00DD3B70" w:rsidP="00AA3535">
            <w:pPr>
              <w:jc w:val="center"/>
              <w:rPr>
                <w:sz w:val="20"/>
                <w:szCs w:val="20"/>
              </w:rPr>
            </w:pPr>
            <w:r w:rsidRPr="00AA3535">
              <w:rPr>
                <w:sz w:val="20"/>
                <w:szCs w:val="20"/>
              </w:rPr>
              <w:t xml:space="preserve">           3,850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Triệu Sơn </w:t>
            </w:r>
          </w:p>
        </w:tc>
        <w:tc>
          <w:tcPr>
            <w:tcW w:w="2520" w:type="dxa"/>
          </w:tcPr>
          <w:p w:rsidR="00DD3B70" w:rsidRPr="00AA3535" w:rsidRDefault="00DD3B70" w:rsidP="00AA3535">
            <w:pPr>
              <w:jc w:val="center"/>
              <w:rPr>
                <w:sz w:val="20"/>
                <w:szCs w:val="20"/>
              </w:rPr>
            </w:pPr>
            <w:r w:rsidRPr="00AA3535">
              <w:rPr>
                <w:sz w:val="20"/>
                <w:szCs w:val="20"/>
              </w:rPr>
              <w:t>23,400</w:t>
            </w:r>
          </w:p>
        </w:tc>
        <w:tc>
          <w:tcPr>
            <w:tcW w:w="2700" w:type="dxa"/>
            <w:vAlign w:val="bottom"/>
          </w:tcPr>
          <w:p w:rsidR="00DD3B70" w:rsidRPr="00AA3535" w:rsidRDefault="00DD3B70" w:rsidP="00AA3535">
            <w:pPr>
              <w:jc w:val="center"/>
              <w:rPr>
                <w:sz w:val="20"/>
                <w:szCs w:val="20"/>
              </w:rPr>
            </w:pPr>
            <w:r w:rsidRPr="00AA3535">
              <w:rPr>
                <w:sz w:val="20"/>
                <w:szCs w:val="20"/>
              </w:rPr>
              <w:t xml:space="preserve">           4,934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Vĩnh Lộc </w:t>
            </w:r>
          </w:p>
        </w:tc>
        <w:tc>
          <w:tcPr>
            <w:tcW w:w="2520" w:type="dxa"/>
          </w:tcPr>
          <w:p w:rsidR="00DD3B70" w:rsidRPr="00AA3535" w:rsidRDefault="00DD3B70" w:rsidP="00AA3535">
            <w:pPr>
              <w:jc w:val="center"/>
              <w:rPr>
                <w:sz w:val="20"/>
                <w:szCs w:val="20"/>
              </w:rPr>
            </w:pPr>
            <w:r w:rsidRPr="00AA3535">
              <w:rPr>
                <w:sz w:val="20"/>
                <w:szCs w:val="20"/>
              </w:rPr>
              <w:t>17,600</w:t>
            </w:r>
          </w:p>
        </w:tc>
        <w:tc>
          <w:tcPr>
            <w:tcW w:w="2700" w:type="dxa"/>
            <w:vAlign w:val="bottom"/>
          </w:tcPr>
          <w:p w:rsidR="00DD3B70" w:rsidRPr="00AA3535" w:rsidRDefault="00DD3B70" w:rsidP="00AA3535">
            <w:pPr>
              <w:jc w:val="center"/>
              <w:rPr>
                <w:sz w:val="20"/>
                <w:szCs w:val="20"/>
              </w:rPr>
            </w:pPr>
            <w:r w:rsidRPr="00AA3535">
              <w:rPr>
                <w:sz w:val="20"/>
                <w:szCs w:val="20"/>
              </w:rPr>
              <w:t xml:space="preserve">               763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 xml:space="preserve">Yên Định </w:t>
            </w:r>
          </w:p>
        </w:tc>
        <w:tc>
          <w:tcPr>
            <w:tcW w:w="2520" w:type="dxa"/>
          </w:tcPr>
          <w:p w:rsidR="00DD3B70" w:rsidRPr="00AA3535" w:rsidRDefault="00DD3B70" w:rsidP="00AA3535">
            <w:pPr>
              <w:jc w:val="center"/>
              <w:rPr>
                <w:sz w:val="20"/>
                <w:szCs w:val="20"/>
              </w:rPr>
            </w:pPr>
            <w:r w:rsidRPr="00AA3535">
              <w:rPr>
                <w:sz w:val="20"/>
                <w:szCs w:val="20"/>
              </w:rPr>
              <w:t>13,400</w:t>
            </w:r>
          </w:p>
        </w:tc>
        <w:tc>
          <w:tcPr>
            <w:tcW w:w="2700" w:type="dxa"/>
            <w:vAlign w:val="bottom"/>
          </w:tcPr>
          <w:p w:rsidR="00DD3B70" w:rsidRPr="00AA3535" w:rsidRDefault="00DD3B70" w:rsidP="00AA3535">
            <w:pPr>
              <w:jc w:val="center"/>
              <w:rPr>
                <w:sz w:val="20"/>
                <w:szCs w:val="20"/>
              </w:rPr>
            </w:pPr>
            <w:r w:rsidRPr="00AA3535">
              <w:rPr>
                <w:sz w:val="20"/>
                <w:szCs w:val="20"/>
              </w:rPr>
              <w:t xml:space="preserve">           4,430 </w:t>
            </w:r>
          </w:p>
        </w:tc>
      </w:tr>
      <w:tr w:rsidR="00DD3B70" w:rsidRPr="00AA3535" w:rsidTr="00AA3535">
        <w:tc>
          <w:tcPr>
            <w:tcW w:w="2520" w:type="dxa"/>
          </w:tcPr>
          <w:p w:rsidR="00DD3B70" w:rsidRPr="00CF3E38" w:rsidRDefault="00DD3B70" w:rsidP="00AA3535">
            <w:pPr>
              <w:jc w:val="center"/>
              <w:rPr>
                <w:b/>
                <w:sz w:val="20"/>
                <w:szCs w:val="20"/>
                <w:lang w:val="vi-VN"/>
              </w:rPr>
            </w:pPr>
            <w:r>
              <w:rPr>
                <w:b/>
                <w:sz w:val="20"/>
                <w:szCs w:val="20"/>
                <w:lang w:val="vi-VN"/>
              </w:rPr>
              <w:t>Tổng số</w:t>
            </w:r>
          </w:p>
        </w:tc>
        <w:tc>
          <w:tcPr>
            <w:tcW w:w="2520" w:type="dxa"/>
          </w:tcPr>
          <w:p w:rsidR="00DD3B70" w:rsidRPr="00AA3535" w:rsidRDefault="00DD3B70" w:rsidP="00AA3535">
            <w:pPr>
              <w:jc w:val="center"/>
              <w:rPr>
                <w:b/>
                <w:sz w:val="20"/>
                <w:szCs w:val="20"/>
              </w:rPr>
            </w:pPr>
            <w:r w:rsidRPr="00AA3535">
              <w:rPr>
                <w:b/>
                <w:sz w:val="20"/>
                <w:szCs w:val="20"/>
              </w:rPr>
              <w:t>887,600</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71,646 </w:t>
            </w:r>
          </w:p>
        </w:tc>
      </w:tr>
    </w:tbl>
    <w:p w:rsidR="00DD3B70" w:rsidRPr="00CF3E38" w:rsidRDefault="00DD3B70" w:rsidP="004D1F39">
      <w:pPr>
        <w:ind w:left="993"/>
        <w:rPr>
          <w:i/>
          <w:sz w:val="22"/>
          <w:lang w:val="vi-VN"/>
        </w:rPr>
      </w:pPr>
      <w:r w:rsidRPr="004D1F39">
        <w:rPr>
          <w:i/>
          <w:sz w:val="22"/>
        </w:rPr>
        <w:t xml:space="preserve">** </w:t>
      </w:r>
      <w:r>
        <w:rPr>
          <w:i/>
          <w:sz w:val="22"/>
          <w:lang w:val="vi-VN"/>
        </w:rPr>
        <w:t>Niên giám thống kê Thanh Hóa năm 2013</w:t>
      </w:r>
    </w:p>
    <w:p w:rsidR="00FA3DEA" w:rsidRDefault="00FA3DEA" w:rsidP="00FA3DEA">
      <w:pPr>
        <w:spacing w:before="0" w:after="200" w:line="276" w:lineRule="auto"/>
        <w:jc w:val="left"/>
      </w:pPr>
    </w:p>
    <w:p w:rsidR="00FA3DEA" w:rsidRDefault="00FA3DEA" w:rsidP="00FA3DEA">
      <w:pPr>
        <w:spacing w:before="0" w:after="200" w:line="276" w:lineRule="auto"/>
        <w:jc w:val="left"/>
      </w:pPr>
    </w:p>
    <w:p w:rsidR="00DD3B70" w:rsidRPr="00CE51A3" w:rsidRDefault="00DD3B70" w:rsidP="00FA3DEA">
      <w:pPr>
        <w:spacing w:before="0" w:after="200" w:line="276" w:lineRule="auto"/>
        <w:jc w:val="left"/>
        <w:rPr>
          <w:lang w:val="vi-VN"/>
        </w:rPr>
      </w:pPr>
      <w:r>
        <w:rPr>
          <w:lang w:val="vi-VN"/>
        </w:rPr>
        <w:lastRenderedPageBreak/>
        <w:t>Ước tính tổng lượng tiêu thụ</w:t>
      </w:r>
      <w:r>
        <w:t xml:space="preserve"> gỗ</w:t>
      </w:r>
      <w:r>
        <w:rPr>
          <w:lang w:val="vi-VN"/>
        </w:rPr>
        <w:t xml:space="preserve"> củi cho chăn nuôi heo tại </w:t>
      </w:r>
      <w:r>
        <w:t>Nghệ An</w:t>
      </w:r>
      <w:r>
        <w:rPr>
          <w:lang w:val="vi-VN"/>
        </w:rPr>
        <w:t xml:space="preserve"> ở bảng dưới:</w:t>
      </w:r>
    </w:p>
    <w:p w:rsidR="00DD3B70" w:rsidRPr="00367CD8" w:rsidRDefault="00DD3B70" w:rsidP="009E10E9">
      <w:pPr>
        <w:spacing w:after="120"/>
        <w:jc w:val="center"/>
        <w:rPr>
          <w:i/>
          <w:lang w:val="vi-VN"/>
        </w:rPr>
      </w:pPr>
      <w:r w:rsidRPr="00FA3DEA">
        <w:rPr>
          <w:i/>
          <w:lang w:val="vi-VN"/>
        </w:rPr>
        <w:t xml:space="preserve">Bảng </w:t>
      </w:r>
      <w:r w:rsidR="00FA3DEA" w:rsidRPr="007A79E7">
        <w:rPr>
          <w:i/>
          <w:lang w:val="vi-VN"/>
          <w:rPrChange w:id="142" w:author="Nguyen Huu Hieu" w:date="2014-11-18T09:04:00Z">
            <w:rPr>
              <w:i/>
            </w:rPr>
          </w:rPrChange>
        </w:rPr>
        <w:t>16</w:t>
      </w:r>
      <w:r w:rsidRPr="00FA3DEA">
        <w:rPr>
          <w:i/>
          <w:lang w:val="vi-VN"/>
        </w:rPr>
        <w:t xml:space="preserve">. Ước tính tổng tiêu thụ </w:t>
      </w:r>
      <w:r w:rsidRPr="007A79E7">
        <w:rPr>
          <w:i/>
          <w:lang w:val="vi-VN"/>
          <w:rPrChange w:id="143" w:author="Nguyen Huu Hieu" w:date="2014-11-18T09:04:00Z">
            <w:rPr>
              <w:i/>
            </w:rPr>
          </w:rPrChange>
        </w:rPr>
        <w:t xml:space="preserve">gỗ </w:t>
      </w:r>
      <w:r w:rsidRPr="00FA3DEA">
        <w:rPr>
          <w:i/>
          <w:lang w:val="vi-VN"/>
        </w:rPr>
        <w:t>củi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590069" w:rsidTr="00AA3535">
        <w:tc>
          <w:tcPr>
            <w:tcW w:w="2250" w:type="dxa"/>
          </w:tcPr>
          <w:p w:rsidR="00DD3B70" w:rsidRPr="00387FE1" w:rsidRDefault="00DD3B70" w:rsidP="00AA3535">
            <w:pPr>
              <w:jc w:val="center"/>
              <w:rPr>
                <w:b/>
                <w:sz w:val="20"/>
                <w:szCs w:val="20"/>
                <w:lang w:val="vi-VN"/>
              </w:rPr>
            </w:pPr>
            <w:r>
              <w:rPr>
                <w:b/>
                <w:sz w:val="20"/>
                <w:szCs w:val="20"/>
                <w:lang w:val="vi-VN"/>
              </w:rPr>
              <w:t xml:space="preserve">Huyện </w:t>
            </w:r>
          </w:p>
        </w:tc>
        <w:tc>
          <w:tcPr>
            <w:tcW w:w="2520" w:type="dxa"/>
          </w:tcPr>
          <w:p w:rsidR="00DD3B70" w:rsidRPr="007A79E7" w:rsidRDefault="00DD3B70" w:rsidP="00AA3535">
            <w:pPr>
              <w:jc w:val="center"/>
              <w:rPr>
                <w:b/>
                <w:sz w:val="20"/>
                <w:szCs w:val="20"/>
                <w:lang w:val="vi-VN"/>
                <w:rPrChange w:id="144" w:author="Nguyen Huu Hieu" w:date="2014-11-18T09:04:00Z">
                  <w:rPr>
                    <w:b/>
                    <w:sz w:val="20"/>
                    <w:szCs w:val="20"/>
                  </w:rPr>
                </w:rPrChange>
              </w:rPr>
            </w:pPr>
            <w:r>
              <w:rPr>
                <w:b/>
                <w:sz w:val="20"/>
                <w:szCs w:val="20"/>
                <w:lang w:val="vi-VN"/>
              </w:rPr>
              <w:t>Số lượng đầu heo</w:t>
            </w:r>
            <w:r w:rsidRPr="007A79E7">
              <w:rPr>
                <w:b/>
                <w:sz w:val="20"/>
                <w:szCs w:val="20"/>
                <w:lang w:val="vi-VN"/>
                <w:rPrChange w:id="145" w:author="Nguyen Huu Hieu" w:date="2014-11-18T09:04:00Z">
                  <w:rPr>
                    <w:b/>
                    <w:sz w:val="20"/>
                    <w:szCs w:val="20"/>
                  </w:rPr>
                </w:rPrChange>
              </w:rPr>
              <w:t xml:space="preserve"> </w:t>
            </w:r>
            <w:r>
              <w:rPr>
                <w:b/>
                <w:sz w:val="20"/>
                <w:szCs w:val="20"/>
                <w:lang w:val="vi-VN"/>
              </w:rPr>
              <w:t>theo năm</w:t>
            </w:r>
            <w:r w:rsidRPr="007A79E7">
              <w:rPr>
                <w:b/>
                <w:sz w:val="20"/>
                <w:szCs w:val="20"/>
                <w:lang w:val="vi-VN"/>
                <w:rPrChange w:id="146" w:author="Nguyen Huu Hieu" w:date="2014-11-18T09:04:00Z">
                  <w:rPr>
                    <w:b/>
                    <w:sz w:val="20"/>
                    <w:szCs w:val="20"/>
                  </w:rPr>
                </w:rPrChange>
              </w:rPr>
              <w:t xml:space="preserve"> 2013 (</w:t>
            </w:r>
            <w:r>
              <w:rPr>
                <w:b/>
                <w:sz w:val="20"/>
                <w:szCs w:val="20"/>
                <w:lang w:val="vi-VN"/>
              </w:rPr>
              <w:t>heo</w:t>
            </w:r>
            <w:r w:rsidRPr="007A79E7">
              <w:rPr>
                <w:b/>
                <w:sz w:val="20"/>
                <w:szCs w:val="20"/>
                <w:lang w:val="vi-VN"/>
                <w:rPrChange w:id="147" w:author="Nguyen Huu Hieu" w:date="2014-11-18T09:04:00Z">
                  <w:rPr>
                    <w:b/>
                    <w:sz w:val="20"/>
                    <w:szCs w:val="20"/>
                  </w:rPr>
                </w:rPrChange>
              </w:rPr>
              <w:t xml:space="preserve">/ </w:t>
            </w:r>
            <w:r>
              <w:rPr>
                <w:b/>
                <w:sz w:val="20"/>
                <w:szCs w:val="20"/>
                <w:lang w:val="vi-VN"/>
              </w:rPr>
              <w:t>năm</w:t>
            </w:r>
            <w:r w:rsidRPr="007A79E7">
              <w:rPr>
                <w:b/>
                <w:sz w:val="20"/>
                <w:szCs w:val="20"/>
                <w:lang w:val="vi-VN"/>
                <w:rPrChange w:id="148" w:author="Nguyen Huu Hieu" w:date="2014-11-18T09:04:00Z">
                  <w:rPr>
                    <w:b/>
                    <w:sz w:val="20"/>
                    <w:szCs w:val="20"/>
                  </w:rPr>
                </w:rPrChange>
              </w:rPr>
              <w:t>)**</w:t>
            </w:r>
          </w:p>
        </w:tc>
        <w:tc>
          <w:tcPr>
            <w:tcW w:w="2700" w:type="dxa"/>
          </w:tcPr>
          <w:p w:rsidR="00DD3B70" w:rsidRPr="007A79E7" w:rsidRDefault="00DD3B70" w:rsidP="00AA3535">
            <w:pPr>
              <w:jc w:val="center"/>
              <w:rPr>
                <w:b/>
                <w:sz w:val="20"/>
                <w:szCs w:val="20"/>
                <w:lang w:val="vi-VN"/>
                <w:rPrChange w:id="149" w:author="Nguyen Huu Hieu" w:date="2014-11-18T09:04:00Z">
                  <w:rPr>
                    <w:b/>
                    <w:sz w:val="20"/>
                    <w:szCs w:val="20"/>
                  </w:rPr>
                </w:rPrChange>
              </w:rPr>
            </w:pPr>
            <w:r>
              <w:rPr>
                <w:b/>
                <w:sz w:val="20"/>
                <w:szCs w:val="20"/>
                <w:lang w:val="vi-VN"/>
              </w:rPr>
              <w:t>Ước tính củi được sử dụng cho chăn nuôi heo (tấn/năm)</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Anh Sơn</w:t>
            </w:r>
          </w:p>
        </w:tc>
        <w:tc>
          <w:tcPr>
            <w:tcW w:w="2520" w:type="dxa"/>
            <w:vAlign w:val="bottom"/>
          </w:tcPr>
          <w:p w:rsidR="00DD3B70" w:rsidRPr="00AA3535" w:rsidRDefault="00DD3B70" w:rsidP="00AA3535">
            <w:pPr>
              <w:jc w:val="center"/>
              <w:rPr>
                <w:sz w:val="20"/>
                <w:szCs w:val="20"/>
              </w:rPr>
            </w:pPr>
            <w:r w:rsidRPr="00AA3535">
              <w:rPr>
                <w:sz w:val="20"/>
                <w:szCs w:val="20"/>
              </w:rPr>
              <w:t xml:space="preserve">               52,431 </w:t>
            </w:r>
          </w:p>
        </w:tc>
        <w:tc>
          <w:tcPr>
            <w:tcW w:w="2700" w:type="dxa"/>
            <w:vAlign w:val="bottom"/>
          </w:tcPr>
          <w:p w:rsidR="00DD3B70" w:rsidRPr="00AA3535" w:rsidRDefault="00DD3B70" w:rsidP="00AA3535">
            <w:pPr>
              <w:jc w:val="center"/>
              <w:rPr>
                <w:sz w:val="20"/>
                <w:szCs w:val="20"/>
              </w:rPr>
            </w:pPr>
            <w:r w:rsidRPr="00AA3535">
              <w:rPr>
                <w:sz w:val="20"/>
                <w:szCs w:val="20"/>
              </w:rPr>
              <w:t xml:space="preserve">              6,934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Con Cuông</w:t>
            </w:r>
          </w:p>
        </w:tc>
        <w:tc>
          <w:tcPr>
            <w:tcW w:w="2520" w:type="dxa"/>
            <w:vAlign w:val="bottom"/>
          </w:tcPr>
          <w:p w:rsidR="00DD3B70" w:rsidRPr="00AA3535" w:rsidRDefault="00DD3B70" w:rsidP="00AA3535">
            <w:pPr>
              <w:jc w:val="center"/>
              <w:rPr>
                <w:sz w:val="20"/>
                <w:szCs w:val="20"/>
              </w:rPr>
            </w:pPr>
            <w:r w:rsidRPr="00AA3535">
              <w:rPr>
                <w:sz w:val="20"/>
                <w:szCs w:val="20"/>
              </w:rPr>
              <w:t xml:space="preserve">               29,961 </w:t>
            </w:r>
          </w:p>
        </w:tc>
        <w:tc>
          <w:tcPr>
            <w:tcW w:w="2700" w:type="dxa"/>
            <w:vAlign w:val="bottom"/>
          </w:tcPr>
          <w:p w:rsidR="00DD3B70" w:rsidRPr="00AA3535" w:rsidRDefault="00DD3B70" w:rsidP="00AA3535">
            <w:pPr>
              <w:jc w:val="center"/>
              <w:rPr>
                <w:sz w:val="20"/>
                <w:szCs w:val="20"/>
              </w:rPr>
            </w:pPr>
            <w:r w:rsidRPr="00AA3535">
              <w:rPr>
                <w:sz w:val="20"/>
                <w:szCs w:val="20"/>
              </w:rPr>
              <w:t xml:space="preserve">              5,847 </w:t>
            </w:r>
          </w:p>
        </w:tc>
      </w:tr>
      <w:tr w:rsidR="00DD3B70" w:rsidRPr="00AA3535" w:rsidTr="00AA3535">
        <w:tc>
          <w:tcPr>
            <w:tcW w:w="2250" w:type="dxa"/>
            <w:vAlign w:val="bottom"/>
          </w:tcPr>
          <w:p w:rsidR="00DD3B70" w:rsidRPr="00AF6B01" w:rsidRDefault="00DD3B70" w:rsidP="00AA3535">
            <w:pPr>
              <w:jc w:val="left"/>
              <w:rPr>
                <w:sz w:val="20"/>
                <w:szCs w:val="20"/>
                <w:lang w:val="vi-VN"/>
              </w:rPr>
            </w:pPr>
            <w:r>
              <w:rPr>
                <w:sz w:val="20"/>
                <w:szCs w:val="20"/>
                <w:lang w:val="vi-VN"/>
              </w:rPr>
              <w:t xml:space="preserve">Thị xã </w:t>
            </w:r>
            <w:r w:rsidRPr="00AA3535">
              <w:rPr>
                <w:sz w:val="20"/>
                <w:szCs w:val="20"/>
              </w:rPr>
              <w:t xml:space="preserve">Cửa Lò </w:t>
            </w:r>
          </w:p>
        </w:tc>
        <w:tc>
          <w:tcPr>
            <w:tcW w:w="2520" w:type="dxa"/>
            <w:vAlign w:val="bottom"/>
          </w:tcPr>
          <w:p w:rsidR="00DD3B70" w:rsidRPr="00AA3535" w:rsidRDefault="00DD3B70" w:rsidP="00AA3535">
            <w:pPr>
              <w:jc w:val="center"/>
              <w:rPr>
                <w:sz w:val="20"/>
                <w:szCs w:val="20"/>
              </w:rPr>
            </w:pPr>
            <w:r w:rsidRPr="00AA3535">
              <w:rPr>
                <w:sz w:val="20"/>
                <w:szCs w:val="20"/>
              </w:rPr>
              <w:t xml:space="preserve">                 2,469 </w:t>
            </w:r>
          </w:p>
        </w:tc>
        <w:tc>
          <w:tcPr>
            <w:tcW w:w="2700" w:type="dxa"/>
            <w:vAlign w:val="bottom"/>
          </w:tcPr>
          <w:p w:rsidR="00DD3B70" w:rsidRPr="00AA3535" w:rsidRDefault="00DD3B70" w:rsidP="00AA3535">
            <w:pPr>
              <w:jc w:val="center"/>
              <w:rPr>
                <w:sz w:val="20"/>
                <w:szCs w:val="20"/>
              </w:rPr>
            </w:pPr>
            <w:r w:rsidRPr="00AA3535">
              <w:rPr>
                <w:sz w:val="20"/>
                <w:szCs w:val="20"/>
              </w:rPr>
              <w:t xml:space="preserve">                  160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Diễn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79,084 </w:t>
            </w:r>
          </w:p>
        </w:tc>
        <w:tc>
          <w:tcPr>
            <w:tcW w:w="2700" w:type="dxa"/>
            <w:vAlign w:val="bottom"/>
          </w:tcPr>
          <w:p w:rsidR="00DD3B70" w:rsidRPr="00AA3535" w:rsidRDefault="00DD3B70" w:rsidP="00AA3535">
            <w:pPr>
              <w:jc w:val="center"/>
              <w:rPr>
                <w:sz w:val="20"/>
                <w:szCs w:val="20"/>
              </w:rPr>
            </w:pPr>
            <w:r w:rsidRPr="00AA3535">
              <w:rPr>
                <w:sz w:val="20"/>
                <w:szCs w:val="20"/>
              </w:rPr>
              <w:t xml:space="preserve">              5,761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Đô Lương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105,809 </w:t>
            </w:r>
          </w:p>
        </w:tc>
        <w:tc>
          <w:tcPr>
            <w:tcW w:w="2700" w:type="dxa"/>
            <w:vAlign w:val="bottom"/>
          </w:tcPr>
          <w:p w:rsidR="00DD3B70" w:rsidRPr="00AA3535" w:rsidRDefault="00DD3B70" w:rsidP="00AA3535">
            <w:pPr>
              <w:jc w:val="center"/>
              <w:rPr>
                <w:sz w:val="20"/>
                <w:szCs w:val="20"/>
              </w:rPr>
            </w:pPr>
            <w:r w:rsidRPr="00AA3535">
              <w:rPr>
                <w:sz w:val="20"/>
                <w:szCs w:val="20"/>
              </w:rPr>
              <w:t xml:space="preserve">              9,385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Hưng Nguyên</w:t>
            </w:r>
          </w:p>
        </w:tc>
        <w:tc>
          <w:tcPr>
            <w:tcW w:w="2520" w:type="dxa"/>
            <w:vAlign w:val="bottom"/>
          </w:tcPr>
          <w:p w:rsidR="00DD3B70" w:rsidRPr="00AA3535" w:rsidRDefault="00DD3B70" w:rsidP="00AA3535">
            <w:pPr>
              <w:jc w:val="center"/>
              <w:rPr>
                <w:sz w:val="20"/>
                <w:szCs w:val="20"/>
              </w:rPr>
            </w:pPr>
            <w:r w:rsidRPr="00AA3535">
              <w:rPr>
                <w:sz w:val="20"/>
                <w:szCs w:val="20"/>
              </w:rPr>
              <w:t xml:space="preserve">               24,219 </w:t>
            </w:r>
          </w:p>
        </w:tc>
        <w:tc>
          <w:tcPr>
            <w:tcW w:w="2700" w:type="dxa"/>
            <w:vAlign w:val="bottom"/>
          </w:tcPr>
          <w:p w:rsidR="00DD3B70" w:rsidRPr="00AA3535" w:rsidRDefault="00DD3B70" w:rsidP="00AA3535">
            <w:pPr>
              <w:jc w:val="center"/>
              <w:rPr>
                <w:sz w:val="20"/>
                <w:szCs w:val="20"/>
              </w:rPr>
            </w:pPr>
            <w:r w:rsidRPr="00AA3535">
              <w:rPr>
                <w:sz w:val="20"/>
                <w:szCs w:val="20"/>
              </w:rPr>
              <w:t xml:space="preserve">              1,442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Kỳ Sơn</w:t>
            </w:r>
          </w:p>
        </w:tc>
        <w:tc>
          <w:tcPr>
            <w:tcW w:w="2520" w:type="dxa"/>
            <w:vAlign w:val="bottom"/>
          </w:tcPr>
          <w:p w:rsidR="00DD3B70" w:rsidRPr="00AA3535" w:rsidRDefault="00DD3B70" w:rsidP="00AA3535">
            <w:pPr>
              <w:jc w:val="center"/>
              <w:rPr>
                <w:sz w:val="20"/>
                <w:szCs w:val="20"/>
              </w:rPr>
            </w:pPr>
            <w:r w:rsidRPr="00AA3535">
              <w:rPr>
                <w:sz w:val="20"/>
                <w:szCs w:val="20"/>
              </w:rPr>
              <w:t xml:space="preserve">               30,720 </w:t>
            </w:r>
          </w:p>
        </w:tc>
        <w:tc>
          <w:tcPr>
            <w:tcW w:w="2700" w:type="dxa"/>
            <w:vAlign w:val="bottom"/>
          </w:tcPr>
          <w:p w:rsidR="00DD3B70" w:rsidRPr="00AA3535" w:rsidRDefault="00DD3B70" w:rsidP="00AA3535">
            <w:pPr>
              <w:jc w:val="center"/>
              <w:rPr>
                <w:sz w:val="20"/>
                <w:szCs w:val="20"/>
              </w:rPr>
            </w:pPr>
            <w:r w:rsidRPr="00AA3535">
              <w:rPr>
                <w:sz w:val="20"/>
                <w:szCs w:val="20"/>
              </w:rPr>
              <w:t xml:space="preserve">              6,141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Nam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37,302 </w:t>
            </w:r>
          </w:p>
        </w:tc>
        <w:tc>
          <w:tcPr>
            <w:tcW w:w="2700" w:type="dxa"/>
            <w:vAlign w:val="bottom"/>
          </w:tcPr>
          <w:p w:rsidR="00DD3B70" w:rsidRPr="00AA3535" w:rsidRDefault="00DD3B70" w:rsidP="00AA3535">
            <w:pPr>
              <w:jc w:val="center"/>
              <w:rPr>
                <w:sz w:val="20"/>
                <w:szCs w:val="20"/>
              </w:rPr>
            </w:pPr>
            <w:r w:rsidRPr="00AA3535">
              <w:rPr>
                <w:sz w:val="20"/>
                <w:szCs w:val="20"/>
              </w:rPr>
              <w:t xml:space="preserve">              3,117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Nghi Lộc</w:t>
            </w:r>
          </w:p>
        </w:tc>
        <w:tc>
          <w:tcPr>
            <w:tcW w:w="2520" w:type="dxa"/>
            <w:vAlign w:val="bottom"/>
          </w:tcPr>
          <w:p w:rsidR="00DD3B70" w:rsidRPr="00AA3535" w:rsidRDefault="00DD3B70" w:rsidP="00AA3535">
            <w:pPr>
              <w:jc w:val="center"/>
              <w:rPr>
                <w:sz w:val="20"/>
                <w:szCs w:val="20"/>
              </w:rPr>
            </w:pPr>
            <w:r w:rsidRPr="00AA3535">
              <w:rPr>
                <w:sz w:val="20"/>
                <w:szCs w:val="20"/>
              </w:rPr>
              <w:t xml:space="preserve">               58,207 </w:t>
            </w:r>
          </w:p>
        </w:tc>
        <w:tc>
          <w:tcPr>
            <w:tcW w:w="2700" w:type="dxa"/>
            <w:vAlign w:val="bottom"/>
          </w:tcPr>
          <w:p w:rsidR="00DD3B70" w:rsidRPr="00AA3535" w:rsidRDefault="00DD3B70" w:rsidP="00AA3535">
            <w:pPr>
              <w:jc w:val="center"/>
              <w:rPr>
                <w:sz w:val="20"/>
                <w:szCs w:val="20"/>
              </w:rPr>
            </w:pPr>
            <w:r w:rsidRPr="00AA3535">
              <w:rPr>
                <w:sz w:val="20"/>
                <w:szCs w:val="20"/>
              </w:rPr>
              <w:t xml:space="preserve">              4,677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Nghĩa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37,073 </w:t>
            </w:r>
          </w:p>
        </w:tc>
        <w:tc>
          <w:tcPr>
            <w:tcW w:w="2700" w:type="dxa"/>
            <w:vAlign w:val="bottom"/>
          </w:tcPr>
          <w:p w:rsidR="00DD3B70" w:rsidRPr="00AA3535" w:rsidRDefault="00DD3B70" w:rsidP="00AA3535">
            <w:pPr>
              <w:jc w:val="center"/>
              <w:rPr>
                <w:sz w:val="20"/>
                <w:szCs w:val="20"/>
              </w:rPr>
            </w:pPr>
            <w:r w:rsidRPr="00AA3535">
              <w:rPr>
                <w:sz w:val="20"/>
                <w:szCs w:val="20"/>
              </w:rPr>
              <w:t xml:space="preserve">              4,098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Quế Phong</w:t>
            </w:r>
          </w:p>
        </w:tc>
        <w:tc>
          <w:tcPr>
            <w:tcW w:w="2520" w:type="dxa"/>
            <w:vAlign w:val="bottom"/>
          </w:tcPr>
          <w:p w:rsidR="00DD3B70" w:rsidRPr="00AA3535" w:rsidRDefault="00DD3B70" w:rsidP="00AA3535">
            <w:pPr>
              <w:jc w:val="center"/>
              <w:rPr>
                <w:sz w:val="20"/>
                <w:szCs w:val="20"/>
              </w:rPr>
            </w:pPr>
            <w:r w:rsidRPr="00AA3535">
              <w:rPr>
                <w:sz w:val="20"/>
                <w:szCs w:val="20"/>
              </w:rPr>
              <w:t xml:space="preserve">               28,504 </w:t>
            </w:r>
          </w:p>
        </w:tc>
        <w:tc>
          <w:tcPr>
            <w:tcW w:w="2700" w:type="dxa"/>
            <w:vAlign w:val="bottom"/>
          </w:tcPr>
          <w:p w:rsidR="00DD3B70" w:rsidRPr="00AA3535" w:rsidRDefault="00DD3B70" w:rsidP="00AA3535">
            <w:pPr>
              <w:jc w:val="center"/>
              <w:rPr>
                <w:sz w:val="20"/>
                <w:szCs w:val="20"/>
              </w:rPr>
            </w:pPr>
            <w:r w:rsidRPr="00AA3535">
              <w:rPr>
                <w:sz w:val="20"/>
                <w:szCs w:val="20"/>
              </w:rPr>
              <w:t xml:space="preserve">              5,697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23,090 </w:t>
            </w:r>
          </w:p>
        </w:tc>
        <w:tc>
          <w:tcPr>
            <w:tcW w:w="2700" w:type="dxa"/>
            <w:vAlign w:val="bottom"/>
          </w:tcPr>
          <w:p w:rsidR="00DD3B70" w:rsidRPr="00AA3535" w:rsidRDefault="00DD3B70" w:rsidP="00AA3535">
            <w:pPr>
              <w:jc w:val="center"/>
              <w:rPr>
                <w:sz w:val="20"/>
                <w:szCs w:val="20"/>
              </w:rPr>
            </w:pPr>
            <w:r w:rsidRPr="00AA3535">
              <w:rPr>
                <w:sz w:val="20"/>
                <w:szCs w:val="20"/>
              </w:rPr>
              <w:t xml:space="preserve">              4,615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Hợp</w:t>
            </w:r>
          </w:p>
        </w:tc>
        <w:tc>
          <w:tcPr>
            <w:tcW w:w="2520" w:type="dxa"/>
            <w:vAlign w:val="bottom"/>
          </w:tcPr>
          <w:p w:rsidR="00DD3B70" w:rsidRPr="00AA3535" w:rsidRDefault="00DD3B70" w:rsidP="00AA3535">
            <w:pPr>
              <w:jc w:val="center"/>
              <w:rPr>
                <w:sz w:val="20"/>
                <w:szCs w:val="20"/>
              </w:rPr>
            </w:pPr>
            <w:r w:rsidRPr="00AA3535">
              <w:rPr>
                <w:sz w:val="20"/>
                <w:szCs w:val="20"/>
              </w:rPr>
              <w:t xml:space="preserve">               51,502 </w:t>
            </w:r>
          </w:p>
        </w:tc>
        <w:tc>
          <w:tcPr>
            <w:tcW w:w="2700" w:type="dxa"/>
            <w:vAlign w:val="bottom"/>
          </w:tcPr>
          <w:p w:rsidR="00DD3B70" w:rsidRPr="00AA3535" w:rsidRDefault="00DD3B70" w:rsidP="00AA3535">
            <w:pPr>
              <w:jc w:val="center"/>
              <w:rPr>
                <w:sz w:val="20"/>
                <w:szCs w:val="20"/>
              </w:rPr>
            </w:pPr>
            <w:r w:rsidRPr="00AA3535">
              <w:rPr>
                <w:sz w:val="20"/>
                <w:szCs w:val="20"/>
              </w:rPr>
              <w:t xml:space="preserve">              8,524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Quỳnh Lưu</w:t>
            </w:r>
          </w:p>
        </w:tc>
        <w:tc>
          <w:tcPr>
            <w:tcW w:w="2520" w:type="dxa"/>
            <w:vAlign w:val="bottom"/>
          </w:tcPr>
          <w:p w:rsidR="00DD3B70" w:rsidRPr="00AA3535" w:rsidRDefault="00DD3B70" w:rsidP="00AA3535">
            <w:pPr>
              <w:jc w:val="center"/>
              <w:rPr>
                <w:sz w:val="20"/>
                <w:szCs w:val="20"/>
              </w:rPr>
            </w:pPr>
            <w:r w:rsidRPr="00AA3535">
              <w:rPr>
                <w:sz w:val="20"/>
                <w:szCs w:val="20"/>
              </w:rPr>
              <w:t xml:space="preserve">             116,967 </w:t>
            </w:r>
          </w:p>
        </w:tc>
        <w:tc>
          <w:tcPr>
            <w:tcW w:w="2700" w:type="dxa"/>
            <w:vAlign w:val="bottom"/>
          </w:tcPr>
          <w:p w:rsidR="00DD3B70" w:rsidRPr="00AA3535" w:rsidRDefault="00DD3B70" w:rsidP="00AA3535">
            <w:pPr>
              <w:jc w:val="center"/>
              <w:rPr>
                <w:sz w:val="20"/>
                <w:szCs w:val="20"/>
              </w:rPr>
            </w:pPr>
            <w:r w:rsidRPr="00AA3535">
              <w:rPr>
                <w:sz w:val="20"/>
                <w:szCs w:val="20"/>
              </w:rPr>
              <w:t xml:space="preserve">              9,919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Tân Kỳ</w:t>
            </w:r>
          </w:p>
        </w:tc>
        <w:tc>
          <w:tcPr>
            <w:tcW w:w="2520" w:type="dxa"/>
            <w:vAlign w:val="bottom"/>
          </w:tcPr>
          <w:p w:rsidR="00DD3B70" w:rsidRPr="00AA3535" w:rsidRDefault="00DD3B70" w:rsidP="00AA3535">
            <w:pPr>
              <w:jc w:val="center"/>
              <w:rPr>
                <w:sz w:val="20"/>
                <w:szCs w:val="20"/>
              </w:rPr>
            </w:pPr>
            <w:r w:rsidRPr="00AA3535">
              <w:rPr>
                <w:sz w:val="20"/>
                <w:szCs w:val="20"/>
              </w:rPr>
              <w:t xml:space="preserve">               46,096 </w:t>
            </w:r>
          </w:p>
        </w:tc>
        <w:tc>
          <w:tcPr>
            <w:tcW w:w="2700" w:type="dxa"/>
            <w:vAlign w:val="bottom"/>
          </w:tcPr>
          <w:p w:rsidR="00DD3B70" w:rsidRPr="00AA3535" w:rsidRDefault="00DD3B70" w:rsidP="00AA3535">
            <w:pPr>
              <w:jc w:val="center"/>
              <w:rPr>
                <w:sz w:val="20"/>
                <w:szCs w:val="20"/>
              </w:rPr>
            </w:pPr>
            <w:r w:rsidRPr="00AA3535">
              <w:rPr>
                <w:sz w:val="20"/>
                <w:szCs w:val="20"/>
              </w:rPr>
              <w:t xml:space="preserve">              5,682 </w:t>
            </w:r>
          </w:p>
        </w:tc>
      </w:tr>
      <w:tr w:rsidR="00DD3B70" w:rsidRPr="00AA3535" w:rsidTr="00AA3535">
        <w:tc>
          <w:tcPr>
            <w:tcW w:w="225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Thái Ḥòa </w:t>
            </w:r>
          </w:p>
        </w:tc>
        <w:tc>
          <w:tcPr>
            <w:tcW w:w="2520" w:type="dxa"/>
            <w:vAlign w:val="bottom"/>
          </w:tcPr>
          <w:p w:rsidR="00DD3B70" w:rsidRPr="00AA3535" w:rsidRDefault="00DD3B70" w:rsidP="00AA3535">
            <w:pPr>
              <w:jc w:val="center"/>
              <w:rPr>
                <w:sz w:val="20"/>
                <w:szCs w:val="20"/>
              </w:rPr>
            </w:pPr>
            <w:r w:rsidRPr="00AA3535">
              <w:rPr>
                <w:sz w:val="20"/>
                <w:szCs w:val="20"/>
              </w:rPr>
              <w:t xml:space="preserve">               11,472 </w:t>
            </w:r>
          </w:p>
        </w:tc>
        <w:tc>
          <w:tcPr>
            <w:tcW w:w="2700" w:type="dxa"/>
            <w:vAlign w:val="bottom"/>
          </w:tcPr>
          <w:p w:rsidR="00DD3B70" w:rsidRPr="00AA3535" w:rsidRDefault="00DD3B70" w:rsidP="00AA3535">
            <w:pPr>
              <w:jc w:val="center"/>
              <w:rPr>
                <w:sz w:val="20"/>
                <w:szCs w:val="20"/>
              </w:rPr>
            </w:pPr>
            <w:r w:rsidRPr="00AA3535">
              <w:rPr>
                <w:sz w:val="20"/>
                <w:szCs w:val="20"/>
              </w:rPr>
              <w:t xml:space="preserve">              1,042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Thanh Chương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110,349 </w:t>
            </w:r>
          </w:p>
        </w:tc>
        <w:tc>
          <w:tcPr>
            <w:tcW w:w="2700" w:type="dxa"/>
            <w:vAlign w:val="bottom"/>
          </w:tcPr>
          <w:p w:rsidR="00DD3B70" w:rsidRPr="00AA3535" w:rsidRDefault="00DD3B70" w:rsidP="00AA3535">
            <w:pPr>
              <w:jc w:val="center"/>
              <w:rPr>
                <w:sz w:val="20"/>
                <w:szCs w:val="20"/>
              </w:rPr>
            </w:pPr>
            <w:r w:rsidRPr="00AA3535">
              <w:rPr>
                <w:sz w:val="20"/>
                <w:szCs w:val="20"/>
              </w:rPr>
              <w:t xml:space="preserve">            16,438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Tương Dương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28,908 </w:t>
            </w:r>
          </w:p>
        </w:tc>
        <w:tc>
          <w:tcPr>
            <w:tcW w:w="2700" w:type="dxa"/>
            <w:vAlign w:val="bottom"/>
          </w:tcPr>
          <w:p w:rsidR="00DD3B70" w:rsidRPr="00AA3535" w:rsidRDefault="00DD3B70" w:rsidP="00AA3535">
            <w:pPr>
              <w:jc w:val="center"/>
              <w:rPr>
                <w:sz w:val="20"/>
                <w:szCs w:val="20"/>
              </w:rPr>
            </w:pPr>
            <w:r w:rsidRPr="00AA3535">
              <w:rPr>
                <w:sz w:val="20"/>
                <w:szCs w:val="20"/>
              </w:rPr>
              <w:t xml:space="preserve">              5,779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Vinh</w:t>
            </w:r>
          </w:p>
        </w:tc>
        <w:tc>
          <w:tcPr>
            <w:tcW w:w="2520" w:type="dxa"/>
            <w:vAlign w:val="bottom"/>
          </w:tcPr>
          <w:p w:rsidR="00DD3B70" w:rsidRPr="00AA3535" w:rsidRDefault="00DD3B70" w:rsidP="00AA3535">
            <w:pPr>
              <w:jc w:val="center"/>
              <w:rPr>
                <w:sz w:val="20"/>
                <w:szCs w:val="20"/>
              </w:rPr>
            </w:pPr>
            <w:r w:rsidRPr="00AA3535">
              <w:rPr>
                <w:sz w:val="20"/>
                <w:szCs w:val="20"/>
              </w:rPr>
              <w:t xml:space="preserve">               13,219 </w:t>
            </w:r>
          </w:p>
        </w:tc>
        <w:tc>
          <w:tcPr>
            <w:tcW w:w="2700" w:type="dxa"/>
            <w:vAlign w:val="bottom"/>
          </w:tcPr>
          <w:p w:rsidR="00DD3B70" w:rsidRPr="00AA3535" w:rsidRDefault="00DD3B70" w:rsidP="00AA3535">
            <w:pPr>
              <w:jc w:val="center"/>
              <w:rPr>
                <w:sz w:val="20"/>
                <w:szCs w:val="20"/>
              </w:rPr>
            </w:pPr>
            <w:r w:rsidRPr="00AA3535">
              <w:rPr>
                <w:sz w:val="20"/>
                <w:szCs w:val="20"/>
              </w:rPr>
              <w:t xml:space="preserve">                  494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Yên Thành</w:t>
            </w:r>
          </w:p>
        </w:tc>
        <w:tc>
          <w:tcPr>
            <w:tcW w:w="2520" w:type="dxa"/>
            <w:vAlign w:val="bottom"/>
          </w:tcPr>
          <w:p w:rsidR="00DD3B70" w:rsidRPr="00AA3535" w:rsidRDefault="00DD3B70" w:rsidP="00AA3535">
            <w:pPr>
              <w:jc w:val="center"/>
              <w:rPr>
                <w:sz w:val="20"/>
                <w:szCs w:val="20"/>
              </w:rPr>
            </w:pPr>
            <w:r w:rsidRPr="00AA3535">
              <w:rPr>
                <w:sz w:val="20"/>
                <w:szCs w:val="20"/>
              </w:rPr>
              <w:t xml:space="preserve">             127,548 </w:t>
            </w:r>
          </w:p>
        </w:tc>
        <w:tc>
          <w:tcPr>
            <w:tcW w:w="2700" w:type="dxa"/>
            <w:vAlign w:val="bottom"/>
          </w:tcPr>
          <w:p w:rsidR="00DD3B70" w:rsidRPr="00AA3535" w:rsidRDefault="00DD3B70" w:rsidP="00AA3535">
            <w:pPr>
              <w:jc w:val="center"/>
              <w:rPr>
                <w:sz w:val="20"/>
                <w:szCs w:val="20"/>
              </w:rPr>
            </w:pPr>
            <w:r w:rsidRPr="00AA3535">
              <w:rPr>
                <w:sz w:val="20"/>
                <w:szCs w:val="20"/>
              </w:rPr>
              <w:t xml:space="preserve">            11,045 </w:t>
            </w:r>
          </w:p>
        </w:tc>
      </w:tr>
      <w:tr w:rsidR="00DD3B70" w:rsidRPr="00AA3535" w:rsidTr="00AA3535">
        <w:tc>
          <w:tcPr>
            <w:tcW w:w="2250" w:type="dxa"/>
          </w:tcPr>
          <w:p w:rsidR="00DD3B70" w:rsidRPr="00AF6B01" w:rsidRDefault="00DD3B70" w:rsidP="00AA3535">
            <w:pPr>
              <w:jc w:val="center"/>
              <w:rPr>
                <w:b/>
                <w:sz w:val="20"/>
                <w:szCs w:val="20"/>
                <w:lang w:val="vi-VN"/>
              </w:rPr>
            </w:pPr>
            <w:r>
              <w:rPr>
                <w:b/>
                <w:sz w:val="20"/>
                <w:szCs w:val="20"/>
                <w:lang w:val="vi-VN"/>
              </w:rPr>
              <w:t>Tổng số</w:t>
            </w:r>
          </w:p>
        </w:tc>
        <w:tc>
          <w:tcPr>
            <w:tcW w:w="2520" w:type="dxa"/>
            <w:vAlign w:val="bottom"/>
          </w:tcPr>
          <w:p w:rsidR="00DD3B70" w:rsidRPr="00AA3535" w:rsidRDefault="00DD3B70" w:rsidP="00AA3535">
            <w:pPr>
              <w:jc w:val="center"/>
              <w:rPr>
                <w:b/>
                <w:sz w:val="20"/>
                <w:szCs w:val="20"/>
              </w:rPr>
            </w:pPr>
            <w:r w:rsidRPr="00AA3535">
              <w:rPr>
                <w:b/>
                <w:sz w:val="20"/>
                <w:szCs w:val="20"/>
              </w:rPr>
              <w:t xml:space="preserve">         1,014,930 </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116,796 </w:t>
            </w:r>
          </w:p>
        </w:tc>
      </w:tr>
    </w:tbl>
    <w:p w:rsidR="00DD3B70" w:rsidRPr="004D1F39" w:rsidRDefault="00DD3B70" w:rsidP="004D1F39">
      <w:pPr>
        <w:ind w:firstLine="993"/>
        <w:rPr>
          <w:i/>
          <w:sz w:val="22"/>
        </w:rPr>
      </w:pPr>
      <w:r w:rsidRPr="004D1F39">
        <w:rPr>
          <w:i/>
          <w:sz w:val="22"/>
        </w:rPr>
        <w:t xml:space="preserve">** </w:t>
      </w:r>
      <w:r>
        <w:rPr>
          <w:i/>
          <w:sz w:val="22"/>
          <w:lang w:val="vi-VN"/>
        </w:rPr>
        <w:t>Niên giám thống kê Nghệ An năm 2013</w:t>
      </w:r>
    </w:p>
    <w:p w:rsidR="00DD3B70" w:rsidRPr="00AF6B01" w:rsidRDefault="00DD3B70" w:rsidP="009E10E9">
      <w:pPr>
        <w:rPr>
          <w:lang w:val="vi-VN"/>
        </w:rPr>
      </w:pPr>
      <w:r>
        <w:rPr>
          <w:lang w:val="vi-VN"/>
        </w:rPr>
        <w:t>Tổng lượng</w:t>
      </w:r>
      <w:r>
        <w:t xml:space="preserve"> gỗ</w:t>
      </w:r>
      <w:r>
        <w:rPr>
          <w:lang w:val="vi-VN"/>
        </w:rPr>
        <w:t xml:space="preserve"> củi cho chăn nuôi heo tại Thanh Hóa và Nghệ An ước tính là </w:t>
      </w:r>
      <w:r>
        <w:t>188,442</w:t>
      </w:r>
      <w:r>
        <w:rPr>
          <w:lang w:val="vi-VN"/>
        </w:rPr>
        <w:t xml:space="preserve"> tấn/năm</w:t>
      </w:r>
    </w:p>
    <w:p w:rsidR="00DD3B70"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AA3535" w:rsidTr="00AA3535">
        <w:tc>
          <w:tcPr>
            <w:tcW w:w="5940" w:type="dxa"/>
          </w:tcPr>
          <w:p w:rsidR="00DD3B70" w:rsidRPr="00AF6B01" w:rsidRDefault="00DD3B70" w:rsidP="00FA3DEA">
            <w:pPr>
              <w:spacing w:before="360"/>
              <w:ind w:left="252" w:right="252"/>
              <w:rPr>
                <w:lang w:val="vi-VN"/>
              </w:rPr>
            </w:pPr>
            <w:r>
              <w:rPr>
                <w:lang w:val="vi-VN"/>
              </w:rPr>
              <w:t>Tổng lượng</w:t>
            </w:r>
            <w:r>
              <w:t xml:space="preserve"> gỗ </w:t>
            </w:r>
            <w:r>
              <w:rPr>
                <w:lang w:val="vi-VN"/>
              </w:rPr>
              <w:t xml:space="preserve">củi cho chăn nuôi heo tại Thanh Hóa và Nghệ An ước tính là </w:t>
            </w:r>
            <w:r>
              <w:t>188,442</w:t>
            </w:r>
            <w:r>
              <w:rPr>
                <w:lang w:val="vi-VN"/>
              </w:rPr>
              <w:t xml:space="preserve"> 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Thanh H</w:t>
            </w:r>
            <w:r>
              <w:rPr>
                <w:sz w:val="22"/>
                <w:lang w:val="vi-VN"/>
              </w:rPr>
              <w:t>ó</w:t>
            </w:r>
            <w:r w:rsidRPr="00AA3535">
              <w:rPr>
                <w:sz w:val="22"/>
              </w:rPr>
              <w:t xml:space="preserve">a: 71,646 </w:t>
            </w:r>
            <w:r>
              <w:rPr>
                <w:sz w:val="22"/>
                <w:lang w:val="vi-VN"/>
              </w:rPr>
              <w:t>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Ngh</w:t>
            </w:r>
            <w:r>
              <w:rPr>
                <w:sz w:val="22"/>
                <w:lang w:val="vi-VN"/>
              </w:rPr>
              <w:t>ệ</w:t>
            </w:r>
            <w:r w:rsidRPr="00AA3535">
              <w:rPr>
                <w:sz w:val="22"/>
              </w:rPr>
              <w:t xml:space="preserve"> An: 116,796 </w:t>
            </w:r>
            <w:r>
              <w:rPr>
                <w:sz w:val="22"/>
                <w:lang w:val="vi-VN"/>
              </w:rPr>
              <w:t>tấn/năm</w:t>
            </w:r>
          </w:p>
          <w:p w:rsidR="00DD3B70" w:rsidRPr="00AA3535" w:rsidRDefault="00DD3B70" w:rsidP="00210F78">
            <w:pPr>
              <w:pStyle w:val="ListParagraph"/>
              <w:contextualSpacing w:val="0"/>
            </w:pPr>
          </w:p>
        </w:tc>
      </w:tr>
    </w:tbl>
    <w:p w:rsidR="00DD3B70" w:rsidRPr="003C657F" w:rsidRDefault="00DD3B70" w:rsidP="0034796D">
      <w:pPr>
        <w:jc w:val="center"/>
        <w:rPr>
          <w:i/>
          <w:lang w:val="vi-VN"/>
        </w:rPr>
      </w:pPr>
      <w:r>
        <w:rPr>
          <w:i/>
        </w:rPr>
        <w:t>Hộp</w:t>
      </w:r>
      <w:r>
        <w:rPr>
          <w:i/>
          <w:lang w:val="vi-VN"/>
        </w:rPr>
        <w:t xml:space="preserve"> 3. Tiêu thu </w:t>
      </w:r>
      <w:r>
        <w:rPr>
          <w:i/>
        </w:rPr>
        <w:t xml:space="preserve">gỗ </w:t>
      </w:r>
      <w:r>
        <w:rPr>
          <w:i/>
          <w:lang w:val="vi-VN"/>
        </w:rPr>
        <w:t>củi cho chăn nuôi heo tại Thanh Hóa và Nghệ An</w:t>
      </w:r>
    </w:p>
    <w:p w:rsidR="00DD3B70" w:rsidRPr="007A79E7" w:rsidRDefault="007C78C1" w:rsidP="00A02CB4">
      <w:pPr>
        <w:pStyle w:val="Heading4"/>
        <w:rPr>
          <w:lang w:val="vi-VN"/>
          <w:rPrChange w:id="150" w:author="Nguyen Huu Hieu" w:date="2014-11-18T09:04:00Z">
            <w:rPr>
              <w:lang w:val="en-GB"/>
            </w:rPr>
          </w:rPrChange>
        </w:rPr>
      </w:pPr>
      <w:commentRangeStart w:id="151"/>
      <w:r w:rsidRPr="007A79E7">
        <w:rPr>
          <w:lang w:val="vi-VN"/>
          <w:rPrChange w:id="152" w:author="Nguyen Huu Hieu" w:date="2014-11-18T09:04:00Z">
            <w:rPr>
              <w:lang w:val="en-GB"/>
            </w:rPr>
          </w:rPrChange>
        </w:rPr>
        <w:lastRenderedPageBreak/>
        <w:t xml:space="preserve">Hiện trạng sử dụng bếp nấu ăn </w:t>
      </w:r>
      <w:commentRangeEnd w:id="151"/>
      <w:r w:rsidR="00AC1A18">
        <w:rPr>
          <w:rStyle w:val="CommentReference"/>
          <w:rFonts w:ascii="Times New Roman" w:eastAsia="Calibri" w:hAnsi="Times New Roman"/>
          <w:b w:val="0"/>
          <w:bCs w:val="0"/>
          <w:i w:val="0"/>
          <w:iCs w:val="0"/>
          <w:color w:val="auto"/>
        </w:rPr>
        <w:commentReference w:id="151"/>
      </w:r>
    </w:p>
    <w:p w:rsidR="00DD3B70" w:rsidRPr="00F62DE4" w:rsidRDefault="007C78C1" w:rsidP="00637E76">
      <w:pPr>
        <w:rPr>
          <w:lang w:val="vi-VN"/>
        </w:rPr>
      </w:pPr>
      <w:r w:rsidRPr="007A79E7">
        <w:rPr>
          <w:lang w:val="vi-VN"/>
          <w:rPrChange w:id="153" w:author="Nguyen Huu Hieu" w:date="2014-11-18T09:04:00Z">
            <w:rPr/>
          </w:rPrChange>
        </w:rPr>
        <w:t>Kết quả</w:t>
      </w:r>
      <w:r w:rsidR="00DD3B70">
        <w:rPr>
          <w:lang w:val="vi-VN"/>
        </w:rPr>
        <w:t xml:space="preserve"> </w:t>
      </w:r>
      <w:r w:rsidRPr="007A79E7">
        <w:rPr>
          <w:lang w:val="vi-VN"/>
          <w:rPrChange w:id="154" w:author="Nguyen Huu Hieu" w:date="2014-11-18T09:04:00Z">
            <w:rPr/>
          </w:rPrChange>
        </w:rPr>
        <w:t>cho thấy rằng</w:t>
      </w:r>
      <w:r w:rsidR="00DD3B70">
        <w:rPr>
          <w:lang w:val="vi-VN"/>
        </w:rPr>
        <w:t xml:space="preserve"> bếp nấu ăn bằng kiềng 3 chân truyền thống vẫn là </w:t>
      </w:r>
      <w:r w:rsidR="00DD3B70" w:rsidRPr="007A79E7">
        <w:rPr>
          <w:lang w:val="vi-VN"/>
          <w:rPrChange w:id="155" w:author="Nguyen Huu Hieu" w:date="2014-11-18T09:04:00Z">
            <w:rPr/>
          </w:rPrChange>
        </w:rPr>
        <w:t>vật dụng</w:t>
      </w:r>
      <w:r w:rsidR="00DD3B70">
        <w:rPr>
          <w:lang w:val="vi-VN"/>
        </w:rPr>
        <w:t xml:space="preserve"> phổ biến: 80% hộ gia đình chỉ sử dụng bếp kiềng 3 chân cho nấu ăn, 11% hộ sử dụng bếp cải tiến, trong khi 9% còn lại sử dụng cả bếp truyền thống và bếp cải tiến.</w:t>
      </w:r>
    </w:p>
    <w:p w:rsidR="00DD3B70" w:rsidRPr="00B64DF6" w:rsidRDefault="00DD3B70" w:rsidP="00637E76">
      <w:pPr>
        <w:rPr>
          <w:lang w:val="vi-VN"/>
        </w:rPr>
      </w:pPr>
      <w:r>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rsidRPr="007A79E7">
        <w:rPr>
          <w:lang w:val="vi-VN"/>
          <w:rPrChange w:id="156" w:author="Nguyen Huu Hieu" w:date="2014-11-18T09:04:00Z">
            <w:rPr/>
          </w:rPrChange>
        </w:rPr>
        <w:t>â</w:t>
      </w:r>
      <w:r>
        <w:rPr>
          <w:lang w:val="vi-VN"/>
        </w:rPr>
        <w:t>m đến bếp cải tiến, 18% hộ mong muốn nhận được hỗ trợ về tài chính và kỹ thuật trong việc sử dụng bếp cải tiến.</w:t>
      </w:r>
    </w:p>
    <w:p w:rsidR="00DD3B70" w:rsidRPr="007A79E7" w:rsidRDefault="00DD3B70" w:rsidP="00637E76">
      <w:pPr>
        <w:rPr>
          <w:lang w:val="vi-VN"/>
          <w:rPrChange w:id="157" w:author="Nguyen Huu Hieu" w:date="2014-11-18T09:04:00Z">
            <w:rPr/>
          </w:rPrChange>
        </w:rPr>
      </w:pPr>
    </w:p>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590069" w:rsidTr="00AA3535">
        <w:tc>
          <w:tcPr>
            <w:tcW w:w="7020" w:type="dxa"/>
            <w:shd w:val="clear" w:color="auto" w:fill="FDE9D9"/>
          </w:tcPr>
          <w:p w:rsidR="00DD3B70" w:rsidRPr="00477563" w:rsidRDefault="00DD3B70" w:rsidP="00AA3535">
            <w:pPr>
              <w:spacing w:before="360"/>
              <w:ind w:left="342" w:right="432"/>
              <w:jc w:val="center"/>
              <w:rPr>
                <w:b/>
                <w:lang w:val="vi-VN"/>
              </w:rPr>
            </w:pPr>
            <w:r w:rsidRPr="007A79E7">
              <w:rPr>
                <w:sz w:val="22"/>
                <w:lang w:val="vi-VN"/>
                <w:rPrChange w:id="158" w:author="Nguyen Huu Hieu" w:date="2014-11-18T09:04:00Z">
                  <w:rPr>
                    <w:sz w:val="22"/>
                  </w:rPr>
                </w:rPrChange>
              </w:rPr>
              <w:br w:type="page"/>
            </w:r>
            <w:r>
              <w:rPr>
                <w:b/>
                <w:sz w:val="22"/>
                <w:lang w:val="vi-VN"/>
              </w:rPr>
              <w:t xml:space="preserve">TÓM TẮT TIÊU THỤ </w:t>
            </w:r>
            <w:r w:rsidRPr="007A79E7">
              <w:rPr>
                <w:b/>
                <w:sz w:val="22"/>
                <w:lang w:val="vi-VN"/>
                <w:rPrChange w:id="159" w:author="Nguyen Huu Hieu" w:date="2014-11-18T09:04:00Z">
                  <w:rPr>
                    <w:b/>
                    <w:sz w:val="22"/>
                  </w:rPr>
                </w:rPrChange>
              </w:rPr>
              <w:t xml:space="preserve">GỖ </w:t>
            </w:r>
            <w:r>
              <w:rPr>
                <w:b/>
                <w:sz w:val="22"/>
                <w:lang w:val="vi-VN"/>
              </w:rPr>
              <w:t xml:space="preserve">CỦI Ở </w:t>
            </w:r>
            <w:r w:rsidRPr="007A79E7">
              <w:rPr>
                <w:b/>
                <w:sz w:val="22"/>
                <w:lang w:val="vi-VN"/>
                <w:rPrChange w:id="160" w:author="Nguyen Huu Hieu" w:date="2014-11-18T09:04:00Z">
                  <w:rPr>
                    <w:b/>
                    <w:sz w:val="22"/>
                  </w:rPr>
                </w:rPrChange>
              </w:rPr>
              <w:t xml:space="preserve">QUY MÔ </w:t>
            </w:r>
            <w:r>
              <w:rPr>
                <w:b/>
                <w:sz w:val="22"/>
                <w:lang w:val="vi-VN"/>
              </w:rPr>
              <w:t>HỘ GIA ĐÌNH</w:t>
            </w:r>
          </w:p>
          <w:p w:rsidR="00DD3B70" w:rsidRPr="006E77EC" w:rsidRDefault="00DD3B70" w:rsidP="00AA3535">
            <w:pPr>
              <w:spacing w:before="360"/>
              <w:ind w:left="342" w:right="432"/>
              <w:jc w:val="left"/>
              <w:rPr>
                <w:lang w:val="vi-VN"/>
              </w:rPr>
            </w:pPr>
            <w:r>
              <w:rPr>
                <w:b/>
                <w:sz w:val="22"/>
                <w:lang w:val="vi-VN"/>
              </w:rPr>
              <w:t xml:space="preserve">Ước tính tiêu thụ </w:t>
            </w:r>
            <w:r w:rsidRPr="007A79E7">
              <w:rPr>
                <w:b/>
                <w:sz w:val="22"/>
                <w:lang w:val="vi-VN"/>
                <w:rPrChange w:id="161" w:author="Nguyen Huu Hieu" w:date="2014-11-18T09:05:00Z">
                  <w:rPr>
                    <w:b/>
                    <w:sz w:val="22"/>
                  </w:rPr>
                </w:rPrChange>
              </w:rPr>
              <w:t xml:space="preserve">gỗ </w:t>
            </w:r>
            <w:r>
              <w:rPr>
                <w:b/>
                <w:sz w:val="22"/>
                <w:lang w:val="vi-VN"/>
              </w:rPr>
              <w:t xml:space="preserve">củi </w:t>
            </w:r>
            <w:r>
              <w:rPr>
                <w:sz w:val="22"/>
                <w:lang w:val="vi-VN"/>
              </w:rPr>
              <w:t>cho hộ gia đình ở Thanh Hóa và Nghệ An</w:t>
            </w:r>
            <w:r w:rsidRPr="007A79E7">
              <w:rPr>
                <w:sz w:val="22"/>
                <w:lang w:val="vi-VN"/>
                <w:rPrChange w:id="162" w:author="Nguyen Huu Hieu" w:date="2014-11-18T09:05:00Z">
                  <w:rPr>
                    <w:sz w:val="22"/>
                  </w:rPr>
                </w:rPrChange>
              </w:rPr>
              <w:t xml:space="preserve"> là</w:t>
            </w:r>
            <w:r>
              <w:rPr>
                <w:sz w:val="22"/>
                <w:lang w:val="vi-VN"/>
              </w:rPr>
              <w:t xml:space="preserve">: </w:t>
            </w:r>
            <w:r w:rsidRPr="007A79E7">
              <w:rPr>
                <w:b/>
                <w:sz w:val="22"/>
                <w:lang w:val="vi-VN"/>
                <w:rPrChange w:id="163" w:author="Nguyen Huu Hieu" w:date="2014-11-18T09:05:00Z">
                  <w:rPr>
                    <w:b/>
                    <w:sz w:val="22"/>
                  </w:rPr>
                </w:rPrChange>
              </w:rPr>
              <w:t>1,641,182</w:t>
            </w:r>
            <w:r>
              <w:rPr>
                <w:b/>
                <w:sz w:val="22"/>
                <w:lang w:val="vi-VN"/>
              </w:rPr>
              <w:t xml:space="preserve"> </w:t>
            </w:r>
            <w:r>
              <w:rPr>
                <w:sz w:val="22"/>
                <w:lang w:val="vi-VN"/>
              </w:rPr>
              <w:t>tấn hằng năm trong đó:</w:t>
            </w:r>
          </w:p>
          <w:p w:rsidR="00DD3B70" w:rsidRPr="007A79E7" w:rsidRDefault="00DD3B70" w:rsidP="00AA3535">
            <w:pPr>
              <w:pStyle w:val="ListParagraph"/>
              <w:numPr>
                <w:ilvl w:val="0"/>
                <w:numId w:val="4"/>
              </w:numPr>
              <w:contextualSpacing w:val="0"/>
              <w:jc w:val="left"/>
              <w:rPr>
                <w:lang w:val="vi-VN"/>
                <w:rPrChange w:id="164" w:author="Nguyen Huu Hieu" w:date="2014-11-18T09:05:00Z">
                  <w:rPr/>
                </w:rPrChange>
              </w:rPr>
            </w:pPr>
            <w:r>
              <w:rPr>
                <w:sz w:val="22"/>
                <w:lang w:val="vi-VN"/>
              </w:rPr>
              <w:t xml:space="preserve">Cho nấu ăn của người dân: </w:t>
            </w:r>
            <w:r w:rsidRPr="007A79E7">
              <w:rPr>
                <w:sz w:val="22"/>
                <w:lang w:val="vi-VN"/>
                <w:rPrChange w:id="165" w:author="Nguyen Huu Hieu" w:date="2014-11-18T09:05:00Z">
                  <w:rPr>
                    <w:sz w:val="22"/>
                  </w:rPr>
                </w:rPrChange>
              </w:rPr>
              <w:t>1,452,740</w:t>
            </w:r>
            <w:r>
              <w:rPr>
                <w:sz w:val="22"/>
                <w:lang w:val="vi-VN"/>
              </w:rPr>
              <w:t xml:space="preserve"> tấn</w:t>
            </w:r>
            <w:r w:rsidRPr="007A79E7">
              <w:rPr>
                <w:sz w:val="22"/>
                <w:lang w:val="vi-VN"/>
                <w:rPrChange w:id="166" w:author="Nguyen Huu Hieu" w:date="2014-11-18T09:05:00Z">
                  <w:rPr>
                    <w:sz w:val="22"/>
                  </w:rPr>
                </w:rPrChange>
              </w:rPr>
              <w:t>/</w:t>
            </w:r>
            <w:r>
              <w:rPr>
                <w:sz w:val="22"/>
                <w:lang w:val="vi-VN"/>
              </w:rPr>
              <w:t>năm</w:t>
            </w:r>
          </w:p>
          <w:p w:rsidR="00DD3B70" w:rsidRPr="007A79E7" w:rsidRDefault="00DD3B70" w:rsidP="00AA3535">
            <w:pPr>
              <w:pStyle w:val="ListParagraph"/>
              <w:numPr>
                <w:ilvl w:val="0"/>
                <w:numId w:val="4"/>
              </w:numPr>
              <w:contextualSpacing w:val="0"/>
              <w:jc w:val="left"/>
              <w:rPr>
                <w:lang w:val="vi-VN"/>
                <w:rPrChange w:id="167" w:author="Nguyen Huu Hieu" w:date="2014-11-18T09:05:00Z">
                  <w:rPr/>
                </w:rPrChange>
              </w:rPr>
            </w:pPr>
            <w:r>
              <w:rPr>
                <w:sz w:val="22"/>
                <w:lang w:val="vi-VN"/>
              </w:rPr>
              <w:t>Cho chăn nuôi heo</w:t>
            </w:r>
            <w:r w:rsidRPr="007A79E7">
              <w:rPr>
                <w:sz w:val="22"/>
                <w:lang w:val="vi-VN"/>
                <w:rPrChange w:id="168" w:author="Nguyen Huu Hieu" w:date="2014-11-18T09:05:00Z">
                  <w:rPr>
                    <w:sz w:val="22"/>
                  </w:rPr>
                </w:rPrChange>
              </w:rPr>
              <w:t xml:space="preserve">: 188,442 </w:t>
            </w:r>
            <w:r>
              <w:rPr>
                <w:sz w:val="22"/>
                <w:lang w:val="vi-VN"/>
              </w:rPr>
              <w:t>tấn</w:t>
            </w:r>
            <w:r w:rsidRPr="007A79E7">
              <w:rPr>
                <w:sz w:val="22"/>
                <w:lang w:val="vi-VN"/>
                <w:rPrChange w:id="169" w:author="Nguyen Huu Hieu" w:date="2014-11-18T09:05:00Z">
                  <w:rPr>
                    <w:sz w:val="22"/>
                  </w:rPr>
                </w:rPrChange>
              </w:rPr>
              <w:t>/</w:t>
            </w:r>
            <w:r>
              <w:rPr>
                <w:sz w:val="22"/>
                <w:lang w:val="vi-VN"/>
              </w:rPr>
              <w:t>năm</w:t>
            </w:r>
          </w:p>
          <w:p w:rsidR="00DD3B70" w:rsidRPr="004D563E" w:rsidRDefault="00DD3B70" w:rsidP="00AA3535">
            <w:pPr>
              <w:ind w:left="360"/>
              <w:jc w:val="left"/>
              <w:rPr>
                <w:lang w:val="vi-VN"/>
              </w:rPr>
            </w:pPr>
            <w:r>
              <w:rPr>
                <w:b/>
                <w:sz w:val="22"/>
                <w:lang w:val="vi-VN"/>
              </w:rPr>
              <w:t xml:space="preserve">Hiện trạng sử dụng bếp nấu ăn </w:t>
            </w:r>
            <w:r w:rsidRPr="004D563E">
              <w:rPr>
                <w:sz w:val="22"/>
                <w:lang w:val="vi-VN"/>
              </w:rPr>
              <w:t>của hộ gia đình:</w:t>
            </w:r>
          </w:p>
          <w:p w:rsidR="00DD3B70" w:rsidRPr="007A79E7" w:rsidRDefault="00DD3B70" w:rsidP="00AA3535">
            <w:pPr>
              <w:pStyle w:val="ListParagraph"/>
              <w:numPr>
                <w:ilvl w:val="0"/>
                <w:numId w:val="4"/>
              </w:numPr>
              <w:contextualSpacing w:val="0"/>
              <w:jc w:val="left"/>
              <w:rPr>
                <w:lang w:val="vi-VN"/>
                <w:rPrChange w:id="170" w:author="Nguyen Huu Hieu" w:date="2014-11-18T09:05:00Z">
                  <w:rPr/>
                </w:rPrChange>
              </w:rPr>
            </w:pPr>
            <w:r>
              <w:rPr>
                <w:sz w:val="22"/>
                <w:lang w:val="vi-VN"/>
              </w:rPr>
              <w:t>74% sử dụng bếp nấu ăn là phụ nữ</w:t>
            </w:r>
          </w:p>
          <w:p w:rsidR="00DD3B70" w:rsidRPr="007A79E7" w:rsidRDefault="00DD3B70" w:rsidP="00AA3535">
            <w:pPr>
              <w:pStyle w:val="ListParagraph"/>
              <w:numPr>
                <w:ilvl w:val="0"/>
                <w:numId w:val="4"/>
              </w:numPr>
              <w:contextualSpacing w:val="0"/>
              <w:jc w:val="left"/>
              <w:rPr>
                <w:lang w:val="vi-VN"/>
                <w:rPrChange w:id="171" w:author="Nguyen Huu Hieu" w:date="2014-11-18T09:05:00Z">
                  <w:rPr/>
                </w:rPrChange>
              </w:rPr>
            </w:pPr>
            <w:r>
              <w:rPr>
                <w:sz w:val="22"/>
                <w:lang w:val="vi-VN"/>
              </w:rPr>
              <w:t>26% sử dụng bếp nấu ăn là nam giới</w:t>
            </w:r>
          </w:p>
          <w:p w:rsidR="00DD3B70" w:rsidRPr="004D563E" w:rsidRDefault="00DD3B70" w:rsidP="00AA3535">
            <w:pPr>
              <w:ind w:left="360"/>
              <w:jc w:val="left"/>
              <w:rPr>
                <w:lang w:val="vi-VN"/>
              </w:rPr>
            </w:pPr>
            <w:r>
              <w:rPr>
                <w:b/>
                <w:sz w:val="22"/>
                <w:lang w:val="vi-VN"/>
              </w:rPr>
              <w:t>Lực lượng lao động thu gom</w:t>
            </w:r>
            <w:r w:rsidRPr="007A79E7">
              <w:rPr>
                <w:b/>
                <w:sz w:val="22"/>
                <w:lang w:val="vi-VN"/>
                <w:rPrChange w:id="172" w:author="Nguyen Huu Hieu" w:date="2014-11-18T09:05:00Z">
                  <w:rPr>
                    <w:b/>
                    <w:sz w:val="22"/>
                  </w:rPr>
                </w:rPrChange>
              </w:rPr>
              <w:t xml:space="preserve"> gỗ</w:t>
            </w:r>
            <w:r>
              <w:rPr>
                <w:b/>
                <w:sz w:val="22"/>
                <w:lang w:val="vi-VN"/>
              </w:rPr>
              <w:t xml:space="preserve"> củi </w:t>
            </w:r>
            <w:r w:rsidRPr="004D563E">
              <w:rPr>
                <w:sz w:val="22"/>
                <w:lang w:val="vi-VN"/>
              </w:rPr>
              <w:t>tại hộ gia đình:</w:t>
            </w:r>
          </w:p>
          <w:p w:rsidR="00DD3B70" w:rsidRPr="007A79E7" w:rsidRDefault="00DD3B70" w:rsidP="00AA3535">
            <w:pPr>
              <w:pStyle w:val="ListParagraph"/>
              <w:numPr>
                <w:ilvl w:val="0"/>
                <w:numId w:val="4"/>
              </w:numPr>
              <w:contextualSpacing w:val="0"/>
              <w:jc w:val="left"/>
              <w:rPr>
                <w:lang w:val="vi-VN"/>
                <w:rPrChange w:id="173" w:author="Nguyen Huu Hieu" w:date="2014-11-18T09:05:00Z">
                  <w:rPr/>
                </w:rPrChange>
              </w:rPr>
            </w:pPr>
            <w:r>
              <w:rPr>
                <w:sz w:val="22"/>
                <w:lang w:val="vi-VN"/>
              </w:rPr>
              <w:t xml:space="preserve">88% người thu gom </w:t>
            </w:r>
            <w:r w:rsidRPr="007A79E7">
              <w:rPr>
                <w:sz w:val="22"/>
                <w:lang w:val="vi-VN"/>
                <w:rPrChange w:id="174" w:author="Nguyen Huu Hieu" w:date="2014-11-18T09:05:00Z">
                  <w:rPr>
                    <w:sz w:val="22"/>
                  </w:rPr>
                </w:rPrChange>
              </w:rPr>
              <w:t xml:space="preserve">gỗ </w:t>
            </w:r>
            <w:r>
              <w:rPr>
                <w:sz w:val="22"/>
                <w:lang w:val="vi-VN"/>
              </w:rPr>
              <w:t>củi là phụ nữ</w:t>
            </w:r>
          </w:p>
          <w:p w:rsidR="00DD3B70" w:rsidRPr="007A79E7" w:rsidRDefault="00DD3B70" w:rsidP="00AA3535">
            <w:pPr>
              <w:pStyle w:val="ListParagraph"/>
              <w:numPr>
                <w:ilvl w:val="0"/>
                <w:numId w:val="4"/>
              </w:numPr>
              <w:contextualSpacing w:val="0"/>
              <w:jc w:val="left"/>
              <w:rPr>
                <w:lang w:val="vi-VN"/>
                <w:rPrChange w:id="175" w:author="Nguyen Huu Hieu" w:date="2014-11-18T09:05:00Z">
                  <w:rPr/>
                </w:rPrChange>
              </w:rPr>
            </w:pPr>
            <w:r>
              <w:rPr>
                <w:sz w:val="22"/>
                <w:lang w:val="vi-VN"/>
              </w:rPr>
              <w:t xml:space="preserve">12% người thu gom </w:t>
            </w:r>
            <w:r w:rsidRPr="007A79E7">
              <w:rPr>
                <w:sz w:val="22"/>
                <w:lang w:val="vi-VN"/>
                <w:rPrChange w:id="176" w:author="Nguyen Huu Hieu" w:date="2014-11-18T09:05:00Z">
                  <w:rPr>
                    <w:sz w:val="22"/>
                  </w:rPr>
                </w:rPrChange>
              </w:rPr>
              <w:t xml:space="preserve">gỗ </w:t>
            </w:r>
            <w:r>
              <w:rPr>
                <w:sz w:val="22"/>
                <w:lang w:val="vi-VN"/>
              </w:rPr>
              <w:t>củi là nam giới</w:t>
            </w:r>
          </w:p>
          <w:p w:rsidR="00DD3B70" w:rsidRPr="007A79E7" w:rsidRDefault="00DD3B70" w:rsidP="00EC018A">
            <w:pPr>
              <w:pStyle w:val="ListParagraph"/>
              <w:contextualSpacing w:val="0"/>
              <w:rPr>
                <w:lang w:val="vi-VN"/>
                <w:rPrChange w:id="177" w:author="Nguyen Huu Hieu" w:date="2014-11-18T09:05:00Z">
                  <w:rPr/>
                </w:rPrChange>
              </w:rPr>
            </w:pPr>
          </w:p>
        </w:tc>
      </w:tr>
    </w:tbl>
    <w:p w:rsidR="00DD3B70" w:rsidRPr="003B0565" w:rsidRDefault="00DD3B70" w:rsidP="007C78C1">
      <w:pPr>
        <w:spacing w:after="240"/>
        <w:jc w:val="center"/>
        <w:rPr>
          <w:i/>
          <w:lang w:val="vi-VN"/>
        </w:rPr>
      </w:pPr>
      <w:r w:rsidRPr="007A79E7">
        <w:rPr>
          <w:i/>
          <w:lang w:val="vi-VN"/>
          <w:rPrChange w:id="178" w:author="Nguyen Huu Hieu" w:date="2014-11-18T09:05:00Z">
            <w:rPr>
              <w:i/>
            </w:rPr>
          </w:rPrChange>
        </w:rPr>
        <w:t>Hộp</w:t>
      </w:r>
      <w:r>
        <w:rPr>
          <w:i/>
          <w:lang w:val="vi-VN"/>
        </w:rPr>
        <w:t xml:space="preserve"> 4. Tóm tắt tiêu thụ </w:t>
      </w:r>
      <w:r w:rsidRPr="007A79E7">
        <w:rPr>
          <w:i/>
          <w:lang w:val="vi-VN"/>
          <w:rPrChange w:id="179" w:author="Nguyen Huu Hieu" w:date="2014-11-18T09:05:00Z">
            <w:rPr>
              <w:i/>
            </w:rPr>
          </w:rPrChange>
        </w:rPr>
        <w:t xml:space="preserve">gỗ </w:t>
      </w:r>
      <w:r>
        <w:rPr>
          <w:i/>
          <w:lang w:val="vi-VN"/>
        </w:rPr>
        <w:t xml:space="preserve">củi ở </w:t>
      </w:r>
      <w:r w:rsidRPr="007A79E7">
        <w:rPr>
          <w:i/>
          <w:lang w:val="vi-VN"/>
          <w:rPrChange w:id="180" w:author="Nguyen Huu Hieu" w:date="2014-11-18T09:05:00Z">
            <w:rPr>
              <w:i/>
            </w:rPr>
          </w:rPrChange>
        </w:rPr>
        <w:t>quy mô</w:t>
      </w:r>
      <w:r>
        <w:rPr>
          <w:i/>
          <w:lang w:val="vi-VN"/>
        </w:rPr>
        <w:t xml:space="preserve"> hộ gia đình tại Thanh Hóa và Nghệ An</w:t>
      </w:r>
    </w:p>
    <w:p w:rsidR="00DD3B70" w:rsidRPr="007A79E7" w:rsidRDefault="00DD3B70" w:rsidP="00E42978">
      <w:pPr>
        <w:pStyle w:val="Heading3"/>
        <w:rPr>
          <w:lang w:val="vi-VN"/>
          <w:rPrChange w:id="181" w:author="Nguyen Huu Hieu" w:date="2014-11-18T09:05:00Z">
            <w:rPr/>
          </w:rPrChange>
        </w:rPr>
      </w:pPr>
      <w:bookmarkStart w:id="182" w:name="_Toc403554252"/>
      <w:r w:rsidRPr="007A79E7">
        <w:rPr>
          <w:lang w:val="vi-VN"/>
          <w:rPrChange w:id="183" w:author="Nguyen Huu Hieu" w:date="2014-11-18T09:05:00Z">
            <w:rPr/>
          </w:rPrChange>
        </w:rPr>
        <w:t>Quy mô thương mại và công nghiệp</w:t>
      </w:r>
      <w:bookmarkEnd w:id="182"/>
    </w:p>
    <w:p w:rsidR="00DD3B70" w:rsidRPr="007A79E7" w:rsidRDefault="00DD3B70" w:rsidP="00622845">
      <w:pPr>
        <w:rPr>
          <w:lang w:val="vi-VN"/>
          <w:rPrChange w:id="184" w:author="Nguyen Huu Hieu" w:date="2014-11-18T09:05:00Z">
            <w:rPr/>
          </w:rPrChange>
        </w:rPr>
      </w:pPr>
      <w:r w:rsidRPr="007A79E7">
        <w:rPr>
          <w:lang w:val="vi-VN"/>
          <w:rPrChange w:id="185" w:author="Nguyen Huu Hieu" w:date="2014-11-18T09:05:00Z">
            <w:rPr/>
          </w:rPrChange>
        </w:rPr>
        <w:t>Từ chuyến khảo sát chúng tôi phát hiện rằng gỗ củi thương mại chỉ được cung cấp cho các nhà máy tại địa phương trong khoảng cách 50km. Nhà máy mua gỗ củi từ thương lái trung gian. Không có công ty thương mại nào liên quan đến hoạt động này bởi vì phần lớn khối lượng gỗ thương mại đang hoạt động không hợp pháp hoặc tình huống này khó xác định có thể hợp pháp hay không. Tính hợp pháp của cung cấp gỗ củi cho các nhà máy công nghiệp địa phương sẽ được thảo luận thêm trong phần tiếp theo.</w:t>
      </w:r>
    </w:p>
    <w:p w:rsidR="00DD3B70" w:rsidRPr="007A79E7" w:rsidRDefault="00DD3B70" w:rsidP="004C5272">
      <w:pPr>
        <w:pStyle w:val="Heading4"/>
        <w:rPr>
          <w:lang w:val="vi-VN"/>
          <w:rPrChange w:id="186" w:author="Nguyen Huu Hieu" w:date="2014-11-18T09:05:00Z">
            <w:rPr/>
          </w:rPrChange>
        </w:rPr>
      </w:pPr>
      <w:r w:rsidRPr="007A79E7">
        <w:rPr>
          <w:lang w:val="vi-VN"/>
          <w:rPrChange w:id="187" w:author="Nguyen Huu Hieu" w:date="2014-11-18T09:05:00Z">
            <w:rPr/>
          </w:rPrChange>
        </w:rPr>
        <w:t>Khối lượng gỗ củi cho nhu cầu công nghiệp</w:t>
      </w:r>
    </w:p>
    <w:p w:rsidR="00DD3B70" w:rsidRPr="007A79E7" w:rsidRDefault="00DD3B70" w:rsidP="00622845">
      <w:pPr>
        <w:rPr>
          <w:lang w:val="vi-VN"/>
          <w:rPrChange w:id="188" w:author="Nguyen Huu Hieu" w:date="2014-11-18T09:05:00Z">
            <w:rPr/>
          </w:rPrChange>
        </w:rPr>
      </w:pPr>
      <w:r w:rsidRPr="007A79E7">
        <w:rPr>
          <w:lang w:val="vi-VN"/>
          <w:rPrChange w:id="189" w:author="Nguyen Huu Hieu" w:date="2014-11-18T09:05:00Z">
            <w:rPr/>
          </w:rPrChange>
        </w:rPr>
        <w:t xml:space="preserve">Để ước tính nhu cầu khối lượng gỗ củi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có quy trình sản xuất điển hình và kỹ thuật đặc trưng cho tiêu thụ nhiên liệu theo mỗi đơn vị sản </w:t>
      </w:r>
      <w:r w:rsidRPr="007A79E7">
        <w:rPr>
          <w:lang w:val="vi-VN"/>
          <w:rPrChange w:id="190" w:author="Nguyen Huu Hieu" w:date="2014-11-18T09:05:00Z">
            <w:rPr/>
          </w:rPrChange>
        </w:rPr>
        <w:lastRenderedPageBreak/>
        <w:t>phẩm có thể sử dụng như là số liệu tham khảo. Do đó dữ liệu cho tổng công suất của ngành công nghiệp là cần thiết để ước tính tổng nhu cầu nhiên liệu.</w:t>
      </w:r>
    </w:p>
    <w:p w:rsidR="00DD3B70" w:rsidRPr="007A79E7" w:rsidRDefault="00DD3B70" w:rsidP="00622845">
      <w:pPr>
        <w:rPr>
          <w:lang w:val="vi-VN"/>
          <w:rPrChange w:id="191" w:author="Nguyen Huu Hieu" w:date="2014-11-18T09:05:00Z">
            <w:rPr/>
          </w:rPrChange>
        </w:rPr>
      </w:pPr>
      <w:r w:rsidRPr="007A79E7">
        <w:rPr>
          <w:lang w:val="vi-VN"/>
          <w:rPrChange w:id="192" w:author="Nguyen Huu Hieu" w:date="2014-11-18T09:05:00Z">
            <w:rPr/>
          </w:rPrChange>
        </w:rPr>
        <w:t xml:space="preserve">Mặt khác, gỗ củi được khai thác ở Thanh Hóa và Nghệ An được cung cấp cho các nhà máy công nghiệp trong bán kính là 50km. Do vậy, cần </w:t>
      </w:r>
      <w:r w:rsidR="007C78C1" w:rsidRPr="007A79E7">
        <w:rPr>
          <w:lang w:val="vi-VN"/>
          <w:rPrChange w:id="193" w:author="Nguyen Huu Hieu" w:date="2014-11-18T09:05:00Z">
            <w:rPr/>
          </w:rPrChange>
        </w:rPr>
        <w:t>xác định</w:t>
      </w:r>
      <w:r w:rsidRPr="007A79E7">
        <w:rPr>
          <w:lang w:val="vi-VN"/>
          <w:rPrChange w:id="194" w:author="Nguyen Huu Hieu" w:date="2014-11-18T09:05:00Z">
            <w:rPr/>
          </w:rPrChange>
        </w:rPr>
        <w:t xml:space="preserve"> các địa điểm của mỗi nhà máy để dự đoán nhu cầu gỗ củi tiềm năng. Vì thế công suất của ngành công nghiệp theo huyện cần được yêu cầu cho các phân tích định lượng.</w:t>
      </w:r>
    </w:p>
    <w:p w:rsidR="00DD3B70" w:rsidRPr="007A79E7" w:rsidRDefault="00DD3B70" w:rsidP="00622845">
      <w:pPr>
        <w:rPr>
          <w:lang w:val="vi-VN"/>
          <w:rPrChange w:id="195" w:author="Nguyen Huu Hieu" w:date="2014-11-18T09:05:00Z">
            <w:rPr/>
          </w:rPrChange>
        </w:rPr>
      </w:pPr>
      <w:r w:rsidRPr="007A79E7">
        <w:rPr>
          <w:lang w:val="vi-VN"/>
          <w:rPrChange w:id="196" w:author="Nguyen Huu Hieu" w:date="2014-11-18T09:05:00Z">
            <w:rPr/>
          </w:rPrChange>
        </w:rPr>
        <w:t>Do không có dữ liệu</w:t>
      </w:r>
      <w:r w:rsidR="007C78C1" w:rsidRPr="007A79E7">
        <w:rPr>
          <w:lang w:val="vi-VN"/>
          <w:rPrChange w:id="197" w:author="Nguyen Huu Hieu" w:date="2014-11-18T09:05:00Z">
            <w:rPr/>
          </w:rPrChange>
        </w:rPr>
        <w:t xml:space="preserve"> thứ cấp</w:t>
      </w:r>
      <w:r w:rsidRPr="007A79E7">
        <w:rPr>
          <w:lang w:val="vi-VN"/>
          <w:rPrChange w:id="198" w:author="Nguyen Huu Hieu" w:date="2014-11-18T09:05:00Z">
            <w:rPr/>
          </w:rPrChange>
        </w:rPr>
        <w:t xml:space="preserve"> về các nhà máy công nghiệp tại địa phương với các thông tin cụ thể về năng lực sản xuất, ước tính định lượng nhu cầu gỗ củi cho nhà máy công nghiệp địa phương không có độ tin cậy để có thể thực hiện được.</w:t>
      </w:r>
    </w:p>
    <w:p w:rsidR="00DD3B70" w:rsidRPr="007A79E7" w:rsidRDefault="00DD3B70" w:rsidP="00622845">
      <w:pPr>
        <w:rPr>
          <w:lang w:val="vi-VN"/>
          <w:rPrChange w:id="199" w:author="Nguyen Huu Hieu" w:date="2014-11-18T09:05:00Z">
            <w:rPr/>
          </w:rPrChange>
        </w:rPr>
      </w:pPr>
      <w:r w:rsidRPr="007A79E7">
        <w:rPr>
          <w:lang w:val="vi-VN"/>
          <w:rPrChange w:id="200" w:author="Nguyen Huu Hieu" w:date="2014-11-18T09:05:00Z">
            <w:rPr/>
          </w:rPrChange>
        </w:rPr>
        <w:t xml:space="preserve">Như đã giải thích ở trên, giả định rằng tất cả gỗ củi khai thác cho thương mại ở Thanh Hóa và Nghệ An được cung cấp cho các nhà máy công nghiệp địa phương. Do đó việc phân tích số lượng củi thương mại sẽ </w:t>
      </w:r>
      <w:r w:rsidR="007C78C1" w:rsidRPr="007A79E7">
        <w:rPr>
          <w:lang w:val="vi-VN"/>
          <w:rPrChange w:id="201" w:author="Nguyen Huu Hieu" w:date="2014-11-18T09:05:00Z">
            <w:rPr/>
          </w:rPrChange>
        </w:rPr>
        <w:t xml:space="preserve">là một phần của phân tích </w:t>
      </w:r>
      <w:r w:rsidRPr="007A79E7">
        <w:rPr>
          <w:lang w:val="vi-VN"/>
          <w:rPrChange w:id="202" w:author="Nguyen Huu Hieu" w:date="2014-11-18T09:05:00Z">
            <w:rPr/>
          </w:rPrChange>
        </w:rPr>
        <w:t xml:space="preserve">số lượng tiêu thụ </w:t>
      </w:r>
      <w:r w:rsidR="007C78C1" w:rsidRPr="007A79E7">
        <w:rPr>
          <w:lang w:val="vi-VN"/>
          <w:rPrChange w:id="203" w:author="Nguyen Huu Hieu" w:date="2014-11-18T09:05:00Z">
            <w:rPr/>
          </w:rPrChange>
        </w:rPr>
        <w:t xml:space="preserve">gỗ </w:t>
      </w:r>
      <w:r w:rsidRPr="007A79E7">
        <w:rPr>
          <w:lang w:val="vi-VN"/>
          <w:rPrChange w:id="204" w:author="Nguyen Huu Hieu" w:date="2014-11-18T09:05:00Z">
            <w:rPr/>
          </w:rPrChange>
        </w:rPr>
        <w:t xml:space="preserve">củi </w:t>
      </w:r>
      <w:r w:rsidR="007C78C1" w:rsidRPr="007A79E7">
        <w:rPr>
          <w:lang w:val="vi-VN"/>
          <w:rPrChange w:id="205" w:author="Nguyen Huu Hieu" w:date="2014-11-18T09:05:00Z">
            <w:rPr/>
          </w:rPrChange>
        </w:rPr>
        <w:t xml:space="preserve">cho </w:t>
      </w:r>
      <w:r w:rsidRPr="007A79E7">
        <w:rPr>
          <w:lang w:val="vi-VN"/>
          <w:rPrChange w:id="206" w:author="Nguyen Huu Hieu" w:date="2014-11-18T09:05:00Z">
            <w:rPr/>
          </w:rPrChange>
        </w:rPr>
        <w:t>công nghiệp tại địa phương. Dưới đây là phân tích khối lượng gỗ thương mại của hai địa điểm nghiên cứu: Huyện Lang Chánh, tỉnh Thanh Hóa và xã Nam Sơn, tỉnh Nghệ An.</w:t>
      </w:r>
    </w:p>
    <w:p w:rsidR="00DD3B70" w:rsidRPr="007A79E7" w:rsidRDefault="00DD3B70" w:rsidP="00A4685E">
      <w:pPr>
        <w:spacing w:line="276" w:lineRule="auto"/>
        <w:jc w:val="left"/>
        <w:rPr>
          <w:b/>
          <w:i/>
          <w:lang w:val="vi-VN"/>
          <w:rPrChange w:id="207" w:author="Nguyen Huu Hieu" w:date="2014-11-18T09:05:00Z">
            <w:rPr>
              <w:b/>
              <w:i/>
            </w:rPr>
          </w:rPrChange>
        </w:rPr>
      </w:pPr>
      <w:r w:rsidRPr="007A79E7">
        <w:rPr>
          <w:b/>
          <w:i/>
          <w:lang w:val="vi-VN"/>
          <w:rPrChange w:id="208" w:author="Nguyen Huu Hieu" w:date="2014-11-18T09:05:00Z">
            <w:rPr>
              <w:b/>
              <w:i/>
            </w:rPr>
          </w:rPrChange>
        </w:rPr>
        <w:t>Khối lượng gỗ củi thương mại ở huyện Lang Chánh, tỉnh Thanh Hóa</w:t>
      </w:r>
    </w:p>
    <w:p w:rsidR="00DD3B70" w:rsidRPr="007A79E7" w:rsidRDefault="00DD3B70" w:rsidP="00622845">
      <w:pPr>
        <w:rPr>
          <w:lang w:val="vi-VN"/>
          <w:rPrChange w:id="209" w:author="Nguyen Huu Hieu" w:date="2014-11-18T09:05:00Z">
            <w:rPr/>
          </w:rPrChange>
        </w:rPr>
      </w:pPr>
      <w:r w:rsidRPr="007A79E7">
        <w:rPr>
          <w:lang w:val="vi-VN"/>
          <w:rPrChange w:id="210" w:author="Nguyen Huu Hieu" w:date="2014-11-18T09:05:00Z">
            <w:rPr/>
          </w:rPrChange>
        </w:rPr>
        <w:t>Có 3 thương lái trung gian kinh doanh gỗ củi tại huyện Lang Chánh và đang bán gỗ cho các nhà máy địa phương, một trong 3 người đã được phỏng vấn. Với mục đích riêng tư và an toàn của nhóm khảo sát danh tính của thương lái buôn bán gỗ củi được giấu tên. Thương lái bán khoảng 5 tấn gỗ củi/ngày cho hai nhà máy: một nhà máy sản xuất giấy ở huyện Lang Chánh vào khoảng 2.5 tấn/ngày và một nhà máy sản xuất đũa tre ở huyện Quan Hóa, Thanh Hóa là 2.5 tấn/ngày dùng cho việc sấy đũa. Nhà máy giấy ở Lang Chánh mà ông ta đề cập đến đã được điều tra và xác nhận thông tin ông ta cung cấp. Do vậy chún</w:t>
      </w:r>
      <w:r w:rsidR="007C78C1" w:rsidRPr="007A79E7">
        <w:rPr>
          <w:lang w:val="vi-VN"/>
          <w:rPrChange w:id="211" w:author="Nguyen Huu Hieu" w:date="2014-11-18T09:05:00Z">
            <w:rPr/>
          </w:rPrChange>
        </w:rPr>
        <w:t>g</w:t>
      </w:r>
      <w:r w:rsidRPr="007A79E7">
        <w:rPr>
          <w:lang w:val="vi-VN"/>
          <w:rPrChange w:id="212" w:author="Nguyen Huu Hieu" w:date="2014-11-18T09:05:00Z">
            <w:rPr/>
          </w:rPrChange>
        </w:rPr>
        <w:t xml:space="preserve"> tôi cho rằng thông tin khác ông ta cung cấp đều là sự thật.</w:t>
      </w:r>
    </w:p>
    <w:p w:rsidR="00DD3B70" w:rsidRPr="007A79E7" w:rsidRDefault="00DD3B70" w:rsidP="00622845">
      <w:pPr>
        <w:rPr>
          <w:lang w:val="vi-VN"/>
          <w:rPrChange w:id="213" w:author="Nguyen Huu Hieu" w:date="2014-11-18T09:05:00Z">
            <w:rPr/>
          </w:rPrChange>
        </w:rPr>
      </w:pPr>
      <w:r w:rsidRPr="007A79E7">
        <w:rPr>
          <w:lang w:val="vi-VN"/>
          <w:rPrChange w:id="214" w:author="Nguyen Huu Hieu" w:date="2014-11-18T09:05:00Z">
            <w:rPr/>
          </w:rPrChange>
        </w:rPr>
        <w:t>Căn cứ vào điều tra thương lái buôn bán gỗ củi, tổng khối lượng gỗ củi buôn bán của 3 thương lái ở Lang Chánh vào khoảng 14 -15 tấn/ngày, tất cả được dùng như là gỗ nhiên liệu, với khoảng 300 ngày/năm. Chúng tôi ước tính rằng nhu cầu gỗ củi cho mục đích thương mại tại Lang Chánh là 4.500 tấn/năm</w:t>
      </w:r>
    </w:p>
    <w:p w:rsidR="007C78C1" w:rsidRPr="007A79E7" w:rsidRDefault="00DD3B70" w:rsidP="007C78C1">
      <w:pPr>
        <w:rPr>
          <w:lang w:val="vi-VN"/>
          <w:rPrChange w:id="215" w:author="Nguyen Huu Hieu" w:date="2014-11-18T09:05:00Z">
            <w:rPr/>
          </w:rPrChange>
        </w:rPr>
      </w:pPr>
      <w:r w:rsidRPr="007A79E7">
        <w:rPr>
          <w:lang w:val="vi-VN"/>
          <w:rPrChange w:id="216" w:author="Nguyen Huu Hieu" w:date="2014-11-18T09:05:00Z">
            <w:rPr/>
          </w:rPrChange>
        </w:rPr>
        <w:t>Về phạm vi dân cư, tiêu thụ gỗ củi là 21,346 tấ</w:t>
      </w:r>
      <w:r w:rsidR="007C78C1" w:rsidRPr="007A79E7">
        <w:rPr>
          <w:lang w:val="vi-VN"/>
          <w:rPrChange w:id="217" w:author="Nguyen Huu Hieu" w:date="2014-11-18T09:05:00Z">
            <w:rPr/>
          </w:rPrChange>
        </w:rPr>
        <w:t>n/năm (B</w:t>
      </w:r>
      <w:r w:rsidRPr="007A79E7">
        <w:rPr>
          <w:lang w:val="vi-VN"/>
          <w:rPrChange w:id="218" w:author="Nguyen Huu Hieu" w:date="2014-11-18T09:05:00Z">
            <w:rPr/>
          </w:rPrChange>
        </w:rPr>
        <w:t xml:space="preserve">ảng 17), lớn gấp gần 5 lần so với gỗ củi thương mại. Tuy nhiên chất lượng gỗ cho mỗi lĩnh vực là rất khác nhau. Trong khi </w:t>
      </w:r>
      <w:r w:rsidR="007C78C1" w:rsidRPr="007A79E7">
        <w:rPr>
          <w:lang w:val="vi-VN"/>
          <w:rPrChange w:id="219" w:author="Nguyen Huu Hieu" w:date="2014-11-18T09:05:00Z">
            <w:rPr/>
          </w:rPrChange>
        </w:rPr>
        <w:t xml:space="preserve">toàn bộ gỗ </w:t>
      </w:r>
      <w:r w:rsidRPr="007A79E7">
        <w:rPr>
          <w:lang w:val="vi-VN"/>
          <w:rPrChange w:id="220" w:author="Nguyen Huu Hieu" w:date="2014-11-18T09:05:00Z">
            <w:rPr/>
          </w:rPrChange>
        </w:rPr>
        <w:t xml:space="preserve">thương mại </w:t>
      </w:r>
      <w:r w:rsidR="007C78C1" w:rsidRPr="007A79E7">
        <w:rPr>
          <w:lang w:val="vi-VN"/>
          <w:rPrChange w:id="221" w:author="Nguyen Huu Hieu" w:date="2014-11-18T09:05:00Z">
            <w:rPr/>
          </w:rPrChange>
        </w:rPr>
        <w:t>đều được cung cấp</w:t>
      </w:r>
      <w:r w:rsidRPr="007A79E7">
        <w:rPr>
          <w:lang w:val="vi-VN"/>
          <w:rPrChange w:id="222" w:author="Nguyen Huu Hieu" w:date="2014-11-18T09:05:00Z">
            <w:rPr/>
          </w:rPrChange>
        </w:rPr>
        <w:t xml:space="preserve"> từ rừng tự nhiên, thì </w:t>
      </w:r>
      <w:r w:rsidR="007C78C1" w:rsidRPr="007A79E7">
        <w:rPr>
          <w:lang w:val="vi-VN"/>
          <w:rPrChange w:id="223" w:author="Nguyen Huu Hieu" w:date="2014-11-18T09:05:00Z">
            <w:rPr/>
          </w:rPrChange>
        </w:rPr>
        <w:t xml:space="preserve">đối với tiêu thụ gỗ củi tại </w:t>
      </w:r>
      <w:r w:rsidRPr="007A79E7">
        <w:rPr>
          <w:lang w:val="vi-VN"/>
          <w:rPrChange w:id="224" w:author="Nguyen Huu Hieu" w:date="2014-11-18T09:05:00Z">
            <w:rPr/>
          </w:rPrChange>
        </w:rPr>
        <w:t xml:space="preserve">hộ gia đình </w:t>
      </w:r>
      <w:r w:rsidR="007C78C1" w:rsidRPr="007A79E7">
        <w:rPr>
          <w:lang w:val="vi-VN"/>
          <w:rPrChange w:id="225" w:author="Nguyen Huu Hieu" w:date="2014-11-18T09:05:00Z">
            <w:rPr/>
          </w:rPrChange>
        </w:rPr>
        <w:t xml:space="preserve">có </w:t>
      </w:r>
      <w:r w:rsidRPr="007A79E7">
        <w:rPr>
          <w:lang w:val="vi-VN"/>
          <w:rPrChange w:id="226" w:author="Nguyen Huu Hieu" w:date="2014-11-18T09:05:00Z">
            <w:rPr/>
          </w:rPrChange>
        </w:rPr>
        <w:t xml:space="preserve">30% </w:t>
      </w:r>
      <w:r w:rsidR="007C78C1" w:rsidRPr="007A79E7">
        <w:rPr>
          <w:lang w:val="vi-VN"/>
          <w:rPrChange w:id="227" w:author="Nguyen Huu Hieu" w:date="2014-11-18T09:05:00Z">
            <w:rPr/>
          </w:rPrChange>
        </w:rPr>
        <w:t xml:space="preserve">được cung cấp </w:t>
      </w:r>
      <w:r w:rsidRPr="007A79E7">
        <w:rPr>
          <w:lang w:val="vi-VN"/>
          <w:rPrChange w:id="228" w:author="Nguyen Huu Hieu" w:date="2014-11-18T09:05:00Z">
            <w:rPr/>
          </w:rPrChange>
        </w:rPr>
        <w:t>rừng trồng và vườn nhà (</w:t>
      </w:r>
      <w:r w:rsidR="007C78C1" w:rsidRPr="007A79E7">
        <w:rPr>
          <w:lang w:val="vi-VN"/>
          <w:rPrChange w:id="229" w:author="Nguyen Huu Hieu" w:date="2014-11-18T09:05:00Z">
            <w:rPr/>
          </w:rPrChange>
        </w:rPr>
        <w:t>B</w:t>
      </w:r>
      <w:r w:rsidRPr="007A79E7">
        <w:rPr>
          <w:lang w:val="vi-VN"/>
          <w:rPrChange w:id="230" w:author="Nguyen Huu Hieu" w:date="2014-11-18T09:05:00Z">
            <w:rPr/>
          </w:rPrChange>
        </w:rPr>
        <w:t>ảng 1</w:t>
      </w:r>
      <w:r w:rsidR="007C78C1" w:rsidRPr="007A79E7">
        <w:rPr>
          <w:lang w:val="vi-VN"/>
          <w:rPrChange w:id="231" w:author="Nguyen Huu Hieu" w:date="2014-11-18T09:05:00Z">
            <w:rPr/>
          </w:rPrChange>
        </w:rPr>
        <w:t>8</w:t>
      </w:r>
      <w:r w:rsidRPr="007A79E7">
        <w:rPr>
          <w:lang w:val="vi-VN"/>
          <w:rPrChange w:id="232" w:author="Nguyen Huu Hieu" w:date="2014-11-18T09:05:00Z">
            <w:rPr/>
          </w:rPrChange>
        </w:rPr>
        <w:t>).</w:t>
      </w:r>
    </w:p>
    <w:p w:rsidR="00DD3B70" w:rsidRPr="007C78C1" w:rsidRDefault="00DD3B70" w:rsidP="007C78C1">
      <w:pPr>
        <w:jc w:val="center"/>
        <w:rPr>
          <w:i/>
          <w:lang w:val="vi-VN"/>
        </w:rPr>
      </w:pPr>
      <w:r w:rsidRPr="007C78C1">
        <w:rPr>
          <w:i/>
          <w:lang w:val="vi-VN"/>
        </w:rPr>
        <w:t xml:space="preserve">Bảng </w:t>
      </w:r>
      <w:r w:rsidR="004157F0" w:rsidRPr="007A79E7">
        <w:rPr>
          <w:i/>
          <w:lang w:val="vi-VN"/>
          <w:rPrChange w:id="233" w:author="Nguyen Huu Hieu" w:date="2014-11-18T09:05:00Z">
            <w:rPr>
              <w:i/>
            </w:rPr>
          </w:rPrChange>
        </w:rPr>
        <w:t>17</w:t>
      </w:r>
      <w:r w:rsidRPr="007C78C1">
        <w:rPr>
          <w:i/>
          <w:lang w:val="vi-VN"/>
        </w:rPr>
        <w:t>. Nguồn gỗ củi được tiêu thụ ở quy mô dân cư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590069" w:rsidTr="00AA3535">
        <w:tc>
          <w:tcPr>
            <w:tcW w:w="2231" w:type="dxa"/>
          </w:tcPr>
          <w:p w:rsidR="00DD3B70" w:rsidRPr="00D841F9" w:rsidRDefault="00DD3B70" w:rsidP="00AA3535">
            <w:pPr>
              <w:jc w:val="center"/>
              <w:rPr>
                <w:sz w:val="20"/>
                <w:lang w:val="vi-VN"/>
              </w:rPr>
            </w:pPr>
            <w:r>
              <w:rPr>
                <w:sz w:val="20"/>
                <w:lang w:val="vi-VN"/>
              </w:rPr>
              <w:t>Khối lượng gỗ theo nguồn</w:t>
            </w:r>
          </w:p>
        </w:tc>
        <w:tc>
          <w:tcPr>
            <w:tcW w:w="2579" w:type="dxa"/>
          </w:tcPr>
          <w:p w:rsidR="00DD3B70" w:rsidRDefault="00DD3B70" w:rsidP="00AA3535">
            <w:pPr>
              <w:jc w:val="center"/>
              <w:rPr>
                <w:sz w:val="20"/>
                <w:lang w:val="vi-VN"/>
              </w:rPr>
            </w:pPr>
            <w:r>
              <w:rPr>
                <w:sz w:val="20"/>
                <w:lang w:val="vi-VN"/>
              </w:rPr>
              <w:t xml:space="preserve">Tiêu thụ của người dân </w:t>
            </w:r>
          </w:p>
          <w:p w:rsidR="00DD3B70" w:rsidRPr="00570B22" w:rsidRDefault="00DD3B70" w:rsidP="00AA3535">
            <w:pPr>
              <w:jc w:val="center"/>
              <w:rPr>
                <w:sz w:val="20"/>
                <w:lang w:val="vi-VN"/>
              </w:rPr>
            </w:pPr>
            <w:r>
              <w:rPr>
                <w:sz w:val="20"/>
                <w:lang w:val="vi-VN"/>
              </w:rPr>
              <w:t>(tấn/năm)</w:t>
            </w:r>
          </w:p>
        </w:tc>
        <w:tc>
          <w:tcPr>
            <w:tcW w:w="2579" w:type="dxa"/>
          </w:tcPr>
          <w:p w:rsidR="00DD3B70" w:rsidRDefault="00DD3B70" w:rsidP="00AA3535">
            <w:pPr>
              <w:jc w:val="center"/>
              <w:rPr>
                <w:sz w:val="20"/>
                <w:lang w:val="vi-VN"/>
              </w:rPr>
            </w:pPr>
            <w:r>
              <w:rPr>
                <w:sz w:val="20"/>
                <w:lang w:val="vi-VN"/>
              </w:rPr>
              <w:t>Tiêu thụ thương mại</w:t>
            </w:r>
          </w:p>
          <w:p w:rsidR="00DD3B70" w:rsidRPr="00570B22" w:rsidRDefault="00DD3B70" w:rsidP="00AA3535">
            <w:pPr>
              <w:jc w:val="center"/>
              <w:rPr>
                <w:sz w:val="20"/>
                <w:lang w:val="vi-VN"/>
              </w:rPr>
            </w:pPr>
            <w:r>
              <w:rPr>
                <w:sz w:val="20"/>
                <w:lang w:val="vi-VN"/>
              </w:rPr>
              <w:t>(tấn/năm)</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tự nhiên</w:t>
            </w:r>
          </w:p>
        </w:tc>
        <w:tc>
          <w:tcPr>
            <w:tcW w:w="2579" w:type="dxa"/>
          </w:tcPr>
          <w:p w:rsidR="00DD3B70" w:rsidRPr="00AA3535" w:rsidRDefault="00DD3B70" w:rsidP="00AA3535">
            <w:pPr>
              <w:jc w:val="center"/>
              <w:rPr>
                <w:sz w:val="20"/>
              </w:rPr>
            </w:pPr>
            <w:r w:rsidRPr="00AA3535">
              <w:rPr>
                <w:sz w:val="20"/>
              </w:rPr>
              <w:t>15,485</w:t>
            </w:r>
          </w:p>
        </w:tc>
        <w:tc>
          <w:tcPr>
            <w:tcW w:w="2579" w:type="dxa"/>
          </w:tcPr>
          <w:p w:rsidR="00DD3B70" w:rsidRPr="00AA3535" w:rsidRDefault="00DD3B70" w:rsidP="00AA3535">
            <w:pPr>
              <w:jc w:val="center"/>
              <w:rPr>
                <w:sz w:val="20"/>
              </w:rPr>
            </w:pPr>
            <w:r w:rsidRPr="00AA3535">
              <w:rPr>
                <w:sz w:val="20"/>
              </w:rPr>
              <w:t>4,500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trồng</w:t>
            </w:r>
          </w:p>
        </w:tc>
        <w:tc>
          <w:tcPr>
            <w:tcW w:w="2579" w:type="dxa"/>
          </w:tcPr>
          <w:p w:rsidR="00DD3B70" w:rsidRPr="00AA3535" w:rsidRDefault="00DD3B70" w:rsidP="00AA3535">
            <w:pPr>
              <w:jc w:val="center"/>
              <w:rPr>
                <w:sz w:val="20"/>
              </w:rPr>
            </w:pPr>
            <w:r w:rsidRPr="00AA3535">
              <w:rPr>
                <w:sz w:val="20"/>
              </w:rPr>
              <w:t>4,071</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Vườn nhà</w:t>
            </w:r>
          </w:p>
        </w:tc>
        <w:tc>
          <w:tcPr>
            <w:tcW w:w="2579" w:type="dxa"/>
          </w:tcPr>
          <w:p w:rsidR="00DD3B70" w:rsidRPr="00AA3535" w:rsidRDefault="00DD3B70" w:rsidP="00AA3535">
            <w:pPr>
              <w:jc w:val="center"/>
              <w:rPr>
                <w:sz w:val="20"/>
              </w:rPr>
            </w:pPr>
            <w:r w:rsidRPr="00AA3535">
              <w:rPr>
                <w:sz w:val="20"/>
              </w:rPr>
              <w:t>1,699</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Các nguồn khác</w:t>
            </w:r>
          </w:p>
        </w:tc>
        <w:tc>
          <w:tcPr>
            <w:tcW w:w="2579" w:type="dxa"/>
          </w:tcPr>
          <w:p w:rsidR="00DD3B70" w:rsidRPr="00AA3535" w:rsidRDefault="00DD3B70" w:rsidP="00AA3535">
            <w:pPr>
              <w:jc w:val="center"/>
              <w:rPr>
                <w:sz w:val="20"/>
              </w:rPr>
            </w:pPr>
            <w:r w:rsidRPr="00AA3535">
              <w:rPr>
                <w:sz w:val="20"/>
              </w:rPr>
              <w:t>75</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b/>
                <w:sz w:val="20"/>
                <w:lang w:val="vi-VN"/>
              </w:rPr>
            </w:pPr>
            <w:r>
              <w:rPr>
                <w:b/>
                <w:sz w:val="20"/>
                <w:lang w:val="vi-VN"/>
              </w:rPr>
              <w:t>Tổng số</w:t>
            </w:r>
          </w:p>
        </w:tc>
        <w:tc>
          <w:tcPr>
            <w:tcW w:w="2579" w:type="dxa"/>
          </w:tcPr>
          <w:p w:rsidR="00DD3B70" w:rsidRPr="00AA3535" w:rsidRDefault="00DD3B70" w:rsidP="00AA3535">
            <w:pPr>
              <w:jc w:val="center"/>
              <w:rPr>
                <w:b/>
                <w:sz w:val="20"/>
              </w:rPr>
            </w:pPr>
            <w:r w:rsidRPr="00AA3535">
              <w:rPr>
                <w:b/>
                <w:sz w:val="20"/>
              </w:rPr>
              <w:t>21,346</w:t>
            </w:r>
          </w:p>
        </w:tc>
        <w:tc>
          <w:tcPr>
            <w:tcW w:w="2579" w:type="dxa"/>
          </w:tcPr>
          <w:p w:rsidR="00DD3B70" w:rsidRPr="00AA3535" w:rsidRDefault="00DD3B70" w:rsidP="00AA3535">
            <w:pPr>
              <w:jc w:val="center"/>
              <w:rPr>
                <w:b/>
                <w:sz w:val="20"/>
              </w:rPr>
            </w:pPr>
            <w:r w:rsidRPr="00AA3535">
              <w:rPr>
                <w:b/>
                <w:sz w:val="20"/>
              </w:rPr>
              <w:t>4,500</w:t>
            </w:r>
          </w:p>
        </w:tc>
      </w:tr>
    </w:tbl>
    <w:p w:rsidR="00DD3B70" w:rsidRPr="004D10D9" w:rsidRDefault="00DD3B70" w:rsidP="005975A7">
      <w:pPr>
        <w:rPr>
          <w:i/>
          <w:iCs/>
          <w:szCs w:val="18"/>
          <w:lang w:val="vi-VN"/>
        </w:rPr>
      </w:pPr>
      <w:r>
        <w:rPr>
          <w:lang w:val="vi-VN"/>
        </w:rPr>
        <w:lastRenderedPageBreak/>
        <w:t>Ngoài ra, quy mô thương mại yêu cầu gỗ có kích thước lớn hơn (bảng 18). Trong số gỗ củi có kích thước lớn hơn 15cm, lĩnh vực thương mại tiêu thụ nhiều đến 77% trong khi ở phạm vi dân cư chỉ tiêu thụ 23% (lần lượt là 3,28 tấn/năm và 1,084 tấn/năm)</w:t>
      </w:r>
    </w:p>
    <w:p w:rsidR="00DD3B70" w:rsidRPr="005E113D" w:rsidRDefault="00DD3B70" w:rsidP="005E113D">
      <w:pPr>
        <w:jc w:val="center"/>
        <w:rPr>
          <w:i/>
          <w:lang w:val="vi-VN"/>
        </w:rPr>
      </w:pPr>
      <w:r w:rsidRPr="005E113D">
        <w:rPr>
          <w:i/>
          <w:lang w:val="vi-VN"/>
        </w:rPr>
        <w:t xml:space="preserve">Bảng </w:t>
      </w:r>
      <w:r w:rsidR="004157F0" w:rsidRPr="007A79E7">
        <w:rPr>
          <w:i/>
          <w:lang w:val="vi-VN"/>
          <w:rPrChange w:id="234" w:author="Nguyen Huu Hieu" w:date="2014-11-18T09:05:00Z">
            <w:rPr>
              <w:i/>
            </w:rPr>
          </w:rPrChange>
        </w:rPr>
        <w:t>18</w:t>
      </w:r>
      <w:r w:rsidRPr="005E113D">
        <w:rPr>
          <w:i/>
          <w:lang w:val="vi-VN"/>
        </w:rPr>
        <w:t>. Kích thước gỗ củi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5E113D" w:rsidRDefault="00DD3B70" w:rsidP="00AA3535">
            <w:pPr>
              <w:jc w:val="center"/>
              <w:rPr>
                <w:b/>
                <w:sz w:val="20"/>
                <w:lang w:val="vi-VN"/>
              </w:rPr>
            </w:pPr>
            <w:r>
              <w:rPr>
                <w:b/>
                <w:sz w:val="20"/>
                <w:lang w:val="vi-VN"/>
              </w:rPr>
              <w:t>Gỗ củi tự nhiên theo kích thước</w:t>
            </w:r>
          </w:p>
        </w:tc>
        <w:tc>
          <w:tcPr>
            <w:tcW w:w="1710" w:type="dxa"/>
          </w:tcPr>
          <w:p w:rsidR="00DD3B70" w:rsidRDefault="00DD3B70" w:rsidP="00AA3535">
            <w:pPr>
              <w:jc w:val="center"/>
              <w:rPr>
                <w:b/>
                <w:sz w:val="20"/>
                <w:lang w:val="vi-VN"/>
              </w:rPr>
            </w:pPr>
            <w:r>
              <w:rPr>
                <w:b/>
                <w:sz w:val="20"/>
                <w:lang w:val="vi-VN"/>
              </w:rPr>
              <w:t>Tiêu thụ của dân cư</w:t>
            </w:r>
            <w:r w:rsidRPr="007A79E7">
              <w:rPr>
                <w:b/>
                <w:sz w:val="20"/>
                <w:lang w:val="vi-VN"/>
                <w:rPrChange w:id="235" w:author="Nguyen Huu Hieu" w:date="2014-11-18T09:05:00Z">
                  <w:rPr>
                    <w:b/>
                    <w:sz w:val="20"/>
                  </w:rPr>
                </w:rPrChange>
              </w:rPr>
              <w:t xml:space="preserve"> </w:t>
            </w:r>
            <w:r>
              <w:rPr>
                <w:b/>
                <w:sz w:val="20"/>
                <w:lang w:val="vi-VN"/>
              </w:rPr>
              <w:t>theo</w:t>
            </w:r>
          </w:p>
          <w:p w:rsidR="00DD3B70" w:rsidRPr="00AA3535" w:rsidRDefault="00DD3B70" w:rsidP="00AA3535">
            <w:pPr>
              <w:jc w:val="center"/>
              <w:rPr>
                <w:b/>
                <w:sz w:val="20"/>
              </w:rPr>
            </w:pPr>
            <w:r w:rsidRPr="00AA3535">
              <w:rPr>
                <w:b/>
                <w:sz w:val="20"/>
              </w:rPr>
              <w:t>%</w:t>
            </w:r>
          </w:p>
        </w:tc>
        <w:tc>
          <w:tcPr>
            <w:tcW w:w="2015" w:type="dxa"/>
          </w:tcPr>
          <w:p w:rsidR="00DD3B70" w:rsidRDefault="00DD3B70" w:rsidP="00AA3535">
            <w:pPr>
              <w:jc w:val="center"/>
              <w:rPr>
                <w:b/>
                <w:sz w:val="20"/>
                <w:lang w:val="vi-VN"/>
              </w:rPr>
            </w:pPr>
            <w:r>
              <w:rPr>
                <w:b/>
                <w:sz w:val="20"/>
                <w:lang w:val="vi-VN"/>
              </w:rPr>
              <w:t>Tiêu thụ của dân cư theo khối lượng</w:t>
            </w:r>
          </w:p>
          <w:p w:rsidR="00DD3B70" w:rsidRPr="00DC730D" w:rsidRDefault="00DD3B70" w:rsidP="00AA3535">
            <w:pPr>
              <w:jc w:val="center"/>
              <w:rPr>
                <w:b/>
                <w:sz w:val="20"/>
                <w:lang w:val="vi-VN"/>
              </w:rPr>
            </w:pPr>
            <w:r>
              <w:rPr>
                <w:b/>
                <w:sz w:val="20"/>
                <w:lang w:val="vi-VN"/>
              </w:rPr>
              <w:t>(tấn/năm)</w:t>
            </w:r>
          </w:p>
        </w:tc>
        <w:tc>
          <w:tcPr>
            <w:tcW w:w="1620" w:type="dxa"/>
          </w:tcPr>
          <w:p w:rsidR="00DD3B70" w:rsidRDefault="00DD3B70" w:rsidP="00AA3535">
            <w:pPr>
              <w:jc w:val="center"/>
              <w:rPr>
                <w:b/>
                <w:sz w:val="20"/>
                <w:lang w:val="vi-VN"/>
              </w:rPr>
            </w:pPr>
            <w:r>
              <w:rPr>
                <w:b/>
                <w:sz w:val="20"/>
                <w:lang w:val="vi-VN"/>
              </w:rPr>
              <w:t>Tiêu thụ thương mại theo</w:t>
            </w:r>
          </w:p>
          <w:p w:rsidR="00DD3B70" w:rsidRPr="00DC730D" w:rsidRDefault="00DD3B70" w:rsidP="00AA3535">
            <w:pPr>
              <w:jc w:val="center"/>
              <w:rPr>
                <w:b/>
                <w:sz w:val="20"/>
                <w:lang w:val="vi-VN"/>
              </w:rPr>
            </w:pPr>
            <w:r>
              <w:rPr>
                <w:b/>
                <w:sz w:val="20"/>
                <w:lang w:val="vi-VN"/>
              </w:rPr>
              <w:t>%</w:t>
            </w:r>
          </w:p>
        </w:tc>
        <w:tc>
          <w:tcPr>
            <w:tcW w:w="1980" w:type="dxa"/>
          </w:tcPr>
          <w:p w:rsidR="00DD3B70" w:rsidRDefault="00DD3B70" w:rsidP="00AA3535">
            <w:pPr>
              <w:jc w:val="center"/>
              <w:rPr>
                <w:b/>
                <w:sz w:val="20"/>
                <w:lang w:val="vi-VN"/>
              </w:rPr>
            </w:pPr>
            <w:r>
              <w:rPr>
                <w:b/>
                <w:sz w:val="20"/>
                <w:lang w:val="vi-VN"/>
              </w:rPr>
              <w:t>Tiêu thụ thương mại theo khối lượng</w:t>
            </w:r>
          </w:p>
          <w:p w:rsidR="00DD3B70" w:rsidRPr="00DC730D" w:rsidRDefault="00DD3B70" w:rsidP="00AA3535">
            <w:pPr>
              <w:jc w:val="center"/>
              <w:rPr>
                <w:b/>
                <w:sz w:val="20"/>
                <w:lang w:val="vi-VN"/>
              </w:rPr>
            </w:pPr>
            <w:r>
              <w:rPr>
                <w:b/>
                <w:sz w:val="20"/>
                <w:lang w:val="vi-VN"/>
              </w:rPr>
              <w:t>(tấn/năm)</w:t>
            </w:r>
          </w:p>
        </w:tc>
      </w:tr>
      <w:tr w:rsidR="00DD3B70" w:rsidRPr="00AA3535" w:rsidTr="00AA3535">
        <w:tc>
          <w:tcPr>
            <w:tcW w:w="2250" w:type="dxa"/>
          </w:tcPr>
          <w:p w:rsidR="00DD3B70" w:rsidRPr="00AA3535" w:rsidRDefault="00DD3B70" w:rsidP="00AA3535">
            <w:pPr>
              <w:jc w:val="center"/>
              <w:rPr>
                <w:sz w:val="20"/>
              </w:rPr>
            </w:pPr>
            <w:r>
              <w:rPr>
                <w:sz w:val="20"/>
                <w:lang w:val="vi-VN"/>
              </w:rPr>
              <w:t>Kích thước</w:t>
            </w:r>
            <w:r w:rsidRPr="00AA3535">
              <w:rPr>
                <w:sz w:val="20"/>
              </w:rPr>
              <w:t xml:space="preserve"> &gt; 15cm</w:t>
            </w:r>
          </w:p>
        </w:tc>
        <w:tc>
          <w:tcPr>
            <w:tcW w:w="1710" w:type="dxa"/>
          </w:tcPr>
          <w:p w:rsidR="00DD3B70" w:rsidRPr="00AA3535" w:rsidRDefault="00DD3B70" w:rsidP="00AA3535">
            <w:pPr>
              <w:jc w:val="center"/>
              <w:rPr>
                <w:sz w:val="20"/>
              </w:rPr>
            </w:pPr>
            <w:r w:rsidRPr="00AA3535">
              <w:rPr>
                <w:sz w:val="20"/>
              </w:rPr>
              <w:t>7</w:t>
            </w:r>
          </w:p>
        </w:tc>
        <w:tc>
          <w:tcPr>
            <w:tcW w:w="2015" w:type="dxa"/>
            <w:vAlign w:val="center"/>
          </w:tcPr>
          <w:p w:rsidR="00DD3B70" w:rsidRPr="00AA3535" w:rsidRDefault="00DD3B70" w:rsidP="00AA3535">
            <w:pPr>
              <w:jc w:val="center"/>
              <w:rPr>
                <w:sz w:val="20"/>
              </w:rPr>
            </w:pPr>
            <w:r w:rsidRPr="00AA3535">
              <w:rPr>
                <w:color w:val="000000"/>
                <w:sz w:val="20"/>
              </w:rPr>
              <w:t>1,084</w:t>
            </w:r>
          </w:p>
        </w:tc>
        <w:tc>
          <w:tcPr>
            <w:tcW w:w="1620" w:type="dxa"/>
          </w:tcPr>
          <w:p w:rsidR="00DD3B70" w:rsidRPr="00AA3535" w:rsidRDefault="00DD3B70" w:rsidP="00AA3535">
            <w:pPr>
              <w:jc w:val="center"/>
              <w:rPr>
                <w:sz w:val="20"/>
              </w:rPr>
            </w:pPr>
            <w:r w:rsidRPr="00AA3535">
              <w:rPr>
                <w:sz w:val="20"/>
              </w:rPr>
              <w:t>85</w:t>
            </w:r>
          </w:p>
        </w:tc>
        <w:tc>
          <w:tcPr>
            <w:tcW w:w="1980" w:type="dxa"/>
            <w:vAlign w:val="center"/>
          </w:tcPr>
          <w:p w:rsidR="00DD3B70" w:rsidRPr="00AA3535" w:rsidRDefault="00DD3B70" w:rsidP="00AA3535">
            <w:pPr>
              <w:jc w:val="center"/>
              <w:rPr>
                <w:sz w:val="20"/>
              </w:rPr>
            </w:pPr>
            <w:r w:rsidRPr="00AA3535">
              <w:rPr>
                <w:color w:val="000000"/>
                <w:sz w:val="20"/>
              </w:rPr>
              <w:t>3,825</w:t>
            </w:r>
          </w:p>
        </w:tc>
      </w:tr>
      <w:tr w:rsidR="00DD3B70" w:rsidRPr="00AA3535" w:rsidTr="00AA3535">
        <w:tc>
          <w:tcPr>
            <w:tcW w:w="2250" w:type="dxa"/>
          </w:tcPr>
          <w:p w:rsidR="00DD3B70" w:rsidRPr="00AA3535" w:rsidRDefault="00DD3B70" w:rsidP="00AA3535">
            <w:pPr>
              <w:jc w:val="center"/>
              <w:rPr>
                <w:sz w:val="20"/>
              </w:rPr>
            </w:pPr>
            <w:r>
              <w:rPr>
                <w:sz w:val="20"/>
                <w:lang w:val="vi-VN"/>
              </w:rPr>
              <w:t xml:space="preserve">Kích thước </w:t>
            </w:r>
            <w:r w:rsidRPr="00AA3535">
              <w:rPr>
                <w:sz w:val="20"/>
              </w:rPr>
              <w:t>5-15cm</w:t>
            </w:r>
          </w:p>
        </w:tc>
        <w:tc>
          <w:tcPr>
            <w:tcW w:w="1710" w:type="dxa"/>
          </w:tcPr>
          <w:p w:rsidR="00DD3B70" w:rsidRPr="00AA3535" w:rsidRDefault="00DD3B70" w:rsidP="00AA3535">
            <w:pPr>
              <w:jc w:val="center"/>
              <w:rPr>
                <w:sz w:val="20"/>
              </w:rPr>
            </w:pPr>
            <w:r w:rsidRPr="00AA3535">
              <w:rPr>
                <w:sz w:val="20"/>
              </w:rPr>
              <w:t>29</w:t>
            </w:r>
          </w:p>
        </w:tc>
        <w:tc>
          <w:tcPr>
            <w:tcW w:w="2015" w:type="dxa"/>
            <w:vAlign w:val="center"/>
          </w:tcPr>
          <w:p w:rsidR="00DD3B70" w:rsidRPr="00AA3535" w:rsidRDefault="00DD3B70" w:rsidP="00AA3535">
            <w:pPr>
              <w:jc w:val="center"/>
              <w:rPr>
                <w:sz w:val="20"/>
              </w:rPr>
            </w:pPr>
            <w:r w:rsidRPr="00AA3535">
              <w:rPr>
                <w:color w:val="000000"/>
                <w:sz w:val="20"/>
              </w:rPr>
              <w:t>4,491</w:t>
            </w:r>
          </w:p>
        </w:tc>
        <w:tc>
          <w:tcPr>
            <w:tcW w:w="1620" w:type="dxa"/>
          </w:tcPr>
          <w:p w:rsidR="00DD3B70" w:rsidRPr="00AA3535" w:rsidRDefault="00DD3B70" w:rsidP="00AA3535">
            <w:pPr>
              <w:jc w:val="center"/>
              <w:rPr>
                <w:sz w:val="20"/>
              </w:rPr>
            </w:pPr>
            <w:r w:rsidRPr="00AA3535">
              <w:rPr>
                <w:sz w:val="20"/>
              </w:rPr>
              <w:t>15</w:t>
            </w:r>
          </w:p>
        </w:tc>
        <w:tc>
          <w:tcPr>
            <w:tcW w:w="1980" w:type="dxa"/>
            <w:vAlign w:val="center"/>
          </w:tcPr>
          <w:p w:rsidR="00DD3B70" w:rsidRPr="00AA3535" w:rsidRDefault="00DD3B70" w:rsidP="00AA3535">
            <w:pPr>
              <w:jc w:val="center"/>
              <w:rPr>
                <w:sz w:val="20"/>
              </w:rPr>
            </w:pPr>
            <w:r w:rsidRPr="00AA3535">
              <w:rPr>
                <w:color w:val="000000"/>
                <w:sz w:val="20"/>
              </w:rPr>
              <w:t>574</w:t>
            </w:r>
          </w:p>
        </w:tc>
      </w:tr>
      <w:tr w:rsidR="00DD3B70" w:rsidRPr="00AA3535" w:rsidTr="00AA3535">
        <w:tc>
          <w:tcPr>
            <w:tcW w:w="2250" w:type="dxa"/>
          </w:tcPr>
          <w:p w:rsidR="00DD3B70" w:rsidRPr="00DC730D" w:rsidRDefault="00DD3B70" w:rsidP="00AA3535">
            <w:pPr>
              <w:jc w:val="center"/>
              <w:rPr>
                <w:sz w:val="20"/>
                <w:lang w:val="vi-VN"/>
              </w:rPr>
            </w:pPr>
            <w:r>
              <w:rPr>
                <w:sz w:val="20"/>
                <w:lang w:val="vi-VN"/>
              </w:rPr>
              <w:t>Kích thước</w:t>
            </w:r>
            <w:r w:rsidRPr="00AA3535">
              <w:rPr>
                <w:sz w:val="20"/>
              </w:rPr>
              <w:t xml:space="preserve"> &lt; 5cm, </w:t>
            </w:r>
            <w:r>
              <w:rPr>
                <w:sz w:val="20"/>
                <w:lang w:val="vi-VN"/>
              </w:rPr>
              <w:t>cành nhánh</w:t>
            </w:r>
          </w:p>
        </w:tc>
        <w:tc>
          <w:tcPr>
            <w:tcW w:w="1710" w:type="dxa"/>
          </w:tcPr>
          <w:p w:rsidR="00DD3B70" w:rsidRPr="00AA3535" w:rsidRDefault="00DD3B70" w:rsidP="00AA3535">
            <w:pPr>
              <w:jc w:val="center"/>
              <w:rPr>
                <w:sz w:val="20"/>
              </w:rPr>
            </w:pPr>
            <w:r w:rsidRPr="00AA3535">
              <w:rPr>
                <w:sz w:val="20"/>
              </w:rPr>
              <w:t>64</w:t>
            </w:r>
          </w:p>
        </w:tc>
        <w:tc>
          <w:tcPr>
            <w:tcW w:w="2015" w:type="dxa"/>
            <w:vAlign w:val="center"/>
          </w:tcPr>
          <w:p w:rsidR="00DD3B70" w:rsidRPr="00AA3535" w:rsidRDefault="00DD3B70" w:rsidP="00AA3535">
            <w:pPr>
              <w:jc w:val="center"/>
              <w:rPr>
                <w:sz w:val="20"/>
              </w:rPr>
            </w:pPr>
            <w:r w:rsidRPr="00AA3535">
              <w:rPr>
                <w:color w:val="000000"/>
                <w:sz w:val="20"/>
              </w:rPr>
              <w:t>9,910</w:t>
            </w:r>
          </w:p>
        </w:tc>
        <w:tc>
          <w:tcPr>
            <w:tcW w:w="1620" w:type="dxa"/>
          </w:tcPr>
          <w:p w:rsidR="00DD3B70" w:rsidRPr="00AA3535" w:rsidRDefault="00DD3B70" w:rsidP="00AA3535">
            <w:pPr>
              <w:jc w:val="center"/>
              <w:rPr>
                <w:sz w:val="20"/>
              </w:rPr>
            </w:pPr>
            <w:r w:rsidRPr="00AA3535">
              <w:rPr>
                <w:sz w:val="20"/>
              </w:rPr>
              <w:t>0</w:t>
            </w:r>
          </w:p>
        </w:tc>
        <w:tc>
          <w:tcPr>
            <w:tcW w:w="1980" w:type="dxa"/>
            <w:vAlign w:val="center"/>
          </w:tcPr>
          <w:p w:rsidR="00DD3B70" w:rsidRPr="00AA3535" w:rsidRDefault="00DD3B70" w:rsidP="00AA3535">
            <w:pPr>
              <w:jc w:val="center"/>
              <w:rPr>
                <w:sz w:val="20"/>
              </w:rPr>
            </w:pPr>
            <w:r w:rsidRPr="00AA3535">
              <w:rPr>
                <w:color w:val="000000"/>
                <w:sz w:val="20"/>
              </w:rPr>
              <w:t>0</w:t>
            </w:r>
          </w:p>
        </w:tc>
      </w:tr>
      <w:tr w:rsidR="00DD3B70" w:rsidRPr="00AA3535" w:rsidTr="00AA3535">
        <w:tc>
          <w:tcPr>
            <w:tcW w:w="2250" w:type="dxa"/>
          </w:tcPr>
          <w:p w:rsidR="00DD3B70" w:rsidRPr="008C628C" w:rsidRDefault="00DD3B70" w:rsidP="00AA3535">
            <w:pPr>
              <w:jc w:val="center"/>
              <w:rPr>
                <w:b/>
                <w:sz w:val="20"/>
                <w:lang w:val="vi-VN"/>
              </w:rPr>
            </w:pPr>
            <w:r>
              <w:rPr>
                <w:b/>
                <w:sz w:val="20"/>
                <w:lang w:val="vi-VN"/>
              </w:rPr>
              <w:t>Tổng lượng gỗ củi từ rừng tự nhiên</w:t>
            </w:r>
          </w:p>
        </w:tc>
        <w:tc>
          <w:tcPr>
            <w:tcW w:w="1710" w:type="dxa"/>
          </w:tcPr>
          <w:p w:rsidR="00DD3B70" w:rsidRPr="00AA3535" w:rsidRDefault="00DD3B70" w:rsidP="00AA3535">
            <w:pPr>
              <w:jc w:val="center"/>
              <w:rPr>
                <w:b/>
                <w:sz w:val="20"/>
              </w:rPr>
            </w:pPr>
            <w:r w:rsidRPr="00AA3535">
              <w:rPr>
                <w:b/>
                <w:sz w:val="20"/>
              </w:rPr>
              <w:t>100</w:t>
            </w:r>
          </w:p>
        </w:tc>
        <w:tc>
          <w:tcPr>
            <w:tcW w:w="2015" w:type="dxa"/>
          </w:tcPr>
          <w:p w:rsidR="00DD3B70" w:rsidRPr="00AA3535" w:rsidRDefault="00DD3B70" w:rsidP="00AA3535">
            <w:pPr>
              <w:jc w:val="center"/>
              <w:rPr>
                <w:b/>
                <w:color w:val="000000"/>
                <w:sz w:val="20"/>
              </w:rPr>
            </w:pPr>
            <w:r w:rsidRPr="00AA3535">
              <w:rPr>
                <w:b/>
                <w:sz w:val="20"/>
              </w:rPr>
              <w:t>15,485</w:t>
            </w:r>
          </w:p>
        </w:tc>
        <w:tc>
          <w:tcPr>
            <w:tcW w:w="1620" w:type="dxa"/>
          </w:tcPr>
          <w:p w:rsidR="00DD3B70" w:rsidRPr="00AA3535" w:rsidRDefault="00DD3B70" w:rsidP="00AA3535">
            <w:pPr>
              <w:jc w:val="center"/>
              <w:rPr>
                <w:b/>
                <w:sz w:val="20"/>
              </w:rPr>
            </w:pPr>
            <w:r w:rsidRPr="00AA3535">
              <w:rPr>
                <w:b/>
                <w:sz w:val="20"/>
              </w:rPr>
              <w:t>100</w:t>
            </w:r>
          </w:p>
        </w:tc>
        <w:tc>
          <w:tcPr>
            <w:tcW w:w="1980" w:type="dxa"/>
          </w:tcPr>
          <w:p w:rsidR="00DD3B70" w:rsidRPr="00AA3535" w:rsidRDefault="00DD3B70" w:rsidP="00AA3535">
            <w:pPr>
              <w:jc w:val="center"/>
              <w:rPr>
                <w:b/>
                <w:color w:val="000000"/>
                <w:sz w:val="20"/>
              </w:rPr>
            </w:pPr>
            <w:r w:rsidRPr="00AA3535">
              <w:rPr>
                <w:b/>
                <w:sz w:val="20"/>
              </w:rPr>
              <w:t>4,500</w:t>
            </w:r>
          </w:p>
        </w:tc>
      </w:tr>
    </w:tbl>
    <w:p w:rsidR="00DD3B70" w:rsidRDefault="00DD3B70" w:rsidP="004157F0"/>
    <w:p w:rsidR="004157F0" w:rsidRPr="004157F0" w:rsidRDefault="004157F0" w:rsidP="004157F0">
      <w:r>
        <w:t xml:space="preserve">Dưới đây là ước tính tiêu thụ gỗ củi tại các hộ gia đình </w:t>
      </w:r>
      <w:r w:rsidR="005B047B">
        <w:t xml:space="preserve">được sử dụng </w:t>
      </w:r>
      <w:r>
        <w:t>để so sánh với gỗ củi thương mại tại huyện Lang Chánh, Thanh Hóa.</w:t>
      </w:r>
    </w:p>
    <w:p w:rsidR="00DD3B70" w:rsidRPr="009204D8" w:rsidRDefault="00DD3B70" w:rsidP="009204D8">
      <w:pPr>
        <w:jc w:val="center"/>
        <w:rPr>
          <w:i/>
          <w:lang w:val="vi-VN"/>
        </w:rPr>
      </w:pPr>
      <w:r w:rsidRPr="009204D8">
        <w:rPr>
          <w:i/>
          <w:lang w:val="vi-VN"/>
        </w:rPr>
        <w:t xml:space="preserve">Bảng </w:t>
      </w:r>
      <w:r w:rsidR="004157F0">
        <w:rPr>
          <w:i/>
        </w:rPr>
        <w:t>19</w:t>
      </w:r>
      <w:r w:rsidRPr="009204D8">
        <w:rPr>
          <w:i/>
          <w:lang w:val="vi-VN"/>
        </w:rPr>
        <w:t>. Ước tính tiêu thụ gỗ củi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AA3535" w:rsidTr="00AA3535">
        <w:tc>
          <w:tcPr>
            <w:tcW w:w="1261" w:type="dxa"/>
          </w:tcPr>
          <w:p w:rsidR="00DD3B70" w:rsidRPr="009204D8" w:rsidRDefault="00DD3B70" w:rsidP="00AA3535">
            <w:pPr>
              <w:jc w:val="center"/>
              <w:rPr>
                <w:b/>
                <w:sz w:val="20"/>
                <w:szCs w:val="20"/>
                <w:lang w:val="vi-VN"/>
              </w:rPr>
            </w:pPr>
            <w:r>
              <w:rPr>
                <w:b/>
                <w:sz w:val="20"/>
                <w:szCs w:val="20"/>
                <w:lang w:val="vi-VN"/>
              </w:rPr>
              <w:t>Khu vực</w:t>
            </w:r>
          </w:p>
        </w:tc>
        <w:tc>
          <w:tcPr>
            <w:tcW w:w="1187" w:type="dxa"/>
          </w:tcPr>
          <w:p w:rsidR="00DD3B70" w:rsidRPr="009204D8" w:rsidRDefault="00DD3B70" w:rsidP="00AA3535">
            <w:pPr>
              <w:jc w:val="center"/>
              <w:rPr>
                <w:b/>
                <w:sz w:val="20"/>
                <w:szCs w:val="20"/>
                <w:lang w:val="vi-VN"/>
              </w:rPr>
            </w:pPr>
            <w:r>
              <w:rPr>
                <w:b/>
                <w:sz w:val="20"/>
                <w:szCs w:val="20"/>
                <w:lang w:val="vi-VN"/>
              </w:rPr>
              <w:t>Dân số</w:t>
            </w:r>
          </w:p>
        </w:tc>
        <w:tc>
          <w:tcPr>
            <w:tcW w:w="1317" w:type="dxa"/>
          </w:tcPr>
          <w:p w:rsidR="00DD3B70" w:rsidRDefault="00DD3B70" w:rsidP="00AA3535">
            <w:pPr>
              <w:jc w:val="center"/>
              <w:rPr>
                <w:b/>
                <w:sz w:val="20"/>
                <w:szCs w:val="20"/>
                <w:lang w:val="vi-VN"/>
              </w:rPr>
            </w:pPr>
            <w:r>
              <w:rPr>
                <w:b/>
                <w:sz w:val="20"/>
                <w:szCs w:val="20"/>
                <w:lang w:val="vi-VN"/>
              </w:rPr>
              <w:t>Tiêu thụ gỗ củi theo đầu người hằng năm</w:t>
            </w:r>
          </w:p>
          <w:p w:rsidR="00DD3B70" w:rsidRPr="00AA3535" w:rsidRDefault="00DD3B70" w:rsidP="00AA3535">
            <w:pPr>
              <w:jc w:val="center"/>
              <w:rPr>
                <w:b/>
                <w:sz w:val="20"/>
                <w:szCs w:val="20"/>
              </w:rPr>
            </w:pPr>
            <w:r w:rsidRPr="00AA3535">
              <w:rPr>
                <w:b/>
                <w:sz w:val="20"/>
                <w:szCs w:val="20"/>
              </w:rPr>
              <w:t xml:space="preserve">(kg/ </w:t>
            </w:r>
            <w:r>
              <w:rPr>
                <w:b/>
                <w:sz w:val="20"/>
                <w:szCs w:val="20"/>
                <w:lang w:val="vi-VN"/>
              </w:rPr>
              <w:t>người</w:t>
            </w:r>
            <w:r w:rsidRPr="00AA3535">
              <w:rPr>
                <w:b/>
                <w:sz w:val="20"/>
                <w:szCs w:val="20"/>
              </w:rPr>
              <w:t xml:space="preserve">/ </w:t>
            </w:r>
            <w:r>
              <w:rPr>
                <w:b/>
                <w:sz w:val="20"/>
                <w:szCs w:val="20"/>
                <w:lang w:val="vi-VN"/>
              </w:rPr>
              <w:t>năm</w:t>
            </w:r>
            <w:r w:rsidRPr="00AA3535">
              <w:rPr>
                <w:b/>
                <w:sz w:val="20"/>
                <w:szCs w:val="20"/>
              </w:rPr>
              <w:t>)</w:t>
            </w:r>
          </w:p>
        </w:tc>
        <w:tc>
          <w:tcPr>
            <w:tcW w:w="1349" w:type="dxa"/>
          </w:tcPr>
          <w:p w:rsidR="00DD3B70" w:rsidRDefault="00DD3B70" w:rsidP="00AA3535">
            <w:pPr>
              <w:jc w:val="center"/>
              <w:rPr>
                <w:b/>
                <w:sz w:val="20"/>
                <w:szCs w:val="20"/>
                <w:lang w:val="vi-VN"/>
              </w:rPr>
            </w:pPr>
            <w:r>
              <w:rPr>
                <w:b/>
                <w:sz w:val="20"/>
                <w:szCs w:val="20"/>
                <w:lang w:val="vi-VN"/>
              </w:rPr>
              <w:t>Tổng tiêu thụ gỗ củi hằng năm</w:t>
            </w:r>
          </w:p>
          <w:p w:rsidR="00DD3B70" w:rsidRPr="009204D8" w:rsidRDefault="00DD3B70" w:rsidP="00AA3535">
            <w:pPr>
              <w:jc w:val="center"/>
              <w:rPr>
                <w:b/>
                <w:sz w:val="20"/>
                <w:szCs w:val="20"/>
                <w:lang w:val="vi-VN"/>
              </w:rPr>
            </w:pPr>
            <w:r>
              <w:rPr>
                <w:b/>
                <w:sz w:val="20"/>
                <w:szCs w:val="20"/>
                <w:lang w:val="vi-VN"/>
              </w:rPr>
              <w:t>(tấn/năm)</w:t>
            </w:r>
          </w:p>
        </w:tc>
        <w:tc>
          <w:tcPr>
            <w:tcW w:w="1114" w:type="dxa"/>
          </w:tcPr>
          <w:p w:rsidR="00DD3B70" w:rsidRDefault="00DD3B70" w:rsidP="00AA3535">
            <w:pPr>
              <w:jc w:val="center"/>
              <w:rPr>
                <w:b/>
                <w:bCs/>
                <w:sz w:val="20"/>
                <w:szCs w:val="20"/>
                <w:lang w:val="vi-VN"/>
              </w:rPr>
            </w:pPr>
            <w:r>
              <w:rPr>
                <w:b/>
                <w:bCs/>
                <w:sz w:val="20"/>
                <w:szCs w:val="20"/>
                <w:lang w:val="vi-VN"/>
              </w:rPr>
              <w:t>Khối lượng gỗ củi từ rừng tự nhiên</w:t>
            </w:r>
          </w:p>
          <w:p w:rsidR="00DD3B70" w:rsidRPr="00F45D73" w:rsidRDefault="00DD3B70" w:rsidP="00AA3535">
            <w:pPr>
              <w:jc w:val="center"/>
              <w:rPr>
                <w:b/>
                <w:bCs/>
                <w:sz w:val="20"/>
                <w:szCs w:val="20"/>
                <w:lang w:val="vi-VN"/>
              </w:rPr>
            </w:pPr>
            <w:r>
              <w:rPr>
                <w:b/>
                <w:bCs/>
                <w:sz w:val="20"/>
                <w:szCs w:val="20"/>
                <w:lang w:val="vi-VN"/>
              </w:rPr>
              <w:t>(tấn/năm)</w:t>
            </w:r>
          </w:p>
        </w:tc>
        <w:tc>
          <w:tcPr>
            <w:tcW w:w="1187" w:type="dxa"/>
          </w:tcPr>
          <w:p w:rsidR="00DD3B70" w:rsidRDefault="00DD3B70" w:rsidP="00AA3535">
            <w:pPr>
              <w:jc w:val="center"/>
              <w:rPr>
                <w:b/>
                <w:bCs/>
                <w:sz w:val="20"/>
                <w:szCs w:val="20"/>
                <w:lang w:val="vi-VN"/>
              </w:rPr>
            </w:pPr>
            <w:r>
              <w:rPr>
                <w:b/>
                <w:bCs/>
                <w:sz w:val="20"/>
                <w:szCs w:val="20"/>
                <w:lang w:val="vi-VN"/>
              </w:rPr>
              <w:t>Khối lượng gỗ củi từ rừng trồng</w:t>
            </w:r>
          </w:p>
          <w:p w:rsidR="00DD3B70" w:rsidRPr="00F45D73" w:rsidRDefault="00DD3B70" w:rsidP="00AA3535">
            <w:pPr>
              <w:jc w:val="center"/>
              <w:rPr>
                <w:b/>
                <w:bCs/>
                <w:sz w:val="20"/>
                <w:szCs w:val="20"/>
                <w:lang w:val="vi-VN"/>
              </w:rPr>
            </w:pPr>
            <w:r>
              <w:rPr>
                <w:b/>
                <w:bCs/>
                <w:sz w:val="20"/>
                <w:szCs w:val="20"/>
                <w:lang w:val="vi-VN"/>
              </w:rPr>
              <w:t>(tấn/năm)</w:t>
            </w:r>
          </w:p>
        </w:tc>
        <w:tc>
          <w:tcPr>
            <w:tcW w:w="1170" w:type="dxa"/>
          </w:tcPr>
          <w:p w:rsidR="00DD3B70" w:rsidRDefault="00DD3B70" w:rsidP="00AA3535">
            <w:pPr>
              <w:jc w:val="center"/>
              <w:rPr>
                <w:b/>
                <w:bCs/>
                <w:sz w:val="20"/>
                <w:szCs w:val="20"/>
                <w:lang w:val="vi-VN"/>
              </w:rPr>
            </w:pPr>
            <w:r>
              <w:rPr>
                <w:b/>
                <w:bCs/>
                <w:sz w:val="20"/>
                <w:szCs w:val="20"/>
                <w:lang w:val="vi-VN"/>
              </w:rPr>
              <w:t>Khối lượng gỗ củi từ vườn nhà</w:t>
            </w:r>
          </w:p>
          <w:p w:rsidR="00DD3B70" w:rsidRPr="00F45D73" w:rsidRDefault="00DD3B70" w:rsidP="00AA3535">
            <w:pPr>
              <w:jc w:val="center"/>
              <w:rPr>
                <w:b/>
                <w:bCs/>
                <w:sz w:val="20"/>
                <w:szCs w:val="20"/>
                <w:lang w:val="vi-VN"/>
              </w:rPr>
            </w:pPr>
            <w:r>
              <w:rPr>
                <w:b/>
                <w:bCs/>
                <w:sz w:val="20"/>
                <w:szCs w:val="20"/>
                <w:lang w:val="vi-VN"/>
              </w:rPr>
              <w:t>(tấn/năm)</w:t>
            </w:r>
          </w:p>
        </w:tc>
        <w:tc>
          <w:tcPr>
            <w:tcW w:w="1080" w:type="dxa"/>
          </w:tcPr>
          <w:p w:rsidR="00DD3B70" w:rsidRDefault="00DD3B70" w:rsidP="00F45D73">
            <w:pPr>
              <w:jc w:val="center"/>
              <w:rPr>
                <w:b/>
                <w:bCs/>
                <w:sz w:val="20"/>
                <w:szCs w:val="20"/>
                <w:lang w:val="vi-VN"/>
              </w:rPr>
            </w:pPr>
            <w:r w:rsidRPr="007A79E7">
              <w:rPr>
                <w:b/>
                <w:bCs/>
                <w:sz w:val="20"/>
                <w:szCs w:val="20"/>
                <w:lang w:val="vi-VN"/>
                <w:rPrChange w:id="236" w:author="Nguyen Huu Hieu" w:date="2014-11-18T09:05:00Z">
                  <w:rPr>
                    <w:b/>
                    <w:bCs/>
                    <w:sz w:val="20"/>
                    <w:szCs w:val="20"/>
                  </w:rPr>
                </w:rPrChange>
              </w:rPr>
              <w:t xml:space="preserve"> </w:t>
            </w:r>
            <w:r>
              <w:rPr>
                <w:b/>
                <w:bCs/>
                <w:sz w:val="20"/>
                <w:szCs w:val="20"/>
                <w:lang w:val="vi-VN"/>
              </w:rPr>
              <w:t>Khối lượng gỗ củi từ các nguồn khác</w:t>
            </w:r>
          </w:p>
          <w:p w:rsidR="00DD3B70" w:rsidRPr="00F45D73" w:rsidRDefault="00DD3B70" w:rsidP="00AA3535">
            <w:pPr>
              <w:jc w:val="center"/>
              <w:rPr>
                <w:b/>
                <w:bCs/>
                <w:sz w:val="20"/>
                <w:szCs w:val="20"/>
                <w:lang w:val="vi-VN"/>
              </w:rPr>
            </w:pPr>
            <w:r>
              <w:rPr>
                <w:b/>
                <w:bCs/>
                <w:sz w:val="20"/>
                <w:szCs w:val="20"/>
                <w:lang w:val="vi-VN"/>
              </w:rPr>
              <w:t>(tấn/năm)</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6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15,666</w:t>
            </w:r>
          </w:p>
        </w:tc>
        <w:tc>
          <w:tcPr>
            <w:tcW w:w="1317" w:type="dxa"/>
          </w:tcPr>
          <w:p w:rsidR="00DD3B70" w:rsidRPr="00AA3535" w:rsidRDefault="00DD3B70" w:rsidP="00AA3535">
            <w:pPr>
              <w:jc w:val="center"/>
              <w:rPr>
                <w:sz w:val="20"/>
                <w:szCs w:val="20"/>
              </w:rPr>
            </w:pPr>
            <w:r w:rsidRPr="00AA3535">
              <w:rPr>
                <w:sz w:val="20"/>
                <w:szCs w:val="20"/>
              </w:rPr>
              <w:t>492.0</w:t>
            </w:r>
          </w:p>
        </w:tc>
        <w:tc>
          <w:tcPr>
            <w:tcW w:w="1349" w:type="dxa"/>
          </w:tcPr>
          <w:p w:rsidR="00DD3B70" w:rsidRPr="00AA3535" w:rsidRDefault="00DD3B70" w:rsidP="00AA3535">
            <w:pPr>
              <w:jc w:val="center"/>
              <w:rPr>
                <w:sz w:val="20"/>
                <w:szCs w:val="20"/>
              </w:rPr>
            </w:pPr>
            <w:r w:rsidRPr="00AA3535">
              <w:rPr>
                <w:sz w:val="20"/>
                <w:szCs w:val="20"/>
              </w:rPr>
              <w:t>7,708</w:t>
            </w:r>
          </w:p>
        </w:tc>
        <w:tc>
          <w:tcPr>
            <w:tcW w:w="1114" w:type="dxa"/>
          </w:tcPr>
          <w:p w:rsidR="00DD3B70" w:rsidRPr="00AA3535" w:rsidRDefault="00DD3B70" w:rsidP="00AA3535">
            <w:pPr>
              <w:jc w:val="center"/>
              <w:rPr>
                <w:bCs/>
                <w:sz w:val="20"/>
                <w:szCs w:val="20"/>
              </w:rPr>
            </w:pPr>
            <w:r w:rsidRPr="00AA3535">
              <w:rPr>
                <w:bCs/>
                <w:color w:val="000000"/>
                <w:sz w:val="20"/>
                <w:szCs w:val="20"/>
              </w:rPr>
              <w:t>6,397</w:t>
            </w:r>
          </w:p>
        </w:tc>
        <w:tc>
          <w:tcPr>
            <w:tcW w:w="1187" w:type="dxa"/>
          </w:tcPr>
          <w:p w:rsidR="00DD3B70" w:rsidRPr="00AA3535" w:rsidRDefault="00DD3B70" w:rsidP="00AA3535">
            <w:pPr>
              <w:jc w:val="center"/>
              <w:rPr>
                <w:bCs/>
                <w:sz w:val="20"/>
                <w:szCs w:val="20"/>
              </w:rPr>
            </w:pPr>
            <w:r w:rsidRPr="00AA3535">
              <w:rPr>
                <w:bCs/>
                <w:color w:val="000000"/>
                <w:sz w:val="20"/>
                <w:szCs w:val="20"/>
              </w:rPr>
              <w:t>771</w:t>
            </w:r>
          </w:p>
        </w:tc>
        <w:tc>
          <w:tcPr>
            <w:tcW w:w="1170" w:type="dxa"/>
          </w:tcPr>
          <w:p w:rsidR="00DD3B70" w:rsidRPr="00AA3535" w:rsidRDefault="00DD3B70" w:rsidP="00AA3535">
            <w:pPr>
              <w:jc w:val="center"/>
              <w:rPr>
                <w:bCs/>
                <w:sz w:val="20"/>
                <w:szCs w:val="20"/>
              </w:rPr>
            </w:pPr>
            <w:r w:rsidRPr="00AA3535">
              <w:rPr>
                <w:bCs/>
                <w:color w:val="000000"/>
                <w:sz w:val="20"/>
                <w:szCs w:val="20"/>
              </w:rPr>
              <w:t>462</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5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7,423</w:t>
            </w:r>
          </w:p>
        </w:tc>
        <w:tc>
          <w:tcPr>
            <w:tcW w:w="1317" w:type="dxa"/>
          </w:tcPr>
          <w:p w:rsidR="00DD3B70" w:rsidRPr="00AA3535" w:rsidRDefault="00DD3B70" w:rsidP="00AA3535">
            <w:pPr>
              <w:jc w:val="center"/>
              <w:rPr>
                <w:sz w:val="20"/>
                <w:szCs w:val="20"/>
              </w:rPr>
            </w:pPr>
            <w:r w:rsidRPr="00AA3535">
              <w:rPr>
                <w:sz w:val="20"/>
                <w:szCs w:val="20"/>
              </w:rPr>
              <w:t>507.6</w:t>
            </w:r>
          </w:p>
        </w:tc>
        <w:tc>
          <w:tcPr>
            <w:tcW w:w="1349" w:type="dxa"/>
          </w:tcPr>
          <w:p w:rsidR="00DD3B70" w:rsidRPr="00AA3535" w:rsidRDefault="00DD3B70" w:rsidP="00AA3535">
            <w:pPr>
              <w:jc w:val="center"/>
              <w:rPr>
                <w:sz w:val="20"/>
                <w:szCs w:val="20"/>
              </w:rPr>
            </w:pPr>
            <w:r w:rsidRPr="00AA3535">
              <w:rPr>
                <w:sz w:val="20"/>
                <w:szCs w:val="20"/>
              </w:rPr>
              <w:t>3,768</w:t>
            </w:r>
          </w:p>
        </w:tc>
        <w:tc>
          <w:tcPr>
            <w:tcW w:w="1114" w:type="dxa"/>
          </w:tcPr>
          <w:p w:rsidR="00DD3B70" w:rsidRPr="00AA3535" w:rsidRDefault="00DD3B70" w:rsidP="00AA3535">
            <w:pPr>
              <w:jc w:val="center"/>
              <w:rPr>
                <w:bCs/>
                <w:sz w:val="20"/>
                <w:szCs w:val="20"/>
              </w:rPr>
            </w:pPr>
            <w:r w:rsidRPr="00AA3535">
              <w:rPr>
                <w:bCs/>
                <w:color w:val="000000"/>
                <w:sz w:val="20"/>
                <w:szCs w:val="20"/>
              </w:rPr>
              <w:t>3,165</w:t>
            </w:r>
          </w:p>
        </w:tc>
        <w:tc>
          <w:tcPr>
            <w:tcW w:w="1187" w:type="dxa"/>
          </w:tcPr>
          <w:p w:rsidR="00DD3B70" w:rsidRPr="00AA3535" w:rsidRDefault="00DD3B70" w:rsidP="00AA3535">
            <w:pPr>
              <w:jc w:val="center"/>
              <w:rPr>
                <w:bCs/>
                <w:sz w:val="20"/>
                <w:szCs w:val="20"/>
              </w:rPr>
            </w:pPr>
            <w:r w:rsidRPr="00AA3535">
              <w:rPr>
                <w:bCs/>
                <w:color w:val="000000"/>
                <w:sz w:val="20"/>
                <w:szCs w:val="20"/>
              </w:rPr>
              <w:t>339</w:t>
            </w:r>
          </w:p>
        </w:tc>
        <w:tc>
          <w:tcPr>
            <w:tcW w:w="1170" w:type="dxa"/>
          </w:tcPr>
          <w:p w:rsidR="00DD3B70" w:rsidRPr="00AA3535" w:rsidRDefault="00DD3B70" w:rsidP="00AA3535">
            <w:pPr>
              <w:jc w:val="center"/>
              <w:rPr>
                <w:bCs/>
                <w:sz w:val="20"/>
                <w:szCs w:val="20"/>
              </w:rPr>
            </w:pPr>
            <w:r w:rsidRPr="00AA3535">
              <w:rPr>
                <w:bCs/>
                <w:color w:val="000000"/>
                <w:sz w:val="20"/>
                <w:szCs w:val="20"/>
              </w:rPr>
              <w:t>151</w:t>
            </w:r>
          </w:p>
        </w:tc>
        <w:tc>
          <w:tcPr>
            <w:tcW w:w="1080" w:type="dxa"/>
          </w:tcPr>
          <w:p w:rsidR="00DD3B70" w:rsidRPr="00AA3535" w:rsidRDefault="00DD3B70" w:rsidP="00AA3535">
            <w:pPr>
              <w:jc w:val="center"/>
              <w:rPr>
                <w:bCs/>
                <w:sz w:val="20"/>
                <w:szCs w:val="20"/>
              </w:rPr>
            </w:pPr>
            <w:r w:rsidRPr="00AA3535">
              <w:rPr>
                <w:color w:val="000000"/>
                <w:sz w:val="20"/>
                <w:szCs w:val="20"/>
              </w:rPr>
              <w:t>75</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4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20,824</w:t>
            </w:r>
          </w:p>
        </w:tc>
        <w:tc>
          <w:tcPr>
            <w:tcW w:w="1317" w:type="dxa"/>
          </w:tcPr>
          <w:p w:rsidR="00DD3B70" w:rsidRPr="00AA3535" w:rsidRDefault="00DD3B70" w:rsidP="00AA3535">
            <w:pPr>
              <w:jc w:val="center"/>
              <w:rPr>
                <w:sz w:val="20"/>
                <w:szCs w:val="20"/>
              </w:rPr>
            </w:pPr>
            <w:r w:rsidRPr="00AA3535">
              <w:rPr>
                <w:sz w:val="20"/>
                <w:szCs w:val="20"/>
              </w:rPr>
              <w:t>474.0</w:t>
            </w:r>
          </w:p>
        </w:tc>
        <w:tc>
          <w:tcPr>
            <w:tcW w:w="1349" w:type="dxa"/>
          </w:tcPr>
          <w:p w:rsidR="00DD3B70" w:rsidRPr="00AA3535" w:rsidRDefault="00DD3B70" w:rsidP="00AA3535">
            <w:pPr>
              <w:jc w:val="center"/>
              <w:rPr>
                <w:sz w:val="20"/>
                <w:szCs w:val="20"/>
              </w:rPr>
            </w:pPr>
            <w:r w:rsidRPr="00AA3535">
              <w:rPr>
                <w:sz w:val="20"/>
                <w:szCs w:val="20"/>
              </w:rPr>
              <w:t>9,870</w:t>
            </w:r>
          </w:p>
        </w:tc>
        <w:tc>
          <w:tcPr>
            <w:tcW w:w="1114" w:type="dxa"/>
          </w:tcPr>
          <w:p w:rsidR="00DD3B70" w:rsidRPr="00AA3535" w:rsidRDefault="00DD3B70" w:rsidP="00AA3535">
            <w:pPr>
              <w:jc w:val="center"/>
              <w:rPr>
                <w:bCs/>
                <w:sz w:val="20"/>
                <w:szCs w:val="20"/>
              </w:rPr>
            </w:pPr>
            <w:r w:rsidRPr="00AA3535">
              <w:rPr>
                <w:bCs/>
                <w:color w:val="000000"/>
                <w:sz w:val="20"/>
                <w:szCs w:val="20"/>
              </w:rPr>
              <w:t>5,922</w:t>
            </w:r>
          </w:p>
        </w:tc>
        <w:tc>
          <w:tcPr>
            <w:tcW w:w="1187" w:type="dxa"/>
          </w:tcPr>
          <w:p w:rsidR="00DD3B70" w:rsidRPr="00AA3535" w:rsidRDefault="00DD3B70" w:rsidP="00AA3535">
            <w:pPr>
              <w:jc w:val="center"/>
              <w:rPr>
                <w:bCs/>
                <w:sz w:val="20"/>
                <w:szCs w:val="20"/>
              </w:rPr>
            </w:pPr>
            <w:r w:rsidRPr="00AA3535">
              <w:rPr>
                <w:bCs/>
                <w:color w:val="000000"/>
                <w:sz w:val="20"/>
                <w:szCs w:val="20"/>
              </w:rPr>
              <w:t>2,961</w:t>
            </w:r>
          </w:p>
        </w:tc>
        <w:tc>
          <w:tcPr>
            <w:tcW w:w="1170" w:type="dxa"/>
          </w:tcPr>
          <w:p w:rsidR="00DD3B70" w:rsidRPr="00AA3535" w:rsidRDefault="00DD3B70" w:rsidP="00AA3535">
            <w:pPr>
              <w:jc w:val="center"/>
              <w:rPr>
                <w:bCs/>
                <w:sz w:val="20"/>
                <w:szCs w:val="20"/>
              </w:rPr>
            </w:pPr>
            <w:r w:rsidRPr="00AA3535">
              <w:rPr>
                <w:bCs/>
                <w:color w:val="000000"/>
                <w:sz w:val="20"/>
                <w:szCs w:val="20"/>
              </w:rPr>
              <w:t>1,086</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431821">
            <w:pPr>
              <w:rPr>
                <w:b/>
                <w:sz w:val="20"/>
                <w:szCs w:val="20"/>
              </w:rPr>
            </w:pPr>
            <w:r>
              <w:rPr>
                <w:b/>
                <w:sz w:val="20"/>
                <w:szCs w:val="20"/>
                <w:lang w:val="vi-VN"/>
              </w:rPr>
              <w:t xml:space="preserve">Huyện </w:t>
            </w:r>
            <w:r w:rsidRPr="00AA3535">
              <w:rPr>
                <w:b/>
                <w:sz w:val="20"/>
                <w:szCs w:val="20"/>
              </w:rPr>
              <w:t>Lang Ch</w:t>
            </w:r>
            <w:r>
              <w:rPr>
                <w:b/>
                <w:sz w:val="20"/>
                <w:szCs w:val="20"/>
                <w:lang w:val="vi-VN"/>
              </w:rPr>
              <w:t>á</w:t>
            </w:r>
            <w:r w:rsidRPr="00AA3535">
              <w:rPr>
                <w:b/>
                <w:sz w:val="20"/>
                <w:szCs w:val="20"/>
              </w:rPr>
              <w:t xml:space="preserve">nh </w:t>
            </w:r>
          </w:p>
        </w:tc>
        <w:tc>
          <w:tcPr>
            <w:tcW w:w="1187" w:type="dxa"/>
          </w:tcPr>
          <w:p w:rsidR="00DD3B70" w:rsidRPr="00AA3535" w:rsidRDefault="00DD3B70" w:rsidP="00AA3535">
            <w:pPr>
              <w:jc w:val="center"/>
              <w:rPr>
                <w:b/>
                <w:sz w:val="20"/>
                <w:szCs w:val="20"/>
              </w:rPr>
            </w:pPr>
            <w:r w:rsidRPr="00AA3535">
              <w:rPr>
                <w:b/>
                <w:sz w:val="20"/>
                <w:szCs w:val="20"/>
              </w:rPr>
              <w:t>43,913</w:t>
            </w:r>
          </w:p>
        </w:tc>
        <w:tc>
          <w:tcPr>
            <w:tcW w:w="1317" w:type="dxa"/>
          </w:tcPr>
          <w:p w:rsidR="00DD3B70" w:rsidRPr="00AA3535" w:rsidRDefault="00DD3B70" w:rsidP="00AA3535">
            <w:pPr>
              <w:jc w:val="center"/>
              <w:rPr>
                <w:b/>
                <w:sz w:val="20"/>
                <w:szCs w:val="20"/>
              </w:rPr>
            </w:pPr>
          </w:p>
        </w:tc>
        <w:tc>
          <w:tcPr>
            <w:tcW w:w="1349" w:type="dxa"/>
          </w:tcPr>
          <w:p w:rsidR="00DD3B70" w:rsidRPr="00AA3535" w:rsidRDefault="00DD3B70" w:rsidP="00AA3535">
            <w:pPr>
              <w:jc w:val="center"/>
              <w:rPr>
                <w:b/>
                <w:sz w:val="20"/>
                <w:szCs w:val="20"/>
              </w:rPr>
            </w:pPr>
            <w:r w:rsidRPr="00AA3535">
              <w:rPr>
                <w:b/>
                <w:sz w:val="20"/>
                <w:szCs w:val="20"/>
              </w:rPr>
              <w:t>21,346</w:t>
            </w:r>
          </w:p>
        </w:tc>
        <w:tc>
          <w:tcPr>
            <w:tcW w:w="1114" w:type="dxa"/>
          </w:tcPr>
          <w:p w:rsidR="00DD3B70" w:rsidRPr="00AA3535" w:rsidRDefault="00DD3B70" w:rsidP="00AA3535">
            <w:pPr>
              <w:jc w:val="center"/>
              <w:rPr>
                <w:b/>
                <w:bCs/>
                <w:color w:val="000000"/>
                <w:sz w:val="20"/>
                <w:szCs w:val="20"/>
              </w:rPr>
            </w:pPr>
            <w:r w:rsidRPr="00AA3535">
              <w:rPr>
                <w:b/>
                <w:color w:val="000000"/>
                <w:sz w:val="20"/>
                <w:szCs w:val="20"/>
              </w:rPr>
              <w:t>15,485</w:t>
            </w:r>
          </w:p>
        </w:tc>
        <w:tc>
          <w:tcPr>
            <w:tcW w:w="1187" w:type="dxa"/>
          </w:tcPr>
          <w:p w:rsidR="00DD3B70" w:rsidRPr="00AA3535" w:rsidRDefault="00DD3B70" w:rsidP="00AA3535">
            <w:pPr>
              <w:jc w:val="center"/>
              <w:rPr>
                <w:b/>
                <w:bCs/>
                <w:color w:val="000000"/>
                <w:sz w:val="20"/>
                <w:szCs w:val="20"/>
              </w:rPr>
            </w:pPr>
            <w:r w:rsidRPr="00AA3535">
              <w:rPr>
                <w:b/>
                <w:color w:val="000000"/>
                <w:sz w:val="20"/>
                <w:szCs w:val="20"/>
              </w:rPr>
              <w:t>4,071</w:t>
            </w:r>
          </w:p>
        </w:tc>
        <w:tc>
          <w:tcPr>
            <w:tcW w:w="1170" w:type="dxa"/>
          </w:tcPr>
          <w:p w:rsidR="00DD3B70" w:rsidRPr="00AA3535" w:rsidRDefault="00DD3B70" w:rsidP="00AA3535">
            <w:pPr>
              <w:jc w:val="center"/>
              <w:rPr>
                <w:b/>
                <w:bCs/>
                <w:color w:val="000000"/>
                <w:sz w:val="20"/>
                <w:szCs w:val="20"/>
              </w:rPr>
            </w:pPr>
            <w:r w:rsidRPr="00AA3535">
              <w:rPr>
                <w:b/>
                <w:color w:val="000000"/>
                <w:sz w:val="20"/>
                <w:szCs w:val="20"/>
              </w:rPr>
              <w:t>1,699</w:t>
            </w:r>
          </w:p>
        </w:tc>
        <w:tc>
          <w:tcPr>
            <w:tcW w:w="1080" w:type="dxa"/>
          </w:tcPr>
          <w:p w:rsidR="00DD3B70" w:rsidRPr="00AA3535" w:rsidRDefault="00DD3B70" w:rsidP="00AA3535">
            <w:pPr>
              <w:jc w:val="center"/>
              <w:rPr>
                <w:b/>
                <w:color w:val="000000"/>
                <w:sz w:val="20"/>
                <w:szCs w:val="20"/>
              </w:rPr>
            </w:pPr>
            <w:r w:rsidRPr="00AA3535">
              <w:rPr>
                <w:b/>
                <w:color w:val="000000"/>
                <w:sz w:val="20"/>
                <w:szCs w:val="20"/>
              </w:rPr>
              <w:t>75</w:t>
            </w:r>
          </w:p>
        </w:tc>
      </w:tr>
    </w:tbl>
    <w:p w:rsidR="00DD3B70" w:rsidRDefault="00DD3B70" w:rsidP="00622845"/>
    <w:p w:rsidR="00DD3B70" w:rsidRPr="00AD1A85" w:rsidRDefault="00DD3B70" w:rsidP="00622845">
      <w:pPr>
        <w:rPr>
          <w:b/>
          <w:i/>
          <w:lang w:val="vi-VN"/>
        </w:rPr>
      </w:pPr>
      <w:r>
        <w:rPr>
          <w:b/>
          <w:i/>
          <w:lang w:val="vi-VN"/>
        </w:rPr>
        <w:t>Số lượng gỗ củi thương mại ở xã Nam Sơn, huyện Quỳ Hợp, Nghệ An</w:t>
      </w:r>
    </w:p>
    <w:p w:rsidR="00DD3B70" w:rsidRPr="00AD1A85" w:rsidRDefault="00DD3B70" w:rsidP="00622845">
      <w:pPr>
        <w:rPr>
          <w:lang w:val="vi-VN"/>
        </w:rPr>
      </w:pPr>
      <w:r>
        <w:rPr>
          <w:lang w:val="vi-VN"/>
        </w:rPr>
        <w:t xml:space="preserve">Chỉ có 1 thương lái buôn bán gỗ ở xã Nam Sơn. Trung bình thương lái này bán khoảng 7 tấn gỗ/ngày cho nhà máy sản xuất MDF ở huyện Như Xuân, Thanh Hóa. Cuộc điều tra được tiến hành ở nhà máy sản xuất gỗ MDF mà thương lái này đã đề cập. Chúng tôi phát hiện rằng nhà máy gỗ </w:t>
      </w:r>
      <w:r>
        <w:rPr>
          <w:lang w:val="vi-VN"/>
        </w:rPr>
        <w:lastRenderedPageBreak/>
        <w:t xml:space="preserve">MDF đang mua khoảng 200 tấn gỗ/ngày, trong đó 90% sử dụng làm nguyên liệu cho sản xuất MDF, và 10% được sử dụng làm </w:t>
      </w:r>
      <w:r w:rsidRPr="007A79E7">
        <w:rPr>
          <w:lang w:val="vi-VN"/>
          <w:rPrChange w:id="237" w:author="Nguyen Huu Hieu" w:date="2014-11-18T09:05:00Z">
            <w:rPr/>
          </w:rPrChange>
        </w:rPr>
        <w:t>nhiên liệu</w:t>
      </w:r>
      <w:r>
        <w:rPr>
          <w:lang w:val="vi-VN"/>
        </w:rPr>
        <w:t xml:space="preserve"> cho lò hơi.</w:t>
      </w:r>
    </w:p>
    <w:p w:rsidR="00DD3B70" w:rsidRPr="00F42BE2" w:rsidRDefault="00DD3B70" w:rsidP="00622845">
      <w:pPr>
        <w:rPr>
          <w:lang w:val="vi-VN"/>
        </w:rPr>
      </w:pPr>
      <w:r>
        <w:rPr>
          <w:lang w:val="vi-VN"/>
        </w:rPr>
        <w:t>Áp dụng tỷ lệ này cho các thương lái ở Nam Sơn cung cấp gỗ cho nhà máy MDF, chúng t</w:t>
      </w:r>
      <w:r w:rsidRPr="007A79E7">
        <w:rPr>
          <w:lang w:val="vi-VN"/>
          <w:rPrChange w:id="238" w:author="Nguyen Huu Hieu" w:date="2014-11-18T09:05:00Z">
            <w:rPr/>
          </w:rPrChange>
        </w:rPr>
        <w:t>ôi</w:t>
      </w:r>
      <w:r>
        <w:rPr>
          <w:lang w:val="vi-VN"/>
        </w:rPr>
        <w:t xml:space="preserve"> giả định rằng 10% lượng gỗ của thương lái được tiêu thụ như là gỗ củi</w:t>
      </w:r>
      <w:r w:rsidR="00294D57" w:rsidRPr="007A79E7">
        <w:rPr>
          <w:lang w:val="vi-VN"/>
          <w:rPrChange w:id="239" w:author="Nguyen Huu Hieu" w:date="2014-11-18T09:05:00Z">
            <w:rPr/>
          </w:rPrChange>
        </w:rPr>
        <w:t>. Con số 10% tổng lượng gỗ được sử dụng làm gỗ củi là</w:t>
      </w:r>
      <w:r>
        <w:rPr>
          <w:lang w:val="vi-VN"/>
        </w:rPr>
        <w:t xml:space="preserve"> do nhà máy MDF cung cấp</w:t>
      </w:r>
      <w:r w:rsidR="00294D57" w:rsidRPr="007A79E7">
        <w:rPr>
          <w:lang w:val="vi-VN"/>
          <w:rPrChange w:id="240" w:author="Nguyen Huu Hieu" w:date="2014-11-18T09:05:00Z">
            <w:rPr/>
          </w:rPrChange>
        </w:rPr>
        <w:t xml:space="preserve"> như đã nói ở đoạn trên</w:t>
      </w:r>
      <w:r>
        <w:rPr>
          <w:lang w:val="vi-VN"/>
        </w:rPr>
        <w:t xml:space="preserve">. Ước tính tiêu thụ gỗ thương mại tại xã Nam Sơn là 210 tấn/năm (cho 300 ngày hoạt động của nhà máy/năm). Cần lưu ý rằng tiêu thụ </w:t>
      </w:r>
      <w:r w:rsidRPr="007A79E7">
        <w:rPr>
          <w:lang w:val="vi-VN"/>
          <w:rPrChange w:id="241" w:author="Nguyen Huu Hieu" w:date="2014-11-18T09:05:00Z">
            <w:rPr/>
          </w:rPrChange>
        </w:rPr>
        <w:t xml:space="preserve">gỗ củi </w:t>
      </w:r>
      <w:r>
        <w:rPr>
          <w:lang w:val="vi-VN"/>
        </w:rPr>
        <w:t>thương mại của xã Nam Sơn trong đó gỗ đang được bán cho người tiêu dùng bên ngoài xã.</w:t>
      </w:r>
    </w:p>
    <w:p w:rsidR="00DD3B70" w:rsidRPr="00275C33" w:rsidRDefault="00DD3B70" w:rsidP="00622845">
      <w:pPr>
        <w:rPr>
          <w:lang w:val="vi-VN"/>
        </w:rPr>
      </w:pPr>
      <w:r>
        <w:rPr>
          <w:lang w:val="vi-VN"/>
        </w:rPr>
        <w:t>Ở phạm vi dân cư, tiêu thụ gỗ củi là 821 tấ</w:t>
      </w:r>
      <w:r w:rsidR="00294D57">
        <w:rPr>
          <w:lang w:val="vi-VN"/>
        </w:rPr>
        <w:t>n/năm (</w:t>
      </w:r>
      <w:r w:rsidR="00294D57" w:rsidRPr="007A79E7">
        <w:rPr>
          <w:lang w:val="vi-VN"/>
          <w:rPrChange w:id="242" w:author="Nguyen Huu Hieu" w:date="2014-11-18T09:05:00Z">
            <w:rPr/>
          </w:rPrChange>
        </w:rPr>
        <w:t>B</w:t>
      </w:r>
      <w:r>
        <w:rPr>
          <w:lang w:val="vi-VN"/>
        </w:rPr>
        <w:t xml:space="preserve">ảng </w:t>
      </w:r>
      <w:r w:rsidR="00294D57" w:rsidRPr="007A79E7">
        <w:rPr>
          <w:lang w:val="vi-VN"/>
          <w:rPrChange w:id="243" w:author="Nguyen Huu Hieu" w:date="2014-11-18T09:05:00Z">
            <w:rPr/>
          </w:rPrChange>
        </w:rPr>
        <w:t>19</w:t>
      </w:r>
      <w:r>
        <w:rPr>
          <w:lang w:val="vi-VN"/>
        </w:rPr>
        <w:t xml:space="preserve">), gần như cao gấp 4 lần so với lĩnh vực thương mại. Tương tự như với trường hợp ở Lang Chánh, </w:t>
      </w:r>
      <w:r w:rsidR="00294D57" w:rsidRPr="007A79E7">
        <w:rPr>
          <w:lang w:val="vi-VN"/>
          <w:rPrChange w:id="244" w:author="Nguyen Huu Hieu" w:date="2014-11-18T09:05:00Z">
            <w:rPr/>
          </w:rPrChange>
        </w:rPr>
        <w:t>toàn bộ củi thương mại ở xã Nam Sơn</w:t>
      </w:r>
      <w:r>
        <w:rPr>
          <w:lang w:val="vi-VN"/>
        </w:rPr>
        <w:t xml:space="preserve"> gỗ </w:t>
      </w:r>
      <w:r w:rsidR="00294D57" w:rsidRPr="007A79E7">
        <w:rPr>
          <w:lang w:val="vi-VN"/>
          <w:rPrChange w:id="245" w:author="Nguyen Huu Hieu" w:date="2014-11-18T09:05:00Z">
            <w:rPr/>
          </w:rPrChange>
        </w:rPr>
        <w:t xml:space="preserve">được cung cấp </w:t>
      </w:r>
      <w:r>
        <w:rPr>
          <w:lang w:val="vi-VN"/>
        </w:rPr>
        <w:t xml:space="preserve">từ rừng tự nhiên trong khi </w:t>
      </w:r>
      <w:r w:rsidR="00294D57" w:rsidRPr="007A79E7">
        <w:rPr>
          <w:lang w:val="vi-VN"/>
          <w:rPrChange w:id="246" w:author="Nguyen Huu Hieu" w:date="2014-11-18T09:05:00Z">
            <w:rPr/>
          </w:rPrChange>
        </w:rPr>
        <w:t>84% gỗ củi tiêu thụ của khu vực dân</w:t>
      </w:r>
      <w:r>
        <w:rPr>
          <w:lang w:val="vi-VN"/>
        </w:rPr>
        <w:t xml:space="preserve"> </w:t>
      </w:r>
      <w:r w:rsidR="00294D57" w:rsidRPr="007A79E7">
        <w:rPr>
          <w:lang w:val="vi-VN"/>
          <w:rPrChange w:id="247" w:author="Nguyen Huu Hieu" w:date="2014-11-18T09:05:00Z">
            <w:rPr/>
          </w:rPrChange>
        </w:rPr>
        <w:t xml:space="preserve">được cung cấp từ </w:t>
      </w:r>
      <w:r>
        <w:rPr>
          <w:lang w:val="vi-VN"/>
        </w:rPr>
        <w:t>rừng tự nhiên.</w:t>
      </w:r>
    </w:p>
    <w:p w:rsidR="00DD3B70" w:rsidRPr="004B3A30" w:rsidRDefault="00DD3B70" w:rsidP="004B3A30">
      <w:pPr>
        <w:jc w:val="center"/>
        <w:rPr>
          <w:i/>
          <w:lang w:val="vi-VN"/>
        </w:rPr>
      </w:pPr>
      <w:r w:rsidRPr="004B3A30">
        <w:rPr>
          <w:i/>
          <w:lang w:val="vi-VN"/>
        </w:rPr>
        <w:t xml:space="preserve">Bảng 19. Nguồn gỗ củi tiêu thụ cho </w:t>
      </w:r>
      <w:r>
        <w:rPr>
          <w:i/>
          <w:lang w:val="vi-VN"/>
        </w:rPr>
        <w:t>quy mô</w:t>
      </w:r>
      <w:r w:rsidRPr="004B3A30">
        <w:rPr>
          <w:i/>
          <w:lang w:val="vi-VN"/>
        </w:rPr>
        <w:t xml:space="preserve"> dân cư 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590069" w:rsidTr="00AA3535">
        <w:tc>
          <w:tcPr>
            <w:tcW w:w="2481" w:type="dxa"/>
          </w:tcPr>
          <w:p w:rsidR="00DD3B70" w:rsidRPr="00020D39" w:rsidRDefault="00DD3B70" w:rsidP="00AA3535">
            <w:pPr>
              <w:jc w:val="center"/>
              <w:rPr>
                <w:b/>
                <w:sz w:val="20"/>
                <w:szCs w:val="18"/>
                <w:lang w:val="vi-VN"/>
              </w:rPr>
            </w:pPr>
            <w:r>
              <w:rPr>
                <w:b/>
                <w:sz w:val="20"/>
                <w:szCs w:val="18"/>
                <w:lang w:val="vi-VN"/>
              </w:rPr>
              <w:t>Số lượng gỗ củi theo nguồn</w:t>
            </w:r>
          </w:p>
        </w:tc>
        <w:tc>
          <w:tcPr>
            <w:tcW w:w="2430" w:type="dxa"/>
          </w:tcPr>
          <w:p w:rsidR="00DD3B70" w:rsidRPr="00020D39" w:rsidRDefault="00DD3B70" w:rsidP="00CD2365">
            <w:pPr>
              <w:jc w:val="center"/>
              <w:rPr>
                <w:b/>
                <w:sz w:val="20"/>
                <w:szCs w:val="18"/>
                <w:lang w:val="vi-VN"/>
              </w:rPr>
            </w:pPr>
            <w:r>
              <w:rPr>
                <w:b/>
                <w:sz w:val="20"/>
                <w:szCs w:val="18"/>
                <w:lang w:val="vi-VN"/>
              </w:rPr>
              <w:t>Tiêu thụ dân cư</w:t>
            </w:r>
          </w:p>
        </w:tc>
        <w:tc>
          <w:tcPr>
            <w:tcW w:w="2579" w:type="dxa"/>
          </w:tcPr>
          <w:p w:rsidR="00DD3B70" w:rsidRDefault="00DD3B70" w:rsidP="00AA3535">
            <w:pPr>
              <w:jc w:val="center"/>
              <w:rPr>
                <w:b/>
                <w:sz w:val="20"/>
                <w:szCs w:val="18"/>
                <w:lang w:val="vi-VN"/>
              </w:rPr>
            </w:pPr>
            <w:r>
              <w:rPr>
                <w:b/>
                <w:sz w:val="20"/>
                <w:szCs w:val="18"/>
                <w:lang w:val="vi-VN"/>
              </w:rPr>
              <w:t>Tiêu thụ thương mại</w:t>
            </w:r>
          </w:p>
          <w:p w:rsidR="00DD3B70" w:rsidRPr="00020D39" w:rsidRDefault="00DD3B70" w:rsidP="00AA3535">
            <w:pPr>
              <w:jc w:val="center"/>
              <w:rPr>
                <w:b/>
                <w:sz w:val="20"/>
                <w:szCs w:val="18"/>
                <w:lang w:val="vi-VN"/>
              </w:rPr>
            </w:pPr>
            <w:r>
              <w:rPr>
                <w:b/>
                <w:sz w:val="20"/>
                <w:szCs w:val="18"/>
                <w:lang w:val="vi-VN"/>
              </w:rPr>
              <w:t>(tấn/năm)</w:t>
            </w:r>
          </w:p>
        </w:tc>
      </w:tr>
      <w:tr w:rsidR="00DD3B70" w:rsidRPr="00AA3535" w:rsidTr="00AA3535">
        <w:tc>
          <w:tcPr>
            <w:tcW w:w="2481" w:type="dxa"/>
            <w:tcBorders>
              <w:bottom w:val="dotted" w:sz="4" w:space="0" w:color="auto"/>
            </w:tcBorders>
          </w:tcPr>
          <w:p w:rsidR="00DD3B70" w:rsidRPr="00CD2365" w:rsidRDefault="00DD3B70" w:rsidP="00AA3535">
            <w:pPr>
              <w:jc w:val="center"/>
              <w:rPr>
                <w:sz w:val="20"/>
                <w:szCs w:val="18"/>
                <w:lang w:val="vi-VN"/>
              </w:rPr>
            </w:pPr>
            <w:r>
              <w:rPr>
                <w:sz w:val="20"/>
                <w:szCs w:val="18"/>
                <w:lang w:val="vi-VN"/>
              </w:rPr>
              <w:t>Rừng tự nhiên</w:t>
            </w:r>
          </w:p>
        </w:tc>
        <w:tc>
          <w:tcPr>
            <w:tcW w:w="2430" w:type="dxa"/>
            <w:tcBorders>
              <w:bottom w:val="dotted" w:sz="4" w:space="0" w:color="auto"/>
            </w:tcBorders>
          </w:tcPr>
          <w:p w:rsidR="00DD3B70" w:rsidRPr="00AA3535" w:rsidRDefault="00DD3B70" w:rsidP="00AA3535">
            <w:pPr>
              <w:jc w:val="center"/>
              <w:rPr>
                <w:sz w:val="20"/>
                <w:szCs w:val="18"/>
              </w:rPr>
            </w:pPr>
            <w:r w:rsidRPr="00AA3535">
              <w:rPr>
                <w:sz w:val="20"/>
                <w:szCs w:val="18"/>
              </w:rPr>
              <w:t>696</w:t>
            </w:r>
          </w:p>
        </w:tc>
        <w:tc>
          <w:tcPr>
            <w:tcW w:w="2579" w:type="dxa"/>
            <w:tcBorders>
              <w:bottom w:val="dotted" w:sz="4" w:space="0" w:color="auto"/>
            </w:tcBorders>
          </w:tcPr>
          <w:p w:rsidR="00DD3B70" w:rsidRPr="00AA3535" w:rsidRDefault="00DD3B70" w:rsidP="00AA3535">
            <w:pPr>
              <w:jc w:val="center"/>
              <w:rPr>
                <w:sz w:val="20"/>
                <w:szCs w:val="18"/>
              </w:rPr>
            </w:pPr>
            <w:r w:rsidRPr="00AA3535">
              <w:rPr>
                <w:sz w:val="20"/>
                <w:szCs w:val="18"/>
              </w:rPr>
              <w:t>210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Rừng trồng</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75</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Vườn nhà</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33</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294D57" w:rsidRPr="00AA3535" w:rsidTr="00294D57">
        <w:tc>
          <w:tcPr>
            <w:tcW w:w="2481" w:type="dxa"/>
            <w:tcBorders>
              <w:top w:val="dotted" w:sz="4" w:space="0" w:color="auto"/>
              <w:bottom w:val="dotted" w:sz="4" w:space="0" w:color="auto"/>
            </w:tcBorders>
          </w:tcPr>
          <w:p w:rsidR="00294D57" w:rsidRPr="00CD2365" w:rsidRDefault="00294D57" w:rsidP="007A79E7">
            <w:pPr>
              <w:jc w:val="center"/>
              <w:rPr>
                <w:sz w:val="20"/>
                <w:szCs w:val="18"/>
                <w:lang w:val="vi-VN"/>
              </w:rPr>
            </w:pPr>
            <w:r>
              <w:rPr>
                <w:sz w:val="20"/>
                <w:szCs w:val="18"/>
                <w:lang w:val="vi-VN"/>
              </w:rPr>
              <w:t>Nguồn khác</w:t>
            </w:r>
          </w:p>
        </w:tc>
        <w:tc>
          <w:tcPr>
            <w:tcW w:w="2430" w:type="dxa"/>
            <w:tcBorders>
              <w:top w:val="dotted" w:sz="4" w:space="0" w:color="auto"/>
              <w:bottom w:val="dotted" w:sz="4" w:space="0" w:color="auto"/>
            </w:tcBorders>
          </w:tcPr>
          <w:p w:rsidR="00294D57" w:rsidRPr="00AA3535" w:rsidRDefault="00294D57" w:rsidP="007A79E7">
            <w:pPr>
              <w:jc w:val="center"/>
              <w:rPr>
                <w:sz w:val="20"/>
                <w:szCs w:val="18"/>
              </w:rPr>
            </w:pPr>
            <w:r w:rsidRPr="00AA3535">
              <w:rPr>
                <w:sz w:val="20"/>
                <w:szCs w:val="18"/>
              </w:rPr>
              <w:t>17</w:t>
            </w:r>
          </w:p>
        </w:tc>
        <w:tc>
          <w:tcPr>
            <w:tcW w:w="2579" w:type="dxa"/>
            <w:tcBorders>
              <w:top w:val="dotted" w:sz="4" w:space="0" w:color="auto"/>
              <w:bottom w:val="dotted" w:sz="4" w:space="0" w:color="auto"/>
            </w:tcBorders>
          </w:tcPr>
          <w:p w:rsidR="00294D57" w:rsidRPr="00AA3535" w:rsidRDefault="00294D57" w:rsidP="007A79E7">
            <w:pPr>
              <w:jc w:val="center"/>
              <w:rPr>
                <w:sz w:val="20"/>
                <w:szCs w:val="18"/>
              </w:rPr>
            </w:pPr>
            <w:r w:rsidRPr="00AA3535">
              <w:rPr>
                <w:sz w:val="20"/>
                <w:szCs w:val="18"/>
              </w:rPr>
              <w:t>0</w:t>
            </w:r>
          </w:p>
        </w:tc>
      </w:tr>
      <w:tr w:rsidR="00294D57" w:rsidRPr="00294D57" w:rsidTr="007A79E7">
        <w:tc>
          <w:tcPr>
            <w:tcW w:w="2481" w:type="dxa"/>
            <w:tcBorders>
              <w:top w:val="dotted" w:sz="4" w:space="0" w:color="auto"/>
            </w:tcBorders>
          </w:tcPr>
          <w:p w:rsidR="00294D57" w:rsidRPr="00294D57" w:rsidRDefault="00294D57" w:rsidP="007A79E7">
            <w:pPr>
              <w:jc w:val="center"/>
              <w:rPr>
                <w:b/>
                <w:sz w:val="20"/>
                <w:szCs w:val="18"/>
              </w:rPr>
            </w:pPr>
            <w:r w:rsidRPr="00294D57">
              <w:rPr>
                <w:b/>
                <w:sz w:val="20"/>
                <w:szCs w:val="18"/>
              </w:rPr>
              <w:t>TỔNG</w:t>
            </w:r>
          </w:p>
        </w:tc>
        <w:tc>
          <w:tcPr>
            <w:tcW w:w="2430" w:type="dxa"/>
            <w:tcBorders>
              <w:top w:val="dotted" w:sz="4" w:space="0" w:color="auto"/>
            </w:tcBorders>
          </w:tcPr>
          <w:p w:rsidR="00294D57" w:rsidRPr="00294D57" w:rsidRDefault="00294D57" w:rsidP="007A79E7">
            <w:pPr>
              <w:jc w:val="center"/>
              <w:rPr>
                <w:b/>
                <w:sz w:val="20"/>
                <w:szCs w:val="18"/>
              </w:rPr>
            </w:pPr>
            <w:r w:rsidRPr="00294D57">
              <w:rPr>
                <w:b/>
                <w:sz w:val="20"/>
                <w:szCs w:val="18"/>
              </w:rPr>
              <w:t>821</w:t>
            </w:r>
          </w:p>
        </w:tc>
        <w:tc>
          <w:tcPr>
            <w:tcW w:w="2579" w:type="dxa"/>
            <w:tcBorders>
              <w:top w:val="dotted" w:sz="4" w:space="0" w:color="auto"/>
            </w:tcBorders>
          </w:tcPr>
          <w:p w:rsidR="00294D57" w:rsidRPr="00294D57" w:rsidRDefault="00294D57" w:rsidP="007A79E7">
            <w:pPr>
              <w:jc w:val="center"/>
              <w:rPr>
                <w:b/>
                <w:sz w:val="20"/>
                <w:szCs w:val="18"/>
              </w:rPr>
            </w:pPr>
            <w:r w:rsidRPr="00294D57">
              <w:rPr>
                <w:b/>
                <w:sz w:val="20"/>
                <w:szCs w:val="18"/>
              </w:rPr>
              <w:t>210</w:t>
            </w:r>
          </w:p>
        </w:tc>
      </w:tr>
    </w:tbl>
    <w:p w:rsidR="00DD3B70" w:rsidRPr="00D76A53" w:rsidRDefault="00DD3B70" w:rsidP="00CC06E6">
      <w:pPr>
        <w:rPr>
          <w:lang w:val="vi-VN"/>
        </w:rPr>
      </w:pPr>
      <w:r>
        <w:rPr>
          <w:lang w:val="vi-VN"/>
        </w:rPr>
        <w:t xml:space="preserve">Lĩnh vực thương mại yêu cầu gỗ củi có đường kính lớn hơn. Trong </w:t>
      </w:r>
      <w:r w:rsidRPr="007A79E7">
        <w:rPr>
          <w:lang w:val="vi-VN"/>
          <w:rPrChange w:id="248" w:author="Nguyen Huu Hieu" w:date="2014-11-18T09:05:00Z">
            <w:rPr/>
          </w:rPrChange>
        </w:rPr>
        <w:t>khi</w:t>
      </w:r>
      <w:r>
        <w:rPr>
          <w:lang w:val="vi-VN"/>
        </w:rPr>
        <w:t xml:space="preserve"> </w:t>
      </w:r>
      <w:r w:rsidR="005B047B" w:rsidRPr="007A79E7">
        <w:rPr>
          <w:lang w:val="vi-VN"/>
          <w:rPrChange w:id="249" w:author="Nguyen Huu Hieu" w:date="2014-11-18T09:05:00Z">
            <w:rPr/>
          </w:rPrChange>
        </w:rPr>
        <w:t>gỗ củi</w:t>
      </w:r>
      <w:r>
        <w:rPr>
          <w:lang w:val="vi-VN"/>
        </w:rPr>
        <w:t xml:space="preserve"> thương mại </w:t>
      </w:r>
      <w:r w:rsidR="005B047B" w:rsidRPr="007A79E7">
        <w:rPr>
          <w:lang w:val="vi-VN"/>
          <w:rPrChange w:id="250" w:author="Nguyen Huu Hieu" w:date="2014-11-18T09:05:00Z">
            <w:rPr/>
          </w:rPrChange>
        </w:rPr>
        <w:t xml:space="preserve">bao gồm </w:t>
      </w:r>
      <w:r>
        <w:rPr>
          <w:lang w:val="vi-VN"/>
        </w:rPr>
        <w:t xml:space="preserve">85% gỗ </w:t>
      </w:r>
      <w:r w:rsidRPr="007A79E7">
        <w:rPr>
          <w:lang w:val="vi-VN"/>
          <w:rPrChange w:id="251" w:author="Nguyen Huu Hieu" w:date="2014-11-18T09:05:00Z">
            <w:rPr/>
          </w:rPrChange>
        </w:rPr>
        <w:t xml:space="preserve">có </w:t>
      </w:r>
      <w:r>
        <w:rPr>
          <w:lang w:val="vi-VN"/>
        </w:rPr>
        <w:t xml:space="preserve">đường kính lớn hơn </w:t>
      </w:r>
      <w:r w:rsidR="005B047B" w:rsidRPr="007A79E7">
        <w:rPr>
          <w:lang w:val="vi-VN"/>
          <w:rPrChange w:id="252" w:author="Nguyen Huu Hieu" w:date="2014-11-18T09:05:00Z">
            <w:rPr/>
          </w:rPrChange>
        </w:rPr>
        <w:t>1</w:t>
      </w:r>
      <w:r w:rsidR="005B047B">
        <w:rPr>
          <w:lang w:val="vi-VN"/>
        </w:rPr>
        <w:t>5cm</w:t>
      </w:r>
      <w:r>
        <w:rPr>
          <w:lang w:val="vi-VN"/>
        </w:rPr>
        <w:t xml:space="preserve"> và 15% lượng gỗ có đường kính nhỏ hơn</w:t>
      </w:r>
      <w:r w:rsidR="005B047B" w:rsidRPr="007A79E7">
        <w:rPr>
          <w:lang w:val="vi-VN"/>
          <w:rPrChange w:id="253" w:author="Nguyen Huu Hieu" w:date="2014-11-18T09:05:00Z">
            <w:rPr/>
          </w:rPrChange>
        </w:rPr>
        <w:t xml:space="preserve"> 15cm</w:t>
      </w:r>
      <w:r>
        <w:rPr>
          <w:lang w:val="vi-VN"/>
        </w:rPr>
        <w:t xml:space="preserve">, </w:t>
      </w:r>
      <w:r w:rsidRPr="007A79E7">
        <w:rPr>
          <w:lang w:val="vi-VN"/>
          <w:rPrChange w:id="254" w:author="Nguyen Huu Hieu" w:date="2014-11-18T09:05:00Z">
            <w:rPr/>
          </w:rPrChange>
        </w:rPr>
        <w:t xml:space="preserve">thì </w:t>
      </w:r>
      <w:r w:rsidR="005B047B" w:rsidRPr="007A79E7">
        <w:rPr>
          <w:lang w:val="vi-VN"/>
          <w:rPrChange w:id="255" w:author="Nguyen Huu Hieu" w:date="2014-11-18T09:05:00Z">
            <w:rPr/>
          </w:rPrChange>
        </w:rPr>
        <w:t xml:space="preserve">khu vực dân cư </w:t>
      </w:r>
      <w:r>
        <w:rPr>
          <w:lang w:val="vi-VN"/>
        </w:rPr>
        <w:t xml:space="preserve">chỉ sử dụng 13% gỗ lớn và 88% gỗ nhỏ hơn. Tổng </w:t>
      </w:r>
      <w:r w:rsidR="005B047B" w:rsidRPr="007A79E7">
        <w:rPr>
          <w:lang w:val="vi-VN"/>
          <w:rPrChange w:id="256" w:author="Nguyen Huu Hieu" w:date="2014-11-18T09:05:00Z">
            <w:rPr/>
          </w:rPrChange>
        </w:rPr>
        <w:t xml:space="preserve">hợp lại, gỗ củi </w:t>
      </w:r>
      <w:r>
        <w:rPr>
          <w:lang w:val="vi-VN"/>
        </w:rPr>
        <w:t xml:space="preserve">thương mại </w:t>
      </w:r>
      <w:r w:rsidR="005B047B" w:rsidRPr="007A79E7">
        <w:rPr>
          <w:lang w:val="vi-VN"/>
          <w:rPrChange w:id="257" w:author="Nguyen Huu Hieu" w:date="2014-11-18T09:05:00Z">
            <w:rPr/>
          </w:rPrChange>
        </w:rPr>
        <w:t>chiếm</w:t>
      </w:r>
      <w:r>
        <w:rPr>
          <w:lang w:val="vi-VN"/>
        </w:rPr>
        <w:t xml:space="preserve"> 64% </w:t>
      </w:r>
      <w:r w:rsidR="005B047B" w:rsidRPr="007A79E7">
        <w:rPr>
          <w:lang w:val="vi-VN"/>
          <w:rPrChange w:id="258" w:author="Nguyen Huu Hieu" w:date="2014-11-18T09:05:00Z">
            <w:rPr/>
          </w:rPrChange>
        </w:rPr>
        <w:t xml:space="preserve">nhu cầu gỗ lớn khai thác từ rừng tự nhiên </w:t>
      </w:r>
      <w:r>
        <w:rPr>
          <w:lang w:val="vi-VN"/>
        </w:rPr>
        <w:t>trong khi dân cư sử dụng là 36%.</w:t>
      </w:r>
    </w:p>
    <w:p w:rsidR="00DD3B70" w:rsidRPr="00C25C7A" w:rsidRDefault="00DD3B70" w:rsidP="00C25C7A">
      <w:pPr>
        <w:jc w:val="center"/>
        <w:rPr>
          <w:i/>
          <w:lang w:val="vi-VN"/>
        </w:rPr>
      </w:pPr>
      <w:r w:rsidRPr="00C25C7A">
        <w:rPr>
          <w:i/>
          <w:lang w:val="vi-VN"/>
        </w:rPr>
        <w:t xml:space="preserve">Bảng 20. Đường kính gỗ củi tiêu thụ cho </w:t>
      </w:r>
      <w:r w:rsidRPr="007A79E7">
        <w:rPr>
          <w:i/>
          <w:lang w:val="vi-VN"/>
          <w:rPrChange w:id="259" w:author="Nguyen Huu Hieu" w:date="2014-11-18T09:05:00Z">
            <w:rPr>
              <w:i/>
            </w:rPr>
          </w:rPrChange>
        </w:rPr>
        <w:t>quy mô</w:t>
      </w:r>
      <w:r w:rsidRPr="00C25C7A">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BD6A81" w:rsidRDefault="00DD3B70" w:rsidP="00AA3535">
            <w:pPr>
              <w:jc w:val="center"/>
              <w:rPr>
                <w:b/>
                <w:sz w:val="20"/>
                <w:szCs w:val="20"/>
                <w:lang w:val="vi-VN"/>
              </w:rPr>
            </w:pPr>
            <w:r>
              <w:rPr>
                <w:b/>
                <w:sz w:val="20"/>
                <w:szCs w:val="20"/>
                <w:lang w:val="vi-VN"/>
              </w:rPr>
              <w:t>Gỗ củi tự nhiên theo đường kính</w:t>
            </w:r>
          </w:p>
        </w:tc>
        <w:tc>
          <w:tcPr>
            <w:tcW w:w="1710" w:type="dxa"/>
          </w:tcPr>
          <w:p w:rsidR="00DD3B70" w:rsidRDefault="00DD3B70" w:rsidP="00AA3535">
            <w:pPr>
              <w:jc w:val="center"/>
              <w:rPr>
                <w:b/>
                <w:sz w:val="20"/>
                <w:szCs w:val="20"/>
                <w:lang w:val="vi-VN"/>
              </w:rPr>
            </w:pPr>
            <w:r>
              <w:rPr>
                <w:b/>
                <w:sz w:val="20"/>
                <w:szCs w:val="20"/>
                <w:lang w:val="vi-VN"/>
              </w:rPr>
              <w:t>Tiêu thụ dân cư theo</w:t>
            </w:r>
          </w:p>
          <w:p w:rsidR="00DD3B70" w:rsidRPr="00BD6A81" w:rsidRDefault="00DD3B70" w:rsidP="00AA3535">
            <w:pPr>
              <w:jc w:val="center"/>
              <w:rPr>
                <w:b/>
                <w:sz w:val="20"/>
                <w:szCs w:val="20"/>
                <w:lang w:val="vi-VN"/>
              </w:rPr>
            </w:pPr>
            <w:r>
              <w:rPr>
                <w:b/>
                <w:sz w:val="20"/>
                <w:szCs w:val="20"/>
                <w:lang w:val="vi-VN"/>
              </w:rPr>
              <w:t>%</w:t>
            </w:r>
          </w:p>
        </w:tc>
        <w:tc>
          <w:tcPr>
            <w:tcW w:w="2015" w:type="dxa"/>
          </w:tcPr>
          <w:p w:rsidR="00DD3B70" w:rsidRPr="007A79E7" w:rsidRDefault="00DD3B70" w:rsidP="00F97ABD">
            <w:pPr>
              <w:jc w:val="center"/>
              <w:rPr>
                <w:b/>
                <w:sz w:val="20"/>
                <w:szCs w:val="20"/>
                <w:lang w:val="vi-VN"/>
                <w:rPrChange w:id="260" w:author="Nguyen Huu Hieu" w:date="2014-11-18T09:05:00Z">
                  <w:rPr>
                    <w:b/>
                    <w:sz w:val="20"/>
                    <w:szCs w:val="20"/>
                  </w:rPr>
                </w:rPrChange>
              </w:rPr>
            </w:pPr>
            <w:r>
              <w:rPr>
                <w:b/>
                <w:sz w:val="20"/>
                <w:szCs w:val="20"/>
                <w:lang w:val="vi-VN"/>
              </w:rPr>
              <w:t>Tiêu thụ dân cư</w:t>
            </w:r>
          </w:p>
          <w:p w:rsidR="00DD3B70" w:rsidRDefault="00DD3B70" w:rsidP="00F97ABD">
            <w:pPr>
              <w:jc w:val="center"/>
              <w:rPr>
                <w:b/>
                <w:sz w:val="20"/>
                <w:szCs w:val="20"/>
                <w:lang w:val="vi-VN"/>
              </w:rPr>
            </w:pPr>
            <w:r>
              <w:rPr>
                <w:b/>
                <w:sz w:val="20"/>
                <w:szCs w:val="20"/>
                <w:lang w:val="vi-VN"/>
              </w:rPr>
              <w:t>theo khối lượng</w:t>
            </w:r>
          </w:p>
          <w:p w:rsidR="00DD3B70" w:rsidRPr="00BD6A81" w:rsidRDefault="00DD3B70" w:rsidP="00F97ABD">
            <w:pPr>
              <w:jc w:val="center"/>
              <w:rPr>
                <w:b/>
                <w:sz w:val="20"/>
                <w:szCs w:val="20"/>
                <w:lang w:val="vi-VN"/>
              </w:rPr>
            </w:pPr>
            <w:r>
              <w:rPr>
                <w:b/>
                <w:sz w:val="20"/>
                <w:szCs w:val="20"/>
                <w:lang w:val="vi-VN"/>
              </w:rPr>
              <w:t>(tấn/năm)</w:t>
            </w:r>
          </w:p>
        </w:tc>
        <w:tc>
          <w:tcPr>
            <w:tcW w:w="1620" w:type="dxa"/>
          </w:tcPr>
          <w:p w:rsidR="00DD3B70" w:rsidRDefault="00DD3B70" w:rsidP="00AA3535">
            <w:pPr>
              <w:jc w:val="center"/>
              <w:rPr>
                <w:b/>
                <w:sz w:val="20"/>
                <w:szCs w:val="20"/>
                <w:lang w:val="vi-VN"/>
              </w:rPr>
            </w:pPr>
            <w:r>
              <w:rPr>
                <w:b/>
                <w:sz w:val="20"/>
                <w:szCs w:val="20"/>
                <w:lang w:val="vi-VN"/>
              </w:rPr>
              <w:t>Tiêu thụ thương mại theo</w:t>
            </w:r>
          </w:p>
          <w:p w:rsidR="00DD3B70" w:rsidRPr="00BD6A81" w:rsidRDefault="00DD3B70" w:rsidP="00AA3535">
            <w:pPr>
              <w:jc w:val="center"/>
              <w:rPr>
                <w:b/>
                <w:sz w:val="20"/>
                <w:szCs w:val="20"/>
                <w:lang w:val="vi-VN"/>
              </w:rPr>
            </w:pPr>
            <w:r>
              <w:rPr>
                <w:b/>
                <w:sz w:val="20"/>
                <w:szCs w:val="20"/>
                <w:lang w:val="vi-VN"/>
              </w:rPr>
              <w:t>%</w:t>
            </w:r>
          </w:p>
        </w:tc>
        <w:tc>
          <w:tcPr>
            <w:tcW w:w="1980" w:type="dxa"/>
          </w:tcPr>
          <w:p w:rsidR="00DD3B70" w:rsidRDefault="00DD3B70" w:rsidP="00AA3535">
            <w:pPr>
              <w:jc w:val="center"/>
              <w:rPr>
                <w:b/>
                <w:sz w:val="20"/>
                <w:szCs w:val="20"/>
                <w:lang w:val="vi-VN"/>
              </w:rPr>
            </w:pPr>
            <w:r>
              <w:rPr>
                <w:b/>
                <w:sz w:val="20"/>
                <w:szCs w:val="20"/>
                <w:lang w:val="vi-VN"/>
              </w:rPr>
              <w:t>Tiêu thụ thương mại theo khối lượng</w:t>
            </w:r>
          </w:p>
          <w:p w:rsidR="00DD3B70" w:rsidRPr="00BD6A81" w:rsidRDefault="00DD3B70" w:rsidP="00AA3535">
            <w:pPr>
              <w:jc w:val="center"/>
              <w:rPr>
                <w:b/>
                <w:sz w:val="20"/>
                <w:szCs w:val="20"/>
                <w:lang w:val="vi-VN"/>
              </w:rPr>
            </w:pPr>
            <w:r>
              <w:rPr>
                <w:b/>
                <w:sz w:val="20"/>
                <w:szCs w:val="20"/>
                <w:lang w:val="vi-VN"/>
              </w:rPr>
              <w:t>(tấn/năm)</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Đường kính</w:t>
            </w:r>
            <w:r w:rsidRPr="00AA3535">
              <w:rPr>
                <w:sz w:val="20"/>
                <w:szCs w:val="20"/>
              </w:rPr>
              <w:t xml:space="preserve"> &gt; 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14</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97</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85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179</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 xml:space="preserve">Đường kính </w:t>
            </w:r>
            <w:r w:rsidRPr="00AA3535">
              <w:rPr>
                <w:sz w:val="20"/>
                <w:szCs w:val="20"/>
              </w:rPr>
              <w:t>5-15cm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38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264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31</w:t>
            </w:r>
          </w:p>
        </w:tc>
      </w:tr>
      <w:tr w:rsidR="00DD3B70" w:rsidRPr="00AA3535" w:rsidTr="00AA3535">
        <w:tc>
          <w:tcPr>
            <w:tcW w:w="2250" w:type="dxa"/>
            <w:tcBorders>
              <w:top w:val="dotted" w:sz="4" w:space="0" w:color="auto"/>
              <w:bottom w:val="dotted" w:sz="4" w:space="0" w:color="auto"/>
            </w:tcBorders>
          </w:tcPr>
          <w:p w:rsidR="00DD3B70" w:rsidRPr="000E3EDC" w:rsidRDefault="00DD3B70" w:rsidP="00AA3535">
            <w:pPr>
              <w:jc w:val="center"/>
              <w:rPr>
                <w:sz w:val="20"/>
                <w:szCs w:val="20"/>
                <w:lang w:val="vi-VN"/>
              </w:rPr>
            </w:pPr>
            <w:r>
              <w:rPr>
                <w:sz w:val="20"/>
                <w:szCs w:val="20"/>
                <w:lang w:val="vi-VN"/>
              </w:rPr>
              <w:t>Đường kính</w:t>
            </w:r>
            <w:r w:rsidRPr="00AA3535">
              <w:rPr>
                <w:sz w:val="20"/>
                <w:szCs w:val="20"/>
              </w:rPr>
              <w:t xml:space="preserve"> &lt; 5cm, </w:t>
            </w:r>
            <w:r>
              <w:rPr>
                <w:sz w:val="20"/>
                <w:szCs w:val="20"/>
                <w:lang w:val="vi-VN"/>
              </w:rPr>
              <w:t>cành nhánh</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48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334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0</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0</w:t>
            </w:r>
          </w:p>
        </w:tc>
      </w:tr>
      <w:tr w:rsidR="00DD3B70" w:rsidRPr="00AA3535" w:rsidTr="00AA3535">
        <w:tc>
          <w:tcPr>
            <w:tcW w:w="2250" w:type="dxa"/>
            <w:tcBorders>
              <w:top w:val="dotted" w:sz="4" w:space="0" w:color="auto"/>
            </w:tcBorders>
          </w:tcPr>
          <w:p w:rsidR="00DD3B70" w:rsidRPr="000E3EDC" w:rsidRDefault="00DD3B70" w:rsidP="00AA3535">
            <w:pPr>
              <w:jc w:val="center"/>
              <w:rPr>
                <w:b/>
                <w:sz w:val="20"/>
                <w:szCs w:val="20"/>
                <w:lang w:val="vi-VN"/>
              </w:rPr>
            </w:pPr>
            <w:r>
              <w:rPr>
                <w:b/>
                <w:sz w:val="20"/>
                <w:szCs w:val="20"/>
                <w:lang w:val="vi-VN"/>
              </w:rPr>
              <w:t>Tổng gỗ củi từ rừng tự nhiên</w:t>
            </w:r>
          </w:p>
        </w:tc>
        <w:tc>
          <w:tcPr>
            <w:tcW w:w="171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2015" w:type="dxa"/>
            <w:tcBorders>
              <w:top w:val="dotted" w:sz="4" w:space="0" w:color="auto"/>
            </w:tcBorders>
          </w:tcPr>
          <w:p w:rsidR="00DD3B70" w:rsidRPr="00AA3535" w:rsidRDefault="00DD3B70" w:rsidP="00AA3535">
            <w:pPr>
              <w:jc w:val="center"/>
              <w:rPr>
                <w:b/>
                <w:sz w:val="20"/>
                <w:szCs w:val="20"/>
              </w:rPr>
            </w:pPr>
            <w:r w:rsidRPr="00AA3535">
              <w:rPr>
                <w:b/>
                <w:sz w:val="20"/>
                <w:szCs w:val="20"/>
              </w:rPr>
              <w:t>696</w:t>
            </w:r>
          </w:p>
        </w:tc>
        <w:tc>
          <w:tcPr>
            <w:tcW w:w="162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1980" w:type="dxa"/>
            <w:tcBorders>
              <w:top w:val="dotted" w:sz="4" w:space="0" w:color="auto"/>
            </w:tcBorders>
          </w:tcPr>
          <w:p w:rsidR="00DD3B70" w:rsidRPr="00AA3535" w:rsidRDefault="00DD3B70" w:rsidP="00AA3535">
            <w:pPr>
              <w:jc w:val="center"/>
              <w:rPr>
                <w:b/>
                <w:sz w:val="20"/>
                <w:szCs w:val="20"/>
              </w:rPr>
            </w:pPr>
            <w:r w:rsidRPr="00AA3535">
              <w:rPr>
                <w:b/>
                <w:sz w:val="20"/>
                <w:szCs w:val="20"/>
              </w:rPr>
              <w:t>210</w:t>
            </w:r>
          </w:p>
        </w:tc>
      </w:tr>
    </w:tbl>
    <w:p w:rsidR="005B047B" w:rsidRDefault="005B047B" w:rsidP="005B047B"/>
    <w:p w:rsidR="005B047B" w:rsidRPr="004157F0" w:rsidRDefault="005B047B" w:rsidP="005B047B">
      <w:r>
        <w:t>Dưới đây là ước tính tiêu thụ gỗ củi tại các hộ gia đình được sử dụng để so sánh với gỗ củi thương mại tại xã Nam Sơn, huyện Quỳ Hợp, tỉnh Nghệ An.</w:t>
      </w:r>
    </w:p>
    <w:p w:rsidR="00DD3B70" w:rsidRPr="000E3EDC" w:rsidRDefault="00DD3B70" w:rsidP="005B047B">
      <w:pPr>
        <w:spacing w:before="0" w:after="200" w:line="276" w:lineRule="auto"/>
        <w:jc w:val="left"/>
        <w:rPr>
          <w:i/>
          <w:lang w:val="vi-VN"/>
        </w:rPr>
      </w:pPr>
      <w:r>
        <w:br w:type="page"/>
      </w:r>
      <w:r w:rsidRPr="000E3EDC">
        <w:rPr>
          <w:i/>
          <w:lang w:val="vi-VN"/>
        </w:rPr>
        <w:lastRenderedPageBreak/>
        <w:t xml:space="preserve">Bảng 21. Ước tính tiêu thụ gỗ củi cho </w:t>
      </w:r>
      <w:r>
        <w:rPr>
          <w:i/>
        </w:rPr>
        <w:t>quy mô</w:t>
      </w:r>
      <w:r w:rsidRPr="000E3EDC">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AA3535" w:rsidTr="00AA3535">
        <w:tc>
          <w:tcPr>
            <w:tcW w:w="1080" w:type="dxa"/>
          </w:tcPr>
          <w:p w:rsidR="00DD3B70" w:rsidRPr="00953F84" w:rsidRDefault="00DD3B70" w:rsidP="00AA3535">
            <w:pPr>
              <w:jc w:val="center"/>
              <w:rPr>
                <w:sz w:val="20"/>
                <w:lang w:val="vi-VN"/>
              </w:rPr>
            </w:pPr>
            <w:r>
              <w:rPr>
                <w:sz w:val="20"/>
                <w:lang w:val="vi-VN"/>
              </w:rPr>
              <w:t>Khu vực</w:t>
            </w:r>
          </w:p>
        </w:tc>
        <w:tc>
          <w:tcPr>
            <w:tcW w:w="1097" w:type="dxa"/>
          </w:tcPr>
          <w:p w:rsidR="00DD3B70" w:rsidRPr="00953F84" w:rsidRDefault="00DD3B70" w:rsidP="00AA3535">
            <w:pPr>
              <w:jc w:val="center"/>
              <w:rPr>
                <w:sz w:val="20"/>
                <w:lang w:val="vi-VN"/>
              </w:rPr>
            </w:pPr>
            <w:r>
              <w:rPr>
                <w:sz w:val="20"/>
                <w:lang w:val="vi-VN"/>
              </w:rPr>
              <w:t>Dân số</w:t>
            </w:r>
          </w:p>
        </w:tc>
        <w:tc>
          <w:tcPr>
            <w:tcW w:w="1250" w:type="dxa"/>
          </w:tcPr>
          <w:p w:rsidR="00DD3B70" w:rsidRDefault="00DD3B70" w:rsidP="00AA3535">
            <w:pPr>
              <w:jc w:val="center"/>
              <w:rPr>
                <w:sz w:val="20"/>
                <w:lang w:val="vi-VN"/>
              </w:rPr>
            </w:pPr>
            <w:r>
              <w:rPr>
                <w:sz w:val="20"/>
                <w:lang w:val="vi-VN"/>
              </w:rPr>
              <w:t>Tiêu thụ gỗ củi/người/năm</w:t>
            </w:r>
          </w:p>
          <w:p w:rsidR="00DD3B70" w:rsidRPr="00953F84" w:rsidRDefault="00DD3B70" w:rsidP="00AA3535">
            <w:pPr>
              <w:jc w:val="center"/>
              <w:rPr>
                <w:sz w:val="20"/>
                <w:lang w:val="vi-VN"/>
              </w:rPr>
            </w:pPr>
            <w:r>
              <w:rPr>
                <w:sz w:val="20"/>
                <w:lang w:val="vi-VN"/>
              </w:rPr>
              <w:t>(kg/người/năm)</w:t>
            </w:r>
          </w:p>
        </w:tc>
        <w:tc>
          <w:tcPr>
            <w:tcW w:w="1260" w:type="dxa"/>
          </w:tcPr>
          <w:p w:rsidR="00DD3B70" w:rsidRDefault="00DD3B70" w:rsidP="00AA3535">
            <w:pPr>
              <w:jc w:val="center"/>
              <w:rPr>
                <w:sz w:val="20"/>
                <w:lang w:val="vi-VN"/>
              </w:rPr>
            </w:pPr>
            <w:r>
              <w:rPr>
                <w:sz w:val="20"/>
                <w:lang w:val="vi-VN"/>
              </w:rPr>
              <w:t>Tổng tiêu thụ gỗ củi/năm</w:t>
            </w:r>
          </w:p>
          <w:p w:rsidR="00DD3B70" w:rsidRPr="00953F84" w:rsidRDefault="00DD3B70" w:rsidP="00AA3535">
            <w:pPr>
              <w:jc w:val="center"/>
              <w:rPr>
                <w:sz w:val="20"/>
                <w:lang w:val="vi-VN"/>
              </w:rPr>
            </w:pPr>
            <w:r>
              <w:rPr>
                <w:sz w:val="20"/>
                <w:lang w:val="vi-VN"/>
              </w:rPr>
              <w:t>(tấn/năm)</w:t>
            </w:r>
          </w:p>
        </w:tc>
        <w:tc>
          <w:tcPr>
            <w:tcW w:w="1163" w:type="dxa"/>
          </w:tcPr>
          <w:p w:rsidR="00DD3B70" w:rsidRDefault="00DD3B70" w:rsidP="00AA3535">
            <w:pPr>
              <w:jc w:val="center"/>
              <w:rPr>
                <w:bCs/>
                <w:sz w:val="20"/>
                <w:lang w:val="vi-VN"/>
              </w:rPr>
            </w:pPr>
            <w:r>
              <w:rPr>
                <w:bCs/>
                <w:sz w:val="20"/>
                <w:lang w:val="vi-VN"/>
              </w:rPr>
              <w:t>Khối lượng gỗ củi từ rừng tự nhiên</w:t>
            </w:r>
          </w:p>
          <w:p w:rsidR="00DD3B70" w:rsidRPr="00953F84" w:rsidRDefault="00DD3B70" w:rsidP="00AA3535">
            <w:pPr>
              <w:jc w:val="center"/>
              <w:rPr>
                <w:bCs/>
                <w:sz w:val="20"/>
                <w:lang w:val="vi-VN"/>
              </w:rPr>
            </w:pPr>
            <w:r>
              <w:rPr>
                <w:bCs/>
                <w:sz w:val="20"/>
                <w:lang w:val="vi-VN"/>
              </w:rPr>
              <w:t>(tấn/năm)</w:t>
            </w:r>
          </w:p>
        </w:tc>
        <w:tc>
          <w:tcPr>
            <w:tcW w:w="1350" w:type="dxa"/>
          </w:tcPr>
          <w:p w:rsidR="00DD3B70" w:rsidRDefault="00DD3B70" w:rsidP="00AA3535">
            <w:pPr>
              <w:jc w:val="center"/>
              <w:rPr>
                <w:bCs/>
                <w:sz w:val="20"/>
                <w:lang w:val="vi-VN"/>
              </w:rPr>
            </w:pPr>
            <w:r>
              <w:rPr>
                <w:bCs/>
                <w:sz w:val="20"/>
                <w:lang w:val="vi-VN"/>
              </w:rPr>
              <w:t>Khối lượng gỗ củi từ rừng trồng</w:t>
            </w:r>
          </w:p>
          <w:p w:rsidR="00DD3B70" w:rsidRPr="00953F84" w:rsidRDefault="00DD3B70" w:rsidP="00AA3535">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vườn nhà</w:t>
            </w:r>
          </w:p>
          <w:p w:rsidR="00DD3B70" w:rsidRPr="009233C4" w:rsidRDefault="00DD3B70" w:rsidP="009233C4">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các nguồn khác</w:t>
            </w:r>
          </w:p>
          <w:p w:rsidR="00DD3B70" w:rsidRPr="009233C4" w:rsidRDefault="00DD3B70" w:rsidP="009233C4">
            <w:pPr>
              <w:jc w:val="center"/>
              <w:rPr>
                <w:bCs/>
                <w:sz w:val="20"/>
                <w:lang w:val="vi-VN"/>
              </w:rPr>
            </w:pPr>
            <w:r>
              <w:rPr>
                <w:bCs/>
                <w:sz w:val="20"/>
                <w:lang w:val="vi-VN"/>
              </w:rPr>
              <w:t>(tấn/năm)</w:t>
            </w:r>
          </w:p>
        </w:tc>
      </w:tr>
      <w:tr w:rsidR="00DD3B70" w:rsidRPr="00AA3535" w:rsidTr="00AA3535">
        <w:tc>
          <w:tcPr>
            <w:tcW w:w="1080" w:type="dxa"/>
          </w:tcPr>
          <w:p w:rsidR="00DD3B70" w:rsidRPr="00AA3535" w:rsidRDefault="00DD3B70" w:rsidP="00AA3535">
            <w:pPr>
              <w:jc w:val="center"/>
              <w:rPr>
                <w:sz w:val="20"/>
              </w:rPr>
            </w:pPr>
            <w:r>
              <w:rPr>
                <w:sz w:val="20"/>
                <w:lang w:val="vi-VN"/>
              </w:rPr>
              <w:t xml:space="preserve">Xã </w:t>
            </w:r>
            <w:r w:rsidRPr="00AA3535">
              <w:rPr>
                <w:sz w:val="20"/>
              </w:rPr>
              <w:t>Nam S</w:t>
            </w:r>
            <w:r>
              <w:rPr>
                <w:sz w:val="20"/>
                <w:lang w:val="vi-VN"/>
              </w:rPr>
              <w:t>ơ</w:t>
            </w:r>
            <w:r w:rsidRPr="00AA3535">
              <w:rPr>
                <w:sz w:val="20"/>
              </w:rPr>
              <w:t xml:space="preserve">n </w:t>
            </w:r>
          </w:p>
        </w:tc>
        <w:tc>
          <w:tcPr>
            <w:tcW w:w="1097" w:type="dxa"/>
          </w:tcPr>
          <w:p w:rsidR="00DD3B70" w:rsidRPr="00AA3535" w:rsidRDefault="00DD3B70" w:rsidP="00AA3535">
            <w:pPr>
              <w:jc w:val="center"/>
              <w:rPr>
                <w:sz w:val="20"/>
              </w:rPr>
            </w:pPr>
            <w:r w:rsidRPr="00AA3535">
              <w:rPr>
                <w:sz w:val="20"/>
              </w:rPr>
              <w:t>1,633</w:t>
            </w:r>
          </w:p>
        </w:tc>
        <w:tc>
          <w:tcPr>
            <w:tcW w:w="1250" w:type="dxa"/>
          </w:tcPr>
          <w:p w:rsidR="00DD3B70" w:rsidRPr="00AA3535" w:rsidRDefault="00DD3B70" w:rsidP="00AA3535">
            <w:pPr>
              <w:jc w:val="center"/>
              <w:rPr>
                <w:sz w:val="20"/>
              </w:rPr>
            </w:pPr>
            <w:r w:rsidRPr="00AA3535">
              <w:rPr>
                <w:sz w:val="20"/>
              </w:rPr>
              <w:t>507.6</w:t>
            </w:r>
          </w:p>
        </w:tc>
        <w:tc>
          <w:tcPr>
            <w:tcW w:w="1260" w:type="dxa"/>
          </w:tcPr>
          <w:p w:rsidR="00DD3B70" w:rsidRPr="00AA3535" w:rsidRDefault="00DD3B70" w:rsidP="00AA3535">
            <w:pPr>
              <w:jc w:val="center"/>
              <w:rPr>
                <w:sz w:val="20"/>
              </w:rPr>
            </w:pPr>
            <w:r w:rsidRPr="00AA3535">
              <w:rPr>
                <w:sz w:val="20"/>
              </w:rPr>
              <w:t>829</w:t>
            </w:r>
          </w:p>
        </w:tc>
        <w:tc>
          <w:tcPr>
            <w:tcW w:w="1163" w:type="dxa"/>
          </w:tcPr>
          <w:p w:rsidR="00DD3B70" w:rsidRPr="00AA3535" w:rsidRDefault="00DD3B70" w:rsidP="00AA3535">
            <w:pPr>
              <w:jc w:val="center"/>
              <w:rPr>
                <w:bCs/>
                <w:sz w:val="20"/>
              </w:rPr>
            </w:pPr>
            <w:r w:rsidRPr="00AA3535">
              <w:rPr>
                <w:bCs/>
                <w:sz w:val="20"/>
              </w:rPr>
              <w:t>696</w:t>
            </w:r>
          </w:p>
        </w:tc>
        <w:tc>
          <w:tcPr>
            <w:tcW w:w="1350" w:type="dxa"/>
          </w:tcPr>
          <w:p w:rsidR="00DD3B70" w:rsidRPr="00AA3535" w:rsidRDefault="00DD3B70" w:rsidP="00AA3535">
            <w:pPr>
              <w:jc w:val="center"/>
              <w:rPr>
                <w:bCs/>
                <w:sz w:val="20"/>
              </w:rPr>
            </w:pPr>
            <w:r w:rsidRPr="00AA3535">
              <w:rPr>
                <w:bCs/>
                <w:sz w:val="20"/>
              </w:rPr>
              <w:t>75</w:t>
            </w:r>
          </w:p>
        </w:tc>
        <w:tc>
          <w:tcPr>
            <w:tcW w:w="1170" w:type="dxa"/>
          </w:tcPr>
          <w:p w:rsidR="00DD3B70" w:rsidRPr="00AA3535" w:rsidRDefault="00DD3B70" w:rsidP="00AA3535">
            <w:pPr>
              <w:jc w:val="center"/>
              <w:rPr>
                <w:bCs/>
                <w:sz w:val="20"/>
              </w:rPr>
            </w:pPr>
            <w:r w:rsidRPr="00AA3535">
              <w:rPr>
                <w:bCs/>
                <w:sz w:val="20"/>
              </w:rPr>
              <w:t>33</w:t>
            </w:r>
          </w:p>
        </w:tc>
        <w:tc>
          <w:tcPr>
            <w:tcW w:w="1170" w:type="dxa"/>
          </w:tcPr>
          <w:p w:rsidR="00DD3B70" w:rsidRPr="00AA3535" w:rsidRDefault="00DD3B70" w:rsidP="00AA3535">
            <w:pPr>
              <w:jc w:val="center"/>
              <w:rPr>
                <w:bCs/>
                <w:sz w:val="20"/>
              </w:rPr>
            </w:pPr>
            <w:r w:rsidRPr="00AA3535">
              <w:rPr>
                <w:bCs/>
                <w:sz w:val="20"/>
              </w:rPr>
              <w:t>17</w:t>
            </w:r>
          </w:p>
        </w:tc>
      </w:tr>
    </w:tbl>
    <w:p w:rsidR="00DD3B70" w:rsidRDefault="00DD3B70" w:rsidP="00622845"/>
    <w:p w:rsidR="00DD3B70" w:rsidRDefault="00DD3B70" w:rsidP="001626F9">
      <w:pPr>
        <w:pStyle w:val="Heading4"/>
        <w:rPr>
          <w:lang w:val="vi-VN"/>
        </w:rPr>
      </w:pPr>
      <w:r>
        <w:rPr>
          <w:lang w:val="vi-VN"/>
        </w:rPr>
        <w:t xml:space="preserve"> Nguồn gỗ củi cho nhu cầu công nghiệp</w:t>
      </w:r>
    </w:p>
    <w:p w:rsidR="00DD3B70" w:rsidRPr="00913ACF" w:rsidRDefault="00DD3B70" w:rsidP="00622845">
      <w:pPr>
        <w:rPr>
          <w:lang w:val="vi-VN"/>
        </w:rPr>
      </w:pPr>
      <w:r>
        <w:rPr>
          <w:lang w:val="vi-VN"/>
        </w:rPr>
        <w:t xml:space="preserve">Trong khuôn khổ của nghiên cứu này, các cuộc phỏng vấn với thương lái buôn bán gỗ chỉ ra rằng </w:t>
      </w:r>
      <w:r w:rsidR="005B047B" w:rsidRPr="007A79E7">
        <w:rPr>
          <w:lang w:val="vi-VN"/>
          <w:rPrChange w:id="261" w:author="Nguyen Huu Hieu" w:date="2014-11-18T09:05:00Z">
            <w:rPr/>
          </w:rPrChange>
        </w:rPr>
        <w:t xml:space="preserve">toàn bộ gỗ củi thương mại khai thác từ rừng tự nhiên tại địa phương được cung cấp cho các nhà máy </w:t>
      </w:r>
      <w:r>
        <w:rPr>
          <w:lang w:val="vi-VN"/>
        </w:rPr>
        <w:t xml:space="preserve">công nghiệp </w:t>
      </w:r>
      <w:r w:rsidR="005B047B" w:rsidRPr="007A79E7">
        <w:rPr>
          <w:lang w:val="vi-VN"/>
          <w:rPrChange w:id="262" w:author="Nguyen Huu Hieu" w:date="2014-11-18T09:05:00Z">
            <w:rPr/>
          </w:rPrChange>
        </w:rPr>
        <w:t>địa phương</w:t>
      </w:r>
      <w:r>
        <w:rPr>
          <w:lang w:val="vi-VN"/>
        </w:rPr>
        <w:t>. Chúng tôi cũng quan sát được rằng tại các nhà máy thăm quan tất cả gỗ củi cho các hoạt động thương mại và tiêu thụ tại các nhà máy công nghiệp địa phương là từ gỗ rừng tự nhiên. Tuy nhiên, chỉ có 2 thương lái buôn bán gỗ và 7 nhà máy được thăm quan. Để có được kết luận chắc chắn hơn, cần tiến hành điều tra sâu</w:t>
      </w:r>
      <w:r w:rsidRPr="007A79E7">
        <w:rPr>
          <w:lang w:val="vi-VN"/>
          <w:rPrChange w:id="263" w:author="Nguyen Huu Hieu" w:date="2014-11-18T09:05:00Z">
            <w:rPr/>
          </w:rPrChange>
        </w:rPr>
        <w:t xml:space="preserve"> rộng</w:t>
      </w:r>
      <w:r>
        <w:rPr>
          <w:lang w:val="vi-VN"/>
        </w:rPr>
        <w:t xml:space="preserve"> hơn tại các nhà máy công nghiệp địa phương.</w:t>
      </w:r>
    </w:p>
    <w:p w:rsidR="00DD3B70" w:rsidRPr="00C512C9" w:rsidRDefault="00DD3B70" w:rsidP="00622845">
      <w:pPr>
        <w:rPr>
          <w:lang w:val="vi-VN"/>
        </w:rPr>
      </w:pPr>
      <w:r>
        <w:rPr>
          <w:lang w:val="vi-VN"/>
        </w:rPr>
        <w:t xml:space="preserve">Ảnh dưới đây </w:t>
      </w:r>
      <w:r w:rsidRPr="007A79E7">
        <w:rPr>
          <w:lang w:val="vi-VN"/>
          <w:rPrChange w:id="264" w:author="Nguyen Huu Hieu" w:date="2014-11-18T09:05:00Z">
            <w:rPr/>
          </w:rPrChange>
        </w:rPr>
        <w:t>thể hiện</w:t>
      </w:r>
      <w:r>
        <w:rPr>
          <w:lang w:val="vi-VN"/>
        </w:rPr>
        <w:t xml:space="preserve"> tiêu thụ gỗ củi tại nhà máy.</w:t>
      </w:r>
    </w:p>
    <w:p w:rsidR="00DD3B70" w:rsidRPr="007A79E7" w:rsidRDefault="00626FDE" w:rsidP="00622845">
      <w:pPr>
        <w:rPr>
          <w:lang w:val="vi-VN"/>
          <w:rPrChange w:id="265" w:author="Nguyen Huu Hieu" w:date="2014-11-18T09:05:00Z">
            <w:rPr/>
          </w:rPrChange>
        </w:rPr>
      </w:pPr>
      <w:r>
        <w:rPr>
          <w:noProof/>
          <w:lang w:val="en-GB" w:eastAsia="en-GB"/>
        </w:rPr>
        <w:drawing>
          <wp:inline distT="0" distB="0" distL="0" distR="0" wp14:anchorId="232EF2E2" wp14:editId="5B288FE2">
            <wp:extent cx="2771775" cy="2047875"/>
            <wp:effectExtent l="0" t="0" r="9525" b="9525"/>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2047875"/>
                    </a:xfrm>
                    <a:prstGeom prst="rect">
                      <a:avLst/>
                    </a:prstGeom>
                    <a:noFill/>
                    <a:ln>
                      <a:noFill/>
                    </a:ln>
                  </pic:spPr>
                </pic:pic>
              </a:graphicData>
            </a:graphic>
          </wp:inline>
        </w:drawing>
      </w:r>
      <w:r w:rsidR="00DD3B70" w:rsidRPr="007A79E7">
        <w:rPr>
          <w:lang w:val="vi-VN"/>
          <w:rPrChange w:id="266" w:author="Nguyen Huu Hieu" w:date="2014-11-18T09:05:00Z">
            <w:rPr/>
          </w:rPrChange>
        </w:rPr>
        <w:t xml:space="preserve">            </w:t>
      </w:r>
      <w:r>
        <w:rPr>
          <w:noProof/>
          <w:lang w:val="en-GB" w:eastAsia="en-GB"/>
        </w:rPr>
        <w:drawing>
          <wp:inline distT="0" distB="0" distL="0" distR="0" wp14:anchorId="3E24AB64" wp14:editId="1FCFF073">
            <wp:extent cx="2771775" cy="2047875"/>
            <wp:effectExtent l="0" t="0" r="952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1775" cy="2047875"/>
                    </a:xfrm>
                    <a:prstGeom prst="rect">
                      <a:avLst/>
                    </a:prstGeom>
                    <a:noFill/>
                    <a:ln>
                      <a:noFill/>
                    </a:ln>
                  </pic:spPr>
                </pic:pic>
              </a:graphicData>
            </a:graphic>
          </wp:inline>
        </w:drawing>
      </w:r>
    </w:p>
    <w:p w:rsidR="00DD3B70" w:rsidRPr="00111C9E" w:rsidRDefault="00DD3B70" w:rsidP="00622845">
      <w:pPr>
        <w:jc w:val="center"/>
        <w:rPr>
          <w:i/>
          <w:lang w:val="vi-VN"/>
        </w:rPr>
      </w:pPr>
      <w:r>
        <w:rPr>
          <w:i/>
          <w:lang w:val="vi-VN"/>
        </w:rPr>
        <w:t>Hình 9. Nguồn gỗ củi được tiêu thụ cho các nhà máy công nghiệp</w:t>
      </w:r>
    </w:p>
    <w:p w:rsidR="00DD3B70" w:rsidRPr="007A79E7" w:rsidRDefault="00DD3B70" w:rsidP="00783C1F">
      <w:pPr>
        <w:spacing w:before="240"/>
        <w:rPr>
          <w:lang w:val="vi-VN"/>
          <w:rPrChange w:id="267" w:author="Nguyen Huu Hieu" w:date="2014-11-18T09:05:00Z">
            <w:rPr/>
          </w:rPrChange>
        </w:rPr>
      </w:pPr>
      <w:r>
        <w:rPr>
          <w:lang w:val="vi-VN"/>
        </w:rPr>
        <w:t xml:space="preserve">Lý do chỉ có gỗ củi từ rừng tự nhiên được sử dụng là nhiên liệu tại các nhà máy công nghiệp là giá cây gỗ được trồng (cây keo) bán làm nguyên liệu giấy có giá cao hơn gỗ rừng tự nhiên. Giá gỗ keo tại điểm tập kết ở huyện (không có chi phí vận tải) là 750,000 – 850,000 đồng/tấn gỗ tươi sau bóc vỏ (phần lớn độ ẩm vẫn còn trong gỗ), trong khi giá gỗ rừng tự nhiên ở điểm tập kết tại huyện là từ </w:t>
      </w:r>
      <w:r w:rsidRPr="007A79E7">
        <w:rPr>
          <w:lang w:val="vi-VN"/>
          <w:rPrChange w:id="268" w:author="Nguyen Huu Hieu" w:date="2014-11-18T09:05:00Z">
            <w:rPr/>
          </w:rPrChange>
        </w:rPr>
        <w:t>500,000 to 550,000</w:t>
      </w:r>
      <w:r>
        <w:rPr>
          <w:lang w:val="vi-VN"/>
        </w:rPr>
        <w:t xml:space="preserve"> đồng/tấn (gỗ đã khô </w:t>
      </w:r>
      <w:r w:rsidR="005B047B" w:rsidRPr="007A79E7">
        <w:rPr>
          <w:lang w:val="vi-VN"/>
          <w:rPrChange w:id="269" w:author="Nguyen Huu Hieu" w:date="2014-11-18T09:05:00Z">
            <w:rPr/>
          </w:rPrChange>
        </w:rPr>
        <w:t xml:space="preserve">tự nhiên </w:t>
      </w:r>
      <w:r>
        <w:rPr>
          <w:lang w:val="vi-VN"/>
        </w:rPr>
        <w:t xml:space="preserve">được </w:t>
      </w:r>
      <w:r w:rsidR="005B047B" w:rsidRPr="007A79E7">
        <w:rPr>
          <w:lang w:val="vi-VN"/>
          <w:rPrChange w:id="270" w:author="Nguyen Huu Hieu" w:date="2014-11-18T09:05:00Z">
            <w:rPr/>
          </w:rPrChange>
        </w:rPr>
        <w:t xml:space="preserve">một phần trong khoảng thời gian 2-3 </w:t>
      </w:r>
      <w:r>
        <w:rPr>
          <w:lang w:val="vi-VN"/>
        </w:rPr>
        <w:t xml:space="preserve">tuần sau khi </w:t>
      </w:r>
      <w:r w:rsidR="005B047B" w:rsidRPr="007A79E7">
        <w:rPr>
          <w:lang w:val="vi-VN"/>
          <w:rPrChange w:id="271" w:author="Nguyen Huu Hieu" w:date="2014-11-18T09:05:00Z">
            <w:rPr/>
          </w:rPrChange>
        </w:rPr>
        <w:t>khai thác</w:t>
      </w:r>
      <w:r>
        <w:rPr>
          <w:lang w:val="vi-VN"/>
        </w:rPr>
        <w:t>)</w:t>
      </w:r>
      <w:r w:rsidR="005B047B" w:rsidRPr="007A79E7">
        <w:rPr>
          <w:lang w:val="vi-VN"/>
          <w:rPrChange w:id="272" w:author="Nguyen Huu Hieu" w:date="2014-11-18T09:05:00Z">
            <w:rPr/>
          </w:rPrChange>
        </w:rPr>
        <w:t>.</w:t>
      </w:r>
    </w:p>
    <w:p w:rsidR="00DD3B70" w:rsidRPr="003C03D6" w:rsidRDefault="00DD3B70" w:rsidP="00622845">
      <w:pPr>
        <w:rPr>
          <w:lang w:val="vi-VN"/>
        </w:rPr>
      </w:pPr>
      <w:r>
        <w:rPr>
          <w:lang w:val="vi-VN"/>
        </w:rPr>
        <w:t xml:space="preserve">Đối với trường hợp của thương lái ở huyện Lang Chánh, Thanh Hóa, ông này thừa nhận rằng 100% gỗ của ông ta khai thác là bất hợp pháp. Thương lái này thu xếp vận tải mà không cần sự </w:t>
      </w:r>
      <w:r w:rsidRPr="007A79E7">
        <w:rPr>
          <w:lang w:val="vi-VN"/>
          <w:rPrChange w:id="273" w:author="Nguyen Huu Hieu" w:date="2014-11-18T09:05:00Z">
            <w:rPr/>
          </w:rPrChange>
        </w:rPr>
        <w:t>thẩm</w:t>
      </w:r>
      <w:r>
        <w:rPr>
          <w:lang w:val="vi-VN"/>
        </w:rPr>
        <w:t xml:space="preserve"> tra </w:t>
      </w:r>
      <w:r w:rsidRPr="007A79E7">
        <w:rPr>
          <w:lang w:val="vi-VN"/>
          <w:rPrChange w:id="274" w:author="Nguyen Huu Hieu" w:date="2014-11-18T09:05:00Z">
            <w:rPr/>
          </w:rPrChange>
        </w:rPr>
        <w:t xml:space="preserve">của ban ngành nào </w:t>
      </w:r>
      <w:r>
        <w:rPr>
          <w:lang w:val="vi-VN"/>
        </w:rPr>
        <w:t>hay các loại giấy phép khác.</w:t>
      </w:r>
    </w:p>
    <w:p w:rsidR="00DD3B70" w:rsidRPr="00C03076" w:rsidRDefault="00DD3B70" w:rsidP="00951A67">
      <w:pPr>
        <w:rPr>
          <w:lang w:val="vi-VN"/>
        </w:rPr>
      </w:pPr>
      <w:r>
        <w:rPr>
          <w:lang w:val="vi-VN"/>
        </w:rPr>
        <w:lastRenderedPageBreak/>
        <w:t xml:space="preserve">Tuy nhiên, với trường hợp thương lái ở xã Nam Sơn, Quỳ Hợp, Nghệ An, gỗ củi được khai thác từ rừng tự nhiên là hợp pháp, vì đã được chuyển đổi mục đích sử dụng sang rừng trồng. </w:t>
      </w:r>
      <w:r w:rsidR="005B047B" w:rsidRPr="007A79E7">
        <w:rPr>
          <w:lang w:val="vi-VN"/>
          <w:rPrChange w:id="275" w:author="Nguyen Huu Hieu" w:date="2014-11-18T09:05:00Z">
            <w:rPr/>
          </w:rPrChange>
        </w:rPr>
        <w:t>Như vậy việc khai thác tận dụng gỗ để chuyển đổi rừng là hợp pháp</w:t>
      </w:r>
      <w:r>
        <w:rPr>
          <w:lang w:val="vi-VN"/>
        </w:rPr>
        <w:t xml:space="preserve">. Thương lái có thể xin được giấy </w:t>
      </w:r>
      <w:r w:rsidRPr="007A79E7">
        <w:rPr>
          <w:lang w:val="vi-VN"/>
          <w:rPrChange w:id="276" w:author="Nguyen Huu Hieu" w:date="2014-11-18T09:05:00Z">
            <w:rPr/>
          </w:rPrChange>
        </w:rPr>
        <w:t xml:space="preserve">phép </w:t>
      </w:r>
      <w:r>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0B302A" w:rsidRDefault="00DD3B70" w:rsidP="00622845">
      <w:pPr>
        <w:rPr>
          <w:lang w:val="vi-VN"/>
        </w:rPr>
      </w:pPr>
      <w:r>
        <w:rPr>
          <w:lang w:val="vi-VN"/>
        </w:rPr>
        <w:t xml:space="preserve">Do huyện Quỳ Hợp không nằm trong danh sách các huyện mà văn phòng </w:t>
      </w:r>
      <w:r w:rsidR="005B047B" w:rsidRPr="007A79E7">
        <w:rPr>
          <w:lang w:val="vi-VN"/>
          <w:rPrChange w:id="277" w:author="Nguyen Huu Hieu" w:date="2014-11-18T09:05:00Z">
            <w:rPr/>
          </w:rPrChange>
        </w:rPr>
        <w:t>VFD</w:t>
      </w:r>
      <w:r>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rằng </w:t>
      </w:r>
      <w:r w:rsidRPr="007A79E7">
        <w:rPr>
          <w:lang w:val="vi-VN"/>
          <w:rPrChange w:id="278" w:author="Nguyen Huu Hieu" w:date="2014-11-18T09:05:00Z">
            <w:rPr/>
          </w:rPrChange>
        </w:rPr>
        <w:t xml:space="preserve">rất </w:t>
      </w:r>
      <w:r>
        <w:rPr>
          <w:lang w:val="vi-VN"/>
        </w:rPr>
        <w:t xml:space="preserve">khó phân biệt về </w:t>
      </w:r>
      <w:r w:rsidRPr="007A79E7">
        <w:rPr>
          <w:lang w:val="vi-VN"/>
          <w:rPrChange w:id="279" w:author="Nguyen Huu Hieu" w:date="2014-11-18T09:05:00Z">
            <w:rPr/>
          </w:rPrChange>
        </w:rPr>
        <w:t xml:space="preserve">hoạt động </w:t>
      </w:r>
      <w:r>
        <w:rPr>
          <w:lang w:val="vi-VN"/>
        </w:rPr>
        <w:t>khai thác gỗ củi và gỗ tự nhiên ở xã Nam Sơn, Quỳ Hợp, Nghệ An</w:t>
      </w:r>
      <w:r w:rsidRPr="007A79E7">
        <w:rPr>
          <w:lang w:val="vi-VN"/>
          <w:rPrChange w:id="280" w:author="Nguyen Huu Hieu" w:date="2014-11-18T09:05:00Z">
            <w:rPr/>
          </w:rPrChange>
        </w:rPr>
        <w:t xml:space="preserve"> có hợp pháp hay không</w:t>
      </w:r>
      <w:r>
        <w:rPr>
          <w:lang w:val="vi-VN"/>
        </w:rPr>
        <w:t>.</w:t>
      </w:r>
    </w:p>
    <w:p w:rsidR="00DD3B70" w:rsidRPr="000B6A4F" w:rsidRDefault="00DD3B70" w:rsidP="00622845">
      <w:pPr>
        <w:rPr>
          <w:lang w:val="vi-VN"/>
        </w:rPr>
      </w:pPr>
      <w:r>
        <w:rPr>
          <w:lang w:val="vi-VN"/>
        </w:rPr>
        <w:t>Ảnh dưới thể hiện rừng trồng gỗ keo được chuyển đổi từ rừng tự nhiên. Trên khu vực đó cây gỗ keo được trồng, tất cả cây gỗ tự nhiên bị chặt. Ở khu vực bên cạnh, rừng tự nhiên vẫn còn tồn tại.</w:t>
      </w:r>
    </w:p>
    <w:p w:rsidR="00DD3B70" w:rsidRDefault="00626FDE" w:rsidP="00622845">
      <w:pPr>
        <w:jc w:val="center"/>
      </w:pPr>
      <w:r>
        <w:rPr>
          <w:noProof/>
          <w:lang w:val="en-GB" w:eastAsia="en-GB"/>
        </w:rPr>
        <w:drawing>
          <wp:inline distT="0" distB="0" distL="0" distR="0" wp14:anchorId="07482C72" wp14:editId="76DDBB85">
            <wp:extent cx="4191000" cy="3133725"/>
            <wp:effectExtent l="0" t="0" r="0" b="952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133725"/>
                    </a:xfrm>
                    <a:prstGeom prst="rect">
                      <a:avLst/>
                    </a:prstGeom>
                    <a:noFill/>
                    <a:ln>
                      <a:noFill/>
                    </a:ln>
                  </pic:spPr>
                </pic:pic>
              </a:graphicData>
            </a:graphic>
          </wp:inline>
        </w:drawing>
      </w:r>
    </w:p>
    <w:p w:rsidR="00DD3B70" w:rsidRPr="00E469A8" w:rsidRDefault="00DD3B70" w:rsidP="00622845">
      <w:pPr>
        <w:jc w:val="center"/>
        <w:rPr>
          <w:i/>
          <w:lang w:val="vi-VN"/>
        </w:rPr>
      </w:pPr>
      <w:r>
        <w:rPr>
          <w:i/>
          <w:lang w:val="vi-VN"/>
        </w:rPr>
        <w:t>Hình 10. Dọn rừng tự nhiên để chuyển đổi thành rừng trồng keo</w:t>
      </w:r>
    </w:p>
    <w:p w:rsidR="00DD3B70" w:rsidRDefault="00DD3B70" w:rsidP="00622845"/>
    <w:p w:rsidR="00DD3B70" w:rsidRDefault="00DD3B70" w:rsidP="001626F9">
      <w:pPr>
        <w:pStyle w:val="Heading4"/>
      </w:pPr>
      <w:r>
        <w:t>Kích thước</w:t>
      </w:r>
      <w:r>
        <w:rPr>
          <w:lang w:val="vi-VN"/>
        </w:rPr>
        <w:t xml:space="preserve"> gỗ củi tiêu thụ theo ngành công nghiệp tại địa phương</w:t>
      </w:r>
    </w:p>
    <w:p w:rsidR="00DD3B70" w:rsidRPr="00557394" w:rsidRDefault="00DD3B70" w:rsidP="00557394">
      <w:r>
        <w:t>N</w:t>
      </w:r>
      <w:r>
        <w:rPr>
          <w:lang w:val="vi-VN"/>
        </w:rPr>
        <w:t xml:space="preserve">hu cầu thương mại </w:t>
      </w:r>
      <w:r>
        <w:t xml:space="preserve">về kích thước gỗ củi </w:t>
      </w:r>
      <w:r>
        <w:rPr>
          <w:lang w:val="vi-VN"/>
        </w:rPr>
        <w:t>được thể hiện dưới đây:</w:t>
      </w:r>
    </w:p>
    <w:p w:rsidR="00DD3B70" w:rsidRDefault="00DD3B70" w:rsidP="00622845">
      <w:pPr>
        <w:pStyle w:val="ListParagraph"/>
        <w:numPr>
          <w:ilvl w:val="0"/>
          <w:numId w:val="4"/>
        </w:numPr>
        <w:contextualSpacing w:val="0"/>
      </w:pPr>
      <w:r>
        <w:rPr>
          <w:lang w:val="vi-VN"/>
        </w:rPr>
        <w:t xml:space="preserve">Theo thương lái buôn bán gỗ ở xã Nam Sơn, huyện Quỳ Hợp, tỉnh Nghệ An: 60-70% gỗ có đường kính 25cm trở lên, và phần còn lại 30-40% có đường kính </w:t>
      </w:r>
      <w:r>
        <w:t>15-25cm.</w:t>
      </w:r>
    </w:p>
    <w:p w:rsidR="00DD3B70" w:rsidRDefault="00DD3B70" w:rsidP="00622845">
      <w:pPr>
        <w:pStyle w:val="ListParagraph"/>
        <w:numPr>
          <w:ilvl w:val="0"/>
          <w:numId w:val="4"/>
        </w:numPr>
        <w:contextualSpacing w:val="0"/>
      </w:pPr>
      <w:r>
        <w:rPr>
          <w:lang w:val="vi-VN"/>
        </w:rPr>
        <w:t xml:space="preserve">Theo thương lái ở huyện Lang Chánh, Thanh Hóa: </w:t>
      </w:r>
      <w:r>
        <w:t>20-30%</w:t>
      </w:r>
      <w:r>
        <w:rPr>
          <w:lang w:val="vi-VN"/>
        </w:rPr>
        <w:t xml:space="preserve"> gỗ có đường kính từ </w:t>
      </w:r>
      <w:r>
        <w:t>10-15cm,</w:t>
      </w:r>
      <w:r w:rsidRPr="00B16DA7">
        <w:t xml:space="preserve"> </w:t>
      </w:r>
      <w:r>
        <w:t>50-60%</w:t>
      </w:r>
      <w:r>
        <w:rPr>
          <w:lang w:val="vi-VN"/>
        </w:rPr>
        <w:t xml:space="preserve"> có đường kính từ </w:t>
      </w:r>
      <w:r>
        <w:t>15-25cm,</w:t>
      </w:r>
      <w:r>
        <w:rPr>
          <w:lang w:val="vi-VN"/>
        </w:rPr>
        <w:t xml:space="preserve"> và </w:t>
      </w:r>
      <w:r>
        <w:t>10%</w:t>
      </w:r>
      <w:r>
        <w:rPr>
          <w:lang w:val="vi-VN"/>
        </w:rPr>
        <w:t xml:space="preserve"> có đường kính từ 25cm trở lên.</w:t>
      </w:r>
    </w:p>
    <w:p w:rsidR="00DD3B70" w:rsidRPr="00E1214B" w:rsidRDefault="00DD3B70" w:rsidP="00622845">
      <w:pPr>
        <w:rPr>
          <w:lang w:val="vi-VN"/>
        </w:rPr>
      </w:pPr>
      <w:r>
        <w:rPr>
          <w:lang w:val="vi-VN"/>
        </w:rPr>
        <w:t>Đối với tiêu thụ gỗ củi công nghiệp, đường kính nhỏ hơn 10cm không phù hợp cho việc vận hành.</w:t>
      </w:r>
    </w:p>
    <w:p w:rsidR="00DD3B70" w:rsidRDefault="00DD3B70" w:rsidP="00622845">
      <w:pPr>
        <w:rPr>
          <w:lang w:val="vi-VN"/>
        </w:rPr>
      </w:pPr>
      <w:r>
        <w:rPr>
          <w:lang w:val="vi-VN"/>
        </w:rPr>
        <w:t>Đường kính gỗ được ưa chuộng là từ 15cm trở lên.</w:t>
      </w:r>
    </w:p>
    <w:p w:rsidR="00DD3B70" w:rsidRPr="00E1214B" w:rsidRDefault="00DD3B70" w:rsidP="00622845">
      <w:pPr>
        <w:rPr>
          <w:lang w:val="vi-VN"/>
        </w:rPr>
      </w:pPr>
      <w:r>
        <w:rPr>
          <w:lang w:val="vi-VN"/>
        </w:rPr>
        <w:lastRenderedPageBreak/>
        <w:t>Ảnh dưới đây thể hiện lượng gỗ củi tiêu thụ tại nhà máy.</w:t>
      </w:r>
    </w:p>
    <w:p w:rsidR="00DD3B70" w:rsidRPr="007A79E7" w:rsidRDefault="00626FDE" w:rsidP="00557394">
      <w:pPr>
        <w:rPr>
          <w:lang w:val="vi-VN"/>
          <w:rPrChange w:id="281" w:author="Nguyen Huu Hieu" w:date="2014-11-18T09:05:00Z">
            <w:rPr/>
          </w:rPrChange>
        </w:rPr>
      </w:pPr>
      <w:r>
        <w:rPr>
          <w:noProof/>
          <w:lang w:val="en-GB" w:eastAsia="en-GB"/>
        </w:rPr>
        <w:drawing>
          <wp:inline distT="0" distB="0" distL="0" distR="0" wp14:anchorId="336FE0AB" wp14:editId="660AC3A1">
            <wp:extent cx="3314700" cy="171450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1714500"/>
                    </a:xfrm>
                    <a:prstGeom prst="rect">
                      <a:avLst/>
                    </a:prstGeom>
                    <a:noFill/>
                    <a:ln>
                      <a:noFill/>
                    </a:ln>
                  </pic:spPr>
                </pic:pic>
              </a:graphicData>
            </a:graphic>
          </wp:inline>
        </w:drawing>
      </w:r>
      <w:r w:rsidR="00DD3B70" w:rsidRPr="007A79E7">
        <w:rPr>
          <w:lang w:val="vi-VN"/>
          <w:rPrChange w:id="282" w:author="Nguyen Huu Hieu" w:date="2014-11-18T09:05:00Z">
            <w:rPr/>
          </w:rPrChange>
        </w:rPr>
        <w:t xml:space="preserve">      </w:t>
      </w:r>
      <w:r>
        <w:rPr>
          <w:noProof/>
          <w:lang w:val="en-GB" w:eastAsia="en-GB"/>
        </w:rPr>
        <w:drawing>
          <wp:inline distT="0" distB="0" distL="0" distR="0" wp14:anchorId="45FFEA94" wp14:editId="05D7099C">
            <wp:extent cx="2476500" cy="1857375"/>
            <wp:effectExtent l="0" t="0" r="0" b="952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rsidR="00DD3B70" w:rsidRPr="00400D05" w:rsidRDefault="00DD3B70" w:rsidP="00622845">
      <w:pPr>
        <w:jc w:val="center"/>
        <w:rPr>
          <w:i/>
          <w:lang w:val="vi-VN"/>
        </w:rPr>
      </w:pPr>
      <w:r>
        <w:rPr>
          <w:i/>
          <w:lang w:val="vi-VN"/>
        </w:rPr>
        <w:t>Hình 11. Kích thước gỗ củi tiêu thụ ở các nhà máy công nghiệp</w:t>
      </w:r>
    </w:p>
    <w:p w:rsidR="00DD3B70" w:rsidRPr="00044712" w:rsidRDefault="00DD3B70" w:rsidP="00622845">
      <w:pPr>
        <w:rPr>
          <w:lang w:val="vi-VN"/>
        </w:rPr>
      </w:pPr>
      <w:r>
        <w:rPr>
          <w:lang w:val="vi-VN"/>
        </w:rPr>
        <w:t xml:space="preserve">Căn cứ vào hai cuộc điều tra, chúng tôi ước tính rằng gỗ củi được tiêu thụ theo ngành công nghiệp gồm có 15% gỗ có đường kính từ </w:t>
      </w:r>
      <w:r w:rsidRPr="007A79E7">
        <w:rPr>
          <w:lang w:val="vi-VN"/>
          <w:rPrChange w:id="283" w:author="Nguyen Huu Hieu" w:date="2014-11-18T09:05:00Z">
            <w:rPr/>
          </w:rPrChange>
        </w:rPr>
        <w:t>10-15cm</w:t>
      </w:r>
      <w:r>
        <w:rPr>
          <w:lang w:val="vi-VN"/>
        </w:rPr>
        <w:t>, 50% từ 15-25cm, 35% từ 25cm trở lên.</w:t>
      </w:r>
    </w:p>
    <w:p w:rsidR="00DD3B70" w:rsidRPr="007A79E7" w:rsidRDefault="00DD3B70" w:rsidP="002A4EA1">
      <w:pPr>
        <w:pStyle w:val="Heading4"/>
        <w:rPr>
          <w:lang w:val="vi-VN"/>
          <w:rPrChange w:id="284" w:author="Nguyen Huu Hieu" w:date="2014-11-18T09:05:00Z">
            <w:rPr/>
          </w:rPrChange>
        </w:rPr>
      </w:pPr>
      <w:r w:rsidRPr="007A79E7">
        <w:rPr>
          <w:lang w:val="vi-VN"/>
          <w:rPrChange w:id="285" w:author="Nguyen Huu Hieu" w:date="2014-11-18T09:05:00Z">
            <w:rPr/>
          </w:rPrChange>
        </w:rPr>
        <w:t xml:space="preserve"> Giá gỗ củi ảnh hưởng đến sự lựa chọn nhiên liệu của nhà máy công nghiệp</w:t>
      </w:r>
    </w:p>
    <w:p w:rsidR="00DD3B70" w:rsidRPr="00234DA3" w:rsidRDefault="00DD3B70" w:rsidP="00622845">
      <w:pPr>
        <w:rPr>
          <w:lang w:val="vi-VN"/>
        </w:rPr>
      </w:pPr>
      <w:r w:rsidRPr="007A79E7">
        <w:rPr>
          <w:lang w:val="vi-VN"/>
          <w:rPrChange w:id="286" w:author="Nguyen Huu Hieu" w:date="2014-11-18T09:05:00Z">
            <w:rPr/>
          </w:rPrChange>
        </w:rPr>
        <w:t>Cuộc điều tra thương lái buôn bán gỗ và nhà máy công nghiệp chỉ ra rằng gỗ củi được cung cấp cho nhà máy được bán ở mức giá từ 600</w:t>
      </w:r>
      <w:r w:rsidR="00AE521A" w:rsidRPr="007A79E7">
        <w:rPr>
          <w:lang w:val="vi-VN"/>
          <w:rPrChange w:id="287" w:author="Nguyen Huu Hieu" w:date="2014-11-18T09:05:00Z">
            <w:rPr/>
          </w:rPrChange>
        </w:rPr>
        <w:t>.</w:t>
      </w:r>
      <w:r w:rsidRPr="007A79E7">
        <w:rPr>
          <w:lang w:val="vi-VN"/>
          <w:rPrChange w:id="288" w:author="Nguyen Huu Hieu" w:date="2014-11-18T09:05:00Z">
            <w:rPr/>
          </w:rPrChange>
        </w:rPr>
        <w:t>000 tới 650</w:t>
      </w:r>
      <w:r w:rsidR="00AE521A" w:rsidRPr="007A79E7">
        <w:rPr>
          <w:lang w:val="vi-VN"/>
          <w:rPrChange w:id="289" w:author="Nguyen Huu Hieu" w:date="2014-11-18T09:05:00Z">
            <w:rPr/>
          </w:rPrChange>
        </w:rPr>
        <w:t>.</w:t>
      </w:r>
      <w:r w:rsidRPr="007A79E7">
        <w:rPr>
          <w:lang w:val="vi-VN"/>
          <w:rPrChange w:id="290" w:author="Nguyen Huu Hieu" w:date="2014-11-18T09:05:00Z">
            <w:rPr/>
          </w:rPrChange>
        </w:rPr>
        <w:t xml:space="preserve">000 đồng/tấn. </w:t>
      </w:r>
      <w:r>
        <w:rPr>
          <w:lang w:val="vi-VN"/>
        </w:rPr>
        <w:t xml:space="preserve">Độ ẩm trung bình của gỗ củi ước tính là 35% do một phần độ ẩm </w:t>
      </w:r>
      <w:r w:rsidR="005B047B" w:rsidRPr="007A79E7">
        <w:rPr>
          <w:lang w:val="vi-VN"/>
          <w:rPrChange w:id="291" w:author="Nguyen Huu Hieu" w:date="2014-11-18T09:05:00Z">
            <w:rPr/>
          </w:rPrChange>
        </w:rPr>
        <w:t>được thoát</w:t>
      </w:r>
      <w:r w:rsidRPr="007A79E7">
        <w:rPr>
          <w:lang w:val="vi-VN"/>
          <w:rPrChange w:id="292" w:author="Nguyen Huu Hieu" w:date="2014-11-18T09:05:00Z">
            <w:rPr/>
          </w:rPrChange>
        </w:rPr>
        <w:t xml:space="preserve"> đi </w:t>
      </w:r>
      <w:r w:rsidR="005B047B" w:rsidRPr="007A79E7">
        <w:rPr>
          <w:lang w:val="vi-VN"/>
          <w:rPrChange w:id="293" w:author="Nguyen Huu Hieu" w:date="2014-11-18T09:05:00Z">
            <w:rPr/>
          </w:rPrChange>
        </w:rPr>
        <w:t xml:space="preserve">tự nhiên kể </w:t>
      </w:r>
      <w:r>
        <w:rPr>
          <w:lang w:val="vi-VN"/>
        </w:rPr>
        <w:t xml:space="preserve">từ lúc </w:t>
      </w:r>
      <w:r w:rsidRPr="007A79E7">
        <w:rPr>
          <w:lang w:val="vi-VN"/>
          <w:rPrChange w:id="294" w:author="Nguyen Huu Hieu" w:date="2014-11-18T09:05:00Z">
            <w:rPr/>
          </w:rPrChange>
        </w:rPr>
        <w:t>khai thác</w:t>
      </w:r>
      <w:r>
        <w:rPr>
          <w:lang w:val="vi-VN"/>
        </w:rPr>
        <w:t xml:space="preserve"> gỗ.</w:t>
      </w:r>
    </w:p>
    <w:p w:rsidR="00DD3B70" w:rsidRPr="00EA3261" w:rsidRDefault="00DD3B70" w:rsidP="00622845">
      <w:pPr>
        <w:rPr>
          <w:lang w:val="vi-VN"/>
        </w:rPr>
      </w:pPr>
      <w:r>
        <w:rPr>
          <w:lang w:val="vi-VN"/>
        </w:rPr>
        <w:t>Bảng dưới đây thể hiện nhiệt trị toàn phần của gỗ ở điều kiện sấy khô trong lò.</w:t>
      </w:r>
    </w:p>
    <w:p w:rsidR="00DD3B70" w:rsidRDefault="00626FDE" w:rsidP="00622845">
      <w:r>
        <w:rPr>
          <w:noProof/>
          <w:lang w:val="en-GB" w:eastAsia="en-GB"/>
        </w:rPr>
        <w:drawing>
          <wp:inline distT="0" distB="0" distL="0" distR="0" wp14:anchorId="259850FB" wp14:editId="5F678692">
            <wp:extent cx="5915025" cy="2552700"/>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5025" cy="2552700"/>
                    </a:xfrm>
                    <a:prstGeom prst="rect">
                      <a:avLst/>
                    </a:prstGeom>
                    <a:noFill/>
                    <a:ln>
                      <a:noFill/>
                    </a:ln>
                  </pic:spPr>
                </pic:pic>
              </a:graphicData>
            </a:graphic>
          </wp:inline>
        </w:drawing>
      </w:r>
    </w:p>
    <w:p w:rsidR="00DD3B70" w:rsidRPr="00EE61F3" w:rsidRDefault="00DD3B70" w:rsidP="00622845">
      <w:pPr>
        <w:jc w:val="center"/>
        <w:rPr>
          <w:i/>
          <w:lang w:val="vi-VN"/>
        </w:rPr>
      </w:pPr>
      <w:r>
        <w:rPr>
          <w:i/>
          <w:lang w:val="vi-VN"/>
        </w:rPr>
        <w:t>Nguồn: Gỗ dùng làm nhiên liệu đốt, Trung tâm Năng lượng Sinh học, 2010</w:t>
      </w:r>
    </w:p>
    <w:p w:rsidR="00DD3B70" w:rsidRDefault="00DD3B70" w:rsidP="00622845"/>
    <w:p w:rsidR="00DD3B70" w:rsidRPr="00EE61F3" w:rsidRDefault="00DD3B70" w:rsidP="00622845">
      <w:pPr>
        <w:rPr>
          <w:lang w:val="vi-VN"/>
        </w:rPr>
      </w:pPr>
      <w:r>
        <w:rPr>
          <w:lang w:val="vi-VN"/>
        </w:rPr>
        <w:t>Căn cứ vào thông tin trên, chúng t</w:t>
      </w:r>
      <w:r>
        <w:t>ôi</w:t>
      </w:r>
      <w:r>
        <w:rPr>
          <w:lang w:val="vi-VN"/>
        </w:rPr>
        <w:t xml:space="preserve"> giả định rằng ở điều kiện sấy khô trong lò, gỗ củi được bán cho các nhà máy công nghiệp tại địa phương có nhiệt trị toàn phần là </w:t>
      </w:r>
      <w:r>
        <w:t>5</w:t>
      </w:r>
      <w:r w:rsidR="00AE521A">
        <w:t>.</w:t>
      </w:r>
      <w:r>
        <w:t>000 kWh</w:t>
      </w:r>
      <w:r>
        <w:rPr>
          <w:lang w:val="vi-VN"/>
        </w:rPr>
        <w:t>/tấn.</w:t>
      </w:r>
    </w:p>
    <w:p w:rsidR="00DD3B70" w:rsidRPr="002B11C2" w:rsidRDefault="00DD3B70" w:rsidP="00622845">
      <w:pPr>
        <w:rPr>
          <w:lang w:val="vi-VN"/>
        </w:rPr>
      </w:pPr>
      <w:r w:rsidRPr="007A79E7">
        <w:rPr>
          <w:lang w:val="vi-VN"/>
          <w:rPrChange w:id="295" w:author="Nguyen Huu Hieu" w:date="2014-11-18T09:05:00Z">
            <w:rPr/>
          </w:rPrChange>
        </w:rPr>
        <w:t>1 kWh = 860 kcal.</w:t>
      </w:r>
      <w:r>
        <w:rPr>
          <w:lang w:val="vi-VN"/>
        </w:rPr>
        <w:t xml:space="preserve"> Do vậy, giả định rằng 1 tấn gỗ củi ở điều kiện sấy khô trong lò có nhiệt trị toàn phần là </w:t>
      </w:r>
      <w:r w:rsidRPr="007A79E7">
        <w:rPr>
          <w:lang w:val="vi-VN"/>
          <w:rPrChange w:id="296" w:author="Nguyen Huu Hieu" w:date="2014-11-18T09:05:00Z">
            <w:rPr/>
          </w:rPrChange>
        </w:rPr>
        <w:t>4</w:t>
      </w:r>
      <w:r w:rsidR="00AE521A" w:rsidRPr="007A79E7">
        <w:rPr>
          <w:lang w:val="vi-VN"/>
          <w:rPrChange w:id="297" w:author="Nguyen Huu Hieu" w:date="2014-11-18T09:05:00Z">
            <w:rPr/>
          </w:rPrChange>
        </w:rPr>
        <w:t>.</w:t>
      </w:r>
      <w:r w:rsidRPr="007A79E7">
        <w:rPr>
          <w:lang w:val="vi-VN"/>
          <w:rPrChange w:id="298" w:author="Nguyen Huu Hieu" w:date="2014-11-18T09:05:00Z">
            <w:rPr/>
          </w:rPrChange>
        </w:rPr>
        <w:t>300</w:t>
      </w:r>
      <w:r w:rsidR="00AE521A" w:rsidRPr="007A79E7">
        <w:rPr>
          <w:lang w:val="vi-VN"/>
          <w:rPrChange w:id="299" w:author="Nguyen Huu Hieu" w:date="2014-11-18T09:05:00Z">
            <w:rPr/>
          </w:rPrChange>
        </w:rPr>
        <w:t>.</w:t>
      </w:r>
      <w:r w:rsidRPr="007A79E7">
        <w:rPr>
          <w:lang w:val="vi-VN"/>
          <w:rPrChange w:id="300" w:author="Nguyen Huu Hieu" w:date="2014-11-18T09:05:00Z">
            <w:rPr/>
          </w:rPrChange>
        </w:rPr>
        <w:t>000 kcal</w:t>
      </w:r>
      <w:r>
        <w:rPr>
          <w:lang w:val="vi-VN"/>
        </w:rPr>
        <w:t xml:space="preserve">. Điều này có nghĩa là nhiệt trị toàn phần của gỗ củi ở điều kiện sấy khô trong lò là </w:t>
      </w:r>
      <w:r w:rsidR="00AE521A" w:rsidRPr="007A79E7">
        <w:rPr>
          <w:lang w:val="vi-VN"/>
          <w:rPrChange w:id="301" w:author="Nguyen Huu Hieu" w:date="2014-11-18T09:05:00Z">
            <w:rPr/>
          </w:rPrChange>
        </w:rPr>
        <w:t>4.</w:t>
      </w:r>
      <w:r w:rsidRPr="007A79E7">
        <w:rPr>
          <w:lang w:val="vi-VN"/>
          <w:rPrChange w:id="302" w:author="Nguyen Huu Hieu" w:date="2014-11-18T09:05:00Z">
            <w:rPr/>
          </w:rPrChange>
        </w:rPr>
        <w:t>300 kcal/kg.</w:t>
      </w:r>
    </w:p>
    <w:p w:rsidR="00DD3B70" w:rsidRPr="00DD4718" w:rsidRDefault="00DD3B70" w:rsidP="00622845">
      <w:pPr>
        <w:rPr>
          <w:lang w:val="vi-VN"/>
        </w:rPr>
      </w:pPr>
      <w:r>
        <w:rPr>
          <w:lang w:val="vi-VN"/>
        </w:rPr>
        <w:lastRenderedPageBreak/>
        <w:t xml:space="preserve">Gỗ củi được bán cho nhà máy công nghiệp địa phương ở mức giá </w:t>
      </w:r>
      <w:r w:rsidRPr="007A79E7">
        <w:rPr>
          <w:lang w:val="vi-VN"/>
          <w:rPrChange w:id="303" w:author="Nguyen Huu Hieu" w:date="2014-11-18T09:05:00Z">
            <w:rPr/>
          </w:rPrChange>
        </w:rPr>
        <w:t>650</w:t>
      </w:r>
      <w:r w:rsidR="00AE521A" w:rsidRPr="007A79E7">
        <w:rPr>
          <w:lang w:val="vi-VN"/>
          <w:rPrChange w:id="304" w:author="Nguyen Huu Hieu" w:date="2014-11-18T09:05:00Z">
            <w:rPr/>
          </w:rPrChange>
        </w:rPr>
        <w:t>.</w:t>
      </w:r>
      <w:r w:rsidRPr="007A79E7">
        <w:rPr>
          <w:lang w:val="vi-VN"/>
          <w:rPrChange w:id="305" w:author="Nguyen Huu Hieu" w:date="2014-11-18T09:05:00Z">
            <w:rPr/>
          </w:rPrChange>
        </w:rPr>
        <w:t>000</w:t>
      </w:r>
      <w:r>
        <w:rPr>
          <w:lang w:val="vi-VN"/>
        </w:rPr>
        <w:t xml:space="preserve"> đồng/tấn có độ ẩm là 35%. Từ đó suy ra giá gỗ củi thực tế theo mỗi đơn vị nhiệt trị là </w:t>
      </w:r>
      <w:r w:rsidR="00AE521A" w:rsidRPr="007A79E7">
        <w:rPr>
          <w:lang w:val="vi-VN"/>
          <w:rPrChange w:id="306" w:author="Nguyen Huu Hieu" w:date="2014-11-18T09:05:00Z">
            <w:rPr/>
          </w:rPrChange>
        </w:rPr>
        <w:t>0,</w:t>
      </w:r>
      <w:r w:rsidRPr="007A79E7">
        <w:rPr>
          <w:lang w:val="vi-VN"/>
          <w:rPrChange w:id="307" w:author="Nguyen Huu Hieu" w:date="2014-11-18T09:05:00Z">
            <w:rPr/>
          </w:rPrChange>
        </w:rPr>
        <w:t xml:space="preserve">23 </w:t>
      </w:r>
      <w:r>
        <w:rPr>
          <w:lang w:val="vi-VN"/>
        </w:rPr>
        <w:t>đồng</w:t>
      </w:r>
      <w:r w:rsidRPr="007A79E7">
        <w:rPr>
          <w:lang w:val="vi-VN"/>
          <w:rPrChange w:id="308" w:author="Nguyen Huu Hieu" w:date="2014-11-18T09:05:00Z">
            <w:rPr/>
          </w:rPrChange>
        </w:rPr>
        <w:t>/ kcal.</w:t>
      </w:r>
    </w:p>
    <w:p w:rsidR="00DD3B70" w:rsidRPr="000D6147" w:rsidRDefault="00DD3B70" w:rsidP="00622845">
      <w:pPr>
        <w:rPr>
          <w:lang w:val="vi-VN"/>
        </w:rPr>
      </w:pPr>
      <w:r>
        <w:rPr>
          <w:lang w:val="vi-VN"/>
        </w:rPr>
        <w:t xml:space="preserve">Than cám có nhiệt trị toàn phần là </w:t>
      </w:r>
      <w:r w:rsidRPr="007A79E7">
        <w:rPr>
          <w:lang w:val="vi-VN"/>
          <w:rPrChange w:id="309" w:author="Nguyen Huu Hieu" w:date="2014-11-18T09:05:00Z">
            <w:rPr/>
          </w:rPrChange>
        </w:rPr>
        <w:t>5</w:t>
      </w:r>
      <w:r w:rsidR="00AE521A" w:rsidRPr="007A79E7">
        <w:rPr>
          <w:lang w:val="vi-VN"/>
          <w:rPrChange w:id="310" w:author="Nguyen Huu Hieu" w:date="2014-11-18T09:05:00Z">
            <w:rPr/>
          </w:rPrChange>
        </w:rPr>
        <w:t>.</w:t>
      </w:r>
      <w:r w:rsidRPr="007A79E7">
        <w:rPr>
          <w:lang w:val="vi-VN"/>
          <w:rPrChange w:id="311" w:author="Nguyen Huu Hieu" w:date="2014-11-18T09:05:00Z">
            <w:rPr/>
          </w:rPrChange>
        </w:rPr>
        <w:t>600 kcal/kg</w:t>
      </w:r>
      <w:r>
        <w:rPr>
          <w:lang w:val="vi-VN"/>
        </w:rPr>
        <w:t xml:space="preserve"> </w:t>
      </w:r>
      <w:r w:rsidRPr="007A79E7">
        <w:rPr>
          <w:lang w:val="vi-VN"/>
          <w:rPrChange w:id="312" w:author="Nguyen Huu Hieu" w:date="2014-11-18T09:05:00Z">
            <w:rPr/>
          </w:rPrChange>
        </w:rPr>
        <w:t>(TCVN 200:1995)</w:t>
      </w:r>
      <w:r>
        <w:rPr>
          <w:lang w:val="vi-VN"/>
        </w:rPr>
        <w:t xml:space="preserve"> ở độ ẩm thực tế là 8% được bán ở Thanh Hóa và Nghệ An với giá là </w:t>
      </w:r>
      <w:r w:rsidR="00AE521A" w:rsidRPr="007A79E7">
        <w:rPr>
          <w:lang w:val="vi-VN"/>
          <w:rPrChange w:id="313" w:author="Nguyen Huu Hieu" w:date="2014-11-18T09:05:00Z">
            <w:rPr/>
          </w:rPrChange>
        </w:rPr>
        <w:t>1.</w:t>
      </w:r>
      <w:r w:rsidRPr="007A79E7">
        <w:rPr>
          <w:lang w:val="vi-VN"/>
          <w:rPrChange w:id="314" w:author="Nguyen Huu Hieu" w:date="2014-11-18T09:05:00Z">
            <w:rPr/>
          </w:rPrChange>
        </w:rPr>
        <w:t>950</w:t>
      </w:r>
      <w:r>
        <w:rPr>
          <w:lang w:val="vi-VN"/>
        </w:rPr>
        <w:t xml:space="preserve"> đồng/</w:t>
      </w:r>
      <w:r w:rsidRPr="007A79E7">
        <w:rPr>
          <w:lang w:val="vi-VN"/>
          <w:rPrChange w:id="315" w:author="Nguyen Huu Hieu" w:date="2014-11-18T09:05:00Z">
            <w:rPr/>
          </w:rPrChange>
        </w:rPr>
        <w:t>kg</w:t>
      </w:r>
      <w:r>
        <w:rPr>
          <w:lang w:val="vi-VN"/>
        </w:rPr>
        <w:t>. Điều này có nghĩa là giá than theo đơn vị nhiệt trị</w:t>
      </w:r>
      <w:r w:rsidR="00AE521A">
        <w:rPr>
          <w:lang w:val="vi-VN"/>
        </w:rPr>
        <w:t xml:space="preserve"> là 0</w:t>
      </w:r>
      <w:r w:rsidR="00AE521A" w:rsidRPr="007A79E7">
        <w:rPr>
          <w:lang w:val="vi-VN"/>
          <w:rPrChange w:id="316" w:author="Nguyen Huu Hieu" w:date="2014-11-18T09:05:00Z">
            <w:rPr/>
          </w:rPrChange>
        </w:rPr>
        <w:t>,</w:t>
      </w:r>
      <w:r>
        <w:rPr>
          <w:lang w:val="vi-VN"/>
        </w:rPr>
        <w:t>38 đồng/kcal.</w:t>
      </w:r>
    </w:p>
    <w:p w:rsidR="00DD3B70" w:rsidRPr="009361E9" w:rsidRDefault="00DD3B70" w:rsidP="00622845">
      <w:pPr>
        <w:rPr>
          <w:lang w:val="vi-VN"/>
        </w:rPr>
      </w:pPr>
      <w:r>
        <w:rPr>
          <w:lang w:val="vi-VN"/>
        </w:rPr>
        <w:t xml:space="preserve">Than đá có nhiệt trị toàn phần là </w:t>
      </w:r>
      <w:r w:rsidR="00AE521A" w:rsidRPr="007A79E7">
        <w:rPr>
          <w:lang w:val="vi-VN"/>
          <w:rPrChange w:id="317" w:author="Nguyen Huu Hieu" w:date="2014-11-18T09:05:00Z">
            <w:rPr/>
          </w:rPrChange>
        </w:rPr>
        <w:t>7.</w:t>
      </w:r>
      <w:r w:rsidRPr="007A79E7">
        <w:rPr>
          <w:lang w:val="vi-VN"/>
          <w:rPrChange w:id="318" w:author="Nguyen Huu Hieu" w:date="2014-11-18T09:05:00Z">
            <w:rPr/>
          </w:rPrChange>
        </w:rPr>
        <w:t>500 kcal/kg (TCVN 200:1995)</w:t>
      </w:r>
      <w:r>
        <w:rPr>
          <w:lang w:val="vi-VN"/>
        </w:rPr>
        <w:t xml:space="preserve"> ở độ ẩm thực tế là </w:t>
      </w:r>
      <w:r w:rsidRPr="007A79E7">
        <w:rPr>
          <w:lang w:val="vi-VN"/>
          <w:rPrChange w:id="319" w:author="Nguyen Huu Hieu" w:date="2014-11-18T09:05:00Z">
            <w:rPr/>
          </w:rPrChange>
        </w:rPr>
        <w:t>8%</w:t>
      </w:r>
      <w:r>
        <w:rPr>
          <w:lang w:val="vi-VN"/>
        </w:rPr>
        <w:t xml:space="preserve"> được bán ở Thanh Hóa và Nghệ An với giá </w:t>
      </w:r>
      <w:r w:rsidR="00AE521A" w:rsidRPr="007A79E7">
        <w:rPr>
          <w:lang w:val="vi-VN"/>
          <w:rPrChange w:id="320" w:author="Nguyen Huu Hieu" w:date="2014-11-18T09:05:00Z">
            <w:rPr/>
          </w:rPrChange>
        </w:rPr>
        <w:t>3.</w:t>
      </w:r>
      <w:r w:rsidRPr="007A79E7">
        <w:rPr>
          <w:lang w:val="vi-VN"/>
          <w:rPrChange w:id="321" w:author="Nguyen Huu Hieu" w:date="2014-11-18T09:05:00Z">
            <w:rPr/>
          </w:rPrChange>
        </w:rPr>
        <w:t xml:space="preserve">800 </w:t>
      </w:r>
      <w:r>
        <w:rPr>
          <w:lang w:val="vi-VN"/>
        </w:rPr>
        <w:t>đồng/</w:t>
      </w:r>
      <w:r w:rsidRPr="007A79E7">
        <w:rPr>
          <w:lang w:val="vi-VN"/>
          <w:rPrChange w:id="322" w:author="Nguyen Huu Hieu" w:date="2014-11-18T09:05:00Z">
            <w:rPr/>
          </w:rPrChange>
        </w:rPr>
        <w:t>kg</w:t>
      </w:r>
      <w:r>
        <w:rPr>
          <w:lang w:val="vi-VN"/>
        </w:rPr>
        <w:t>. Có nghĩa một đơn vị nhiệt trị</w:t>
      </w:r>
      <w:r w:rsidR="00AE521A">
        <w:rPr>
          <w:lang w:val="vi-VN"/>
        </w:rPr>
        <w:t xml:space="preserve"> than đá là 0</w:t>
      </w:r>
      <w:r w:rsidR="00AE521A" w:rsidRPr="007A79E7">
        <w:rPr>
          <w:lang w:val="vi-VN"/>
          <w:rPrChange w:id="323" w:author="Nguyen Huu Hieu" w:date="2014-11-18T09:05:00Z">
            <w:rPr/>
          </w:rPrChange>
        </w:rPr>
        <w:t>,</w:t>
      </w:r>
      <w:r>
        <w:rPr>
          <w:lang w:val="vi-VN"/>
        </w:rPr>
        <w:t>55 đồng/kcal.</w:t>
      </w:r>
    </w:p>
    <w:p w:rsidR="00DD3B70" w:rsidRPr="006417D8" w:rsidRDefault="00AE521A" w:rsidP="00622845">
      <w:pPr>
        <w:rPr>
          <w:lang w:val="vi-VN"/>
        </w:rPr>
      </w:pPr>
      <w:r w:rsidRPr="007A79E7">
        <w:rPr>
          <w:lang w:val="vi-VN"/>
          <w:rPrChange w:id="324" w:author="Nguyen Huu Hieu" w:date="2014-11-18T09:05:00Z">
            <w:rPr/>
          </w:rPrChange>
        </w:rPr>
        <w:t>Thấy rõ</w:t>
      </w:r>
      <w:r w:rsidR="00DD3B70">
        <w:rPr>
          <w:lang w:val="vi-VN"/>
        </w:rPr>
        <w:t xml:space="preserve"> rằng giá một đơn vị nhiệt trị gỗ củi ở Thanh Hóa và Nghệ An rẻ hơn nhiều so với than đá và than cám. Ở giá bán </w:t>
      </w:r>
      <w:r w:rsidRPr="007A79E7">
        <w:rPr>
          <w:lang w:val="vi-VN"/>
          <w:rPrChange w:id="325" w:author="Nguyen Huu Hieu" w:date="2014-11-18T09:05:00Z">
            <w:rPr/>
          </w:rPrChange>
        </w:rPr>
        <w:t>600.000 – 650.</w:t>
      </w:r>
      <w:r w:rsidR="00DD3B70" w:rsidRPr="007A79E7">
        <w:rPr>
          <w:lang w:val="vi-VN"/>
          <w:rPrChange w:id="326" w:author="Nguyen Huu Hieu" w:date="2014-11-18T09:05:00Z">
            <w:rPr/>
          </w:rPrChange>
        </w:rPr>
        <w:t>000</w:t>
      </w:r>
      <w:r w:rsidR="00DD3B70">
        <w:rPr>
          <w:lang w:val="vi-VN"/>
        </w:rPr>
        <w:t xml:space="preserve"> đồng/tấn gỗ củi năm 2014, nhà máy công nghiệp ở vị trí </w:t>
      </w:r>
      <w:r w:rsidRPr="007A79E7">
        <w:rPr>
          <w:lang w:val="vi-VN"/>
          <w:rPrChange w:id="327" w:author="Nguyen Huu Hieu" w:date="2014-11-18T09:05:00Z">
            <w:rPr/>
          </w:rPrChange>
        </w:rPr>
        <w:t xml:space="preserve">trong </w:t>
      </w:r>
      <w:r w:rsidR="00DD3B70">
        <w:rPr>
          <w:lang w:val="vi-VN"/>
        </w:rPr>
        <w:t>khoảng cách 50km từ nguồn gỗ rừng có xu hướng chuyển đổi sang dùng gỗ củi hơn so với dùng than đá và than cám.</w:t>
      </w:r>
    </w:p>
    <w:p w:rsidR="00DD3B70" w:rsidRPr="00DC5642" w:rsidRDefault="00DD3B70" w:rsidP="00622845">
      <w:pPr>
        <w:rPr>
          <w:lang w:val="vi-VN"/>
        </w:rPr>
      </w:pPr>
      <w:r>
        <w:rPr>
          <w:lang w:val="vi-VN"/>
        </w:rPr>
        <w:t xml:space="preserve">Điều này </w:t>
      </w:r>
      <w:r w:rsidRPr="007A79E7">
        <w:rPr>
          <w:lang w:val="vi-VN"/>
          <w:rPrChange w:id="328" w:author="Nguyen Huu Hieu" w:date="2014-11-18T09:05:00Z">
            <w:rPr/>
          </w:rPrChange>
        </w:rPr>
        <w:t xml:space="preserve">đã </w:t>
      </w:r>
      <w:r>
        <w:rPr>
          <w:lang w:val="vi-VN"/>
        </w:rPr>
        <w:t>xảy ra tại nhà máy chè ở huyện Thanh Chương</w:t>
      </w:r>
      <w:r w:rsidRPr="007A79E7">
        <w:rPr>
          <w:lang w:val="vi-VN"/>
          <w:rPrChange w:id="329" w:author="Nguyen Huu Hieu" w:date="2014-11-18T09:05:00Z">
            <w:rPr/>
          </w:rPrChange>
        </w:rPr>
        <w:t xml:space="preserve"> mà chúng tôi tìm hiểu được</w:t>
      </w:r>
      <w:r>
        <w:rPr>
          <w:lang w:val="vi-VN"/>
        </w:rPr>
        <w:t>, với tổng công suất xuất 25 tấn chè tươi</w:t>
      </w:r>
      <w:r w:rsidRPr="007A79E7">
        <w:rPr>
          <w:lang w:val="vi-VN"/>
          <w:rPrChange w:id="330" w:author="Nguyen Huu Hieu" w:date="2014-11-18T09:05:00Z">
            <w:rPr/>
          </w:rPrChange>
        </w:rPr>
        <w:t>/</w:t>
      </w:r>
      <w:r>
        <w:rPr>
          <w:lang w:val="vi-VN"/>
        </w:rPr>
        <w:t>ngày. 3 năm trước đây họ s</w:t>
      </w:r>
      <w:r w:rsidRPr="007A79E7">
        <w:rPr>
          <w:lang w:val="vi-VN"/>
          <w:rPrChange w:id="331" w:author="Nguyen Huu Hieu" w:date="2014-11-18T09:05:00Z">
            <w:rPr/>
          </w:rPrChange>
        </w:rPr>
        <w:t>ử</w:t>
      </w:r>
      <w:r>
        <w:rPr>
          <w:lang w:val="vi-VN"/>
        </w:rPr>
        <w:t xml:space="preserve"> dụng than cám để đốt lò hơi </w:t>
      </w:r>
      <w:r w:rsidRPr="007A79E7">
        <w:rPr>
          <w:lang w:val="vi-VN"/>
          <w:rPrChange w:id="332" w:author="Nguyen Huu Hieu" w:date="2014-11-18T09:05:00Z">
            <w:rPr/>
          </w:rPrChange>
        </w:rPr>
        <w:t>sấy chè</w:t>
      </w:r>
      <w:r>
        <w:rPr>
          <w:lang w:val="vi-VN"/>
        </w:rPr>
        <w:t xml:space="preserve">. Nhưng từ năm 2011 họ chuyển đổi sang dùng gỗ đốt lò bởi vì nó </w:t>
      </w:r>
      <w:r w:rsidRPr="007A79E7">
        <w:rPr>
          <w:lang w:val="vi-VN"/>
          <w:rPrChange w:id="333" w:author="Nguyen Huu Hieu" w:date="2014-11-18T09:05:00Z">
            <w:rPr/>
          </w:rPrChange>
        </w:rPr>
        <w:t>có thể</w:t>
      </w:r>
      <w:r>
        <w:rPr>
          <w:lang w:val="vi-VN"/>
        </w:rPr>
        <w:t xml:space="preserve"> tiết kiệm lên tới </w:t>
      </w:r>
      <w:r w:rsidRPr="007A79E7">
        <w:rPr>
          <w:lang w:val="vi-VN"/>
          <w:rPrChange w:id="334" w:author="Nguyen Huu Hieu" w:date="2014-11-18T09:05:00Z">
            <w:rPr/>
          </w:rPrChange>
        </w:rPr>
        <w:t>30-35%</w:t>
      </w:r>
      <w:r>
        <w:rPr>
          <w:lang w:val="vi-VN"/>
        </w:rPr>
        <w:t xml:space="preserve"> chi phí tiêu thụ nhiên liệu. Nguồn gỗ được mua từ Lào và tỉnh Hà Tĩnh do qu</w:t>
      </w:r>
      <w:r w:rsidRPr="007A79E7">
        <w:rPr>
          <w:lang w:val="vi-VN"/>
          <w:rPrChange w:id="335" w:author="Nguyen Huu Hieu" w:date="2014-11-18T09:05:00Z">
            <w:rPr/>
          </w:rPrChange>
        </w:rPr>
        <w:t>ã</w:t>
      </w:r>
      <w:r>
        <w:rPr>
          <w:lang w:val="vi-VN"/>
        </w:rPr>
        <w:t>ng đường vận chuyển gỗ từ Lào và Hà Tĩnh về nhà máy gần hơn các khu vực khác của tỉnh Nghệ An (trong bán kính 50km).</w:t>
      </w:r>
    </w:p>
    <w:p w:rsidR="00DD3B70" w:rsidRPr="000B21D5" w:rsidRDefault="00DD3B70" w:rsidP="00622845">
      <w:pPr>
        <w:rPr>
          <w:lang w:val="vi-VN"/>
        </w:rPr>
      </w:pPr>
      <w:r>
        <w:rPr>
          <w:lang w:val="vi-VN"/>
        </w:rPr>
        <w:t xml:space="preserve">Ngược lại, một nhà máy sản xuất giấy ở huyện Hưng Nguyên là khu vực đồng bằng của tỉnh Nghệ An lựa chọn sử dụng than cho lò hơi thay vì sử dụng gỗ củi. Giám đốc của nhà máy cho biết trước đây ông ta đã cố gắng sử dụng gỗ củi nhưng </w:t>
      </w:r>
      <w:r w:rsidR="00C16622" w:rsidRPr="007A79E7">
        <w:rPr>
          <w:lang w:val="vi-VN"/>
          <w:rPrChange w:id="336" w:author="Nguyen Huu Hieu" w:date="2014-11-18T09:05:00Z">
            <w:rPr/>
          </w:rPrChange>
        </w:rPr>
        <w:t>không tiết kiệm được chi phí so với</w:t>
      </w:r>
      <w:r>
        <w:rPr>
          <w:lang w:val="vi-VN"/>
        </w:rPr>
        <w:t xml:space="preserve"> than cám.</w:t>
      </w:r>
    </w:p>
    <w:p w:rsidR="00DD3B70" w:rsidRPr="00CD4C35" w:rsidRDefault="00DD3B70" w:rsidP="00622845">
      <w:pPr>
        <w:rPr>
          <w:lang w:val="vi-VN"/>
        </w:rPr>
      </w:pPr>
    </w:p>
    <w:p w:rsidR="00DD3B70" w:rsidRPr="007A79E7" w:rsidRDefault="00DD3B70" w:rsidP="001626F9">
      <w:pPr>
        <w:pStyle w:val="Heading2"/>
        <w:rPr>
          <w:lang w:val="vi-VN"/>
          <w:rPrChange w:id="337" w:author="Nguyen Huu Hieu" w:date="2014-11-18T09:05:00Z">
            <w:rPr/>
          </w:rPrChange>
        </w:rPr>
      </w:pPr>
      <w:bookmarkStart w:id="338" w:name="_Toc403554253"/>
      <w:r>
        <w:rPr>
          <w:lang w:val="vi-VN"/>
        </w:rPr>
        <w:t>Đánh giá chuỗi giá trị gỗ củi</w:t>
      </w:r>
      <w:bookmarkEnd w:id="338"/>
    </w:p>
    <w:p w:rsidR="00DD3B70" w:rsidRPr="00410DF0" w:rsidRDefault="00DD3B70" w:rsidP="002B768E">
      <w:pPr>
        <w:rPr>
          <w:b/>
          <w:i/>
          <w:lang w:val="vi-VN"/>
        </w:rPr>
      </w:pPr>
      <w:r>
        <w:rPr>
          <w:b/>
          <w:i/>
          <w:lang w:val="vi-VN"/>
        </w:rPr>
        <w:t>Chuỗi giá trị gỗ củi ở quy mô người dân</w:t>
      </w:r>
    </w:p>
    <w:p w:rsidR="00DD3B70" w:rsidRPr="007866B3" w:rsidRDefault="00DD3B70" w:rsidP="002B768E">
      <w:pPr>
        <w:rPr>
          <w:lang w:val="vi-VN"/>
        </w:rPr>
      </w:pPr>
      <w:r>
        <w:rPr>
          <w:lang w:val="vi-VN"/>
        </w:rPr>
        <w:t>Trong số 220 hộ điều tra, chỉ có một hộ ở xã Hung Son, huyện Anh Sơn, Nghệ An bán gỗ củi cho một nhà máy chế biến chè ở cùng địa bàn. Gỗ củi họ bán là ngọn và cành nhánh cây keo ở rừng trồng được loại bỏ sau khi thu hoặch thân gỗ keo làm nguyên liệu giấy. Hằng năm hộ gia đình này có thu nhập từ 6-7 triệu đồng với việc bán gỗ củi trên.</w:t>
      </w:r>
    </w:p>
    <w:p w:rsidR="00DD3B70" w:rsidRPr="00CD6B76" w:rsidRDefault="00C16622" w:rsidP="002B768E">
      <w:pPr>
        <w:rPr>
          <w:lang w:val="vi-VN"/>
        </w:rPr>
      </w:pPr>
      <w:r w:rsidRPr="007A79E7">
        <w:rPr>
          <w:lang w:val="vi-VN"/>
          <w:rPrChange w:id="339" w:author="Nguyen Huu Hieu" w:date="2014-11-18T09:05:00Z">
            <w:rPr/>
          </w:rPrChange>
        </w:rPr>
        <w:t>Đối với tất cả các hộ gia đình còn lại</w:t>
      </w:r>
      <w:r w:rsidR="00DD3B70">
        <w:rPr>
          <w:lang w:val="vi-VN"/>
        </w:rPr>
        <w:t xml:space="preserve">, không có hộ gia đình nào được khảo sát </w:t>
      </w:r>
      <w:r w:rsidR="00DD3B70" w:rsidRPr="007A79E7">
        <w:rPr>
          <w:lang w:val="vi-VN"/>
          <w:rPrChange w:id="340" w:author="Nguyen Huu Hieu" w:date="2014-11-18T09:05:00Z">
            <w:rPr/>
          </w:rPrChange>
        </w:rPr>
        <w:t xml:space="preserve">là đang </w:t>
      </w:r>
      <w:r w:rsidR="00DD3B70">
        <w:rPr>
          <w:lang w:val="vi-VN"/>
        </w:rPr>
        <w:t>bán gỗ củi. Do đó có thể được xem là không có chuỗi giá trị gỗ củi trong quy mô dân cư ở Thanh Hóa và Nghệ An.</w:t>
      </w:r>
    </w:p>
    <w:p w:rsidR="00DD3B70" w:rsidRPr="006651CF" w:rsidRDefault="00C16622" w:rsidP="002B768E">
      <w:pPr>
        <w:rPr>
          <w:lang w:val="vi-VN"/>
        </w:rPr>
      </w:pPr>
      <w:r w:rsidRPr="007A79E7">
        <w:rPr>
          <w:lang w:val="vi-VN"/>
          <w:rPrChange w:id="341" w:author="Nguyen Huu Hieu" w:date="2014-11-18T09:05:00Z">
            <w:rPr/>
          </w:rPrChange>
        </w:rPr>
        <w:t xml:space="preserve">Cũng theo các cán bộ xã, </w:t>
      </w:r>
      <w:r w:rsidR="00DD3B70" w:rsidRPr="006651CF">
        <w:rPr>
          <w:lang w:val="vi-VN"/>
        </w:rPr>
        <w:t xml:space="preserve">cách đây 30 năm </w:t>
      </w:r>
      <w:r w:rsidR="00DD3B70">
        <w:rPr>
          <w:lang w:val="vi-VN"/>
        </w:rPr>
        <w:t xml:space="preserve">gỗ </w:t>
      </w:r>
      <w:r w:rsidR="00DD3B70" w:rsidRPr="006651CF">
        <w:rPr>
          <w:lang w:val="vi-VN"/>
        </w:rPr>
        <w:t xml:space="preserve">củi được </w:t>
      </w:r>
      <w:r w:rsidR="00DD3B70">
        <w:rPr>
          <w:lang w:val="vi-VN"/>
        </w:rPr>
        <w:t xml:space="preserve">bán </w:t>
      </w:r>
      <w:r w:rsidR="00DD3B70" w:rsidRPr="006651CF">
        <w:rPr>
          <w:lang w:val="vi-VN"/>
        </w:rPr>
        <w:t xml:space="preserve">phổ biến tại các </w:t>
      </w:r>
      <w:r w:rsidR="00DD3B70">
        <w:rPr>
          <w:lang w:val="vi-VN"/>
        </w:rPr>
        <w:t>chợ</w:t>
      </w:r>
      <w:r w:rsidR="00DD3B70" w:rsidRPr="006651CF">
        <w:rPr>
          <w:lang w:val="vi-VN"/>
        </w:rPr>
        <w:t xml:space="preserve"> trong </w:t>
      </w:r>
      <w:r w:rsidR="00DD3B70">
        <w:rPr>
          <w:lang w:val="vi-VN"/>
        </w:rPr>
        <w:t>vùng</w:t>
      </w:r>
      <w:r w:rsidR="00DD3B70" w:rsidRPr="006651CF">
        <w:rPr>
          <w:lang w:val="vi-VN"/>
        </w:rPr>
        <w:t xml:space="preserve"> để </w:t>
      </w:r>
      <w:r w:rsidR="00DD3B70">
        <w:rPr>
          <w:lang w:val="vi-VN"/>
        </w:rPr>
        <w:t>đáp ứng nhu cầu</w:t>
      </w:r>
      <w:r w:rsidR="00DD3B70" w:rsidRPr="006651CF">
        <w:rPr>
          <w:lang w:val="vi-VN"/>
        </w:rPr>
        <w:t xml:space="preserve"> nhiên liệu </w:t>
      </w:r>
      <w:r w:rsidR="00DD3B70">
        <w:rPr>
          <w:lang w:val="vi-VN"/>
        </w:rPr>
        <w:t xml:space="preserve">cho </w:t>
      </w:r>
      <w:r w:rsidR="00DD3B70" w:rsidRPr="006651CF">
        <w:rPr>
          <w:lang w:val="vi-VN"/>
        </w:rPr>
        <w:t xml:space="preserve">các hộ gia đình từ rừng đến đồng bằng. Sự biến mất của thị trường </w:t>
      </w:r>
      <w:r w:rsidR="00DD3B70">
        <w:rPr>
          <w:lang w:val="vi-VN"/>
        </w:rPr>
        <w:t xml:space="preserve">gỗ </w:t>
      </w:r>
      <w:r w:rsidR="00DD3B70" w:rsidRPr="006651CF">
        <w:rPr>
          <w:lang w:val="vi-VN"/>
        </w:rPr>
        <w:t>củi này cũng chỉ ra rằng tình hình tiêu thụ gỗ củi đang thay đổi đáng kể.</w:t>
      </w:r>
    </w:p>
    <w:p w:rsidR="00DD3B70" w:rsidRPr="00320303" w:rsidRDefault="00DD3B70" w:rsidP="002B768E">
      <w:pPr>
        <w:rPr>
          <w:b/>
          <w:i/>
          <w:lang w:val="vi-VN"/>
        </w:rPr>
      </w:pPr>
      <w:r>
        <w:rPr>
          <w:b/>
          <w:i/>
          <w:lang w:val="vi-VN"/>
        </w:rPr>
        <w:t>Chuỗi giá trị gỗ củi ở lĩnh vực thương mại và công nghiệp</w:t>
      </w:r>
    </w:p>
    <w:p w:rsidR="00DD3B70" w:rsidRPr="007A79E7" w:rsidRDefault="00DD3B70" w:rsidP="00EB7521">
      <w:pPr>
        <w:rPr>
          <w:i/>
          <w:lang w:val="vi-VN"/>
          <w:rPrChange w:id="342" w:author="Nguyen Huu Hieu" w:date="2014-11-18T09:05:00Z">
            <w:rPr>
              <w:i/>
            </w:rPr>
          </w:rPrChange>
        </w:rPr>
      </w:pPr>
      <w:r>
        <w:rPr>
          <w:lang w:val="vi-VN"/>
        </w:rPr>
        <w:t>Chuỗi giá trị gỗ củi là một chuỗi các hoạt động được mô tả ở bảng dưới đây:</w:t>
      </w:r>
    </w:p>
    <w:p w:rsidR="00DD3B70" w:rsidRPr="007A79E7" w:rsidRDefault="00C16622" w:rsidP="002B768E">
      <w:pPr>
        <w:spacing w:after="120"/>
        <w:jc w:val="center"/>
        <w:rPr>
          <w:i/>
          <w:lang w:val="vi-VN"/>
          <w:rPrChange w:id="343" w:author="Nguyen Huu Hieu" w:date="2014-11-18T09:05:00Z">
            <w:rPr>
              <w:i/>
            </w:rPr>
          </w:rPrChange>
        </w:rPr>
      </w:pPr>
      <w:r w:rsidRPr="007A79E7">
        <w:rPr>
          <w:i/>
          <w:lang w:val="vi-VN"/>
          <w:rPrChange w:id="344" w:author="Nguyen Huu Hieu" w:date="2014-11-18T09:05:00Z">
            <w:rPr>
              <w:i/>
            </w:rPr>
          </w:rPrChange>
        </w:rPr>
        <w:br w:type="page"/>
      </w:r>
      <w:r w:rsidR="00DD3B70" w:rsidRPr="007A79E7">
        <w:rPr>
          <w:i/>
          <w:lang w:val="vi-VN"/>
          <w:rPrChange w:id="345" w:author="Nguyen Huu Hieu" w:date="2014-11-18T09:05:00Z">
            <w:rPr>
              <w:i/>
            </w:rPr>
          </w:rPrChange>
        </w:rPr>
        <w:lastRenderedPageBreak/>
        <w:t>Bảng 22. Chuỗi giá trị gỗ củi ở Thanh Hóa và Nghệ An</w:t>
      </w:r>
    </w:p>
    <w:p w:rsidR="00DD3B70" w:rsidRPr="007A79E7" w:rsidRDefault="00626FDE" w:rsidP="002B768E">
      <w:pPr>
        <w:rPr>
          <w:lang w:val="vi-VN"/>
          <w:rPrChange w:id="346" w:author="Nguyen Huu Hieu" w:date="2014-11-18T09:05:00Z">
            <w:rPr/>
          </w:rPrChange>
        </w:rPr>
      </w:pPr>
      <w:r>
        <w:rPr>
          <w:noProof/>
          <w:lang w:val="en-GB" w:eastAsia="en-GB"/>
        </w:rPr>
        <mc:AlternateContent>
          <mc:Choice Requires="wps">
            <w:drawing>
              <wp:anchor distT="0" distB="0" distL="114300" distR="114300" simplePos="0" relativeHeight="251643392" behindDoc="0" locked="0" layoutInCell="1" allowOverlap="1" wp14:anchorId="21A283A1" wp14:editId="72A0833D">
                <wp:simplePos x="0" y="0"/>
                <wp:positionH relativeFrom="column">
                  <wp:posOffset>5122545</wp:posOffset>
                </wp:positionH>
                <wp:positionV relativeFrom="paragraph">
                  <wp:posOffset>119380</wp:posOffset>
                </wp:positionV>
                <wp:extent cx="993775" cy="619760"/>
                <wp:effectExtent l="17145" t="14605" r="36830" b="13335"/>
                <wp:wrapNone/>
                <wp:docPr id="42" name="Pentag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0765C" w:rsidRDefault="00F15A41" w:rsidP="002B768E">
                            <w:pPr>
                              <w:spacing w:before="0" w:line="240" w:lineRule="auto"/>
                              <w:ind w:left="-90" w:right="-90"/>
                              <w:jc w:val="center"/>
                              <w:rPr>
                                <w:sz w:val="18"/>
                                <w:szCs w:val="18"/>
                              </w:rPr>
                            </w:pPr>
                            <w:r>
                              <w:rPr>
                                <w:sz w:val="18"/>
                                <w:szCs w:val="18"/>
                              </w:rPr>
                              <w:t>Tiêu thụ</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F15A41" w:rsidRPr="0070765C" w:rsidRDefault="00F15A41" w:rsidP="002B768E">
                      <w:pPr>
                        <w:spacing w:before="0" w:line="240" w:lineRule="auto"/>
                        <w:ind w:left="-90" w:right="-90"/>
                        <w:jc w:val="center"/>
                        <w:rPr>
                          <w:sz w:val="18"/>
                          <w:szCs w:val="18"/>
                        </w:rPr>
                      </w:pPr>
                      <w:r>
                        <w:rPr>
                          <w:sz w:val="18"/>
                          <w:szCs w:val="18"/>
                        </w:rPr>
                        <w:t>Tiêu thụ</w:t>
                      </w:r>
                    </w:p>
                  </w:txbxContent>
                </v:textbox>
              </v:shape>
            </w:pict>
          </mc:Fallback>
        </mc:AlternateContent>
      </w:r>
      <w:r>
        <w:rPr>
          <w:noProof/>
          <w:lang w:val="en-GB" w:eastAsia="en-GB"/>
        </w:rPr>
        <mc:AlternateContent>
          <mc:Choice Requires="wps">
            <w:drawing>
              <wp:anchor distT="0" distB="0" distL="114300" distR="114300" simplePos="0" relativeHeight="251641344" behindDoc="0" locked="0" layoutInCell="1" allowOverlap="1" wp14:anchorId="12D7AD81" wp14:editId="7727E861">
                <wp:simplePos x="0" y="0"/>
                <wp:positionH relativeFrom="column">
                  <wp:posOffset>4029710</wp:posOffset>
                </wp:positionH>
                <wp:positionV relativeFrom="paragraph">
                  <wp:posOffset>119380</wp:posOffset>
                </wp:positionV>
                <wp:extent cx="993775" cy="619760"/>
                <wp:effectExtent l="19685" t="14605" r="34290" b="13335"/>
                <wp:wrapNone/>
                <wp:docPr id="41" name="Pentag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0765C" w:rsidRDefault="00F15A41" w:rsidP="002B768E">
                            <w:pPr>
                              <w:spacing w:before="0" w:line="240" w:lineRule="auto"/>
                              <w:ind w:left="-90" w:right="-181"/>
                              <w:jc w:val="center"/>
                              <w:rPr>
                                <w:sz w:val="18"/>
                                <w:szCs w:val="18"/>
                              </w:rPr>
                            </w:pPr>
                            <w:r>
                              <w:rPr>
                                <w:sz w:val="18"/>
                                <w:szCs w:val="18"/>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3" o:spid="_x0000_s1044" type="#_x0000_t15" style="position:absolute;left:0;text-align:left;margin-left:317.3pt;margin-top:9.4pt;width:78.25pt;height:4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F15A41" w:rsidRPr="0070765C" w:rsidRDefault="00F15A41" w:rsidP="002B768E">
                      <w:pPr>
                        <w:spacing w:before="0" w:line="240" w:lineRule="auto"/>
                        <w:ind w:left="-90" w:right="-181"/>
                        <w:jc w:val="center"/>
                        <w:rPr>
                          <w:sz w:val="18"/>
                          <w:szCs w:val="18"/>
                        </w:rPr>
                      </w:pPr>
                      <w:r>
                        <w:rPr>
                          <w:sz w:val="18"/>
                          <w:szCs w:val="18"/>
                        </w:rPr>
                        <w:t>Vận chuyển</w:t>
                      </w:r>
                    </w:p>
                  </w:txbxContent>
                </v:textbox>
              </v:shape>
            </w:pict>
          </mc:Fallback>
        </mc:AlternateContent>
      </w:r>
      <w:r>
        <w:rPr>
          <w:noProof/>
          <w:lang w:val="en-GB" w:eastAsia="en-GB"/>
        </w:rPr>
        <mc:AlternateContent>
          <mc:Choice Requires="wps">
            <w:drawing>
              <wp:anchor distT="0" distB="0" distL="114300" distR="114300" simplePos="0" relativeHeight="251639296" behindDoc="0" locked="0" layoutInCell="1" allowOverlap="1" wp14:anchorId="510ACC1F" wp14:editId="264596E8">
                <wp:simplePos x="0" y="0"/>
                <wp:positionH relativeFrom="column">
                  <wp:posOffset>2923540</wp:posOffset>
                </wp:positionH>
                <wp:positionV relativeFrom="paragraph">
                  <wp:posOffset>119380</wp:posOffset>
                </wp:positionV>
                <wp:extent cx="993775" cy="619760"/>
                <wp:effectExtent l="18415" t="14605" r="35560" b="13335"/>
                <wp:wrapNone/>
                <wp:docPr id="40" name="Pentag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Default="00F15A41" w:rsidP="002B768E">
                            <w:pPr>
                              <w:spacing w:before="0" w:line="240" w:lineRule="auto"/>
                              <w:ind w:left="-90" w:right="-181"/>
                              <w:jc w:val="center"/>
                              <w:rPr>
                                <w:sz w:val="18"/>
                                <w:szCs w:val="18"/>
                              </w:rPr>
                            </w:pPr>
                            <w:r>
                              <w:rPr>
                                <w:sz w:val="18"/>
                                <w:szCs w:val="18"/>
                              </w:rPr>
                              <w:t xml:space="preserve">Chuẩn bị giấy </w:t>
                            </w:r>
                          </w:p>
                          <w:p w:rsidR="00F15A41" w:rsidRPr="0070765C" w:rsidRDefault="00F15A41" w:rsidP="0005441A">
                            <w:pPr>
                              <w:spacing w:before="0" w:line="240" w:lineRule="auto"/>
                              <w:ind w:left="-90" w:right="-181"/>
                              <w:jc w:val="center"/>
                              <w:rPr>
                                <w:sz w:val="18"/>
                                <w:szCs w:val="18"/>
                              </w:rPr>
                            </w:pPr>
                            <w:proofErr w:type="gramStart"/>
                            <w:r>
                              <w:rPr>
                                <w:sz w:val="18"/>
                                <w:szCs w:val="18"/>
                              </w:rPr>
                              <w:t>tờ</w:t>
                            </w:r>
                            <w:proofErr w:type="gramEnd"/>
                            <w:r>
                              <w:rPr>
                                <w:sz w:val="18"/>
                                <w:szCs w:val="18"/>
                              </w:rPr>
                              <w:t xml:space="preserve"> thủ tục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4" o:spid="_x0000_s1045" type="#_x0000_t15" style="position:absolute;left:0;text-align:left;margin-left:230.2pt;margin-top:9.4pt;width:78.2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F15A41" w:rsidRDefault="00F15A41" w:rsidP="002B768E">
                      <w:pPr>
                        <w:spacing w:before="0" w:line="240" w:lineRule="auto"/>
                        <w:ind w:left="-90" w:right="-181"/>
                        <w:jc w:val="center"/>
                        <w:rPr>
                          <w:sz w:val="18"/>
                          <w:szCs w:val="18"/>
                        </w:rPr>
                      </w:pPr>
                      <w:r>
                        <w:rPr>
                          <w:sz w:val="18"/>
                          <w:szCs w:val="18"/>
                        </w:rPr>
                        <w:t xml:space="preserve">Chuẩn bị giấy </w:t>
                      </w:r>
                    </w:p>
                    <w:p w:rsidR="00F15A41" w:rsidRPr="0070765C" w:rsidRDefault="00F15A41" w:rsidP="0005441A">
                      <w:pPr>
                        <w:spacing w:before="0" w:line="240" w:lineRule="auto"/>
                        <w:ind w:left="-90" w:right="-181"/>
                        <w:jc w:val="center"/>
                        <w:rPr>
                          <w:sz w:val="18"/>
                          <w:szCs w:val="18"/>
                        </w:rPr>
                      </w:pPr>
                      <w:proofErr w:type="gramStart"/>
                      <w:r>
                        <w:rPr>
                          <w:sz w:val="18"/>
                          <w:szCs w:val="18"/>
                        </w:rPr>
                        <w:t>tờ</w:t>
                      </w:r>
                      <w:proofErr w:type="gramEnd"/>
                      <w:r>
                        <w:rPr>
                          <w:sz w:val="18"/>
                          <w:szCs w:val="18"/>
                        </w:rPr>
                        <w:t xml:space="preserve"> thủ tục</w:t>
                      </w:r>
                    </w:p>
                  </w:txbxContent>
                </v:textbox>
              </v:shape>
            </w:pict>
          </mc:Fallback>
        </mc:AlternateContent>
      </w:r>
      <w:r>
        <w:rPr>
          <w:noProof/>
          <w:lang w:val="en-GB" w:eastAsia="en-GB"/>
        </w:rPr>
        <mc:AlternateContent>
          <mc:Choice Requires="wps">
            <w:drawing>
              <wp:anchor distT="0" distB="0" distL="114300" distR="114300" simplePos="0" relativeHeight="251636224" behindDoc="0" locked="0" layoutInCell="1" allowOverlap="1" wp14:anchorId="56BB0D5C" wp14:editId="60FC5C69">
                <wp:simplePos x="0" y="0"/>
                <wp:positionH relativeFrom="column">
                  <wp:posOffset>705485</wp:posOffset>
                </wp:positionH>
                <wp:positionV relativeFrom="paragraph">
                  <wp:posOffset>94615</wp:posOffset>
                </wp:positionV>
                <wp:extent cx="993775" cy="619760"/>
                <wp:effectExtent l="19685" t="18415" r="34290" b="19050"/>
                <wp:wrapNone/>
                <wp:docPr id="39" name="Pentag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0765C" w:rsidRDefault="00F15A41" w:rsidP="002B768E">
                            <w:pPr>
                              <w:spacing w:before="0" w:line="240" w:lineRule="auto"/>
                              <w:jc w:val="center"/>
                              <w:rPr>
                                <w:sz w:val="18"/>
                                <w:szCs w:val="18"/>
                              </w:rPr>
                            </w:pPr>
                            <w:r>
                              <w:rPr>
                                <w:sz w:val="18"/>
                                <w:szCs w:val="18"/>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5" o:spid="_x0000_s1046" type="#_x0000_t15" style="position:absolute;left:0;text-align:left;margin-left:55.55pt;margin-top:7.45pt;width:78.25pt;height:4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F15A41" w:rsidRPr="0070765C" w:rsidRDefault="00F15A41" w:rsidP="002B768E">
                      <w:pPr>
                        <w:spacing w:before="0" w:line="240" w:lineRule="auto"/>
                        <w:jc w:val="center"/>
                        <w:rPr>
                          <w:sz w:val="18"/>
                          <w:szCs w:val="18"/>
                        </w:rPr>
                      </w:pPr>
                      <w:r>
                        <w:rPr>
                          <w:sz w:val="18"/>
                          <w:szCs w:val="18"/>
                        </w:rPr>
                        <w:t>Khai thác gỗ</w:t>
                      </w:r>
                    </w:p>
                  </w:txbxContent>
                </v:textbox>
              </v:shape>
            </w:pict>
          </mc:Fallback>
        </mc:AlternateContent>
      </w:r>
      <w:r>
        <w:rPr>
          <w:noProof/>
          <w:lang w:val="en-GB" w:eastAsia="en-GB"/>
        </w:rPr>
        <mc:AlternateContent>
          <mc:Choice Requires="wps">
            <w:drawing>
              <wp:anchor distT="0" distB="0" distL="114300" distR="114300" simplePos="0" relativeHeight="251637248" behindDoc="0" locked="0" layoutInCell="1" allowOverlap="1" wp14:anchorId="4C7207C1" wp14:editId="4DA04843">
                <wp:simplePos x="0" y="0"/>
                <wp:positionH relativeFrom="column">
                  <wp:posOffset>1828800</wp:posOffset>
                </wp:positionH>
                <wp:positionV relativeFrom="paragraph">
                  <wp:posOffset>119380</wp:posOffset>
                </wp:positionV>
                <wp:extent cx="993775" cy="619760"/>
                <wp:effectExtent l="19050" t="14605" r="34925" b="13335"/>
                <wp:wrapNone/>
                <wp:docPr id="38" name="Pentag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0765C" w:rsidRDefault="00F15A41"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 xml:space="preserve">xếp gỗ lên </w:t>
                            </w:r>
                            <w:proofErr w:type="gramStart"/>
                            <w:r>
                              <w:rPr>
                                <w:sz w:val="18"/>
                                <w:szCs w:val="18"/>
                              </w:rPr>
                              <w:t>xe</w:t>
                            </w:r>
                            <w:proofErr w:type="gramEnd"/>
                            <w:r>
                              <w:rPr>
                                <w:sz w:val="18"/>
                                <w:szCs w:val="18"/>
                              </w:rPr>
                              <w:t xml:space="preserve">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6" o:spid="_x0000_s1047" type="#_x0000_t15" style="position:absolute;left:0;text-align:left;margin-left:2in;margin-top:9.4pt;width:78.25pt;height:4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F15A41" w:rsidRPr="0070765C" w:rsidRDefault="00F15A41"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 xml:space="preserve">xếp gỗ lên </w:t>
                      </w:r>
                      <w:proofErr w:type="gramStart"/>
                      <w:r>
                        <w:rPr>
                          <w:sz w:val="18"/>
                          <w:szCs w:val="18"/>
                        </w:rPr>
                        <w:t>xe</w:t>
                      </w:r>
                      <w:proofErr w:type="gramEnd"/>
                      <w:r>
                        <w:rPr>
                          <w:sz w:val="18"/>
                          <w:szCs w:val="18"/>
                        </w:rPr>
                        <w:t xml:space="preserve"> tải</w:t>
                      </w:r>
                    </w:p>
                  </w:txbxContent>
                </v:textbox>
              </v:shape>
            </w:pict>
          </mc:Fallback>
        </mc:AlternateContent>
      </w:r>
    </w:p>
    <w:p w:rsidR="00DD3B70" w:rsidRPr="007A79E7" w:rsidRDefault="00DD3B70" w:rsidP="002B768E">
      <w:pPr>
        <w:rPr>
          <w:lang w:val="vi-VN"/>
          <w:rPrChange w:id="347" w:author="Nguyen Huu Hieu" w:date="2014-11-18T09:05:00Z">
            <w:rPr/>
          </w:rPrChange>
        </w:rPr>
      </w:pPr>
    </w:p>
    <w:p w:rsidR="00DD3B70" w:rsidRPr="007A79E7" w:rsidRDefault="00DD3B70" w:rsidP="002B768E">
      <w:pPr>
        <w:rPr>
          <w:lang w:val="vi-VN"/>
          <w:rPrChange w:id="348" w:author="Nguyen Huu Hieu" w:date="2014-11-18T09:05:00Z">
            <w:rPr/>
          </w:rPrChange>
        </w:rPr>
      </w:pPr>
    </w:p>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AA3535" w:rsidTr="00EC7B81">
        <w:tc>
          <w:tcPr>
            <w:tcW w:w="1170" w:type="dxa"/>
            <w:shd w:val="clear" w:color="auto" w:fill="FDE9D9"/>
          </w:tcPr>
          <w:p w:rsidR="00DD3B70" w:rsidRPr="00AA3535" w:rsidRDefault="00EC7B81" w:rsidP="00AA3535">
            <w:pPr>
              <w:jc w:val="center"/>
              <w:rPr>
                <w:b/>
                <w:sz w:val="20"/>
                <w:szCs w:val="20"/>
              </w:rPr>
            </w:pPr>
            <w:r>
              <w:rPr>
                <w:b/>
                <w:sz w:val="20"/>
                <w:szCs w:val="20"/>
              </w:rPr>
              <w:t>Chủ thể</w:t>
            </w:r>
            <w:r w:rsidR="00DD3B70">
              <w:rPr>
                <w:b/>
                <w:sz w:val="20"/>
                <w:szCs w:val="20"/>
              </w:rPr>
              <w:t xml:space="preserve"> hoạt động</w:t>
            </w:r>
          </w:p>
        </w:tc>
        <w:tc>
          <w:tcPr>
            <w:tcW w:w="1797" w:type="dxa"/>
            <w:shd w:val="clear" w:color="auto" w:fill="FDE9D9"/>
          </w:tcPr>
          <w:p w:rsidR="00DD3B70" w:rsidRPr="00AA3535" w:rsidRDefault="00DD3B70" w:rsidP="00EC7B81">
            <w:pPr>
              <w:ind w:left="69"/>
              <w:jc w:val="left"/>
              <w:rPr>
                <w:sz w:val="20"/>
                <w:szCs w:val="20"/>
              </w:rPr>
            </w:pPr>
            <w:r>
              <w:rPr>
                <w:sz w:val="20"/>
                <w:szCs w:val="20"/>
              </w:rPr>
              <w:t>Nông dân</w:t>
            </w:r>
          </w:p>
        </w:tc>
        <w:tc>
          <w:tcPr>
            <w:tcW w:w="1800" w:type="dxa"/>
            <w:shd w:val="clear" w:color="auto" w:fill="FDE9D9"/>
          </w:tcPr>
          <w:p w:rsidR="00DD3B70" w:rsidRPr="00AA3535" w:rsidRDefault="00DD3B70" w:rsidP="00EC7B81">
            <w:pPr>
              <w:ind w:left="8"/>
              <w:jc w:val="left"/>
              <w:rPr>
                <w:sz w:val="20"/>
                <w:szCs w:val="20"/>
              </w:rPr>
            </w:pPr>
            <w:r>
              <w:rPr>
                <w:sz w:val="20"/>
                <w:szCs w:val="20"/>
              </w:rPr>
              <w:t>Người thu gom gỗ</w:t>
            </w:r>
          </w:p>
        </w:tc>
        <w:tc>
          <w:tcPr>
            <w:tcW w:w="1739" w:type="dxa"/>
            <w:shd w:val="clear" w:color="auto" w:fill="FDE9D9"/>
          </w:tcPr>
          <w:p w:rsidR="00DD3B70" w:rsidRPr="00AA3535" w:rsidRDefault="00DD3B70" w:rsidP="00EC7B81">
            <w:pPr>
              <w:jc w:val="left"/>
              <w:rPr>
                <w:sz w:val="20"/>
                <w:szCs w:val="20"/>
              </w:rPr>
            </w:pPr>
            <w:r>
              <w:rPr>
                <w:sz w:val="20"/>
                <w:szCs w:val="20"/>
              </w:rPr>
              <w:t>Thương lái trung gian</w:t>
            </w:r>
          </w:p>
        </w:tc>
        <w:tc>
          <w:tcPr>
            <w:tcW w:w="1771" w:type="dxa"/>
            <w:shd w:val="clear" w:color="auto" w:fill="FDE9D9"/>
          </w:tcPr>
          <w:p w:rsidR="00DD3B70" w:rsidRPr="00AA3535" w:rsidRDefault="00DD3B70" w:rsidP="00EC7B81">
            <w:pPr>
              <w:jc w:val="left"/>
              <w:rPr>
                <w:sz w:val="20"/>
                <w:szCs w:val="20"/>
              </w:rPr>
            </w:pPr>
            <w:r>
              <w:rPr>
                <w:sz w:val="20"/>
                <w:szCs w:val="20"/>
              </w:rPr>
              <w:t>Người cung cấp dịch vụ vận tải</w:t>
            </w:r>
          </w:p>
        </w:tc>
        <w:tc>
          <w:tcPr>
            <w:tcW w:w="1533" w:type="dxa"/>
            <w:shd w:val="clear" w:color="auto" w:fill="FDE9D9"/>
          </w:tcPr>
          <w:p w:rsidR="00DD3B70" w:rsidRPr="00AA3535" w:rsidRDefault="00DD3B70" w:rsidP="00EC7B81">
            <w:pPr>
              <w:jc w:val="left"/>
              <w:rPr>
                <w:sz w:val="20"/>
                <w:szCs w:val="20"/>
              </w:rPr>
            </w:pPr>
            <w:r>
              <w:rPr>
                <w:sz w:val="20"/>
                <w:szCs w:val="20"/>
              </w:rPr>
              <w:t>Nhà máy công nghiệp</w:t>
            </w: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DBE5F1"/>
          </w:tcPr>
          <w:p w:rsidR="00DD3B70" w:rsidRPr="00AA3535" w:rsidRDefault="00DD3B70" w:rsidP="00AA3535">
            <w:pPr>
              <w:ind w:left="69"/>
              <w:jc w:val="left"/>
              <w:rPr>
                <w:sz w:val="20"/>
                <w:szCs w:val="20"/>
              </w:rPr>
            </w:pPr>
            <w:r>
              <w:rPr>
                <w:sz w:val="20"/>
                <w:szCs w:val="20"/>
              </w:rPr>
              <w:t>Nông dân khai thác gỗ không hợp pháp hay thủ tục pháp lý không rõ ràng</w:t>
            </w:r>
          </w:p>
          <w:p w:rsidR="00DD3B70" w:rsidRPr="00AA3535" w:rsidRDefault="00DD3B70" w:rsidP="00AA3535">
            <w:pPr>
              <w:ind w:left="69"/>
              <w:jc w:val="left"/>
              <w:rPr>
                <w:sz w:val="20"/>
                <w:szCs w:val="20"/>
              </w:rPr>
            </w:pPr>
            <w:r>
              <w:rPr>
                <w:sz w:val="20"/>
                <w:szCs w:val="20"/>
              </w:rPr>
              <w:t>Tất cả gỗ khai thác đều từ rừng tự nhiên hoặc rừng chuyển đổi</w:t>
            </w:r>
          </w:p>
          <w:p w:rsidR="00DD3B70" w:rsidRPr="00AA3535" w:rsidRDefault="00DD3B70" w:rsidP="00AA3535">
            <w:pPr>
              <w:ind w:left="69"/>
              <w:jc w:val="left"/>
              <w:rPr>
                <w:sz w:val="20"/>
                <w:szCs w:val="20"/>
              </w:rPr>
            </w:pPr>
            <w:r>
              <w:rPr>
                <w:sz w:val="20"/>
                <w:szCs w:val="20"/>
              </w:rPr>
              <w:t>Người dân bán gỗ cho người thu gom với giá 140,000 đồng/tấn</w:t>
            </w:r>
          </w:p>
        </w:tc>
        <w:tc>
          <w:tcPr>
            <w:tcW w:w="1800" w:type="dxa"/>
            <w:shd w:val="clear" w:color="auto" w:fill="DBE5F1"/>
          </w:tcPr>
          <w:p w:rsidR="00DD3B70" w:rsidRPr="00AA3535" w:rsidRDefault="00DD3B70" w:rsidP="0005441A">
            <w:pPr>
              <w:jc w:val="left"/>
              <w:rPr>
                <w:sz w:val="20"/>
                <w:szCs w:val="20"/>
              </w:rPr>
            </w:pPr>
            <w:r>
              <w:rPr>
                <w:sz w:val="20"/>
                <w:szCs w:val="20"/>
              </w:rPr>
              <w:t>Người thu gom tập trung gỗ đã cắt khúc từ nông dân và xếp gỗ lên công nông</w:t>
            </w:r>
          </w:p>
          <w:p w:rsidR="00DD3B70" w:rsidRPr="00AA3535" w:rsidRDefault="00DD3B70" w:rsidP="0005441A">
            <w:pPr>
              <w:jc w:val="left"/>
              <w:rPr>
                <w:sz w:val="20"/>
                <w:szCs w:val="20"/>
              </w:rPr>
            </w:pPr>
            <w:r>
              <w:rPr>
                <w:sz w:val="20"/>
                <w:szCs w:val="20"/>
              </w:rPr>
              <w:t>Người thu gom vận chuyển gỗ đến các xe tải lớn đỗ tại đường thôn</w:t>
            </w:r>
          </w:p>
          <w:p w:rsidR="00DD3B70" w:rsidRPr="00AA3535" w:rsidRDefault="00DD3B70" w:rsidP="00AA3535">
            <w:pPr>
              <w:ind w:left="8"/>
              <w:jc w:val="left"/>
              <w:rPr>
                <w:sz w:val="20"/>
                <w:szCs w:val="20"/>
              </w:rPr>
            </w:pPr>
            <w:r>
              <w:rPr>
                <w:sz w:val="20"/>
                <w:szCs w:val="20"/>
              </w:rPr>
              <w:t>Người thu gom thuê lao động xếp gỗ lên xe tải, tiền công do thương lái trả.</w:t>
            </w:r>
          </w:p>
          <w:p w:rsidR="00DD3B70" w:rsidRPr="00AA3535" w:rsidRDefault="00DD3B70" w:rsidP="00AA3535">
            <w:pPr>
              <w:ind w:left="8"/>
              <w:jc w:val="left"/>
              <w:rPr>
                <w:sz w:val="20"/>
                <w:szCs w:val="20"/>
              </w:rPr>
            </w:pPr>
            <w:r>
              <w:rPr>
                <w:sz w:val="20"/>
                <w:szCs w:val="20"/>
              </w:rPr>
              <w:t>Người thu gom bán gỗ cho thương lái với giá 290,000 đồng/tấn</w:t>
            </w:r>
          </w:p>
        </w:tc>
        <w:tc>
          <w:tcPr>
            <w:tcW w:w="1739" w:type="dxa"/>
            <w:shd w:val="clear" w:color="auto" w:fill="DBE5F1"/>
          </w:tcPr>
          <w:p w:rsidR="00DD3B70" w:rsidRPr="00AA3535" w:rsidRDefault="00DD3B70" w:rsidP="00AA3535">
            <w:pPr>
              <w:ind w:left="8"/>
              <w:jc w:val="left"/>
              <w:rPr>
                <w:sz w:val="20"/>
                <w:szCs w:val="20"/>
              </w:rPr>
            </w:pPr>
            <w:r>
              <w:rPr>
                <w:sz w:val="20"/>
                <w:szCs w:val="20"/>
              </w:rPr>
              <w:t>Thương lái mua gỗ từ những người thu gom và xếp gỗ lên xe tải</w:t>
            </w:r>
          </w:p>
          <w:p w:rsidR="00DD3B70" w:rsidRPr="00AA3535" w:rsidRDefault="00DD3B70" w:rsidP="00327B33">
            <w:pPr>
              <w:jc w:val="left"/>
              <w:rPr>
                <w:sz w:val="20"/>
                <w:szCs w:val="20"/>
              </w:rPr>
            </w:pPr>
            <w:r>
              <w:rPr>
                <w:sz w:val="20"/>
                <w:szCs w:val="20"/>
              </w:rPr>
              <w:t>Thương lái có trách nhiệm chuẩn bị giấy phép vận chuyển và giấy phép khai thác do cán bộ xã cấp</w:t>
            </w:r>
          </w:p>
          <w:p w:rsidR="00DD3B70" w:rsidRPr="00AA3535" w:rsidRDefault="00DD3B70" w:rsidP="00AA3535">
            <w:pPr>
              <w:ind w:left="8"/>
              <w:jc w:val="left"/>
              <w:rPr>
                <w:sz w:val="20"/>
                <w:szCs w:val="20"/>
              </w:rPr>
            </w:pPr>
            <w:r>
              <w:rPr>
                <w:sz w:val="20"/>
                <w:szCs w:val="20"/>
              </w:rPr>
              <w:t>Thương lái thuê nhà cung cấp dịch vụ vận tải để trở gỗ tới nhà máy công nghiệp</w:t>
            </w:r>
          </w:p>
          <w:p w:rsidR="00DD3B70" w:rsidRPr="00AA3535" w:rsidRDefault="00DD3B70" w:rsidP="00AA3535">
            <w:pPr>
              <w:ind w:left="8"/>
              <w:jc w:val="left"/>
              <w:rPr>
                <w:sz w:val="20"/>
                <w:szCs w:val="20"/>
              </w:rPr>
            </w:pPr>
            <w:r>
              <w:rPr>
                <w:sz w:val="20"/>
                <w:szCs w:val="20"/>
              </w:rPr>
              <w:t xml:space="preserve">Thương lái bán gỗ với giá </w:t>
            </w:r>
            <w:r w:rsidRPr="00AA3535">
              <w:rPr>
                <w:sz w:val="20"/>
                <w:szCs w:val="20"/>
              </w:rPr>
              <w:t>650,000</w:t>
            </w:r>
            <w:r>
              <w:rPr>
                <w:sz w:val="20"/>
                <w:szCs w:val="20"/>
              </w:rPr>
              <w:t xml:space="preserve"> tấn, tại nhà máy</w:t>
            </w:r>
          </w:p>
          <w:p w:rsidR="00DD3B70" w:rsidRPr="00AA3535" w:rsidRDefault="00DD3B70" w:rsidP="00AA3535">
            <w:pPr>
              <w:ind w:left="8"/>
              <w:jc w:val="left"/>
              <w:rPr>
                <w:sz w:val="20"/>
                <w:szCs w:val="20"/>
              </w:rPr>
            </w:pPr>
            <w:r>
              <w:rPr>
                <w:sz w:val="20"/>
                <w:szCs w:val="20"/>
              </w:rPr>
              <w:t>Thương lái thanh toán cước vận tải là 180,000 đồng/tấn</w:t>
            </w:r>
          </w:p>
          <w:p w:rsidR="00DD3B70" w:rsidRPr="00AA3535" w:rsidRDefault="00DD3B70" w:rsidP="00AA3535">
            <w:pPr>
              <w:ind w:left="8"/>
              <w:jc w:val="left"/>
              <w:rPr>
                <w:sz w:val="20"/>
                <w:szCs w:val="20"/>
              </w:rPr>
            </w:pPr>
            <w:r>
              <w:rPr>
                <w:sz w:val="20"/>
                <w:szCs w:val="20"/>
              </w:rPr>
              <w:t>Do vậy thương lái kiếm được tiền lãi là 180,000 đồng/tấn cho việc thực hiện thủ tục giấy tờ.</w:t>
            </w:r>
          </w:p>
        </w:tc>
        <w:tc>
          <w:tcPr>
            <w:tcW w:w="1771" w:type="dxa"/>
            <w:shd w:val="clear" w:color="auto" w:fill="DBE5F1"/>
          </w:tcPr>
          <w:p w:rsidR="00DD3B70" w:rsidRPr="00AA3535" w:rsidRDefault="00DD3B70" w:rsidP="00AA3535">
            <w:pPr>
              <w:ind w:left="8"/>
              <w:jc w:val="left"/>
              <w:rPr>
                <w:sz w:val="20"/>
                <w:szCs w:val="20"/>
              </w:rPr>
            </w:pPr>
            <w:r>
              <w:rPr>
                <w:sz w:val="20"/>
                <w:szCs w:val="20"/>
              </w:rPr>
              <w:t>Người cung cấp dịch vụ vận tải được thương lái thuê vận chuyển gỗ tới nhà máy công nghiệp</w:t>
            </w:r>
          </w:p>
          <w:p w:rsidR="00DD3B70" w:rsidRPr="00AA3535" w:rsidRDefault="00DD3B70" w:rsidP="00AA3535">
            <w:pPr>
              <w:ind w:left="8"/>
              <w:jc w:val="left"/>
              <w:rPr>
                <w:sz w:val="20"/>
                <w:szCs w:val="20"/>
              </w:rPr>
            </w:pPr>
            <w:r>
              <w:rPr>
                <w:sz w:val="20"/>
                <w:szCs w:val="20"/>
              </w:rPr>
              <w:t>Thương lái trả cho người cung cấp dịch vụ vận tải 180,000 đồng/tấn gỗ vận chuyển với khoảng cách là 50km.</w:t>
            </w:r>
            <w:r w:rsidRPr="00AA3535">
              <w:rPr>
                <w:sz w:val="20"/>
                <w:szCs w:val="20"/>
              </w:rPr>
              <w:t xml:space="preserve"> </w:t>
            </w:r>
          </w:p>
          <w:p w:rsidR="00DD3B70" w:rsidRPr="00AA3535" w:rsidRDefault="00DD3B70" w:rsidP="00AA3535">
            <w:pPr>
              <w:ind w:left="8"/>
              <w:jc w:val="left"/>
              <w:rPr>
                <w:sz w:val="20"/>
                <w:szCs w:val="20"/>
              </w:rPr>
            </w:pPr>
            <w:r>
              <w:rPr>
                <w:sz w:val="20"/>
                <w:szCs w:val="20"/>
              </w:rPr>
              <w:t>Người cung cấp dịch vụ vận tải thu  tiền cước là 180,000 đồng/ tấn gỗ vận chuyển</w:t>
            </w:r>
          </w:p>
          <w:p w:rsidR="00DD3B70" w:rsidRPr="00AA3535" w:rsidRDefault="00DD3B70" w:rsidP="00AA3535">
            <w:pPr>
              <w:ind w:left="8"/>
              <w:jc w:val="left"/>
              <w:rPr>
                <w:sz w:val="20"/>
                <w:szCs w:val="20"/>
              </w:rPr>
            </w:pPr>
          </w:p>
        </w:tc>
        <w:tc>
          <w:tcPr>
            <w:tcW w:w="1533" w:type="dxa"/>
            <w:shd w:val="clear" w:color="auto" w:fill="DBE5F1"/>
          </w:tcPr>
          <w:p w:rsidR="00DD3B70" w:rsidRPr="00AA3535" w:rsidRDefault="00DD3B70" w:rsidP="00AA3535">
            <w:pPr>
              <w:jc w:val="left"/>
              <w:rPr>
                <w:sz w:val="20"/>
                <w:szCs w:val="20"/>
              </w:rPr>
            </w:pPr>
            <w:r>
              <w:rPr>
                <w:sz w:val="20"/>
                <w:szCs w:val="20"/>
              </w:rPr>
              <w:t>Nhà máy mua gỗ với giá 650,000 đồng/tấn.</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Giá gỗ củi ở thời điểm hiện tại</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 xml:space="preserve">140,000 </w:t>
            </w:r>
            <w:r>
              <w:rPr>
                <w:sz w:val="20"/>
                <w:szCs w:val="20"/>
              </w:rPr>
              <w:t>đồng/</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290,000 </w:t>
            </w:r>
            <w:r>
              <w:rPr>
                <w:sz w:val="20"/>
                <w:szCs w:val="20"/>
              </w:rPr>
              <w:t>đồng</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470,000 </w:t>
            </w:r>
            <w:r>
              <w:rPr>
                <w:sz w:val="20"/>
                <w:szCs w:val="20"/>
              </w:rPr>
              <w:t>đồng/</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650,000 </w:t>
            </w:r>
            <w:r>
              <w:rPr>
                <w:sz w:val="20"/>
                <w:szCs w:val="20"/>
              </w:rPr>
              <w:t>đồng</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DBE5F1"/>
          </w:tcPr>
          <w:p w:rsidR="00DD3B70" w:rsidRPr="00AA3535" w:rsidRDefault="00DD3B70" w:rsidP="00AA3535">
            <w:pPr>
              <w:ind w:left="69"/>
              <w:jc w:val="left"/>
              <w:rPr>
                <w:sz w:val="20"/>
                <w:szCs w:val="20"/>
              </w:rPr>
            </w:pPr>
            <w:r>
              <w:rPr>
                <w:sz w:val="20"/>
                <w:szCs w:val="20"/>
              </w:rPr>
              <w:t>Rừng tự nhiên gần đường giao thông xã</w:t>
            </w:r>
          </w:p>
        </w:tc>
        <w:tc>
          <w:tcPr>
            <w:tcW w:w="1800" w:type="dxa"/>
            <w:shd w:val="clear" w:color="auto" w:fill="DBE5F1"/>
          </w:tcPr>
          <w:p w:rsidR="00DD3B70" w:rsidRPr="00AA3535" w:rsidRDefault="00DD3B70" w:rsidP="00EC7B81">
            <w:pPr>
              <w:ind w:left="8"/>
              <w:jc w:val="left"/>
              <w:rPr>
                <w:sz w:val="20"/>
                <w:szCs w:val="20"/>
              </w:rPr>
            </w:pPr>
            <w:r>
              <w:rPr>
                <w:sz w:val="20"/>
                <w:szCs w:val="20"/>
              </w:rPr>
              <w:t>Địa điểm tập trung</w:t>
            </w:r>
            <w:r w:rsidR="00EC7B81">
              <w:rPr>
                <w:sz w:val="20"/>
                <w:szCs w:val="20"/>
              </w:rPr>
              <w:t xml:space="preserve"> </w:t>
            </w:r>
            <w:r>
              <w:rPr>
                <w:sz w:val="20"/>
                <w:szCs w:val="20"/>
              </w:rPr>
              <w:t>(đường giao thông xã)</w:t>
            </w:r>
          </w:p>
        </w:tc>
        <w:tc>
          <w:tcPr>
            <w:tcW w:w="1739" w:type="dxa"/>
            <w:shd w:val="clear" w:color="auto" w:fill="DBE5F1"/>
          </w:tcPr>
          <w:p w:rsidR="00DD3B70" w:rsidRPr="00AA3535" w:rsidRDefault="00DD3B70" w:rsidP="00AA3535">
            <w:pPr>
              <w:jc w:val="left"/>
              <w:rPr>
                <w:sz w:val="20"/>
                <w:szCs w:val="20"/>
              </w:rPr>
            </w:pPr>
            <w:r>
              <w:rPr>
                <w:sz w:val="20"/>
                <w:szCs w:val="20"/>
              </w:rPr>
              <w:t>Văn phòng xã</w:t>
            </w:r>
          </w:p>
        </w:tc>
        <w:tc>
          <w:tcPr>
            <w:tcW w:w="1771" w:type="dxa"/>
            <w:shd w:val="clear" w:color="auto" w:fill="DBE5F1"/>
          </w:tcPr>
          <w:p w:rsidR="00DD3B70" w:rsidRPr="00AA3535" w:rsidRDefault="00DD3B70" w:rsidP="00AA3535">
            <w:pPr>
              <w:jc w:val="left"/>
              <w:rPr>
                <w:sz w:val="20"/>
                <w:szCs w:val="20"/>
              </w:rPr>
            </w:pPr>
            <w:r>
              <w:rPr>
                <w:sz w:val="20"/>
                <w:szCs w:val="20"/>
              </w:rPr>
              <w:t>Đường xe tải, khoảng cách 50km</w:t>
            </w:r>
          </w:p>
        </w:tc>
        <w:tc>
          <w:tcPr>
            <w:tcW w:w="1533" w:type="dxa"/>
            <w:shd w:val="clear" w:color="auto" w:fill="DBE5F1"/>
          </w:tcPr>
          <w:p w:rsidR="00DD3B70" w:rsidRPr="00AA3535" w:rsidRDefault="00DD3B70" w:rsidP="00AA3535">
            <w:pPr>
              <w:jc w:val="left"/>
              <w:rPr>
                <w:sz w:val="20"/>
                <w:szCs w:val="20"/>
              </w:rPr>
            </w:pPr>
            <w:r>
              <w:rPr>
                <w:sz w:val="20"/>
                <w:szCs w:val="20"/>
              </w:rPr>
              <w:t>Nhà máy công nghiệp</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140,000</w:t>
            </w:r>
            <w:r>
              <w:rPr>
                <w:sz w:val="20"/>
                <w:szCs w:val="20"/>
              </w:rPr>
              <w:t xml:space="preserve"> đồng</w:t>
            </w:r>
            <w:r w:rsidRPr="00AA3535">
              <w:rPr>
                <w:sz w:val="20"/>
                <w:szCs w:val="20"/>
              </w:rPr>
              <w:t xml:space="preserve"> </w:t>
            </w:r>
            <w:r>
              <w:rPr>
                <w:sz w:val="20"/>
                <w:szCs w:val="20"/>
              </w:rPr>
              <w:t>/</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150,000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bl>
    <w:p w:rsidR="00DD3B70" w:rsidRDefault="00DD3B70" w:rsidP="002B768E"/>
    <w:p w:rsidR="00DD3B70" w:rsidRDefault="00DD3B70" w:rsidP="002B768E">
      <w:r>
        <w:lastRenderedPageBreak/>
        <w:t xml:space="preserve">Nếu rừng tự nhiện có khoảng cách là 2km tới đường xe tải, tiền công cho người khai thác gỗ củi là </w:t>
      </w:r>
      <w:r w:rsidR="00EC7B81">
        <w:t>70</w:t>
      </w:r>
      <w:r>
        <w:t>,000 đồng/tấn. Tiền công cho việc vận chuyển gỗ trong khoảng 2km từ rừng đến đường xe tải là 70,000 đồng/tấn.</w:t>
      </w:r>
    </w:p>
    <w:p w:rsidR="00DD3B70" w:rsidRPr="009056FA" w:rsidRDefault="00DD3B70" w:rsidP="002B768E">
      <w:pPr>
        <w:rPr>
          <w:lang w:val="vi-VN"/>
        </w:rPr>
      </w:pPr>
      <w:r>
        <w:t xml:space="preserve">Giá gỗ củi có xu hướng duy trì ổn định trong 3 năm qua. Căn </w:t>
      </w:r>
      <w:r>
        <w:rPr>
          <w:lang w:val="vi-VN"/>
        </w:rPr>
        <w:t xml:space="preserve">cứ theo cán bộ VFD cấp tỉnh của tỉnh Nghệ An, giá gỗ củi giảm là do tăng lượng cung cấp gỗ từ Lào trong những năm gần đây, chất lượng gỗ </w:t>
      </w:r>
      <w:r>
        <w:t xml:space="preserve">này </w:t>
      </w:r>
      <w:r>
        <w:rPr>
          <w:lang w:val="vi-VN"/>
        </w:rPr>
        <w:t>cao hơn và giá cũng thấp hơn.</w:t>
      </w:r>
    </w:p>
    <w:p w:rsidR="00DD3B70" w:rsidRPr="00063759" w:rsidRDefault="00DD3B70" w:rsidP="002B768E">
      <w:pPr>
        <w:rPr>
          <w:lang w:val="vi-VN"/>
        </w:rPr>
      </w:pPr>
      <w:r>
        <w:rPr>
          <w:lang w:val="vi-VN"/>
        </w:rPr>
        <w:t xml:space="preserve">Chuỗi giá trị gỗ củi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w:t>
      </w:r>
      <w:r w:rsidRPr="00063759">
        <w:rPr>
          <w:lang w:val="vi-VN"/>
        </w:rPr>
        <w:t xml:space="preserve">Nói cách khác, </w:t>
      </w:r>
      <w:r w:rsidR="00EC7B81" w:rsidRPr="007A79E7">
        <w:rPr>
          <w:lang w:val="vi-VN"/>
          <w:rPrChange w:id="349" w:author="Nguyen Huu Hieu" w:date="2014-11-18T09:05:00Z">
            <w:rPr/>
          </w:rPrChange>
        </w:rPr>
        <w:t xml:space="preserve">gỗ </w:t>
      </w:r>
      <w:r w:rsidRPr="00063759">
        <w:rPr>
          <w:lang w:val="vi-VN"/>
        </w:rPr>
        <w:t>củi khai thác ở Thanh Hóa và Nghệ An chỉ để cung cấp cho nhu cầu công nghiệp địa phương.</w:t>
      </w:r>
    </w:p>
    <w:p w:rsidR="00DD3B70" w:rsidRDefault="00DD3B70" w:rsidP="002B768E">
      <w:pPr>
        <w:rPr>
          <w:lang w:val="vi-VN"/>
        </w:rPr>
      </w:pPr>
      <w:r>
        <w:rPr>
          <w:lang w:val="vi-VN"/>
        </w:rPr>
        <w:t>Tất cả gỗ củi cho nhu cầu thương mại là từ rừng tự nhiên. Không có hoạt động trồng rừng gỗ củi. Do đó không có giá trị tạo ra từ trồng rừng để thu hoạch gỗ củi. Cũng không có chế biến gỗ củi trong chuỗi giá trị.</w:t>
      </w:r>
    </w:p>
    <w:p w:rsidR="00DD3B70" w:rsidRPr="00193C7D" w:rsidRDefault="00DD3B70" w:rsidP="002B768E">
      <w:pPr>
        <w:rPr>
          <w:lang w:val="vi-VN"/>
        </w:rPr>
      </w:pPr>
      <w:r>
        <w:rPr>
          <w:lang w:val="vi-VN"/>
        </w:rPr>
        <w:t xml:space="preserve">Không có thêm chuỗi bên </w:t>
      </w:r>
      <w:r w:rsidRPr="007A79E7">
        <w:rPr>
          <w:lang w:val="vi-VN"/>
          <w:rPrChange w:id="350" w:author="Nguyen Huu Hieu" w:date="2014-11-18T09:05:00Z">
            <w:rPr/>
          </w:rPrChange>
        </w:rPr>
        <w:t xml:space="preserve">cho </w:t>
      </w:r>
      <w:r>
        <w:rPr>
          <w:lang w:val="vi-VN"/>
        </w:rPr>
        <w:t xml:space="preserve">ngoài nhu cầu công nghiệp tại địa phương, không có thêm các hoạt động thương mại vận chuyển gỗ củi ra ngoài các tỉnh khác. </w:t>
      </w:r>
    </w:p>
    <w:p w:rsidR="00DD3B70" w:rsidRPr="00EC7B81" w:rsidRDefault="00DD3B70" w:rsidP="002B768E">
      <w:pPr>
        <w:rPr>
          <w:b/>
          <w:i/>
        </w:rPr>
      </w:pPr>
      <w:r>
        <w:rPr>
          <w:b/>
          <w:i/>
          <w:lang w:val="vi-VN"/>
        </w:rPr>
        <w:t xml:space="preserve">Chuỗi giá trị than </w:t>
      </w:r>
      <w:r w:rsidR="00EC7B81">
        <w:rPr>
          <w:b/>
          <w:i/>
        </w:rPr>
        <w:t>củi (than hoa)</w:t>
      </w:r>
    </w:p>
    <w:p w:rsidR="00DD3B70" w:rsidRPr="003C2CAB" w:rsidRDefault="00DD3B70" w:rsidP="002B768E">
      <w:pPr>
        <w:rPr>
          <w:lang w:val="vi-VN"/>
        </w:rPr>
      </w:pPr>
      <w:r>
        <w:rPr>
          <w:lang w:val="vi-VN"/>
        </w:rPr>
        <w:t xml:space="preserve">Than củi </w:t>
      </w:r>
      <w:r w:rsidR="00EC7B81">
        <w:t xml:space="preserve">(than hoa) </w:t>
      </w:r>
      <w:r>
        <w:rPr>
          <w:lang w:val="vi-VN"/>
        </w:rPr>
        <w:t>không được sử dụng phổ biến trong khu vực nghiên cứu. Thực tế, trong số</w:t>
      </w:r>
      <w:r w:rsidR="00EC7B81">
        <w:rPr>
          <w:lang w:val="vi-VN"/>
        </w:rPr>
        <w:t xml:space="preserve"> 22</w:t>
      </w:r>
      <w:r w:rsidR="00EC7B81" w:rsidRPr="007A79E7">
        <w:rPr>
          <w:lang w:val="vi-VN"/>
          <w:rPrChange w:id="351" w:author="Nguyen Huu Hieu" w:date="2014-11-18T09:05:00Z">
            <w:rPr/>
          </w:rPrChange>
        </w:rPr>
        <w:t>0</w:t>
      </w:r>
      <w:r>
        <w:rPr>
          <w:lang w:val="vi-VN"/>
        </w:rPr>
        <w:t xml:space="preserve"> hộ được khảo sát và 6 nhà máy được tham quan, không</w:t>
      </w:r>
      <w:r w:rsidRPr="007A79E7">
        <w:rPr>
          <w:lang w:val="vi-VN"/>
          <w:rPrChange w:id="352" w:author="Nguyen Huu Hieu" w:date="2014-11-18T09:05:00Z">
            <w:rPr/>
          </w:rPrChange>
        </w:rPr>
        <w:t xml:space="preserve"> có</w:t>
      </w:r>
      <w:r>
        <w:rPr>
          <w:lang w:val="vi-VN"/>
        </w:rPr>
        <w:t xml:space="preserve"> đối tượng nào trong số này sử dụng than củi như là nguồn nhiên liệu. Do vậy chuỗi giá trị than củi rõ ràng không được phát hiện trong chuyến đi thực địa.</w:t>
      </w:r>
    </w:p>
    <w:p w:rsidR="00DD3B70" w:rsidRPr="00872BCD" w:rsidRDefault="00DD3B70" w:rsidP="002B768E">
      <w:pPr>
        <w:rPr>
          <w:lang w:val="vi-VN"/>
        </w:rPr>
      </w:pPr>
      <w:r>
        <w:rPr>
          <w:lang w:val="vi-VN"/>
        </w:rPr>
        <w:t xml:space="preserve">Than củi được sản xuất trong khu vực được cung cấp cho nhu cầu nội địa và xuất khẩu. </w:t>
      </w:r>
      <w:r w:rsidRPr="007A79E7">
        <w:rPr>
          <w:lang w:val="vi-VN"/>
          <w:rPrChange w:id="353" w:author="Nguyen Huu Hieu" w:date="2014-11-18T09:05:00Z">
            <w:rPr/>
          </w:rPrChange>
        </w:rPr>
        <w:t>Với</w:t>
      </w:r>
      <w:r>
        <w:rPr>
          <w:lang w:val="vi-VN"/>
        </w:rPr>
        <w:t xml:space="preserve"> nhu cầu nội địa, than củi phần lớn được sử dụng cho nướng thực phẩm tại </w:t>
      </w:r>
      <w:r w:rsidRPr="007A79E7">
        <w:rPr>
          <w:lang w:val="vi-VN"/>
          <w:rPrChange w:id="354" w:author="Nguyen Huu Hieu" w:date="2014-11-18T09:05:00Z">
            <w:rPr/>
          </w:rPrChange>
        </w:rPr>
        <w:t>hộ gia đình</w:t>
      </w:r>
      <w:r>
        <w:rPr>
          <w:lang w:val="vi-VN"/>
        </w:rPr>
        <w:t xml:space="preserve">, nhà hàng, và cho các sử dụng </w:t>
      </w:r>
      <w:r w:rsidRPr="007A79E7">
        <w:rPr>
          <w:lang w:val="vi-VN"/>
          <w:rPrChange w:id="355" w:author="Nguyen Huu Hieu" w:date="2014-11-18T09:05:00Z">
            <w:rPr/>
          </w:rPrChange>
        </w:rPr>
        <w:t xml:space="preserve">khác </w:t>
      </w:r>
      <w:r>
        <w:rPr>
          <w:lang w:val="vi-VN"/>
        </w:rPr>
        <w:t xml:space="preserve">với một lượng nhỏ. </w:t>
      </w:r>
      <w:r w:rsidRPr="007A79E7">
        <w:rPr>
          <w:lang w:val="vi-VN"/>
          <w:rPrChange w:id="356" w:author="Nguyen Huu Hieu" w:date="2014-11-18T09:05:00Z">
            <w:rPr/>
          </w:rPrChange>
        </w:rPr>
        <w:t>Với</w:t>
      </w:r>
      <w:r>
        <w:rPr>
          <w:lang w:val="vi-VN"/>
        </w:rPr>
        <w:t xml:space="preserve"> xuất khẩu, dữ liệu thống kê về cơ sở sản xuất than củi</w:t>
      </w:r>
      <w:r w:rsidRPr="007A79E7">
        <w:rPr>
          <w:lang w:val="vi-VN"/>
          <w:rPrChange w:id="357" w:author="Nguyen Huu Hieu" w:date="2014-11-18T09:05:00Z">
            <w:rPr/>
          </w:rPrChange>
        </w:rPr>
        <w:t xml:space="preserve"> hiện tại</w:t>
      </w:r>
      <w:r>
        <w:rPr>
          <w:lang w:val="vi-VN"/>
        </w:rPr>
        <w:t xml:space="preserve"> là không có.</w:t>
      </w:r>
    </w:p>
    <w:p w:rsidR="00DD3B70" w:rsidRPr="00DC529E" w:rsidRDefault="00EC7B81" w:rsidP="002B768E">
      <w:pPr>
        <w:rPr>
          <w:lang w:val="vi-VN"/>
        </w:rPr>
      </w:pPr>
      <w:r w:rsidRPr="007A79E7">
        <w:rPr>
          <w:lang w:val="vi-VN"/>
          <w:rPrChange w:id="358" w:author="Nguyen Huu Hieu" w:date="2014-11-18T09:05:00Z">
            <w:rPr/>
          </w:rPrChange>
        </w:rPr>
        <w:t>C</w:t>
      </w:r>
      <w:r w:rsidR="00DD3B70">
        <w:rPr>
          <w:lang w:val="vi-VN"/>
        </w:rPr>
        <w:t>huỗi giá trị than củi là một phần của chuỗi giá trị gỗ củi được mô tả bảng dưới đây:</w:t>
      </w:r>
    </w:p>
    <w:p w:rsidR="00DD3B70" w:rsidRPr="007A79E7" w:rsidRDefault="00DD3B70" w:rsidP="002B768E">
      <w:pPr>
        <w:rPr>
          <w:lang w:val="vi-VN"/>
          <w:rPrChange w:id="359" w:author="Nguyen Huu Hieu" w:date="2014-11-18T09:05:00Z">
            <w:rPr/>
          </w:rPrChange>
        </w:rPr>
      </w:pPr>
    </w:p>
    <w:p w:rsidR="00DD3B70" w:rsidRPr="007A79E7" w:rsidRDefault="00DD3B70" w:rsidP="00EC7B81">
      <w:pPr>
        <w:spacing w:before="0" w:after="200" w:line="276" w:lineRule="auto"/>
        <w:jc w:val="left"/>
        <w:rPr>
          <w:lang w:val="vi-VN"/>
          <w:rPrChange w:id="360" w:author="Nguyen Huu Hieu" w:date="2014-11-18T09:05:00Z">
            <w:rPr/>
          </w:rPrChange>
        </w:rPr>
      </w:pPr>
      <w:r w:rsidRPr="007A79E7">
        <w:rPr>
          <w:lang w:val="vi-VN"/>
          <w:rPrChange w:id="361" w:author="Nguyen Huu Hieu" w:date="2014-11-18T09:05:00Z">
            <w:rPr/>
          </w:rPrChange>
        </w:rPr>
        <w:br w:type="page"/>
      </w:r>
      <w:r w:rsidR="00626FDE">
        <w:rPr>
          <w:noProof/>
          <w:lang w:val="en-GB" w:eastAsia="en-GB"/>
        </w:rPr>
        <mc:AlternateContent>
          <mc:Choice Requires="wps">
            <w:drawing>
              <wp:anchor distT="0" distB="0" distL="114300" distR="114300" simplePos="0" relativeHeight="251651584" behindDoc="0" locked="0" layoutInCell="1" allowOverlap="1" wp14:anchorId="19010151" wp14:editId="569C4522">
                <wp:simplePos x="0" y="0"/>
                <wp:positionH relativeFrom="column">
                  <wp:posOffset>2915920</wp:posOffset>
                </wp:positionH>
                <wp:positionV relativeFrom="paragraph">
                  <wp:posOffset>90805</wp:posOffset>
                </wp:positionV>
                <wp:extent cx="1554480" cy="619760"/>
                <wp:effectExtent l="20320" t="14605" r="44450" b="13335"/>
                <wp:wrapNone/>
                <wp:docPr id="37" name="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19760"/>
                        </a:xfrm>
                        <a:prstGeom prst="homePlate">
                          <a:avLst>
                            <a:gd name="adj" fmla="val 78207"/>
                          </a:avLst>
                        </a:prstGeom>
                        <a:solidFill>
                          <a:srgbClr val="4F81BD"/>
                        </a:solidFill>
                        <a:ln w="25400">
                          <a:solidFill>
                            <a:srgbClr val="243F60"/>
                          </a:solidFill>
                          <a:miter lim="800000"/>
                          <a:headEnd/>
                          <a:tailEnd/>
                        </a:ln>
                      </wps:spPr>
                      <wps:txbx>
                        <w:txbxContent>
                          <w:p w:rsidR="00F15A41" w:rsidRDefault="00F15A41" w:rsidP="00783C1F">
                            <w:pPr>
                              <w:spacing w:before="0" w:line="240" w:lineRule="auto"/>
                              <w:ind w:left="-90" w:right="-178"/>
                              <w:jc w:val="center"/>
                              <w:rPr>
                                <w:sz w:val="20"/>
                                <w:szCs w:val="20"/>
                              </w:rPr>
                            </w:pPr>
                            <w:r>
                              <w:rPr>
                                <w:sz w:val="20"/>
                                <w:szCs w:val="20"/>
                              </w:rPr>
                              <w:t xml:space="preserve">Tiêu thụ tại các nhà </w:t>
                            </w:r>
                          </w:p>
                          <w:p w:rsidR="00F15A41" w:rsidRPr="00783C1F" w:rsidRDefault="00F15A41" w:rsidP="00783C1F">
                            <w:pPr>
                              <w:spacing w:before="0" w:line="240" w:lineRule="auto"/>
                              <w:ind w:left="-90" w:right="-178"/>
                              <w:jc w:val="center"/>
                              <w:rPr>
                                <w:sz w:val="20"/>
                                <w:szCs w:val="20"/>
                              </w:rPr>
                            </w:pPr>
                            <w:proofErr w:type="gramStart"/>
                            <w:r>
                              <w:rPr>
                                <w:sz w:val="20"/>
                                <w:szCs w:val="20"/>
                              </w:rPr>
                              <w:t>máy</w:t>
                            </w:r>
                            <w:proofErr w:type="gramEnd"/>
                            <w:r>
                              <w:rPr>
                                <w:sz w:val="20"/>
                                <w:szCs w:val="20"/>
                              </w:rPr>
                              <w:t xml:space="preserve"> địa phương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2" o:spid="_x0000_s1048" type="#_x0000_t15" style="position:absolute;margin-left:229.6pt;margin-top:7.15pt;width:122.4pt;height:4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F15A41" w:rsidRDefault="00F15A41" w:rsidP="00783C1F">
                      <w:pPr>
                        <w:spacing w:before="0" w:line="240" w:lineRule="auto"/>
                        <w:ind w:left="-90" w:right="-178"/>
                        <w:jc w:val="center"/>
                        <w:rPr>
                          <w:sz w:val="20"/>
                          <w:szCs w:val="20"/>
                        </w:rPr>
                      </w:pPr>
                      <w:r>
                        <w:rPr>
                          <w:sz w:val="20"/>
                          <w:szCs w:val="20"/>
                        </w:rPr>
                        <w:t xml:space="preserve">Tiêu thụ tại các nhà </w:t>
                      </w:r>
                    </w:p>
                    <w:p w:rsidR="00F15A41" w:rsidRPr="00783C1F" w:rsidRDefault="00F15A41" w:rsidP="00783C1F">
                      <w:pPr>
                        <w:spacing w:before="0" w:line="240" w:lineRule="auto"/>
                        <w:ind w:left="-90" w:right="-178"/>
                        <w:jc w:val="center"/>
                        <w:rPr>
                          <w:sz w:val="20"/>
                          <w:szCs w:val="20"/>
                        </w:rPr>
                      </w:pPr>
                      <w:proofErr w:type="gramStart"/>
                      <w:r>
                        <w:rPr>
                          <w:sz w:val="20"/>
                          <w:szCs w:val="20"/>
                        </w:rPr>
                        <w:t>máy</w:t>
                      </w:r>
                      <w:proofErr w:type="gramEnd"/>
                      <w:r>
                        <w:rPr>
                          <w:sz w:val="20"/>
                          <w:szCs w:val="20"/>
                        </w:rPr>
                        <w:t xml:space="preserve"> địa phương</w:t>
                      </w:r>
                    </w:p>
                  </w:txbxContent>
                </v:textbox>
              </v:shape>
            </w:pict>
          </mc:Fallback>
        </mc:AlternateContent>
      </w:r>
      <w:r w:rsidR="00626FDE">
        <w:rPr>
          <w:noProof/>
          <w:lang w:val="en-GB" w:eastAsia="en-GB"/>
        </w:rPr>
        <mc:AlternateContent>
          <mc:Choice Requires="wps">
            <w:drawing>
              <wp:anchor distT="0" distB="0" distL="114300" distR="114300" simplePos="0" relativeHeight="251649536" behindDoc="0" locked="0" layoutInCell="1" allowOverlap="1" wp14:anchorId="441518D8" wp14:editId="7866FB18">
                <wp:simplePos x="0" y="0"/>
                <wp:positionH relativeFrom="column">
                  <wp:posOffset>1733550</wp:posOffset>
                </wp:positionH>
                <wp:positionV relativeFrom="paragraph">
                  <wp:posOffset>90805</wp:posOffset>
                </wp:positionV>
                <wp:extent cx="993775" cy="619760"/>
                <wp:effectExtent l="19050" t="14605" r="34925" b="13335"/>
                <wp:wrapNone/>
                <wp:docPr id="36" name="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83C1F" w:rsidRDefault="00F15A41" w:rsidP="00783C1F">
                            <w:pPr>
                              <w:spacing w:before="0" w:line="240" w:lineRule="auto"/>
                              <w:ind w:left="-90" w:right="-178"/>
                              <w:jc w:val="center"/>
                              <w:rPr>
                                <w:sz w:val="20"/>
                                <w:szCs w:val="20"/>
                              </w:rPr>
                            </w:pPr>
                            <w:r>
                              <w:rPr>
                                <w:sz w:val="20"/>
                                <w:szCs w:val="20"/>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3" o:spid="_x0000_s1049" type="#_x0000_t15" style="position:absolute;margin-left:136.5pt;margin-top:7.15pt;width:78.25pt;height:4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F15A41" w:rsidRPr="00783C1F" w:rsidRDefault="00F15A41" w:rsidP="00783C1F">
                      <w:pPr>
                        <w:spacing w:before="0" w:line="240" w:lineRule="auto"/>
                        <w:ind w:left="-90" w:right="-178"/>
                        <w:jc w:val="center"/>
                        <w:rPr>
                          <w:sz w:val="20"/>
                          <w:szCs w:val="20"/>
                        </w:rPr>
                      </w:pPr>
                      <w:r>
                        <w:rPr>
                          <w:sz w:val="20"/>
                          <w:szCs w:val="20"/>
                        </w:rPr>
                        <w:t>Vận chuyển</w:t>
                      </w:r>
                    </w:p>
                  </w:txbxContent>
                </v:textbox>
              </v:shape>
            </w:pict>
          </mc:Fallback>
        </mc:AlternateContent>
      </w:r>
      <w:r w:rsidR="00626FDE">
        <w:rPr>
          <w:noProof/>
          <w:lang w:val="en-GB" w:eastAsia="en-GB"/>
        </w:rPr>
        <mc:AlternateContent>
          <mc:Choice Requires="wps">
            <w:drawing>
              <wp:anchor distT="0" distB="0" distL="114300" distR="114300" simplePos="0" relativeHeight="251645440" behindDoc="0" locked="0" layoutInCell="1" allowOverlap="1" wp14:anchorId="21BBC5C0" wp14:editId="3B9E1E28">
                <wp:simplePos x="0" y="0"/>
                <wp:positionH relativeFrom="column">
                  <wp:posOffset>76200</wp:posOffset>
                </wp:positionH>
                <wp:positionV relativeFrom="paragraph">
                  <wp:posOffset>94615</wp:posOffset>
                </wp:positionV>
                <wp:extent cx="993775" cy="619760"/>
                <wp:effectExtent l="19050" t="18415" r="34925" b="19050"/>
                <wp:wrapNone/>
                <wp:docPr id="35" name="Pentag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F15A41" w:rsidRPr="00783C1F" w:rsidRDefault="00F15A41" w:rsidP="00DF79A0">
                            <w:pPr>
                              <w:spacing w:before="0" w:line="240" w:lineRule="auto"/>
                              <w:jc w:val="center"/>
                              <w:rPr>
                                <w:sz w:val="20"/>
                                <w:szCs w:val="20"/>
                              </w:rPr>
                            </w:pPr>
                            <w:r>
                              <w:rPr>
                                <w:sz w:val="20"/>
                                <w:szCs w:val="20"/>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5" o:spid="_x0000_s1050" type="#_x0000_t15" style="position:absolute;margin-left:6pt;margin-top:7.45pt;width:78.25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F15A41" w:rsidRPr="00783C1F" w:rsidRDefault="00F15A41" w:rsidP="00DF79A0">
                      <w:pPr>
                        <w:spacing w:before="0" w:line="240" w:lineRule="auto"/>
                        <w:jc w:val="center"/>
                        <w:rPr>
                          <w:sz w:val="20"/>
                          <w:szCs w:val="20"/>
                        </w:rPr>
                      </w:pPr>
                      <w:r>
                        <w:rPr>
                          <w:sz w:val="20"/>
                          <w:szCs w:val="20"/>
                        </w:rPr>
                        <w:t>Khai thác gỗ</w:t>
                      </w:r>
                    </w:p>
                  </w:txbxContent>
                </v:textbox>
              </v:shape>
            </w:pict>
          </mc:Fallback>
        </mc:AlternateContent>
      </w:r>
    </w:p>
    <w:p w:rsidR="00DD3B70" w:rsidRPr="007A79E7" w:rsidRDefault="00626FDE" w:rsidP="002B768E">
      <w:pPr>
        <w:rPr>
          <w:lang w:val="vi-VN"/>
          <w:rPrChange w:id="362" w:author="Nguyen Huu Hieu" w:date="2014-11-18T09:05:00Z">
            <w:rPr/>
          </w:rPrChange>
        </w:rPr>
      </w:pPr>
      <w:r>
        <w:rPr>
          <w:noProof/>
          <w:lang w:val="en-GB" w:eastAsia="en-GB"/>
        </w:rPr>
        <w:lastRenderedPageBreak/>
        <mc:AlternateContent>
          <mc:Choice Requires="wps">
            <w:drawing>
              <wp:anchor distT="0" distB="0" distL="114300" distR="114300" simplePos="0" relativeHeight="251652608" behindDoc="0" locked="0" layoutInCell="1" allowOverlap="1" wp14:anchorId="3BF7C258" wp14:editId="2AE76D55">
                <wp:simplePos x="0" y="0"/>
                <wp:positionH relativeFrom="column">
                  <wp:posOffset>1162050</wp:posOffset>
                </wp:positionH>
                <wp:positionV relativeFrom="paragraph">
                  <wp:posOffset>199390</wp:posOffset>
                </wp:positionV>
                <wp:extent cx="485775" cy="0"/>
                <wp:effectExtent l="28575" t="27940" r="28575" b="29210"/>
                <wp:wrapNone/>
                <wp:docPr id="3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" strokecolor="#4579b8" strokeweight="4pt">
                <v:stroke dashstyle="dash"/>
              </v:line>
            </w:pict>
          </mc:Fallback>
        </mc:AlternateContent>
      </w:r>
    </w:p>
    <w:p w:rsidR="00DD3B70" w:rsidRPr="007A79E7" w:rsidRDefault="00626FDE" w:rsidP="002B768E">
      <w:pPr>
        <w:rPr>
          <w:lang w:val="vi-VN"/>
          <w:rPrChange w:id="363" w:author="Nguyen Huu Hieu" w:date="2014-11-18T09:05:00Z">
            <w:rPr/>
          </w:rPrChange>
        </w:rPr>
      </w:pPr>
      <w:r>
        <w:rPr>
          <w:noProof/>
          <w:lang w:val="en-GB" w:eastAsia="en-GB"/>
        </w:rPr>
        <mc:AlternateContent>
          <mc:Choice Requires="wps">
            <w:drawing>
              <wp:anchor distT="0" distB="0" distL="114300" distR="114300" simplePos="0" relativeHeight="251658752" behindDoc="0" locked="0" layoutInCell="1" allowOverlap="1" wp14:anchorId="0B5A14AC" wp14:editId="19D7C634">
                <wp:simplePos x="0" y="0"/>
                <wp:positionH relativeFrom="column">
                  <wp:posOffset>2143125</wp:posOffset>
                </wp:positionH>
                <wp:positionV relativeFrom="paragraph">
                  <wp:posOffset>227330</wp:posOffset>
                </wp:positionV>
                <wp:extent cx="0" cy="533400"/>
                <wp:effectExtent l="19050" t="17780" r="19050" b="20320"/>
                <wp:wrapNone/>
                <wp:docPr id="3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mc:Fallback>
        </mc:AlternateContent>
      </w:r>
    </w:p>
    <w:p w:rsidR="00DD3B70" w:rsidRPr="007A79E7" w:rsidRDefault="00626FDE" w:rsidP="002B768E">
      <w:pPr>
        <w:rPr>
          <w:lang w:val="vi-VN"/>
          <w:rPrChange w:id="364" w:author="Nguyen Huu Hieu" w:date="2014-11-18T09:05:00Z">
            <w:rPr/>
          </w:rPrChange>
        </w:rPr>
      </w:pPr>
      <w:r>
        <w:rPr>
          <w:noProof/>
          <w:lang w:val="en-GB" w:eastAsia="en-GB"/>
        </w:rPr>
        <mc:AlternateContent>
          <mc:Choice Requires="wps">
            <w:drawing>
              <wp:anchor distT="0" distB="0" distL="114300" distR="114300" simplePos="0" relativeHeight="251654656" behindDoc="0" locked="0" layoutInCell="1" allowOverlap="1" wp14:anchorId="05DB89D1" wp14:editId="5242D0FF">
                <wp:simplePos x="0" y="0"/>
                <wp:positionH relativeFrom="column">
                  <wp:posOffset>4060190</wp:posOffset>
                </wp:positionH>
                <wp:positionV relativeFrom="paragraph">
                  <wp:posOffset>221615</wp:posOffset>
                </wp:positionV>
                <wp:extent cx="969010" cy="619760"/>
                <wp:effectExtent l="21590" t="21590" r="38100" b="15875"/>
                <wp:wrapNone/>
                <wp:docPr id="32" name="Pentag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619760"/>
                        </a:xfrm>
                        <a:prstGeom prst="homePlate">
                          <a:avLst>
                            <a:gd name="adj" fmla="val 48752"/>
                          </a:avLst>
                        </a:prstGeom>
                        <a:solidFill>
                          <a:srgbClr val="F2DBDB"/>
                        </a:solidFill>
                        <a:ln w="25400">
                          <a:solidFill>
                            <a:srgbClr val="943634"/>
                          </a:solidFill>
                          <a:miter lim="800000"/>
                          <a:headEnd/>
                          <a:tailEnd/>
                        </a:ln>
                      </wps:spPr>
                      <wps:txbx>
                        <w:txbxContent>
                          <w:p w:rsidR="00F15A41" w:rsidRPr="00AA3535" w:rsidRDefault="00F15A41" w:rsidP="00783C1F">
                            <w:pPr>
                              <w:spacing w:before="0" w:line="240" w:lineRule="auto"/>
                              <w:jc w:val="center"/>
                              <w:rPr>
                                <w:color w:val="000000"/>
                                <w:sz w:val="20"/>
                                <w:szCs w:val="20"/>
                              </w:rPr>
                            </w:pPr>
                            <w:r>
                              <w:rPr>
                                <w:color w:val="000000"/>
                                <w:sz w:val="20"/>
                                <w:szCs w:val="20"/>
                              </w:rPr>
                              <w:t>Bán buôn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8" o:spid="_x0000_s1051" type="#_x0000_t15" style="position:absolute;left:0;text-align:left;margin-left:319.7pt;margin-top:17.45pt;width:76.3pt;height:4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F15A41" w:rsidRPr="00AA3535" w:rsidRDefault="00F15A41" w:rsidP="00783C1F">
                      <w:pPr>
                        <w:spacing w:before="0" w:line="240" w:lineRule="auto"/>
                        <w:jc w:val="center"/>
                        <w:rPr>
                          <w:color w:val="000000"/>
                          <w:sz w:val="20"/>
                          <w:szCs w:val="20"/>
                        </w:rPr>
                      </w:pPr>
                      <w:r>
                        <w:rPr>
                          <w:color w:val="000000"/>
                          <w:sz w:val="20"/>
                          <w:szCs w:val="20"/>
                        </w:rPr>
                        <w:t>Bán buôn nội địa</w:t>
                      </w:r>
                    </w:p>
                  </w:txbxContent>
                </v:textbox>
              </v:shape>
            </w:pict>
          </mc:Fallback>
        </mc:AlternateContent>
      </w:r>
      <w:r>
        <w:rPr>
          <w:noProof/>
          <w:lang w:val="en-GB" w:eastAsia="en-GB"/>
        </w:rPr>
        <mc:AlternateContent>
          <mc:Choice Requires="wps">
            <w:drawing>
              <wp:anchor distT="0" distB="0" distL="114300" distR="114300" simplePos="0" relativeHeight="251665920" behindDoc="0" locked="0" layoutInCell="1" allowOverlap="1" wp14:anchorId="685897B5" wp14:editId="29C0E920">
                <wp:simplePos x="0" y="0"/>
                <wp:positionH relativeFrom="column">
                  <wp:posOffset>5206365</wp:posOffset>
                </wp:positionH>
                <wp:positionV relativeFrom="paragraph">
                  <wp:posOffset>221615</wp:posOffset>
                </wp:positionV>
                <wp:extent cx="993775" cy="619760"/>
                <wp:effectExtent l="15240" t="21590" r="38735" b="15875"/>
                <wp:wrapNone/>
                <wp:docPr id="31" name="Pent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F15A41" w:rsidRPr="00AA3535" w:rsidRDefault="00F15A41" w:rsidP="00783C1F">
                            <w:pPr>
                              <w:spacing w:before="0" w:line="240" w:lineRule="auto"/>
                              <w:jc w:val="center"/>
                              <w:rPr>
                                <w:color w:val="000000"/>
                                <w:sz w:val="20"/>
                                <w:szCs w:val="20"/>
                              </w:rPr>
                            </w:pPr>
                            <w:r>
                              <w:rPr>
                                <w:color w:val="000000"/>
                                <w:sz w:val="20"/>
                                <w:szCs w:val="20"/>
                              </w:rPr>
                              <w:t>Bán lẻ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4" o:spid="_x0000_s1052" type="#_x0000_t15" style="position:absolute;left:0;text-align:left;margin-left:409.95pt;margin-top:17.45pt;width:78.25pt;height:4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F15A41" w:rsidRPr="00AA3535" w:rsidRDefault="00F15A41" w:rsidP="00783C1F">
                      <w:pPr>
                        <w:spacing w:before="0" w:line="240" w:lineRule="auto"/>
                        <w:jc w:val="center"/>
                        <w:rPr>
                          <w:color w:val="000000"/>
                          <w:sz w:val="20"/>
                          <w:szCs w:val="20"/>
                        </w:rPr>
                      </w:pPr>
                      <w:r>
                        <w:rPr>
                          <w:color w:val="000000"/>
                          <w:sz w:val="20"/>
                          <w:szCs w:val="20"/>
                        </w:rPr>
                        <w:t>Bán lẻ nội địa</w:t>
                      </w:r>
                    </w:p>
                  </w:txbxContent>
                </v:textbox>
              </v:shape>
            </w:pict>
          </mc:Fallback>
        </mc:AlternateContent>
      </w:r>
      <w:r>
        <w:rPr>
          <w:noProof/>
          <w:lang w:val="en-GB" w:eastAsia="en-GB"/>
        </w:rPr>
        <mc:AlternateContent>
          <mc:Choice Requires="wps">
            <w:drawing>
              <wp:anchor distT="0" distB="0" distL="114300" distR="114300" simplePos="0" relativeHeight="251647488" behindDoc="0" locked="0" layoutInCell="1" allowOverlap="1" wp14:anchorId="68BC3974" wp14:editId="17F50643">
                <wp:simplePos x="0" y="0"/>
                <wp:positionH relativeFrom="column">
                  <wp:posOffset>2914015</wp:posOffset>
                </wp:positionH>
                <wp:positionV relativeFrom="paragraph">
                  <wp:posOffset>212090</wp:posOffset>
                </wp:positionV>
                <wp:extent cx="993775" cy="619760"/>
                <wp:effectExtent l="18415" t="21590" r="35560" b="15875"/>
                <wp:wrapNone/>
                <wp:docPr id="30" name="Pentag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F15A41" w:rsidRPr="00AA3535" w:rsidRDefault="00F15A41" w:rsidP="00DF79A0">
                            <w:pPr>
                              <w:spacing w:before="0" w:line="240" w:lineRule="auto"/>
                              <w:jc w:val="center"/>
                              <w:rPr>
                                <w:color w:val="000000"/>
                                <w:sz w:val="20"/>
                                <w:szCs w:val="20"/>
                              </w:rPr>
                            </w:pPr>
                            <w:r>
                              <w:rPr>
                                <w:color w:val="000000"/>
                                <w:sz w:val="20"/>
                                <w:szCs w:val="20"/>
                              </w:rPr>
                              <w:t>Sản xuất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6" o:spid="_x0000_s1053" type="#_x0000_t15" style="position:absolute;left:0;text-align:left;margin-left:229.45pt;margin-top:16.7pt;width:78.25pt;height:4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F15A41" w:rsidRPr="00AA3535" w:rsidRDefault="00F15A41" w:rsidP="00DF79A0">
                      <w:pPr>
                        <w:spacing w:before="0" w:line="240" w:lineRule="auto"/>
                        <w:jc w:val="center"/>
                        <w:rPr>
                          <w:color w:val="000000"/>
                          <w:sz w:val="20"/>
                          <w:szCs w:val="20"/>
                        </w:rPr>
                      </w:pPr>
                      <w:r>
                        <w:rPr>
                          <w:color w:val="000000"/>
                          <w:sz w:val="20"/>
                          <w:szCs w:val="20"/>
                        </w:rPr>
                        <w:t>Sản xuất than củi</w:t>
                      </w:r>
                    </w:p>
                  </w:txbxContent>
                </v:textbox>
              </v:shape>
            </w:pict>
          </mc:Fallback>
        </mc:AlternateContent>
      </w:r>
    </w:p>
    <w:p w:rsidR="00DD3B70" w:rsidRPr="007A79E7" w:rsidRDefault="00626FDE" w:rsidP="002B768E">
      <w:pPr>
        <w:rPr>
          <w:lang w:val="vi-VN"/>
          <w:rPrChange w:id="365" w:author="Nguyen Huu Hieu" w:date="2014-11-18T09:05:00Z">
            <w:rPr/>
          </w:rPrChange>
        </w:rPr>
      </w:pPr>
      <w:r>
        <w:rPr>
          <w:noProof/>
          <w:lang w:val="en-GB" w:eastAsia="en-GB"/>
        </w:rPr>
        <mc:AlternateContent>
          <mc:Choice Requires="wps">
            <w:drawing>
              <wp:anchor distT="0" distB="0" distL="114300" distR="114300" simplePos="0" relativeHeight="251659776" behindDoc="0" locked="0" layoutInCell="1" allowOverlap="1" wp14:anchorId="2DFDFA21" wp14:editId="037189E7">
                <wp:simplePos x="0" y="0"/>
                <wp:positionH relativeFrom="column">
                  <wp:posOffset>2143125</wp:posOffset>
                </wp:positionH>
                <wp:positionV relativeFrom="paragraph">
                  <wp:posOffset>187325</wp:posOffset>
                </wp:positionV>
                <wp:extent cx="771525" cy="0"/>
                <wp:effectExtent l="19050" t="101600" r="28575" b="98425"/>
                <wp:wrapNone/>
                <wp:docPr id="29"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168.75pt;margin-top:14.75pt;width:60.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mc:Fallback>
        </mc:AlternateContent>
      </w:r>
    </w:p>
    <w:p w:rsidR="00DD3B70" w:rsidRPr="007A79E7" w:rsidRDefault="00626FDE" w:rsidP="002B768E">
      <w:pPr>
        <w:rPr>
          <w:lang w:val="vi-VN"/>
          <w:rPrChange w:id="366" w:author="Nguyen Huu Hieu" w:date="2014-11-18T09:05:00Z">
            <w:rPr/>
          </w:rPrChange>
        </w:rPr>
      </w:pPr>
      <w:r>
        <w:rPr>
          <w:noProof/>
          <w:lang w:val="en-GB" w:eastAsia="en-GB"/>
        </w:rPr>
        <mc:AlternateContent>
          <mc:Choice Requires="wps">
            <w:drawing>
              <wp:anchor distT="0" distB="0" distL="114300" distR="114300" simplePos="0" relativeHeight="251661824" behindDoc="0" locked="0" layoutInCell="1" allowOverlap="1" wp14:anchorId="35C40217" wp14:editId="3B90F569">
                <wp:simplePos x="0" y="0"/>
                <wp:positionH relativeFrom="column">
                  <wp:posOffset>3276600</wp:posOffset>
                </wp:positionH>
                <wp:positionV relativeFrom="paragraph">
                  <wp:posOffset>273050</wp:posOffset>
                </wp:positionV>
                <wp:extent cx="0" cy="533400"/>
                <wp:effectExtent l="19050" t="15875" r="19050" b="22225"/>
                <wp:wrapNone/>
                <wp:docPr id="2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mc:Fallback>
        </mc:AlternateContent>
      </w:r>
    </w:p>
    <w:p w:rsidR="00DD3B70" w:rsidRPr="007A79E7" w:rsidRDefault="00626FDE" w:rsidP="002B768E">
      <w:pPr>
        <w:rPr>
          <w:lang w:val="vi-VN"/>
          <w:rPrChange w:id="367" w:author="Nguyen Huu Hieu" w:date="2014-11-18T09:05:00Z">
            <w:rPr/>
          </w:rPrChange>
        </w:rPr>
      </w:pPr>
      <w:r>
        <w:rPr>
          <w:noProof/>
          <w:lang w:val="en-GB" w:eastAsia="en-GB"/>
        </w:rPr>
        <mc:AlternateContent>
          <mc:Choice Requires="wps">
            <w:drawing>
              <wp:anchor distT="0" distB="0" distL="114300" distR="114300" simplePos="0" relativeHeight="251666944" behindDoc="0" locked="0" layoutInCell="1" allowOverlap="1" wp14:anchorId="43239ACE" wp14:editId="47F6AC9F">
                <wp:simplePos x="0" y="0"/>
                <wp:positionH relativeFrom="column">
                  <wp:posOffset>5212715</wp:posOffset>
                </wp:positionH>
                <wp:positionV relativeFrom="paragraph">
                  <wp:posOffset>257810</wp:posOffset>
                </wp:positionV>
                <wp:extent cx="993775" cy="619760"/>
                <wp:effectExtent l="21590" t="19685" r="32385" b="17780"/>
                <wp:wrapNone/>
                <wp:docPr id="27" name="Pent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F15A41" w:rsidRPr="00AA3535" w:rsidRDefault="00F15A41" w:rsidP="00E41317">
                            <w:pPr>
                              <w:spacing w:before="0" w:line="240" w:lineRule="auto"/>
                              <w:jc w:val="center"/>
                              <w:rPr>
                                <w:color w:val="000000"/>
                                <w:sz w:val="20"/>
                                <w:szCs w:val="20"/>
                              </w:rPr>
                            </w:pPr>
                            <w:r>
                              <w:rPr>
                                <w:color w:val="000000"/>
                                <w:sz w:val="20"/>
                                <w:szCs w:val="20"/>
                              </w:rPr>
                              <w:t>Nhập khẩu nước ngoài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5" o:spid="_x0000_s1054" type="#_x0000_t15" style="position:absolute;left:0;text-align:left;margin-left:410.45pt;margin-top:20.3pt;width:78.25pt;height:4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F15A41" w:rsidRPr="00AA3535" w:rsidRDefault="00F15A41" w:rsidP="00E41317">
                      <w:pPr>
                        <w:spacing w:before="0" w:line="240" w:lineRule="auto"/>
                        <w:jc w:val="center"/>
                        <w:rPr>
                          <w:color w:val="000000"/>
                          <w:sz w:val="20"/>
                          <w:szCs w:val="20"/>
                        </w:rPr>
                      </w:pPr>
                      <w:r>
                        <w:rPr>
                          <w:color w:val="000000"/>
                          <w:sz w:val="20"/>
                          <w:szCs w:val="20"/>
                        </w:rPr>
                        <w:t>Nhập khẩu nước ngoài</w:t>
                      </w:r>
                    </w:p>
                  </w:txbxContent>
                </v:textbox>
              </v:shape>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5D493D28" wp14:editId="5DBC08DD">
                <wp:simplePos x="0" y="0"/>
                <wp:positionH relativeFrom="column">
                  <wp:posOffset>4060190</wp:posOffset>
                </wp:positionH>
                <wp:positionV relativeFrom="paragraph">
                  <wp:posOffset>210185</wp:posOffset>
                </wp:positionV>
                <wp:extent cx="993775" cy="619760"/>
                <wp:effectExtent l="21590" t="19685" r="32385" b="17780"/>
                <wp:wrapNone/>
                <wp:docPr id="26" name="Pentag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F15A41" w:rsidRPr="00AA3535" w:rsidRDefault="00F15A41" w:rsidP="00685CDF">
                            <w:pPr>
                              <w:spacing w:before="0" w:line="240" w:lineRule="auto"/>
                              <w:jc w:val="center"/>
                              <w:rPr>
                                <w:color w:val="000000"/>
                                <w:sz w:val="20"/>
                                <w:szCs w:val="20"/>
                              </w:rPr>
                            </w:pPr>
                            <w:r>
                              <w:rPr>
                                <w:color w:val="000000"/>
                                <w:sz w:val="20"/>
                                <w:szCs w:val="20"/>
                              </w:rPr>
                              <w:t>Xuất khẩu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9" o:spid="_x0000_s1055" type="#_x0000_t15" style="position:absolute;left:0;text-align:left;margin-left:319.7pt;margin-top:16.55pt;width:78.25pt;height: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F15A41" w:rsidRPr="00AA3535" w:rsidRDefault="00F15A41" w:rsidP="00685CDF">
                      <w:pPr>
                        <w:spacing w:before="0" w:line="240" w:lineRule="auto"/>
                        <w:jc w:val="center"/>
                        <w:rPr>
                          <w:color w:val="000000"/>
                          <w:sz w:val="20"/>
                          <w:szCs w:val="20"/>
                        </w:rPr>
                      </w:pPr>
                      <w:r>
                        <w:rPr>
                          <w:color w:val="000000"/>
                          <w:sz w:val="20"/>
                          <w:szCs w:val="20"/>
                        </w:rPr>
                        <w:t>Xuất khẩu than củi</w:t>
                      </w:r>
                    </w:p>
                  </w:txbxContent>
                </v:textbox>
              </v:shape>
            </w:pict>
          </mc:Fallback>
        </mc:AlternateContent>
      </w:r>
    </w:p>
    <w:p w:rsidR="00DD3B70" w:rsidRPr="007A79E7" w:rsidRDefault="00626FDE" w:rsidP="002B768E">
      <w:pPr>
        <w:rPr>
          <w:lang w:val="vi-VN"/>
          <w:rPrChange w:id="368" w:author="Nguyen Huu Hieu" w:date="2014-11-18T09:05:00Z">
            <w:rPr/>
          </w:rPrChange>
        </w:rPr>
      </w:pPr>
      <w:r>
        <w:rPr>
          <w:noProof/>
          <w:lang w:val="en-GB" w:eastAsia="en-GB"/>
        </w:rPr>
        <mc:AlternateContent>
          <mc:Choice Requires="wps">
            <w:drawing>
              <wp:anchor distT="0" distB="0" distL="114300" distR="114300" simplePos="0" relativeHeight="251663872" behindDoc="0" locked="0" layoutInCell="1" allowOverlap="1" wp14:anchorId="11ACDE41" wp14:editId="2FD72088">
                <wp:simplePos x="0" y="0"/>
                <wp:positionH relativeFrom="column">
                  <wp:posOffset>3276600</wp:posOffset>
                </wp:positionH>
                <wp:positionV relativeFrom="paragraph">
                  <wp:posOffset>233045</wp:posOffset>
                </wp:positionV>
                <wp:extent cx="771525" cy="0"/>
                <wp:effectExtent l="19050" t="99695" r="28575" b="100330"/>
                <wp:wrapNone/>
                <wp:docPr id="2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943634"/>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258pt;margin-top:18.35pt;width:60.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mc:Fallback>
        </mc:AlternateContent>
      </w:r>
    </w:p>
    <w:p w:rsidR="00DD3B70" w:rsidRPr="007A79E7" w:rsidRDefault="00DD3B70" w:rsidP="002B768E">
      <w:pPr>
        <w:rPr>
          <w:lang w:val="vi-VN"/>
          <w:rPrChange w:id="369" w:author="Nguyen Huu Hieu" w:date="2014-11-18T09:05:00Z">
            <w:rPr/>
          </w:rPrChange>
        </w:rPr>
      </w:pPr>
    </w:p>
    <w:p w:rsidR="00DD3B70" w:rsidRPr="007A79E7" w:rsidRDefault="00DD3B70" w:rsidP="002B768E">
      <w:pPr>
        <w:rPr>
          <w:lang w:val="vi-VN"/>
          <w:rPrChange w:id="370" w:author="Nguyen Huu Hieu" w:date="2014-11-18T09:05:00Z">
            <w:rPr/>
          </w:rPrChange>
        </w:rPr>
      </w:pPr>
    </w:p>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AA3535" w:rsidTr="00AA3535">
        <w:tc>
          <w:tcPr>
            <w:tcW w:w="993" w:type="dxa"/>
            <w:shd w:val="clear" w:color="auto" w:fill="FDE9D9"/>
          </w:tcPr>
          <w:p w:rsidR="00DD3B70" w:rsidRPr="00326553" w:rsidRDefault="00DD3B70" w:rsidP="00AA3535">
            <w:pPr>
              <w:jc w:val="center"/>
              <w:rPr>
                <w:b/>
                <w:sz w:val="20"/>
                <w:szCs w:val="20"/>
                <w:lang w:val="vi-VN"/>
              </w:rPr>
            </w:pPr>
            <w:r>
              <w:rPr>
                <w:b/>
                <w:sz w:val="20"/>
                <w:szCs w:val="20"/>
                <w:lang w:val="vi-VN"/>
              </w:rPr>
              <w:t>Người tham gia hoạt động</w:t>
            </w:r>
          </w:p>
        </w:tc>
        <w:tc>
          <w:tcPr>
            <w:tcW w:w="1797" w:type="dxa"/>
            <w:shd w:val="clear" w:color="auto" w:fill="FFFFFF"/>
          </w:tcPr>
          <w:p w:rsidR="00DD3B70" w:rsidRPr="00AA3535" w:rsidRDefault="00626FDE" w:rsidP="00AA3535">
            <w:pPr>
              <w:ind w:left="69"/>
              <w:jc w:val="left"/>
              <w:rPr>
                <w:sz w:val="20"/>
                <w:szCs w:val="20"/>
              </w:rPr>
            </w:pPr>
            <w:r>
              <w:rPr>
                <w:noProof/>
                <w:lang w:val="en-GB" w:eastAsia="en-GB"/>
              </w:rPr>
              <mc:AlternateContent>
                <mc:Choice Requires="wps">
                  <w:drawing>
                    <wp:anchor distT="0" distB="0" distL="114300" distR="114300" simplePos="0" relativeHeight="251668992" behindDoc="0" locked="0" layoutInCell="1" allowOverlap="1" wp14:anchorId="6B07CEBB" wp14:editId="2592C728">
                      <wp:simplePos x="0" y="0"/>
                      <wp:positionH relativeFrom="column">
                        <wp:posOffset>43815</wp:posOffset>
                      </wp:positionH>
                      <wp:positionV relativeFrom="paragraph">
                        <wp:posOffset>230505</wp:posOffset>
                      </wp:positionV>
                      <wp:extent cx="885825" cy="0"/>
                      <wp:effectExtent l="34290" t="30480" r="32385" b="26670"/>
                      <wp:wrapNone/>
                      <wp:docPr id="2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Pr>
                <w:sz w:val="20"/>
                <w:szCs w:val="20"/>
              </w:rPr>
              <w:t>Người vận chuyển</w:t>
            </w:r>
          </w:p>
        </w:tc>
        <w:tc>
          <w:tcPr>
            <w:tcW w:w="1800" w:type="dxa"/>
            <w:shd w:val="clear" w:color="auto" w:fill="FDE9D9"/>
          </w:tcPr>
          <w:p w:rsidR="00DD3B70" w:rsidRPr="00AA3535" w:rsidRDefault="00DD3B70" w:rsidP="00AA3535">
            <w:pPr>
              <w:ind w:left="8"/>
              <w:jc w:val="left"/>
              <w:rPr>
                <w:sz w:val="20"/>
                <w:szCs w:val="20"/>
              </w:rPr>
            </w:pPr>
            <w:r>
              <w:rPr>
                <w:sz w:val="20"/>
                <w:szCs w:val="20"/>
              </w:rPr>
              <w:t>Người sản xuất than củi</w:t>
            </w:r>
          </w:p>
        </w:tc>
        <w:tc>
          <w:tcPr>
            <w:tcW w:w="1739" w:type="dxa"/>
            <w:shd w:val="clear" w:color="auto" w:fill="FDE9D9"/>
          </w:tcPr>
          <w:p w:rsidR="00DD3B70" w:rsidRPr="00AA3535" w:rsidRDefault="00DD3B70" w:rsidP="00641613">
            <w:pPr>
              <w:rPr>
                <w:sz w:val="20"/>
                <w:szCs w:val="20"/>
              </w:rPr>
            </w:pPr>
            <w:r>
              <w:rPr>
                <w:sz w:val="20"/>
                <w:szCs w:val="20"/>
              </w:rPr>
              <w:t>Người mua buôn nội địa</w:t>
            </w:r>
          </w:p>
          <w:p w:rsidR="00DD3B70" w:rsidRPr="00AA3535" w:rsidRDefault="00DD3B70" w:rsidP="00641613">
            <w:pPr>
              <w:rPr>
                <w:sz w:val="20"/>
                <w:szCs w:val="20"/>
              </w:rPr>
            </w:pPr>
            <w:r>
              <w:rPr>
                <w:sz w:val="20"/>
                <w:szCs w:val="20"/>
              </w:rPr>
              <w:t>Người xuất khẩu than củi</w:t>
            </w:r>
          </w:p>
        </w:tc>
        <w:tc>
          <w:tcPr>
            <w:tcW w:w="1710" w:type="dxa"/>
            <w:shd w:val="clear" w:color="auto" w:fill="FDE9D9"/>
          </w:tcPr>
          <w:p w:rsidR="00DD3B70" w:rsidRPr="00AA3535" w:rsidRDefault="00DD3B70" w:rsidP="00641613">
            <w:pPr>
              <w:rPr>
                <w:sz w:val="20"/>
                <w:szCs w:val="20"/>
              </w:rPr>
            </w:pPr>
            <w:r>
              <w:rPr>
                <w:sz w:val="20"/>
                <w:szCs w:val="20"/>
              </w:rPr>
              <w:t>Người mua lẻ nội địa</w:t>
            </w:r>
            <w:r w:rsidRPr="00AA3535">
              <w:rPr>
                <w:sz w:val="20"/>
                <w:szCs w:val="20"/>
              </w:rPr>
              <w:t xml:space="preserve"> </w:t>
            </w:r>
          </w:p>
          <w:p w:rsidR="00DD3B70" w:rsidRPr="00AA3535" w:rsidRDefault="00DD3B70" w:rsidP="00641613">
            <w:pPr>
              <w:rPr>
                <w:sz w:val="20"/>
                <w:szCs w:val="20"/>
              </w:rPr>
            </w:pPr>
            <w:r>
              <w:rPr>
                <w:sz w:val="20"/>
                <w:szCs w:val="20"/>
              </w:rPr>
              <w:t>Người nhập khẩu nước ngoài</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FFFFFF"/>
          </w:tcPr>
          <w:p w:rsidR="00DD3B70" w:rsidRPr="00AA3535" w:rsidRDefault="00626FDE" w:rsidP="00AA3535">
            <w:pPr>
              <w:ind w:left="69"/>
              <w:jc w:val="left"/>
              <w:rPr>
                <w:sz w:val="20"/>
                <w:szCs w:val="20"/>
              </w:rPr>
            </w:pPr>
            <w:r>
              <w:rPr>
                <w:noProof/>
                <w:lang w:val="en-GB" w:eastAsia="en-GB"/>
              </w:rPr>
              <mc:AlternateContent>
                <mc:Choice Requires="wps">
                  <w:drawing>
                    <wp:anchor distT="0" distB="0" distL="114300" distR="114300" simplePos="0" relativeHeight="251671040" behindDoc="0" locked="0" layoutInCell="1" allowOverlap="1" wp14:anchorId="0AEF20AD" wp14:editId="12C549D8">
                      <wp:simplePos x="0" y="0"/>
                      <wp:positionH relativeFrom="column">
                        <wp:posOffset>46990</wp:posOffset>
                      </wp:positionH>
                      <wp:positionV relativeFrom="paragraph">
                        <wp:posOffset>210185</wp:posOffset>
                      </wp:positionV>
                      <wp:extent cx="885825" cy="0"/>
                      <wp:effectExtent l="27940" t="29210" r="29210" b="27940"/>
                      <wp:wrapNone/>
                      <wp:docPr id="23"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mc:Fallback>
              </mc:AlternateContent>
            </w:r>
          </w:p>
        </w:tc>
        <w:tc>
          <w:tcPr>
            <w:tcW w:w="1800" w:type="dxa"/>
            <w:shd w:val="clear" w:color="auto" w:fill="DBE5F1"/>
          </w:tcPr>
          <w:p w:rsidR="00DD3B70" w:rsidRPr="00AA3535" w:rsidRDefault="00DD3B70" w:rsidP="00AA3535">
            <w:pPr>
              <w:ind w:left="8"/>
              <w:jc w:val="left"/>
              <w:rPr>
                <w:sz w:val="20"/>
                <w:szCs w:val="20"/>
              </w:rPr>
            </w:pPr>
            <w:r>
              <w:rPr>
                <w:sz w:val="20"/>
                <w:szCs w:val="20"/>
              </w:rPr>
              <w:t>Vận chuyển gỗ củi tới lò sấy than củi</w:t>
            </w:r>
          </w:p>
        </w:tc>
        <w:tc>
          <w:tcPr>
            <w:tcW w:w="1800" w:type="dxa"/>
            <w:shd w:val="clear" w:color="auto" w:fill="DBE5F1"/>
          </w:tcPr>
          <w:p w:rsidR="00DD3B70" w:rsidRPr="00AA3535" w:rsidRDefault="00DD3B70" w:rsidP="00AA3535">
            <w:pPr>
              <w:ind w:left="8"/>
              <w:jc w:val="left"/>
              <w:rPr>
                <w:sz w:val="20"/>
                <w:szCs w:val="20"/>
              </w:rPr>
            </w:pPr>
            <w:r>
              <w:rPr>
                <w:sz w:val="20"/>
                <w:szCs w:val="20"/>
              </w:rPr>
              <w:t>Vận hành lò sấy than củi</w:t>
            </w:r>
          </w:p>
        </w:tc>
        <w:tc>
          <w:tcPr>
            <w:tcW w:w="1739" w:type="dxa"/>
            <w:shd w:val="clear" w:color="auto" w:fill="DBE5F1"/>
          </w:tcPr>
          <w:p w:rsidR="00DD3B70" w:rsidRDefault="00DD3B70" w:rsidP="00AA3535">
            <w:pPr>
              <w:ind w:left="8"/>
              <w:jc w:val="left"/>
              <w:rPr>
                <w:sz w:val="20"/>
                <w:szCs w:val="20"/>
              </w:rPr>
            </w:pPr>
            <w:r>
              <w:rPr>
                <w:sz w:val="20"/>
                <w:szCs w:val="20"/>
              </w:rPr>
              <w:t>Xuất khẩu giá bán buôn</w:t>
            </w:r>
          </w:p>
          <w:p w:rsidR="00DD3B70" w:rsidRPr="00AA3535" w:rsidRDefault="00DD3B70" w:rsidP="00AA3535">
            <w:pPr>
              <w:ind w:left="8"/>
              <w:jc w:val="left"/>
              <w:rPr>
                <w:sz w:val="20"/>
                <w:szCs w:val="20"/>
              </w:rPr>
            </w:pPr>
          </w:p>
        </w:tc>
        <w:tc>
          <w:tcPr>
            <w:tcW w:w="1710" w:type="dxa"/>
            <w:shd w:val="clear" w:color="auto" w:fill="DBE5F1"/>
          </w:tcPr>
          <w:p w:rsidR="00DD3B70" w:rsidRPr="00AA3535" w:rsidRDefault="00DD3B70" w:rsidP="00AA3535">
            <w:pPr>
              <w:jc w:val="left"/>
              <w:rPr>
                <w:sz w:val="20"/>
                <w:szCs w:val="20"/>
              </w:rPr>
            </w:pPr>
            <w:r>
              <w:rPr>
                <w:sz w:val="20"/>
                <w:szCs w:val="20"/>
              </w:rPr>
              <w:t>Nhập khẩu nước ngoài bán lẻ</w:t>
            </w: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 xml:space="preserve">Giá gỗ củi ở </w:t>
            </w:r>
            <w:r>
              <w:rPr>
                <w:b/>
                <w:sz w:val="20"/>
                <w:szCs w:val="20"/>
                <w:lang w:val="vi-VN"/>
              </w:rPr>
              <w:t>thời điểm</w:t>
            </w:r>
            <w:r>
              <w:rPr>
                <w:b/>
                <w:sz w:val="20"/>
                <w:szCs w:val="20"/>
              </w:rPr>
              <w:t xml:space="preserve"> hiện tại</w:t>
            </w:r>
          </w:p>
        </w:tc>
        <w:tc>
          <w:tcPr>
            <w:tcW w:w="1797" w:type="dxa"/>
            <w:shd w:val="clear" w:color="auto" w:fill="FFFFFF"/>
          </w:tcPr>
          <w:p w:rsidR="00DD3B70" w:rsidRPr="00AA3535" w:rsidRDefault="00626FDE" w:rsidP="00AA3535">
            <w:pPr>
              <w:ind w:left="69"/>
              <w:jc w:val="left"/>
              <w:rPr>
                <w:sz w:val="20"/>
                <w:szCs w:val="20"/>
              </w:rPr>
            </w:pPr>
            <w:r>
              <w:rPr>
                <w:noProof/>
                <w:lang w:val="en-GB" w:eastAsia="en-GB"/>
              </w:rPr>
              <mc:AlternateContent>
                <mc:Choice Requires="wps">
                  <w:drawing>
                    <wp:anchor distT="0" distB="0" distL="114300" distR="114300" simplePos="0" relativeHeight="251673088" behindDoc="0" locked="0" layoutInCell="1" allowOverlap="1" wp14:anchorId="35AE9167" wp14:editId="050CDD29">
                      <wp:simplePos x="0" y="0"/>
                      <wp:positionH relativeFrom="column">
                        <wp:posOffset>43815</wp:posOffset>
                      </wp:positionH>
                      <wp:positionV relativeFrom="paragraph">
                        <wp:posOffset>351790</wp:posOffset>
                      </wp:positionV>
                      <wp:extent cx="885825" cy="0"/>
                      <wp:effectExtent l="34290" t="27940" r="32385" b="29210"/>
                      <wp:wrapNone/>
                      <wp:docPr id="2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650,000 </w:t>
            </w:r>
            <w:r>
              <w:rPr>
                <w:sz w:val="20"/>
                <w:szCs w:val="20"/>
              </w:rPr>
              <w:t>đồng</w:t>
            </w:r>
            <w:r w:rsidRPr="00AA3535">
              <w:rPr>
                <w:sz w:val="20"/>
                <w:szCs w:val="20"/>
              </w:rPr>
              <w:t>/ t</w:t>
            </w:r>
            <w:r>
              <w:rPr>
                <w:sz w:val="20"/>
                <w:szCs w:val="20"/>
              </w:rPr>
              <w:t>ấn</w:t>
            </w:r>
            <w:r w:rsidRPr="00AA3535">
              <w:rPr>
                <w:sz w:val="20"/>
                <w:szCs w:val="20"/>
              </w:rPr>
              <w:t xml:space="preserve"> </w:t>
            </w:r>
            <w:r>
              <w:rPr>
                <w:sz w:val="20"/>
                <w:szCs w:val="20"/>
              </w:rPr>
              <w:t>gỗ củi</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6-7 </w:t>
            </w:r>
            <w:r>
              <w:rPr>
                <w:sz w:val="20"/>
                <w:szCs w:val="20"/>
              </w:rPr>
              <w:t>triệu đồng</w:t>
            </w:r>
            <w:r w:rsidRPr="00AA3535">
              <w:rPr>
                <w:sz w:val="20"/>
                <w:szCs w:val="20"/>
              </w:rPr>
              <w:t>/</w:t>
            </w:r>
            <w:r>
              <w:rPr>
                <w:sz w:val="20"/>
                <w:szCs w:val="20"/>
              </w:rPr>
              <w:t>tấn</w:t>
            </w:r>
            <w:r w:rsidRPr="00AA3535">
              <w:rPr>
                <w:sz w:val="20"/>
                <w:szCs w:val="20"/>
              </w:rPr>
              <w:t xml:space="preserve"> </w:t>
            </w:r>
            <w:r>
              <w:rPr>
                <w:sz w:val="20"/>
                <w:szCs w:val="20"/>
              </w:rPr>
              <w:t>than củi</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8-10 </w:t>
            </w:r>
            <w:r>
              <w:rPr>
                <w:sz w:val="20"/>
                <w:szCs w:val="20"/>
              </w:rPr>
              <w:t>triệu đồng</w:t>
            </w:r>
            <w:r w:rsidRPr="00AA3535">
              <w:rPr>
                <w:sz w:val="20"/>
                <w:szCs w:val="20"/>
              </w:rPr>
              <w:t xml:space="preserve"> / </w:t>
            </w:r>
            <w:r>
              <w:rPr>
                <w:sz w:val="20"/>
                <w:szCs w:val="20"/>
              </w:rPr>
              <w:t>tấn than củi</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12,000,000 </w:t>
            </w:r>
            <w:r>
              <w:rPr>
                <w:sz w:val="20"/>
                <w:szCs w:val="20"/>
              </w:rPr>
              <w:t>đồng</w:t>
            </w:r>
            <w:r w:rsidRPr="00AA3535">
              <w:rPr>
                <w:sz w:val="20"/>
                <w:szCs w:val="20"/>
              </w:rPr>
              <w:t xml:space="preserve">/ </w:t>
            </w:r>
            <w:r>
              <w:rPr>
                <w:sz w:val="20"/>
                <w:szCs w:val="20"/>
              </w:rPr>
              <w:t>tấn than củi</w:t>
            </w:r>
            <w:r w:rsidRPr="00AA3535">
              <w:rPr>
                <w:sz w:val="20"/>
                <w:szCs w:val="20"/>
              </w:rPr>
              <w:t xml:space="preserve"> </w:t>
            </w:r>
          </w:p>
          <w:p w:rsidR="00DD3B70" w:rsidRPr="00AA3535" w:rsidRDefault="00DD3B70" w:rsidP="00AA3535">
            <w:pPr>
              <w:jc w:val="left"/>
              <w:rPr>
                <w:sz w:val="20"/>
                <w:szCs w:val="20"/>
              </w:rPr>
            </w:pPr>
            <w:r w:rsidRPr="00AA3535">
              <w:rPr>
                <w:sz w:val="20"/>
                <w:szCs w:val="20"/>
              </w:rPr>
              <w:t>(</w:t>
            </w:r>
            <w:r>
              <w:rPr>
                <w:sz w:val="20"/>
                <w:szCs w:val="20"/>
              </w:rPr>
              <w:t>hay</w:t>
            </w:r>
            <w:r w:rsidRPr="00AA3535">
              <w:rPr>
                <w:sz w:val="20"/>
                <w:szCs w:val="20"/>
              </w:rPr>
              <w:t xml:space="preserve"> 12,000 </w:t>
            </w:r>
            <w:r>
              <w:rPr>
                <w:sz w:val="20"/>
                <w:szCs w:val="20"/>
              </w:rPr>
              <w:t>đồng</w:t>
            </w:r>
            <w:r w:rsidRPr="00AA3535">
              <w:rPr>
                <w:sz w:val="20"/>
                <w:szCs w:val="20"/>
              </w:rPr>
              <w:t xml:space="preserve">/ kg </w:t>
            </w:r>
            <w:r>
              <w:rPr>
                <w:sz w:val="20"/>
                <w:szCs w:val="20"/>
              </w:rPr>
              <w:t>tại thị trường địa phương</w:t>
            </w:r>
            <w:r w:rsidRPr="00AA3535">
              <w:rPr>
                <w:sz w:val="20"/>
                <w:szCs w:val="20"/>
              </w:rPr>
              <w:t>)</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FFFFFF"/>
          </w:tcPr>
          <w:p w:rsidR="00DD3B70" w:rsidRPr="00AA3535" w:rsidRDefault="00626FDE" w:rsidP="00AA3535">
            <w:pPr>
              <w:ind w:left="69"/>
              <w:jc w:val="left"/>
              <w:rPr>
                <w:sz w:val="20"/>
                <w:szCs w:val="20"/>
              </w:rPr>
            </w:pPr>
            <w:r>
              <w:rPr>
                <w:noProof/>
                <w:lang w:val="en-GB" w:eastAsia="en-GB"/>
              </w:rPr>
              <mc:AlternateContent>
                <mc:Choice Requires="wps">
                  <w:drawing>
                    <wp:anchor distT="0" distB="0" distL="114300" distR="114300" simplePos="0" relativeHeight="251674112" behindDoc="0" locked="0" layoutInCell="1" allowOverlap="1" wp14:anchorId="598D1EF9" wp14:editId="15EA0F53">
                      <wp:simplePos x="0" y="0"/>
                      <wp:positionH relativeFrom="column">
                        <wp:posOffset>43815</wp:posOffset>
                      </wp:positionH>
                      <wp:positionV relativeFrom="paragraph">
                        <wp:posOffset>123825</wp:posOffset>
                      </wp:positionV>
                      <wp:extent cx="885825" cy="0"/>
                      <wp:effectExtent l="34290" t="28575" r="32385" b="28575"/>
                      <wp:wrapNone/>
                      <wp:docPr id="2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mc:Fallback>
              </mc:AlternateContent>
            </w:r>
          </w:p>
        </w:tc>
        <w:tc>
          <w:tcPr>
            <w:tcW w:w="1800" w:type="dxa"/>
            <w:shd w:val="clear" w:color="auto" w:fill="DBE5F1"/>
          </w:tcPr>
          <w:p w:rsidR="00DD3B70" w:rsidRPr="00AA3535" w:rsidRDefault="00DD3B70" w:rsidP="00AA3535">
            <w:pPr>
              <w:ind w:left="8"/>
              <w:jc w:val="left"/>
              <w:rPr>
                <w:sz w:val="20"/>
                <w:szCs w:val="20"/>
              </w:rPr>
            </w:pPr>
            <w:r>
              <w:rPr>
                <w:sz w:val="20"/>
                <w:szCs w:val="20"/>
              </w:rPr>
              <w:t>Đường giao thông</w:t>
            </w:r>
          </w:p>
        </w:tc>
        <w:tc>
          <w:tcPr>
            <w:tcW w:w="1800" w:type="dxa"/>
            <w:shd w:val="clear" w:color="auto" w:fill="DBE5F1"/>
          </w:tcPr>
          <w:p w:rsidR="00DD3B70" w:rsidRPr="00AA3535" w:rsidRDefault="00DD3B70" w:rsidP="00AA3535">
            <w:pPr>
              <w:ind w:left="8"/>
              <w:jc w:val="left"/>
              <w:rPr>
                <w:sz w:val="20"/>
                <w:szCs w:val="20"/>
              </w:rPr>
            </w:pPr>
          </w:p>
        </w:tc>
        <w:tc>
          <w:tcPr>
            <w:tcW w:w="1739" w:type="dxa"/>
            <w:shd w:val="clear" w:color="auto" w:fill="DBE5F1"/>
          </w:tcPr>
          <w:p w:rsidR="00DD3B70" w:rsidRPr="00AA3535" w:rsidRDefault="00DD3B70" w:rsidP="00AA3535">
            <w:pPr>
              <w:jc w:val="left"/>
              <w:rPr>
                <w:sz w:val="20"/>
                <w:szCs w:val="20"/>
              </w:rPr>
            </w:pPr>
          </w:p>
        </w:tc>
        <w:tc>
          <w:tcPr>
            <w:tcW w:w="1710" w:type="dxa"/>
            <w:shd w:val="clear" w:color="auto" w:fill="DBE5F1"/>
          </w:tcPr>
          <w:p w:rsidR="00DD3B70" w:rsidRPr="00AA3535" w:rsidRDefault="00DD3B70" w:rsidP="00AA3535">
            <w:pPr>
              <w:jc w:val="left"/>
              <w:rPr>
                <w:sz w:val="20"/>
                <w:szCs w:val="20"/>
              </w:rPr>
            </w:pP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FFFFF"/>
          </w:tcPr>
          <w:p w:rsidR="00DD3B70" w:rsidRPr="00AA3535" w:rsidRDefault="00626FDE" w:rsidP="00AA3535">
            <w:pPr>
              <w:ind w:left="69"/>
              <w:jc w:val="left"/>
              <w:rPr>
                <w:sz w:val="20"/>
                <w:szCs w:val="20"/>
              </w:rPr>
            </w:pPr>
            <w:r>
              <w:rPr>
                <w:noProof/>
                <w:lang w:val="en-GB" w:eastAsia="en-GB"/>
              </w:rPr>
              <mc:AlternateContent>
                <mc:Choice Requires="wps">
                  <w:drawing>
                    <wp:anchor distT="0" distB="0" distL="114300" distR="114300" simplePos="0" relativeHeight="251676160" behindDoc="0" locked="0" layoutInCell="1" allowOverlap="1" wp14:anchorId="4F5AA6F6" wp14:editId="63C413F7">
                      <wp:simplePos x="0" y="0"/>
                      <wp:positionH relativeFrom="column">
                        <wp:posOffset>43815</wp:posOffset>
                      </wp:positionH>
                      <wp:positionV relativeFrom="paragraph">
                        <wp:posOffset>127000</wp:posOffset>
                      </wp:positionV>
                      <wp:extent cx="885825" cy="0"/>
                      <wp:effectExtent l="34290" t="31750" r="32385" b="25400"/>
                      <wp:wrapNone/>
                      <wp:docPr id="20"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 </w:t>
            </w:r>
            <w:r>
              <w:rPr>
                <w:sz w:val="20"/>
                <w:szCs w:val="20"/>
              </w:rPr>
              <w:t>đồng</w:t>
            </w:r>
            <w:r w:rsidRPr="00AA3535">
              <w:rPr>
                <w:sz w:val="20"/>
                <w:szCs w:val="20"/>
              </w:rPr>
              <w:t>/ 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1,800,000 </w:t>
            </w:r>
            <w:r>
              <w:rPr>
                <w:sz w:val="20"/>
                <w:szCs w:val="20"/>
              </w:rPr>
              <w:t>đồng</w:t>
            </w:r>
            <w:r w:rsidRPr="00AA3535">
              <w:rPr>
                <w:sz w:val="20"/>
                <w:szCs w:val="20"/>
              </w:rPr>
              <w:t>/ 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2,000,000 </w:t>
            </w:r>
            <w:r>
              <w:rPr>
                <w:sz w:val="20"/>
                <w:szCs w:val="20"/>
              </w:rPr>
              <w:t>đồng</w:t>
            </w:r>
            <w:r w:rsidRPr="00AA3535">
              <w:rPr>
                <w:sz w:val="20"/>
                <w:szCs w:val="20"/>
              </w:rPr>
              <w:t xml:space="preserve">/ </w:t>
            </w:r>
            <w:r>
              <w:rPr>
                <w:sz w:val="20"/>
                <w:szCs w:val="20"/>
              </w:rPr>
              <w:t>tấn</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4,000,000 </w:t>
            </w:r>
            <w:r>
              <w:rPr>
                <w:sz w:val="20"/>
                <w:szCs w:val="20"/>
              </w:rPr>
              <w:t>đồng</w:t>
            </w:r>
            <w:r w:rsidRPr="00AA3535">
              <w:rPr>
                <w:sz w:val="20"/>
                <w:szCs w:val="20"/>
              </w:rPr>
              <w:t>/ t</w:t>
            </w:r>
            <w:r>
              <w:rPr>
                <w:sz w:val="20"/>
                <w:szCs w:val="20"/>
              </w:rPr>
              <w:t>ấn</w:t>
            </w:r>
          </w:p>
        </w:tc>
      </w:tr>
    </w:tbl>
    <w:p w:rsidR="00DD3B70" w:rsidRDefault="00DD3B70" w:rsidP="002B768E"/>
    <w:p w:rsidR="00EC7B81" w:rsidRPr="007A79E7" w:rsidRDefault="00DD3B70" w:rsidP="00EC7B81">
      <w:pPr>
        <w:rPr>
          <w:rFonts w:ascii="Cambria" w:hAnsi="Cambria"/>
          <w:b/>
          <w:bCs/>
          <w:color w:val="4F81BD"/>
          <w:sz w:val="26"/>
          <w:szCs w:val="26"/>
          <w:lang w:val="vi-VN"/>
          <w:rPrChange w:id="371" w:author="Nguyen Huu Hieu" w:date="2014-11-18T09:05:00Z">
            <w:rPr>
              <w:rFonts w:ascii="Cambria" w:hAnsi="Cambria"/>
              <w:b/>
              <w:bCs/>
              <w:color w:val="4F81BD"/>
              <w:sz w:val="26"/>
              <w:szCs w:val="26"/>
            </w:rPr>
          </w:rPrChange>
        </w:rPr>
      </w:pPr>
      <w:r>
        <w:rPr>
          <w:lang w:val="vi-VN"/>
        </w:rPr>
        <w:t xml:space="preserve">Căn cứ vào các nghiên cứu về sản xuất than củi, lượng gỗ củi tiêu thụ để sản xuất 1 tấn than củi có thể dao động từ 5-8 tấn, phụ thuộc vào độ ẩm, loài cây, và hiệu </w:t>
      </w:r>
      <w:r>
        <w:t>suất</w:t>
      </w:r>
      <w:r>
        <w:rPr>
          <w:lang w:val="vi-VN"/>
        </w:rPr>
        <w:t xml:space="preserve"> của lò sấy. Chúng tôi giả định rằng ở một tỉ lệ trung bình, để sản xuất 1 tấn than củi cần 6,5 tấn gỗ củi. Do đó thu nhập của người sản xuất than củi ước tính là </w:t>
      </w:r>
      <w:r w:rsidRPr="007A79E7">
        <w:rPr>
          <w:lang w:val="vi-VN"/>
          <w:rPrChange w:id="372" w:author="Nguyen Huu Hieu" w:date="2014-11-18T09:05:00Z">
            <w:rPr/>
          </w:rPrChange>
        </w:rPr>
        <w:t>1,800,000</w:t>
      </w:r>
      <w:r>
        <w:rPr>
          <w:lang w:val="vi-VN"/>
        </w:rPr>
        <w:t xml:space="preserve"> đồng/tấn than củi. Thu nhập của của người bán buôn than củi trong nội địa và người xuất khẩu là </w:t>
      </w:r>
      <w:r w:rsidRPr="007A79E7">
        <w:rPr>
          <w:lang w:val="vi-VN"/>
          <w:rPrChange w:id="373" w:author="Nguyen Huu Hieu" w:date="2014-11-18T09:05:00Z">
            <w:rPr/>
          </w:rPrChange>
        </w:rPr>
        <w:t>2,000,000</w:t>
      </w:r>
      <w:r>
        <w:rPr>
          <w:lang w:val="vi-VN"/>
        </w:rPr>
        <w:t xml:space="preserve"> đồng/tấn.</w:t>
      </w:r>
      <w:bookmarkStart w:id="374" w:name="_Toc403554254"/>
    </w:p>
    <w:p w:rsidR="00DD3B70" w:rsidRDefault="00EC7B81" w:rsidP="00FD0BA5">
      <w:pPr>
        <w:pStyle w:val="Heading2"/>
        <w:rPr>
          <w:lang w:val="vi-VN"/>
        </w:rPr>
      </w:pPr>
      <w:r w:rsidRPr="007A79E7">
        <w:rPr>
          <w:lang w:val="vi-VN"/>
          <w:rPrChange w:id="375" w:author="Nguyen Huu Hieu" w:date="2014-11-18T09:05:00Z">
            <w:rPr/>
          </w:rPrChange>
        </w:rPr>
        <w:t xml:space="preserve">Các </w:t>
      </w:r>
      <w:r w:rsidR="00197B71" w:rsidRPr="007A79E7">
        <w:rPr>
          <w:lang w:val="vi-VN"/>
          <w:rPrChange w:id="376" w:author="Nguyen Huu Hieu" w:date="2014-11-18T09:05:00Z">
            <w:rPr/>
          </w:rPrChange>
        </w:rPr>
        <w:t>nguyên nhân</w:t>
      </w:r>
      <w:r w:rsidRPr="007A79E7">
        <w:rPr>
          <w:lang w:val="vi-VN"/>
          <w:rPrChange w:id="377" w:author="Nguyen Huu Hieu" w:date="2014-11-18T09:05:00Z">
            <w:rPr/>
          </w:rPrChange>
        </w:rPr>
        <w:t xml:space="preserve"> chính dẫn đến mất và suy thoái rừng </w:t>
      </w:r>
      <w:bookmarkEnd w:id="374"/>
    </w:p>
    <w:p w:rsidR="00DD3B70" w:rsidRPr="00EF0684" w:rsidRDefault="00197B71" w:rsidP="00FD0BA5">
      <w:pPr>
        <w:rPr>
          <w:b/>
          <w:i/>
          <w:lang w:val="vi-VN"/>
        </w:rPr>
      </w:pPr>
      <w:r w:rsidRPr="007A79E7">
        <w:rPr>
          <w:b/>
          <w:i/>
          <w:lang w:val="vi-VN"/>
          <w:rPrChange w:id="378" w:author="Nguyen Huu Hieu" w:date="2014-11-18T09:05:00Z">
            <w:rPr>
              <w:b/>
              <w:i/>
            </w:rPr>
          </w:rPrChange>
        </w:rPr>
        <w:t>Xác định</w:t>
      </w:r>
      <w:r w:rsidR="00DD3B70">
        <w:rPr>
          <w:b/>
          <w:i/>
          <w:lang w:val="vi-VN"/>
        </w:rPr>
        <w:t xml:space="preserve"> các </w:t>
      </w:r>
      <w:r w:rsidRPr="007A79E7">
        <w:rPr>
          <w:b/>
          <w:i/>
          <w:lang w:val="vi-VN"/>
          <w:rPrChange w:id="379" w:author="Nguyen Huu Hieu" w:date="2014-11-18T09:05:00Z">
            <w:rPr>
              <w:b/>
              <w:i/>
            </w:rPr>
          </w:rPrChange>
        </w:rPr>
        <w:t xml:space="preserve">nguyên nhân xuất phát từ các </w:t>
      </w:r>
      <w:r w:rsidR="00DD3B70">
        <w:rPr>
          <w:b/>
          <w:i/>
          <w:lang w:val="vi-VN"/>
        </w:rPr>
        <w:t>hộ gia đình</w:t>
      </w:r>
    </w:p>
    <w:p w:rsidR="00DD3B70" w:rsidRPr="006675BA" w:rsidRDefault="00DD3B70" w:rsidP="005975A7">
      <w:pPr>
        <w:rPr>
          <w:lang w:val="vi-VN"/>
        </w:rPr>
      </w:pPr>
      <w:r>
        <w:rPr>
          <w:lang w:val="vi-VN"/>
        </w:rPr>
        <w:t xml:space="preserve">Ước tính tiêu thụ gỗ củi tại Thanh Hóa và Nghệ An: </w:t>
      </w:r>
      <w:r w:rsidRPr="007A79E7">
        <w:rPr>
          <w:b/>
          <w:lang w:val="vi-VN"/>
          <w:rPrChange w:id="380" w:author="Nguyen Huu Hieu" w:date="2014-11-18T09:05:00Z">
            <w:rPr>
              <w:b/>
            </w:rPr>
          </w:rPrChange>
        </w:rPr>
        <w:t>1,641,182</w:t>
      </w:r>
      <w:r>
        <w:rPr>
          <w:b/>
          <w:lang w:val="vi-VN"/>
        </w:rPr>
        <w:t xml:space="preserve"> </w:t>
      </w:r>
      <w:r w:rsidRPr="006675BA">
        <w:rPr>
          <w:lang w:val="vi-VN"/>
        </w:rPr>
        <w:t>tấn hằng năm bao gồm</w:t>
      </w:r>
      <w:r>
        <w:rPr>
          <w:lang w:val="vi-VN"/>
        </w:rPr>
        <w:t xml:space="preserve"> </w:t>
      </w:r>
      <w:r w:rsidRPr="007A79E7">
        <w:rPr>
          <w:lang w:val="vi-VN"/>
          <w:rPrChange w:id="381" w:author="Nguyen Huu Hieu" w:date="2014-11-18T09:05:00Z">
            <w:rPr/>
          </w:rPrChange>
        </w:rPr>
        <w:t>1,452,740</w:t>
      </w:r>
      <w:r>
        <w:rPr>
          <w:lang w:val="vi-VN"/>
        </w:rPr>
        <w:t xml:space="preserve"> tấn/năm cho nấu ăn tại hộ gia đình, và </w:t>
      </w:r>
      <w:r w:rsidRPr="007A79E7">
        <w:rPr>
          <w:lang w:val="vi-VN"/>
          <w:rPrChange w:id="382" w:author="Nguyen Huu Hieu" w:date="2014-11-18T09:05:00Z">
            <w:rPr/>
          </w:rPrChange>
        </w:rPr>
        <w:t>188,442</w:t>
      </w:r>
      <w:r>
        <w:rPr>
          <w:lang w:val="vi-VN"/>
        </w:rPr>
        <w:t xml:space="preserve"> tấn/năm cho chăn nuôi heo. Gỗ củi được cung cấp từ các nguồn sau:</w:t>
      </w:r>
    </w:p>
    <w:p w:rsidR="00DD3B70" w:rsidRDefault="00DD3B70" w:rsidP="00FD0BA5">
      <w:pPr>
        <w:pStyle w:val="ListParagraph"/>
        <w:numPr>
          <w:ilvl w:val="0"/>
          <w:numId w:val="5"/>
        </w:numPr>
        <w:contextualSpacing w:val="0"/>
      </w:pPr>
      <w:r>
        <w:t xml:space="preserve">1,001,121 </w:t>
      </w:r>
      <w:r>
        <w:rPr>
          <w:lang w:val="vi-VN"/>
        </w:rPr>
        <w:t>tấn từ rừng tự nhiên</w:t>
      </w:r>
    </w:p>
    <w:p w:rsidR="00DD3B70" w:rsidRPr="000C34B4" w:rsidRDefault="00DD3B70" w:rsidP="002E1C28">
      <w:pPr>
        <w:pStyle w:val="ListParagraph"/>
        <w:numPr>
          <w:ilvl w:val="0"/>
          <w:numId w:val="5"/>
        </w:numPr>
        <w:contextualSpacing w:val="0"/>
      </w:pPr>
      <w:r>
        <w:t>377,472</w:t>
      </w:r>
      <w:r>
        <w:rPr>
          <w:lang w:val="vi-VN"/>
        </w:rPr>
        <w:t xml:space="preserve"> từ rừng trồng</w:t>
      </w:r>
    </w:p>
    <w:p w:rsidR="00DD3B70" w:rsidRDefault="00DD3B70" w:rsidP="00FD0BA5">
      <w:pPr>
        <w:pStyle w:val="ListParagraph"/>
        <w:numPr>
          <w:ilvl w:val="0"/>
          <w:numId w:val="5"/>
        </w:numPr>
        <w:contextualSpacing w:val="0"/>
      </w:pPr>
      <w:r>
        <w:lastRenderedPageBreak/>
        <w:t>262,589</w:t>
      </w:r>
      <w:r>
        <w:rPr>
          <w:lang w:val="vi-VN"/>
        </w:rPr>
        <w:t xml:space="preserve"> tấn từ vườn nhà</w:t>
      </w:r>
    </w:p>
    <w:p w:rsidR="00DD3B70" w:rsidRPr="000C34B4" w:rsidRDefault="00DD3B70" w:rsidP="00FD0BA5">
      <w:pPr>
        <w:rPr>
          <w:lang w:val="vi-VN"/>
        </w:rPr>
      </w:pPr>
      <w:r>
        <w:rPr>
          <w:lang w:val="vi-VN"/>
        </w:rPr>
        <w:t>Nhu cầu gỗ củi cho hộ gia đình theo loại gỗ là:</w:t>
      </w:r>
    </w:p>
    <w:p w:rsidR="00DD3B70" w:rsidRDefault="00DD3B70" w:rsidP="00FD0BA5">
      <w:pPr>
        <w:pStyle w:val="ListParagraph"/>
        <w:numPr>
          <w:ilvl w:val="0"/>
          <w:numId w:val="5"/>
        </w:numPr>
        <w:contextualSpacing w:val="0"/>
      </w:pPr>
      <w:r>
        <w:t>4% có đường kính &gt;15cm</w:t>
      </w:r>
    </w:p>
    <w:p w:rsidR="00DD3B70" w:rsidRDefault="00DD3B70" w:rsidP="00FD0BA5">
      <w:pPr>
        <w:pStyle w:val="ListParagraph"/>
        <w:numPr>
          <w:ilvl w:val="0"/>
          <w:numId w:val="5"/>
        </w:numPr>
        <w:contextualSpacing w:val="0"/>
      </w:pPr>
      <w:r>
        <w:t>26% có đường kính từ 5-15cm</w:t>
      </w:r>
    </w:p>
    <w:p w:rsidR="00DD3B70" w:rsidRDefault="00DD3B70" w:rsidP="00FD0BA5">
      <w:pPr>
        <w:pStyle w:val="ListParagraph"/>
        <w:numPr>
          <w:ilvl w:val="0"/>
          <w:numId w:val="5"/>
        </w:numPr>
        <w:contextualSpacing w:val="0"/>
      </w:pPr>
      <w:r>
        <w:t>70% có đường kính &lt;5cm.</w:t>
      </w:r>
    </w:p>
    <w:p w:rsidR="00DD3B70" w:rsidRPr="00DF4F4B" w:rsidRDefault="00DD3B70" w:rsidP="00FD0BA5">
      <w:pPr>
        <w:rPr>
          <w:lang w:val="vi-VN"/>
        </w:rPr>
      </w:pPr>
      <w:r>
        <w:rPr>
          <w:lang w:val="vi-VN"/>
        </w:rPr>
        <w:t xml:space="preserve">Tổng lượng cung cấp gỗ củi bền vững của những cây chết, cây nhỏ và cành nhánh được tính toán là </w:t>
      </w:r>
      <w:r w:rsidRPr="00771A56">
        <w:rPr>
          <w:b/>
        </w:rPr>
        <w:t>1,905,038</w:t>
      </w:r>
      <w:r>
        <w:rPr>
          <w:b/>
          <w:lang w:val="vi-VN"/>
        </w:rPr>
        <w:t xml:space="preserve"> </w:t>
      </w:r>
      <w:r w:rsidRPr="00DF4F4B">
        <w:rPr>
          <w:lang w:val="vi-VN"/>
        </w:rPr>
        <w:t>tấn/năm</w:t>
      </w:r>
      <w:r>
        <w:rPr>
          <w:lang w:val="vi-VN"/>
        </w:rPr>
        <w:t xml:space="preserve"> cho hai tỉnh bao gồm:</w:t>
      </w:r>
    </w:p>
    <w:p w:rsidR="00DD3B70" w:rsidRPr="007A79E7" w:rsidRDefault="00DD3B70" w:rsidP="00FD0BA5">
      <w:pPr>
        <w:pStyle w:val="ListParagraph"/>
        <w:numPr>
          <w:ilvl w:val="0"/>
          <w:numId w:val="5"/>
        </w:numPr>
        <w:contextualSpacing w:val="0"/>
        <w:rPr>
          <w:lang w:val="vi-VN"/>
          <w:rPrChange w:id="383" w:author="Nguyen Huu Hieu" w:date="2014-11-18T09:05:00Z">
            <w:rPr/>
          </w:rPrChange>
        </w:rPr>
      </w:pPr>
      <w:commentRangeStart w:id="384"/>
      <w:r w:rsidRPr="007A79E7">
        <w:rPr>
          <w:lang w:val="vi-VN"/>
          <w:rPrChange w:id="385" w:author="Nguyen Huu Hieu" w:date="2014-11-18T09:05:00Z">
            <w:rPr/>
          </w:rPrChange>
        </w:rPr>
        <w:t xml:space="preserve">1,157,136 </w:t>
      </w:r>
      <w:r>
        <w:rPr>
          <w:lang w:val="vi-VN"/>
        </w:rPr>
        <w:t>tấn/năm từ rừng tự nhiên lá rộng</w:t>
      </w:r>
      <w:commentRangeEnd w:id="384"/>
      <w:r w:rsidR="00B2472A">
        <w:rPr>
          <w:rStyle w:val="CommentReference"/>
        </w:rPr>
        <w:commentReference w:id="384"/>
      </w:r>
    </w:p>
    <w:p w:rsidR="00DD3B70" w:rsidRPr="007A79E7" w:rsidRDefault="00DD3B70" w:rsidP="00FD0BA5">
      <w:pPr>
        <w:pStyle w:val="ListParagraph"/>
        <w:numPr>
          <w:ilvl w:val="0"/>
          <w:numId w:val="5"/>
        </w:numPr>
        <w:contextualSpacing w:val="0"/>
        <w:rPr>
          <w:lang w:val="vi-VN"/>
          <w:rPrChange w:id="386" w:author="Nguyen Huu Hieu" w:date="2014-11-18T09:05:00Z">
            <w:rPr/>
          </w:rPrChange>
        </w:rPr>
      </w:pPr>
      <w:r w:rsidRPr="007A79E7">
        <w:rPr>
          <w:lang w:val="vi-VN"/>
          <w:rPrChange w:id="387" w:author="Nguyen Huu Hieu" w:date="2014-11-18T09:05:00Z">
            <w:rPr/>
          </w:rPrChange>
        </w:rPr>
        <w:t xml:space="preserve">146,812 </w:t>
      </w:r>
      <w:r>
        <w:rPr>
          <w:lang w:val="vi-VN"/>
        </w:rPr>
        <w:t>tấn/năm từ rừng hỗn hợp gỗ luồng</w:t>
      </w:r>
    </w:p>
    <w:p w:rsidR="00DD3B70" w:rsidRPr="007A79E7" w:rsidRDefault="00DD3B70" w:rsidP="00FD0BA5">
      <w:pPr>
        <w:pStyle w:val="ListParagraph"/>
        <w:numPr>
          <w:ilvl w:val="0"/>
          <w:numId w:val="5"/>
        </w:numPr>
        <w:contextualSpacing w:val="0"/>
        <w:rPr>
          <w:lang w:val="vi-VN"/>
          <w:rPrChange w:id="388" w:author="Nguyen Huu Hieu" w:date="2014-11-18T09:05:00Z">
            <w:rPr/>
          </w:rPrChange>
        </w:rPr>
      </w:pPr>
      <w:r w:rsidRPr="007A79E7">
        <w:rPr>
          <w:lang w:val="vi-VN"/>
          <w:rPrChange w:id="389" w:author="Nguyen Huu Hieu" w:date="2014-11-18T09:05:00Z">
            <w:rPr/>
          </w:rPrChange>
        </w:rPr>
        <w:t xml:space="preserve">31,897 </w:t>
      </w:r>
      <w:r>
        <w:rPr>
          <w:lang w:val="vi-VN"/>
        </w:rPr>
        <w:t>tấn/năm từ rừng núi đá</w:t>
      </w:r>
    </w:p>
    <w:p w:rsidR="00DD3B70" w:rsidRDefault="00DD3B70" w:rsidP="00FD0BA5">
      <w:pPr>
        <w:pStyle w:val="ListParagraph"/>
        <w:numPr>
          <w:ilvl w:val="0"/>
          <w:numId w:val="5"/>
        </w:numPr>
        <w:contextualSpacing w:val="0"/>
      </w:pPr>
      <w:r>
        <w:t xml:space="preserve">203,569 </w:t>
      </w:r>
      <w:r>
        <w:rPr>
          <w:lang w:val="vi-VN"/>
        </w:rPr>
        <w:t>tấn/năm từ rừng luồng</w:t>
      </w:r>
    </w:p>
    <w:p w:rsidR="00DD3B70" w:rsidRDefault="00DD3B70" w:rsidP="00FD0BA5">
      <w:pPr>
        <w:pStyle w:val="ListParagraph"/>
        <w:numPr>
          <w:ilvl w:val="0"/>
          <w:numId w:val="5"/>
        </w:numPr>
        <w:contextualSpacing w:val="0"/>
      </w:pPr>
      <w:r>
        <w:t xml:space="preserve">365,623 </w:t>
      </w:r>
      <w:r>
        <w:rPr>
          <w:lang w:val="vi-VN"/>
        </w:rPr>
        <w:t>tấn/năm từ rừng trồng keo</w:t>
      </w:r>
    </w:p>
    <w:p w:rsidR="00DD3B70" w:rsidRDefault="00DD3B70" w:rsidP="00FD0BA5">
      <w:r>
        <w:t>Cung cấp bền vững này có thể chỉ theo lý thuyết để thực hiện đáp ứng nhu cầu gỗ củi chính cho hộ gia đình trong đó 96% của 1 triệu tấn gỗ củi từ rừng tự nhiên là gỗ nhiên liệu có đường kính nhỏ hơn 5cm.</w:t>
      </w:r>
    </w:p>
    <w:p w:rsidR="00DD3B70" w:rsidRPr="00B2472A" w:rsidRDefault="00DD3B70" w:rsidP="00FD0BA5">
      <w:pPr>
        <w:rPr>
          <w:lang w:val="en-GB"/>
          <w:rPrChange w:id="390" w:author="Nguyen Huu Hieu" w:date="2014-11-20T09:35:00Z">
            <w:rPr>
              <w:lang w:val="vi-VN"/>
            </w:rPr>
          </w:rPrChange>
        </w:rPr>
      </w:pPr>
      <w:r>
        <w:t>T</w:t>
      </w:r>
      <w:r>
        <w:rPr>
          <w:lang w:val="vi-VN"/>
        </w:rPr>
        <w:t>ỷ lệ</w:t>
      </w:r>
      <w:r w:rsidRPr="0039328B">
        <w:rPr>
          <w:lang w:val="vi-VN"/>
        </w:rPr>
        <w:t xml:space="preserve"> tăng trưởng dân số của Thanh Hóa năm 2013 là 1</w:t>
      </w:r>
      <w:proofErr w:type="gramStart"/>
      <w:r w:rsidRPr="0039328B">
        <w:rPr>
          <w:lang w:val="vi-VN"/>
        </w:rPr>
        <w:t>,16</w:t>
      </w:r>
      <w:proofErr w:type="gramEnd"/>
      <w:r w:rsidRPr="0039328B">
        <w:rPr>
          <w:lang w:val="vi-VN"/>
        </w:rPr>
        <w:t xml:space="preserve">% và của Nghệ An là 0,68%, tỷ lệ tăng trưởng này không tạo ra áp lực đáng kể đối với việc cung cấp, trong khi xu hướng </w:t>
      </w:r>
      <w:r>
        <w:rPr>
          <w:lang w:val="vi-VN"/>
        </w:rPr>
        <w:t xml:space="preserve">chuyển đổi nhiên liệu từ gỗ sang </w:t>
      </w:r>
      <w:r w:rsidRPr="0039328B">
        <w:rPr>
          <w:lang w:val="vi-VN"/>
        </w:rPr>
        <w:t xml:space="preserve">điện và </w:t>
      </w:r>
      <w:r>
        <w:rPr>
          <w:lang w:val="vi-VN"/>
        </w:rPr>
        <w:t>gas</w:t>
      </w:r>
      <w:r w:rsidRPr="0039328B">
        <w:rPr>
          <w:lang w:val="vi-VN"/>
        </w:rPr>
        <w:t xml:space="preserve"> là </w:t>
      </w:r>
      <w:r>
        <w:rPr>
          <w:lang w:val="vi-VN"/>
        </w:rPr>
        <w:t xml:space="preserve">đang </w:t>
      </w:r>
      <w:r w:rsidR="00EC7B81">
        <w:t>tiếp tục diễn ra</w:t>
      </w:r>
      <w:r w:rsidRPr="0039328B">
        <w:rPr>
          <w:lang w:val="vi-VN"/>
        </w:rPr>
        <w:t>.</w:t>
      </w:r>
      <w:ins w:id="391" w:author="Nguyen Huu Hieu" w:date="2014-11-20T09:35:00Z">
        <w:r w:rsidR="00B2472A">
          <w:rPr>
            <w:lang w:val="en-GB"/>
          </w:rPr>
          <w:t xml:space="preserve"> Vì vây……?</w:t>
        </w:r>
      </w:ins>
    </w:p>
    <w:p w:rsidR="00DD3B70" w:rsidRDefault="00DD3B70" w:rsidP="00D60630">
      <w:pPr>
        <w:rPr>
          <w:lang w:val="vi-VN"/>
        </w:rPr>
      </w:pPr>
      <w:r w:rsidRPr="008D7A31">
        <w:rPr>
          <w:lang w:val="vi-VN"/>
        </w:rPr>
        <w:t>Tuy nhiên, có một trường hợp đáng chú ý</w:t>
      </w:r>
      <w:r>
        <w:rPr>
          <w:lang w:val="vi-VN"/>
        </w:rPr>
        <w:t xml:space="preserve"> là</w:t>
      </w:r>
      <w:r w:rsidRPr="008D7A31">
        <w:rPr>
          <w:lang w:val="vi-VN"/>
        </w:rPr>
        <w:t xml:space="preserve"> ở huyện Tương Dương của Nghệ An nơi rừng tự nhiên đang nhanh chóng bị mất </w:t>
      </w:r>
      <w:r w:rsidRPr="007A79E7">
        <w:rPr>
          <w:lang w:val="vi-VN"/>
          <w:rPrChange w:id="392" w:author="Nguyen Huu Hieu" w:date="2014-11-18T09:05:00Z">
            <w:rPr/>
          </w:rPrChange>
        </w:rPr>
        <w:t xml:space="preserve">đi </w:t>
      </w:r>
      <w:r w:rsidRPr="008D7A31">
        <w:rPr>
          <w:lang w:val="vi-VN"/>
        </w:rPr>
        <w:t xml:space="preserve">do </w:t>
      </w:r>
      <w:r w:rsidRPr="007A79E7">
        <w:rPr>
          <w:lang w:val="vi-VN"/>
          <w:rPrChange w:id="393" w:author="Nguyen Huu Hieu" w:date="2014-11-18T09:05:00Z">
            <w:rPr/>
          </w:rPrChange>
        </w:rPr>
        <w:t xml:space="preserve">việc </w:t>
      </w:r>
      <w:r w:rsidR="00EC7B81" w:rsidRPr="007A79E7">
        <w:rPr>
          <w:lang w:val="vi-VN"/>
          <w:rPrChange w:id="394" w:author="Nguyen Huu Hieu" w:date="2014-11-18T09:05:00Z">
            <w:rPr/>
          </w:rPrChange>
        </w:rPr>
        <w:t>du canh</w:t>
      </w:r>
      <w:r w:rsidRPr="008D7A31">
        <w:rPr>
          <w:lang w:val="vi-VN"/>
        </w:rPr>
        <w:t xml:space="preserve">. Theo các </w:t>
      </w:r>
      <w:r>
        <w:rPr>
          <w:lang w:val="vi-VN"/>
        </w:rPr>
        <w:t>cán bộ</w:t>
      </w:r>
      <w:r w:rsidRPr="008D7A31">
        <w:rPr>
          <w:lang w:val="vi-VN"/>
        </w:rPr>
        <w:t xml:space="preserve"> cấp huyện, </w:t>
      </w:r>
      <w:r w:rsidR="00010EA7" w:rsidRPr="007A79E7">
        <w:rPr>
          <w:lang w:val="vi-VN"/>
          <w:rPrChange w:id="395" w:author="Nguyen Huu Hieu" w:date="2014-11-18T09:05:00Z">
            <w:rPr/>
          </w:rPrChange>
        </w:rPr>
        <w:t xml:space="preserve">các tài liệu xác nhận đất </w:t>
      </w:r>
      <w:r w:rsidR="00E3178C" w:rsidRPr="007A79E7">
        <w:rPr>
          <w:lang w:val="vi-VN"/>
          <w:rPrChange w:id="396" w:author="Nguyen Huu Hieu" w:date="2014-11-18T09:05:00Z">
            <w:rPr/>
          </w:rPrChange>
        </w:rPr>
        <w:t>rẫy (đất du canh)</w:t>
      </w:r>
      <w:r w:rsidR="00010EA7" w:rsidRPr="007A79E7">
        <w:rPr>
          <w:lang w:val="vi-VN"/>
          <w:rPrChange w:id="397" w:author="Nguyen Huu Hieu" w:date="2014-11-18T09:05:00Z">
            <w:rPr/>
          </w:rPrChange>
        </w:rPr>
        <w:t xml:space="preserve"> cho các hộ gia đình tại khu vực này</w:t>
      </w:r>
      <w:r w:rsidRPr="008D7A31">
        <w:rPr>
          <w:lang w:val="vi-VN"/>
        </w:rPr>
        <w:t xml:space="preserve"> </w:t>
      </w:r>
      <w:r w:rsidR="00010EA7" w:rsidRPr="007A79E7">
        <w:rPr>
          <w:lang w:val="vi-VN"/>
          <w:rPrChange w:id="398" w:author="Nguyen Huu Hieu" w:date="2014-11-18T09:05:00Z">
            <w:rPr/>
          </w:rPrChange>
        </w:rPr>
        <w:t>chỉ ghi nhận diện tích đất</w:t>
      </w:r>
      <w:r w:rsidRPr="008D7A31">
        <w:rPr>
          <w:lang w:val="vi-VN"/>
        </w:rPr>
        <w:t xml:space="preserve">, nhưng không có bản đồ thửa đất và không có giấy chứng nhận </w:t>
      </w:r>
      <w:r w:rsidRPr="007A79E7">
        <w:rPr>
          <w:lang w:val="vi-VN"/>
          <w:rPrChange w:id="399" w:author="Nguyen Huu Hieu" w:date="2014-11-18T09:05:00Z">
            <w:rPr/>
          </w:rPrChange>
        </w:rPr>
        <w:t xml:space="preserve">sử dụng đất </w:t>
      </w:r>
      <w:r w:rsidRPr="008D7A31">
        <w:rPr>
          <w:lang w:val="vi-VN"/>
        </w:rPr>
        <w:t xml:space="preserve">chính thức. </w:t>
      </w:r>
      <w:r>
        <w:rPr>
          <w:lang w:val="vi-VN"/>
        </w:rPr>
        <w:t xml:space="preserve">Hằng </w:t>
      </w:r>
      <w:r w:rsidRPr="008D7A31">
        <w:rPr>
          <w:lang w:val="vi-VN"/>
        </w:rPr>
        <w:t xml:space="preserve">năm mỗi hộ gia đình sẽ </w:t>
      </w:r>
      <w:r>
        <w:rPr>
          <w:lang w:val="vi-VN"/>
        </w:rPr>
        <w:t>phá bỏ</w:t>
      </w:r>
      <w:r w:rsidRPr="008D7A31">
        <w:rPr>
          <w:lang w:val="vi-VN"/>
        </w:rPr>
        <w:t xml:space="preserve"> 1-2 ha </w:t>
      </w:r>
      <w:r>
        <w:rPr>
          <w:lang w:val="vi-VN"/>
        </w:rPr>
        <w:t xml:space="preserve">rừng </w:t>
      </w:r>
      <w:r w:rsidRPr="008D7A31">
        <w:rPr>
          <w:lang w:val="vi-VN"/>
        </w:rPr>
        <w:t xml:space="preserve">tái sinh hoặc rừng nghèo để trồng ngô và </w:t>
      </w:r>
      <w:r>
        <w:rPr>
          <w:lang w:val="vi-VN"/>
        </w:rPr>
        <w:t>lúa</w:t>
      </w:r>
      <w:r w:rsidRPr="008D7A31">
        <w:rPr>
          <w:lang w:val="vi-VN"/>
        </w:rPr>
        <w:t xml:space="preserve">. Quá trình này được lặp đi lặp lại </w:t>
      </w:r>
      <w:r>
        <w:rPr>
          <w:lang w:val="vi-VN"/>
        </w:rPr>
        <w:t>hằng</w:t>
      </w:r>
      <w:r w:rsidRPr="008D7A31">
        <w:rPr>
          <w:lang w:val="vi-VN"/>
        </w:rPr>
        <w:t xml:space="preserve"> năm trên quy mô lớn là </w:t>
      </w:r>
      <w:r>
        <w:rPr>
          <w:lang w:val="vi-VN"/>
        </w:rPr>
        <w:t>đe dọa</w:t>
      </w:r>
      <w:r w:rsidRPr="008D7A31">
        <w:rPr>
          <w:lang w:val="vi-VN"/>
        </w:rPr>
        <w:t xml:space="preserve"> lớn nhất trong việc </w:t>
      </w:r>
      <w:r w:rsidR="00197B71" w:rsidRPr="007A79E7">
        <w:rPr>
          <w:lang w:val="vi-VN"/>
          <w:rPrChange w:id="400" w:author="Nguyen Huu Hieu" w:date="2014-11-18T09:05:00Z">
            <w:rPr/>
          </w:rPrChange>
        </w:rPr>
        <w:t>mất</w:t>
      </w:r>
      <w:r w:rsidRPr="00146E1C">
        <w:rPr>
          <w:lang w:val="vi-VN"/>
        </w:rPr>
        <w:t xml:space="preserve"> rừng. Do</w:t>
      </w:r>
      <w:r>
        <w:rPr>
          <w:lang w:val="vi-VN"/>
        </w:rPr>
        <w:t xml:space="preserve"> </w:t>
      </w:r>
      <w:r w:rsidR="00197B71" w:rsidRPr="007A79E7">
        <w:rPr>
          <w:lang w:val="vi-VN"/>
          <w:rPrChange w:id="401" w:author="Nguyen Huu Hieu" w:date="2014-11-18T09:05:00Z">
            <w:rPr/>
          </w:rPrChange>
        </w:rPr>
        <w:t xml:space="preserve">đất du canh cũng thuộc </w:t>
      </w:r>
      <w:r>
        <w:rPr>
          <w:lang w:val="vi-VN"/>
        </w:rPr>
        <w:t xml:space="preserve">nhóm đất được chính quyền địa phương công nhận nên người dân có quyền </w:t>
      </w:r>
      <w:r w:rsidR="00197B71" w:rsidRPr="007A79E7">
        <w:rPr>
          <w:lang w:val="vi-VN"/>
          <w:rPrChange w:id="402" w:author="Nguyen Huu Hieu" w:date="2014-11-18T09:05:00Z">
            <w:rPr/>
          </w:rPrChange>
        </w:rPr>
        <w:t xml:space="preserve">du canh để </w:t>
      </w:r>
      <w:r>
        <w:rPr>
          <w:lang w:val="vi-VN"/>
        </w:rPr>
        <w:t>canh tác nông nghiệp</w:t>
      </w:r>
      <w:r w:rsidRPr="008D7A31">
        <w:rPr>
          <w:lang w:val="vi-VN"/>
        </w:rPr>
        <w:t xml:space="preserve">. Vì không có ranh giới rõ ràng và không có bản đồ </w:t>
      </w:r>
      <w:r>
        <w:rPr>
          <w:lang w:val="vi-VN"/>
        </w:rPr>
        <w:t>thửa đất</w:t>
      </w:r>
      <w:r w:rsidRPr="008D7A31">
        <w:rPr>
          <w:lang w:val="vi-VN"/>
        </w:rPr>
        <w:t xml:space="preserve">, rất khó khăn để áp dụng </w:t>
      </w:r>
      <w:r>
        <w:rPr>
          <w:lang w:val="vi-VN"/>
        </w:rPr>
        <w:t>hình thức sử</w:t>
      </w:r>
      <w:r w:rsidRPr="008D7A31">
        <w:rPr>
          <w:lang w:val="vi-VN"/>
        </w:rPr>
        <w:t xml:space="preserve"> phạt các hộ gia đình</w:t>
      </w:r>
      <w:r>
        <w:rPr>
          <w:lang w:val="vi-VN"/>
        </w:rPr>
        <w:t xml:space="preserve"> đang</w:t>
      </w:r>
      <w:r w:rsidRPr="008D7A31">
        <w:rPr>
          <w:lang w:val="vi-VN"/>
        </w:rPr>
        <w:t xml:space="preserve"> lấn </w:t>
      </w:r>
      <w:r>
        <w:rPr>
          <w:lang w:val="vi-VN"/>
        </w:rPr>
        <w:t xml:space="preserve">chiếm </w:t>
      </w:r>
      <w:r w:rsidRPr="008D7A31">
        <w:rPr>
          <w:lang w:val="vi-VN"/>
        </w:rPr>
        <w:t xml:space="preserve">vào </w:t>
      </w:r>
      <w:r w:rsidRPr="00146E1C">
        <w:rPr>
          <w:lang w:val="vi-VN"/>
        </w:rPr>
        <w:t>rừng bởi</w:t>
      </w:r>
      <w:r>
        <w:rPr>
          <w:lang w:val="vi-VN"/>
        </w:rPr>
        <w:t xml:space="preserve"> vì</w:t>
      </w:r>
      <w:r w:rsidRPr="008D7A31">
        <w:rPr>
          <w:lang w:val="vi-VN"/>
        </w:rPr>
        <w:t xml:space="preserve"> vị trí và ranh giới đất của </w:t>
      </w:r>
      <w:r>
        <w:rPr>
          <w:lang w:val="vi-VN"/>
        </w:rPr>
        <w:t>người dân</w:t>
      </w:r>
      <w:r w:rsidRPr="008D7A31">
        <w:rPr>
          <w:lang w:val="vi-VN"/>
        </w:rPr>
        <w:t xml:space="preserve"> không thể được xác định </w:t>
      </w:r>
      <w:r w:rsidRPr="007A79E7">
        <w:rPr>
          <w:lang w:val="vi-VN"/>
          <w:rPrChange w:id="403" w:author="Nguyen Huu Hieu" w:date="2014-11-18T09:05:00Z">
            <w:rPr/>
          </w:rPrChange>
        </w:rPr>
        <w:t>ngay từ lúc</w:t>
      </w:r>
      <w:r>
        <w:rPr>
          <w:lang w:val="vi-VN"/>
        </w:rPr>
        <w:t xml:space="preserve"> ban đầu</w:t>
      </w:r>
      <w:r w:rsidRPr="008D7A31">
        <w:rPr>
          <w:lang w:val="vi-VN"/>
        </w:rPr>
        <w:t xml:space="preserve">. </w:t>
      </w:r>
      <w:r>
        <w:rPr>
          <w:lang w:val="vi-VN"/>
        </w:rPr>
        <w:t>Hoạt động chuyển đổi canh tác hằng năm này bao gồm cả hoạt động đốt rừng. Sau khi đốt rừng, có nhiều cây gỗ lớn tự nhiên được hộ gia đình dùng làm gỗ củi. Căn cứ theo các hộ gia đình này, gỗ tự nhiên được thu gom từ hoạt động đốt rừng mang lại cho họ nhiều gỗ củi sử dụng cho việc nấu ăn. Thậm chí số gỗ củi này còn vượt quá nhu cầu của họ.</w:t>
      </w:r>
    </w:p>
    <w:p w:rsidR="00DD3B70" w:rsidRPr="00737916" w:rsidRDefault="00DD3B70" w:rsidP="00D60630">
      <w:pPr>
        <w:rPr>
          <w:lang w:val="vi-VN"/>
        </w:rPr>
      </w:pPr>
      <w:r w:rsidRPr="007A79E7">
        <w:rPr>
          <w:lang w:val="vi-VN"/>
          <w:rPrChange w:id="404" w:author="Nguyen Huu Hieu" w:date="2014-11-18T09:05:00Z">
            <w:rPr/>
          </w:rPrChange>
        </w:rPr>
        <w:t>Ả</w:t>
      </w:r>
      <w:r>
        <w:rPr>
          <w:lang w:val="vi-VN"/>
        </w:rPr>
        <w:t xml:space="preserve">nh dưới đây được chụp cùng với cán bộ huyện Tương Dương, thể hiện rằng mất rừng tự nhiên là do chuyển đổi mục đích </w:t>
      </w:r>
      <w:r w:rsidRPr="007A79E7">
        <w:rPr>
          <w:lang w:val="vi-VN"/>
          <w:rPrChange w:id="405" w:author="Nguyen Huu Hieu" w:date="2014-11-18T09:05:00Z">
            <w:rPr/>
          </w:rPrChange>
        </w:rPr>
        <w:t>trồng trọt</w:t>
      </w:r>
      <w:r>
        <w:rPr>
          <w:lang w:val="vi-VN"/>
        </w:rPr>
        <w:t>.</w:t>
      </w:r>
    </w:p>
    <w:p w:rsidR="00DD3B70" w:rsidRDefault="00626FDE" w:rsidP="00D60630">
      <w:pPr>
        <w:spacing w:before="0" w:after="200" w:line="276" w:lineRule="auto"/>
        <w:jc w:val="center"/>
      </w:pPr>
      <w:r>
        <w:rPr>
          <w:noProof/>
          <w:lang w:val="en-GB" w:eastAsia="en-GB"/>
        </w:rPr>
        <w:lastRenderedPageBreak/>
        <w:drawing>
          <wp:inline distT="0" distB="0" distL="0" distR="0" wp14:anchorId="743EDA72" wp14:editId="2A4F40F3">
            <wp:extent cx="4191000" cy="31337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3133725"/>
                    </a:xfrm>
                    <a:prstGeom prst="rect">
                      <a:avLst/>
                    </a:prstGeom>
                    <a:noFill/>
                    <a:ln>
                      <a:noFill/>
                    </a:ln>
                  </pic:spPr>
                </pic:pic>
              </a:graphicData>
            </a:graphic>
          </wp:inline>
        </w:drawing>
      </w:r>
    </w:p>
    <w:p w:rsidR="00DD3B70" w:rsidRPr="00655B05" w:rsidRDefault="00DD3B70" w:rsidP="00D60630">
      <w:pPr>
        <w:spacing w:before="0" w:after="200" w:line="276" w:lineRule="auto"/>
        <w:jc w:val="center"/>
        <w:rPr>
          <w:i/>
        </w:rPr>
      </w:pPr>
      <w:r>
        <w:rPr>
          <w:i/>
          <w:lang w:val="vi-VN"/>
        </w:rPr>
        <w:t xml:space="preserve">Hình 12. Phá rừng do chuyển đổi </w:t>
      </w:r>
      <w:r>
        <w:rPr>
          <w:i/>
        </w:rPr>
        <w:t>trồng trọt</w:t>
      </w:r>
    </w:p>
    <w:p w:rsidR="00DD3B70" w:rsidRDefault="00DD3B70" w:rsidP="00D60630">
      <w:pPr>
        <w:rPr>
          <w:b/>
          <w:i/>
        </w:rPr>
      </w:pPr>
    </w:p>
    <w:p w:rsidR="00DD3B70" w:rsidRPr="00F7539B" w:rsidRDefault="00197B71" w:rsidP="00D60630">
      <w:pPr>
        <w:rPr>
          <w:b/>
          <w:i/>
          <w:lang w:val="vi-VN"/>
        </w:rPr>
      </w:pPr>
      <w:r>
        <w:rPr>
          <w:b/>
          <w:i/>
        </w:rPr>
        <w:t>Xác định</w:t>
      </w:r>
      <w:r w:rsidR="00DD3B70">
        <w:rPr>
          <w:b/>
          <w:i/>
          <w:lang w:val="vi-VN"/>
        </w:rPr>
        <w:t xml:space="preserve"> các nguyên nhân </w:t>
      </w:r>
      <w:r>
        <w:rPr>
          <w:b/>
          <w:i/>
        </w:rPr>
        <w:t>xuất phát từ</w:t>
      </w:r>
      <w:r w:rsidR="00DD3B70">
        <w:rPr>
          <w:b/>
          <w:i/>
          <w:lang w:val="vi-VN"/>
        </w:rPr>
        <w:t xml:space="preserve"> lĩnh vực công nghiệp</w:t>
      </w:r>
    </w:p>
    <w:p w:rsidR="00DD3B70" w:rsidRPr="00F7539B" w:rsidRDefault="006F6B73" w:rsidP="00FD0BA5">
      <w:pPr>
        <w:rPr>
          <w:lang w:val="vi-VN"/>
        </w:rPr>
      </w:pPr>
      <w:r w:rsidRPr="007A79E7">
        <w:rPr>
          <w:lang w:val="vi-VN"/>
          <w:rPrChange w:id="406" w:author="Nguyen Huu Hieu" w:date="2014-11-18T09:05:00Z">
            <w:rPr/>
          </w:rPrChange>
        </w:rPr>
        <w:t>Khảo sát này không đủ để cung cấp các số liệu định lượng về nhu cầu gỗ củi cho công nghiệp địa phương để phân tích sâu hơn về nguyên nhân gây mất rừng và suy thoái rừng xuất phát từ lĩnh vực công nghiệp</w:t>
      </w:r>
      <w:r w:rsidR="00DD3B70">
        <w:rPr>
          <w:lang w:val="vi-VN"/>
        </w:rPr>
        <w:t xml:space="preserve">. Tuy nhiên, đánh giá định </w:t>
      </w:r>
      <w:r w:rsidR="00322221" w:rsidRPr="007A79E7">
        <w:rPr>
          <w:lang w:val="vi-VN"/>
          <w:rPrChange w:id="407" w:author="Nguyen Huu Hieu" w:date="2014-11-18T09:05:00Z">
            <w:rPr/>
          </w:rPrChange>
        </w:rPr>
        <w:t>tính</w:t>
      </w:r>
      <w:r w:rsidR="00DD3B70">
        <w:rPr>
          <w:lang w:val="vi-VN"/>
        </w:rPr>
        <w:t xml:space="preserve"> nhu cầu gỗ củi thương mại và tiêu thụ gỗ củi công nghiệp chỉ ra rằng </w:t>
      </w:r>
      <w:r w:rsidR="00322221" w:rsidRPr="007A79E7">
        <w:rPr>
          <w:lang w:val="vi-VN"/>
          <w:rPrChange w:id="408" w:author="Nguyen Huu Hieu" w:date="2014-11-18T09:05:00Z">
            <w:rPr/>
          </w:rPrChange>
        </w:rPr>
        <w:t>một lượng lớn</w:t>
      </w:r>
      <w:r w:rsidR="00DD3B70">
        <w:rPr>
          <w:lang w:val="vi-VN"/>
        </w:rPr>
        <w:t xml:space="preserve"> gỗ củi tiêu thụ cho ngành công </w:t>
      </w:r>
      <w:commentRangeStart w:id="409"/>
      <w:r w:rsidR="00DD3B70">
        <w:rPr>
          <w:lang w:val="vi-VN"/>
        </w:rPr>
        <w:t>nghiệp</w:t>
      </w:r>
      <w:commentRangeEnd w:id="409"/>
      <w:r w:rsidR="00B2472A">
        <w:rPr>
          <w:rStyle w:val="CommentReference"/>
        </w:rPr>
        <w:commentReference w:id="409"/>
      </w:r>
      <w:ins w:id="410" w:author="Nguyen Huu Hieu" w:date="2014-11-20T09:37:00Z">
        <w:r w:rsidR="00B2472A" w:rsidRPr="00B2472A">
          <w:rPr>
            <w:lang w:val="vi-VN"/>
            <w:rPrChange w:id="411" w:author="Nguyen Huu Hieu" w:date="2014-11-20T09:37:00Z">
              <w:rPr>
                <w:lang w:val="en-GB"/>
              </w:rPr>
            </w:rPrChange>
          </w:rPr>
          <w:t xml:space="preserve"> </w:t>
        </w:r>
      </w:ins>
      <w:r w:rsidR="00DD3B70">
        <w:rPr>
          <w:lang w:val="vi-VN"/>
        </w:rPr>
        <w:t xml:space="preserve"> </w:t>
      </w:r>
      <w:r w:rsidR="00322221" w:rsidRPr="007A79E7">
        <w:rPr>
          <w:lang w:val="vi-VN"/>
          <w:rPrChange w:id="412" w:author="Nguyen Huu Hieu" w:date="2014-11-18T09:05:00Z">
            <w:rPr/>
          </w:rPrChange>
        </w:rPr>
        <w:t xml:space="preserve">đang </w:t>
      </w:r>
      <w:r w:rsidR="00DD3B70">
        <w:rPr>
          <w:lang w:val="vi-VN"/>
        </w:rPr>
        <w:t>được khai thác từ rừng tự nhiên</w:t>
      </w:r>
      <w:r w:rsidR="00322221" w:rsidRPr="007A79E7">
        <w:rPr>
          <w:lang w:val="vi-VN"/>
          <w:rPrChange w:id="413" w:author="Nguyen Huu Hieu" w:date="2014-11-18T09:05:00Z">
            <w:rPr/>
          </w:rPrChange>
        </w:rPr>
        <w:t xml:space="preserve"> trong địa bàn</w:t>
      </w:r>
      <w:r w:rsidR="00DD3B70">
        <w:rPr>
          <w:lang w:val="vi-VN"/>
        </w:rPr>
        <w:t xml:space="preserve">, trong đó 85% là gỗ có </w:t>
      </w:r>
      <w:r w:rsidR="00DD3B70" w:rsidRPr="007A79E7">
        <w:rPr>
          <w:lang w:val="vi-VN"/>
          <w:rPrChange w:id="414" w:author="Nguyen Huu Hieu" w:date="2014-11-18T09:05:00Z">
            <w:rPr/>
          </w:rPrChange>
        </w:rPr>
        <w:t>đường kính</w:t>
      </w:r>
      <w:r w:rsidR="00DD3B70">
        <w:rPr>
          <w:lang w:val="vi-VN"/>
        </w:rPr>
        <w:t xml:space="preserve"> lớn hơn 15cm. </w:t>
      </w:r>
      <w:commentRangeStart w:id="415"/>
      <w:r w:rsidR="00DD3B70" w:rsidRPr="007A79E7">
        <w:rPr>
          <w:lang w:val="vi-VN"/>
          <w:rPrChange w:id="416" w:author="Nguyen Huu Hieu" w:date="2014-11-18T09:05:00Z">
            <w:rPr/>
          </w:rPrChange>
        </w:rPr>
        <w:t>Như đã</w:t>
      </w:r>
      <w:r w:rsidR="00DD3B70">
        <w:rPr>
          <w:lang w:val="vi-VN"/>
        </w:rPr>
        <w:t xml:space="preserve"> được phân tích ở trên về </w:t>
      </w:r>
      <w:r w:rsidR="00322221" w:rsidRPr="007A79E7">
        <w:rPr>
          <w:lang w:val="vi-VN"/>
          <w:rPrChange w:id="417" w:author="Nguyen Huu Hieu" w:date="2014-11-18T09:05:00Z">
            <w:rPr/>
          </w:rPrChange>
        </w:rPr>
        <w:t>hai</w:t>
      </w:r>
      <w:r w:rsidR="00DD3B70">
        <w:rPr>
          <w:lang w:val="vi-VN"/>
        </w:rPr>
        <w:t xml:space="preserve"> địa điểm </w:t>
      </w:r>
      <w:r w:rsidR="00322221" w:rsidRPr="007A79E7">
        <w:rPr>
          <w:lang w:val="vi-VN"/>
          <w:rPrChange w:id="418" w:author="Nguyen Huu Hieu" w:date="2014-11-18T09:05:00Z">
            <w:rPr/>
          </w:rPrChange>
        </w:rPr>
        <w:t xml:space="preserve">được </w:t>
      </w:r>
      <w:r w:rsidR="00DD3B70">
        <w:rPr>
          <w:lang w:val="vi-VN"/>
        </w:rPr>
        <w:t xml:space="preserve">điều tra, nhà máy công nghiệp địa phương tiêu thụ </w:t>
      </w:r>
      <w:r w:rsidR="00322221" w:rsidRPr="007A79E7">
        <w:rPr>
          <w:lang w:val="vi-VN"/>
          <w:rPrChange w:id="419" w:author="Nguyen Huu Hieu" w:date="2014-11-18T09:05:00Z">
            <w:rPr/>
          </w:rPrChange>
        </w:rPr>
        <w:t>tới hơn</w:t>
      </w:r>
      <w:r w:rsidR="00DD3B70">
        <w:rPr>
          <w:lang w:val="vi-VN"/>
        </w:rPr>
        <w:t xml:space="preserve"> 2/3 gỗ củi có </w:t>
      </w:r>
      <w:r w:rsidR="00DD3B70" w:rsidRPr="007A79E7">
        <w:rPr>
          <w:lang w:val="vi-VN"/>
          <w:rPrChange w:id="420" w:author="Nguyen Huu Hieu" w:date="2014-11-18T09:05:00Z">
            <w:rPr/>
          </w:rPrChange>
        </w:rPr>
        <w:t>đường kính lớn hơn</w:t>
      </w:r>
      <w:r w:rsidR="00DD3B70">
        <w:rPr>
          <w:lang w:val="vi-VN"/>
        </w:rPr>
        <w:t xml:space="preserve"> 15cm được khai thác từ rừng tự nhiên. Do đó chúng tôi nghi vấn rằng tiêu thụ gỗ củi của lĩnh vực này là </w:t>
      </w:r>
      <w:r w:rsidR="00DD3B70" w:rsidRPr="007A79E7">
        <w:rPr>
          <w:lang w:val="vi-VN"/>
          <w:rPrChange w:id="421" w:author="Nguyen Huu Hieu" w:date="2014-11-18T09:05:00Z">
            <w:rPr/>
          </w:rPrChange>
        </w:rPr>
        <w:t xml:space="preserve">một trong </w:t>
      </w:r>
      <w:r w:rsidR="00DD3B70">
        <w:rPr>
          <w:lang w:val="vi-VN"/>
        </w:rPr>
        <w:t xml:space="preserve">các </w:t>
      </w:r>
      <w:r w:rsidR="00DD3B70" w:rsidRPr="007A79E7">
        <w:rPr>
          <w:lang w:val="vi-VN"/>
          <w:rPrChange w:id="422" w:author="Nguyen Huu Hieu" w:date="2014-11-18T09:05:00Z">
            <w:rPr/>
          </w:rPrChange>
        </w:rPr>
        <w:t>nguyên nhân</w:t>
      </w:r>
      <w:r w:rsidR="00DD3B70">
        <w:rPr>
          <w:lang w:val="vi-VN"/>
        </w:rPr>
        <w:t xml:space="preserve"> chính dẫn đến suy thoái rừng.</w:t>
      </w:r>
      <w:commentRangeEnd w:id="415"/>
      <w:r w:rsidR="00B2472A">
        <w:rPr>
          <w:rStyle w:val="CommentReference"/>
        </w:rPr>
        <w:commentReference w:id="415"/>
      </w:r>
    </w:p>
    <w:p w:rsidR="00DD3B70" w:rsidRDefault="00DD3B70" w:rsidP="00FD0BA5">
      <w:pPr>
        <w:rPr>
          <w:ins w:id="423" w:author="Nguyen Huu Hieu" w:date="2014-11-20T09:43:00Z"/>
          <w:lang w:val="en-GB"/>
        </w:rPr>
      </w:pPr>
      <w:r>
        <w:rPr>
          <w:lang w:val="vi-VN"/>
        </w:rPr>
        <w:t xml:space="preserve">Bên cạnh đó, gỗ có kích thước lớn hơn từ rừng tự nhiên cũng được khai thác và cung cấp như là gỗ nguyên liệu tại các nhà máy sản xuất MDF và </w:t>
      </w:r>
      <w:r w:rsidRPr="007A79E7">
        <w:rPr>
          <w:lang w:val="vi-VN"/>
          <w:rPrChange w:id="424" w:author="Nguyen Huu Hieu" w:date="2014-11-18T09:05:00Z">
            <w:rPr/>
          </w:rPrChange>
        </w:rPr>
        <w:t>đồ gỗ nội thất</w:t>
      </w:r>
      <w:r>
        <w:rPr>
          <w:lang w:val="vi-VN"/>
        </w:rPr>
        <w:t xml:space="preserve">. Do vậy chúng tôi đề nghị cần thêm các cuộc điều tra về nhu cầu gỗ công nghiệp tại địa phương cho </w:t>
      </w:r>
      <w:r w:rsidR="00322221" w:rsidRPr="007A79E7">
        <w:rPr>
          <w:lang w:val="vi-VN"/>
          <w:rPrChange w:id="425" w:author="Nguyen Huu Hieu" w:date="2014-11-18T09:05:00Z">
            <w:rPr/>
          </w:rPrChange>
        </w:rPr>
        <w:t>gỗ dùng cho cả hai mục đích: gỗ nhiên liêu (</w:t>
      </w:r>
      <w:r>
        <w:rPr>
          <w:lang w:val="vi-VN"/>
        </w:rPr>
        <w:t>gỗ củi</w:t>
      </w:r>
      <w:r w:rsidR="00322221" w:rsidRPr="007A79E7">
        <w:rPr>
          <w:lang w:val="vi-VN"/>
          <w:rPrChange w:id="426" w:author="Nguyen Huu Hieu" w:date="2014-11-18T09:05:00Z">
            <w:rPr/>
          </w:rPrChange>
        </w:rPr>
        <w:t>)</w:t>
      </w:r>
      <w:r>
        <w:rPr>
          <w:lang w:val="vi-VN"/>
        </w:rPr>
        <w:t xml:space="preserve"> và gỗ nguyên liệu để </w:t>
      </w:r>
      <w:r w:rsidR="00322221" w:rsidRPr="007A79E7">
        <w:rPr>
          <w:lang w:val="vi-VN"/>
          <w:rPrChange w:id="427" w:author="Nguyen Huu Hieu" w:date="2014-11-18T09:05:00Z">
            <w:rPr/>
          </w:rPrChange>
        </w:rPr>
        <w:t>xác định</w:t>
      </w:r>
      <w:r>
        <w:rPr>
          <w:lang w:val="vi-VN"/>
        </w:rPr>
        <w:t xml:space="preserve"> những </w:t>
      </w:r>
      <w:r w:rsidR="00322221" w:rsidRPr="007A79E7">
        <w:rPr>
          <w:lang w:val="vi-VN"/>
          <w:rPrChange w:id="428" w:author="Nguyen Huu Hieu" w:date="2014-11-18T09:05:00Z">
            <w:rPr/>
          </w:rPrChange>
        </w:rPr>
        <w:t xml:space="preserve">nguyên nhân </w:t>
      </w:r>
      <w:r>
        <w:rPr>
          <w:lang w:val="vi-VN"/>
        </w:rPr>
        <w:t>chính dẫn đến suy thoái rừng.</w:t>
      </w:r>
    </w:p>
    <w:p w:rsidR="00A37857" w:rsidRDefault="00A37857" w:rsidP="00FD0BA5">
      <w:pPr>
        <w:rPr>
          <w:ins w:id="429" w:author="Nguyen Huu Hieu" w:date="2014-11-20T09:43:00Z"/>
          <w:lang w:val="en-GB"/>
        </w:rPr>
      </w:pPr>
    </w:p>
    <w:p w:rsidR="00A37857" w:rsidRPr="00A37857" w:rsidRDefault="00A37857" w:rsidP="00FD0BA5">
      <w:pPr>
        <w:rPr>
          <w:lang w:val="en-GB"/>
          <w:rPrChange w:id="430" w:author="Nguyen Huu Hieu" w:date="2014-11-20T09:43:00Z">
            <w:rPr>
              <w:lang w:val="vi-VN"/>
            </w:rPr>
          </w:rPrChange>
        </w:rPr>
      </w:pPr>
      <w:commentRangeStart w:id="431"/>
      <w:ins w:id="432" w:author="Nguyen Huu Hieu" w:date="2014-11-20T09:43:00Z">
        <w:r>
          <w:rPr>
            <w:lang w:val="en-GB"/>
          </w:rPr>
          <w:t>……</w:t>
        </w:r>
        <w:commentRangeEnd w:id="431"/>
        <w:r>
          <w:rPr>
            <w:rStyle w:val="CommentReference"/>
          </w:rPr>
          <w:commentReference w:id="431"/>
        </w:r>
      </w:ins>
    </w:p>
    <w:p w:rsidR="00DD3B70" w:rsidRDefault="00DD3B70" w:rsidP="001626F9">
      <w:pPr>
        <w:pStyle w:val="Heading1"/>
        <w:ind w:left="360" w:hanging="360"/>
      </w:pPr>
      <w:bookmarkStart w:id="433" w:name="_Toc403554255"/>
      <w:r>
        <w:t xml:space="preserve">Các đề </w:t>
      </w:r>
      <w:bookmarkEnd w:id="433"/>
      <w:r w:rsidR="00322221">
        <w:t>xuất</w:t>
      </w:r>
    </w:p>
    <w:p w:rsidR="00DD3B70" w:rsidRPr="00662339" w:rsidRDefault="00DD3B70" w:rsidP="00851C1C">
      <w:pPr>
        <w:pStyle w:val="Heading2"/>
      </w:pPr>
      <w:bookmarkStart w:id="434" w:name="_Toc403554256"/>
      <w:r w:rsidRPr="00662339">
        <w:t xml:space="preserve">Xem xét </w:t>
      </w:r>
      <w:r>
        <w:t xml:space="preserve">lại </w:t>
      </w:r>
      <w:r w:rsidRPr="00662339">
        <w:t>việc chuyển đổi đất tại một số khu vực cụ thể</w:t>
      </w:r>
      <w:bookmarkEnd w:id="434"/>
    </w:p>
    <w:p w:rsidR="00DD3B70" w:rsidRDefault="00DD3B70" w:rsidP="00756F1C">
      <w:r>
        <w:t xml:space="preserve">Kế hoạch của tỉnh nhằm chuyển đổi rừng tự nhiên thành rừng trồng nhằm phát triển cây keo cho nhu cầu gỗ sản xuất giấy cần được xem xét cẩn thận. Trong khi việc bán cây keo có thể dẫn đến </w:t>
      </w:r>
      <w:r>
        <w:lastRenderedPageBreak/>
        <w:t>tăng thu nhập trực tiếp cho nông dân và hộ gia đình bởi vì giá cây keo cao hơn so với giá gỗ rừng tự nhiên khi được bán như gỗ củi, kế hoạch chuyển đổi sử dụng đất lớn có thể gây ra suy thoái rừng nghiêm trọng trên diện rộng và kết quả làm giảm chức năng bảo vệ đất và nước.</w:t>
      </w:r>
    </w:p>
    <w:p w:rsidR="00DD3B70" w:rsidRPr="006F61D9" w:rsidRDefault="00DD3B70" w:rsidP="006F61D9">
      <w:pPr>
        <w:pStyle w:val="Heading2"/>
      </w:pPr>
      <w:bookmarkStart w:id="435" w:name="_Toc403554257"/>
      <w:r w:rsidRPr="006F61D9">
        <w:t>Cải tiến biện pháp quản lý đất rừng tại một số khu vực cụ thể</w:t>
      </w:r>
      <w:bookmarkEnd w:id="435"/>
    </w:p>
    <w:p w:rsidR="00DD3B70" w:rsidRDefault="00E3178C" w:rsidP="003523BC">
      <w:r>
        <w:t>Một trong những n</w:t>
      </w:r>
      <w:r w:rsidR="00DD3B70">
        <w:t xml:space="preserve">guyên nhân chính gây ra </w:t>
      </w:r>
      <w:r>
        <w:t>mất rừng</w:t>
      </w:r>
      <w:r w:rsidR="00DD3B70">
        <w:t xml:space="preserve"> là thay đổi tập quán canh tác trên khu vực đất rừng. </w:t>
      </w:r>
      <w:ins w:id="436" w:author="Nguyen Huu Hieu" w:date="2014-11-20T09:38:00Z">
        <w:r w:rsidR="00B2472A">
          <w:t xml:space="preserve">VD: </w:t>
        </w:r>
      </w:ins>
      <w:r w:rsidR="00DD3B70">
        <w:t xml:space="preserve">Ở huyện </w:t>
      </w:r>
      <w:commentRangeStart w:id="437"/>
      <w:r w:rsidR="00DD3B70">
        <w:t>Tương Dương</w:t>
      </w:r>
      <w:commentRangeEnd w:id="437"/>
      <w:r w:rsidR="00B2472A">
        <w:rPr>
          <w:rStyle w:val="CommentReference"/>
        </w:rPr>
        <w:commentReference w:id="437"/>
      </w:r>
      <w:r w:rsidR="00DD3B70">
        <w:t xml:space="preserve">, </w:t>
      </w:r>
      <w:r>
        <w:t xml:space="preserve">đất rẫy </w:t>
      </w:r>
      <w:r>
        <w:rPr>
          <w:szCs w:val="24"/>
        </w:rPr>
        <w:t>chỉ được xác định về diện tích trên sổ sách</w:t>
      </w:r>
      <w:r w:rsidR="00DD3B70">
        <w:t xml:space="preserve"> nhưng không có bản đồ địa giới và không có giấy chứng nhận sử dụng đất rừng chính thức. </w:t>
      </w:r>
      <w:proofErr w:type="gramStart"/>
      <w:r w:rsidR="00DD3B70">
        <w:t xml:space="preserve">Hàng năm mỗi hộ gia đình sẽ </w:t>
      </w:r>
      <w:commentRangeStart w:id="438"/>
      <w:r w:rsidR="00DD3B70" w:rsidRPr="00B2472A">
        <w:rPr>
          <w:highlight w:val="yellow"/>
          <w:rPrChange w:id="439" w:author="Nguyen Huu Hieu" w:date="2014-11-20T09:38:00Z">
            <w:rPr/>
          </w:rPrChange>
        </w:rPr>
        <w:t>dọn</w:t>
      </w:r>
      <w:commentRangeEnd w:id="438"/>
      <w:r w:rsidR="00B2472A">
        <w:rPr>
          <w:rStyle w:val="CommentReference"/>
        </w:rPr>
        <w:commentReference w:id="438"/>
      </w:r>
      <w:r w:rsidR="00DD3B70">
        <w:t xml:space="preserve"> từ 1-2 ha rừng tái sinh hoặc rừng nghèo để trồng ngô và lúa.</w:t>
      </w:r>
      <w:proofErr w:type="gramEnd"/>
      <w:r w:rsidR="00DD3B70">
        <w:t xml:space="preserve"> Quá trình này được lặp lại hằng năm trên một quy mô rộng là mối đe dọa lớn nhất đối với suy thoái và phá rừng. </w:t>
      </w:r>
      <w:r>
        <w:t xml:space="preserve">Do đất rẫy sử dụng cho du canh </w:t>
      </w:r>
      <w:r w:rsidR="00DD3B70">
        <w:t>là nhóm đất sử dụng được chính quyền địa phương công nhận</w:t>
      </w:r>
      <w:r>
        <w:t>, nên</w:t>
      </w:r>
      <w:r w:rsidR="00DD3B70">
        <w:t xml:space="preserve"> người dân có quyền sử dụng loại đất này cho canh tác nông nghiệp. Từ đó không có ranh giới rõ ràng và không có bản đồ địa giới, điều này rất khó khăn cho việc xử phạt các hộ gia đình đang xâm phạm đến đất rừng do danh giới không được xác định lúc ban đầu.</w:t>
      </w:r>
    </w:p>
    <w:p w:rsidR="00DD3B70" w:rsidRPr="00A32B44" w:rsidRDefault="00E3178C" w:rsidP="003523BC">
      <w:r>
        <w:t xml:space="preserve">Vì vậy tại </w:t>
      </w:r>
      <w:r w:rsidR="00DD3B70">
        <w:t xml:space="preserve">tỉnh Thanh Hóa và Nghệ An </w:t>
      </w:r>
      <w:r>
        <w:t xml:space="preserve">cần xây dựng </w:t>
      </w:r>
      <w:r w:rsidR="00DD3B70">
        <w:t xml:space="preserve">bản đồ </w:t>
      </w:r>
      <w:r>
        <w:t xml:space="preserve">xác định ranh giới đất rẫy </w:t>
      </w:r>
      <w:r w:rsidR="00DD3B70">
        <w:t xml:space="preserve">trên </w:t>
      </w:r>
      <w:r>
        <w:t>các nơi vùng cao chưa có bản đồ</w:t>
      </w:r>
      <w:r w:rsidR="00DD3B70">
        <w:t>.</w:t>
      </w:r>
    </w:p>
    <w:p w:rsidR="00DD3B70" w:rsidRDefault="00DD3B70" w:rsidP="00AF188B">
      <w:pPr>
        <w:pStyle w:val="Heading2"/>
      </w:pPr>
      <w:bookmarkStart w:id="440" w:name="_Toc403554258"/>
      <w:r>
        <w:t>Bếp lò cải tiến</w:t>
      </w:r>
      <w:bookmarkEnd w:id="440"/>
    </w:p>
    <w:p w:rsidR="00DD3B70" w:rsidRPr="00F05F26" w:rsidRDefault="00DD3B70" w:rsidP="00AF188B">
      <w:commentRangeStart w:id="441"/>
      <w:r>
        <w:t xml:space="preserve">Chương trình bếp lò cải tiến cần được giới thiệu cho các hộ đã được lựa chọn đang chăn nuôi lợn hoặc </w:t>
      </w:r>
      <w:r w:rsidR="00E3178C">
        <w:t>có nghề phụ</w:t>
      </w:r>
      <w:r>
        <w:t xml:space="preserve"> ở quy mô lớn hơn. </w:t>
      </w:r>
      <w:commentRangeEnd w:id="441"/>
      <w:r w:rsidR="00B2472A">
        <w:rPr>
          <w:rStyle w:val="CommentReference"/>
        </w:rPr>
        <w:commentReference w:id="441"/>
      </w:r>
      <w:r>
        <w:t xml:space="preserve">Trong số 41 hộ gia đình tham gia khảo sát có nhiều công việc phụ khác nhau, 29 hộ tiêu thụ từ 500kg đến 1.200kg củi/tháng. Ðối với những hộ gia đình này, việc tiết kiệm củi có liên quan đến tiết kiệm chi phí. Do vậy chương trình bếp lò cải tiến có thể có nhiều cơ hội thành công. Điều này dẫn đến làm giảm nhu cầu sử dụng gỗ củi. </w:t>
      </w:r>
    </w:p>
    <w:p w:rsidR="00DD3B70" w:rsidRPr="00AE3F55" w:rsidRDefault="00DD3B70" w:rsidP="00AE3F55">
      <w:pPr>
        <w:pStyle w:val="Heading2"/>
      </w:pPr>
      <w:bookmarkStart w:id="442" w:name="_Toc403554259"/>
      <w:r w:rsidRPr="00AE3F55">
        <w:t xml:space="preserve">Tận dụng </w:t>
      </w:r>
      <w:r w:rsidR="00E3178C">
        <w:t>phế liệu</w:t>
      </w:r>
      <w:r w:rsidRPr="00AE3F55">
        <w:t xml:space="preserve"> nông nghiệp thay thế </w:t>
      </w:r>
      <w:bookmarkEnd w:id="442"/>
      <w:r w:rsidR="00E3178C">
        <w:t>gỗ củi</w:t>
      </w:r>
    </w:p>
    <w:p w:rsidR="00DD3B70" w:rsidRPr="001F3E94" w:rsidRDefault="00DD3B70" w:rsidP="001F3E94">
      <w:commentRangeStart w:id="443"/>
      <w:proofErr w:type="gramStart"/>
      <w:r>
        <w:t>Có tiềm năng trong việc sử dụng chất thải nông nghiệp như sử dụng năng lượng sinh khối</w:t>
      </w:r>
      <w:commentRangeEnd w:id="443"/>
      <w:r w:rsidR="00A37857">
        <w:rPr>
          <w:rStyle w:val="CommentReference"/>
        </w:rPr>
        <w:commentReference w:id="443"/>
      </w:r>
      <w:r>
        <w:t>.</w:t>
      </w:r>
      <w:proofErr w:type="gramEnd"/>
      <w:r>
        <w:t xml:space="preserve"> Một chương trình nhằm khuyến khích người dân chuyển đổi từ gỗ củi sang sử dụng sinh khối nông nghiệp có thế được cân nhắc như là một giải pháp làm giảm tiêu thụ gỗ củi. </w:t>
      </w:r>
    </w:p>
    <w:p w:rsidR="00DD3B70" w:rsidRPr="008C5963" w:rsidRDefault="00DD3B70" w:rsidP="005B0343">
      <w:pPr>
        <w:pStyle w:val="Heading2"/>
      </w:pPr>
      <w:bookmarkStart w:id="444" w:name="_Toc403554260"/>
      <w:r w:rsidRPr="008C5963">
        <w:t>Tạo ra nguồn gỗ củi</w:t>
      </w:r>
      <w:bookmarkEnd w:id="444"/>
    </w:p>
    <w:p w:rsidR="00DD3B70" w:rsidRPr="00FA1C2C" w:rsidRDefault="00DD3B70" w:rsidP="00FA1C2C">
      <w:r>
        <w:t>Nhu cầu sử dụng gỗ củi sẽ không giảm sút trong những năm tới, một chương trình hành động cho trồng gỗ củi nên được xem xét để tạo ra nguồn gỗ củi trong tương lai. Lựa chọn những loài cây sinh trưởng nhanh và cung cấp chất lượng gỗ cao có thể được cân nhắc cho việc trồng trọt như loài cây Melia Azedarach, Eucalyptus C</w:t>
      </w:r>
      <w:r w:rsidRPr="00CE4F61">
        <w:t>amaldulensis</w:t>
      </w:r>
      <w:r>
        <w:t>. Quỹ đất công của xã và đất chưa được sử dụng có thể được dùng cho mục đích này.</w:t>
      </w:r>
    </w:p>
    <w:p w:rsidR="00DD3B70" w:rsidRPr="00352447" w:rsidRDefault="00DD3B70" w:rsidP="009C5880">
      <w:pPr>
        <w:pStyle w:val="Heading2"/>
      </w:pPr>
      <w:bookmarkStart w:id="445" w:name="_Toc403554261"/>
      <w:r>
        <w:t xml:space="preserve">Điều tra </w:t>
      </w:r>
      <w:r w:rsidR="00E3178C">
        <w:t xml:space="preserve"> thêm về </w:t>
      </w:r>
      <w:r w:rsidRPr="00352447">
        <w:t xml:space="preserve">nhu cầu sử dụng gỗ củi </w:t>
      </w:r>
      <w:r w:rsidR="00E3178C">
        <w:t xml:space="preserve">và gỗ nguyên liệu </w:t>
      </w:r>
      <w:r w:rsidRPr="00352447">
        <w:t>trong công nghiệp</w:t>
      </w:r>
      <w:bookmarkEnd w:id="445"/>
    </w:p>
    <w:p w:rsidR="00DD3B70" w:rsidRDefault="00DD3B70" w:rsidP="0078674A">
      <w:r>
        <w:t>Do không có đủ dữ liệu để ước tính về nhu cầu dùng gỗ củi tại địa phương, chúng tôi đề nghị rằng nên tiến hành thêm các cuộc điều tra cho lĩnh vực này.</w:t>
      </w:r>
    </w:p>
    <w:p w:rsidR="00DD3B70" w:rsidRDefault="00DD3B70" w:rsidP="0078674A">
      <w:r>
        <w:t xml:space="preserve">Trong điều kiện phân tích định tính, </w:t>
      </w:r>
      <w:r w:rsidR="00E3178C">
        <w:t>một lượng lớn</w:t>
      </w:r>
      <w:r>
        <w:t xml:space="preserve"> gỗ củi </w:t>
      </w:r>
      <w:r w:rsidR="00E3178C">
        <w:t xml:space="preserve">đang </w:t>
      </w:r>
      <w:r>
        <w:t xml:space="preserve">được tiêu thụ cho lĩnh vực này </w:t>
      </w:r>
      <w:r w:rsidR="00E3178C">
        <w:t xml:space="preserve">có nguồn gốc từ </w:t>
      </w:r>
      <w:r>
        <w:t>rừng tự nhiên</w:t>
      </w:r>
      <w:r w:rsidR="0087706A">
        <w:t>,</w:t>
      </w:r>
      <w:r>
        <w:t xml:space="preserve"> trong đó 15% gỗ củi có đường kính từ 10-15cm, 50% có đường kính </w:t>
      </w:r>
      <w:r>
        <w:lastRenderedPageBreak/>
        <w:t>từ 15-25cm, 35% có đường kính &gt;25cm. Do vậy đây là kết quả của việc khai thác các loại cây gỗ lớn từ rừng tự nhiên.</w:t>
      </w:r>
    </w:p>
    <w:p w:rsidR="00DD3B70" w:rsidRDefault="00DD3B70" w:rsidP="0078674A">
      <w:r w:rsidRPr="00FF1570">
        <w:t xml:space="preserve">Tuy nhiên cũng cần lưu ý rằng các nhà máy sản xuất gỗ MDF, có đến 90% </w:t>
      </w:r>
      <w:r w:rsidR="0087706A">
        <w:t xml:space="preserve">lượng gỗ được </w:t>
      </w:r>
      <w:r w:rsidRPr="00FF1570">
        <w:t xml:space="preserve">sử dụng </w:t>
      </w:r>
      <w:r w:rsidR="0087706A">
        <w:t xml:space="preserve">làm </w:t>
      </w:r>
      <w:r w:rsidRPr="00FF1570">
        <w:t xml:space="preserve">nguyên liệu, và 10% sử dụng </w:t>
      </w:r>
      <w:r w:rsidR="0087706A">
        <w:t xml:space="preserve">làm </w:t>
      </w:r>
      <w:r w:rsidRPr="00FF1570">
        <w:t>nhiên liệu</w:t>
      </w:r>
      <w:r w:rsidR="0087706A">
        <w:t xml:space="preserve"> (gỗ củi)</w:t>
      </w:r>
      <w:r w:rsidRPr="00FF1570">
        <w:t xml:space="preserve">. Bên cạnh đó, </w:t>
      </w:r>
      <w:r w:rsidR="00F92B40">
        <w:t>các cây</w:t>
      </w:r>
      <w:r w:rsidRPr="00FF1570">
        <w:t xml:space="preserve"> gỗ </w:t>
      </w:r>
      <w:r w:rsidR="00F92B40">
        <w:t xml:space="preserve">có </w:t>
      </w:r>
      <w:r w:rsidRPr="00FF1570">
        <w:t xml:space="preserve">giá trị nhất </w:t>
      </w:r>
      <w:r w:rsidR="00F92B40">
        <w:t xml:space="preserve">được khai thác từ </w:t>
      </w:r>
      <w:r w:rsidRPr="00FF1570">
        <w:t xml:space="preserve">rừng tự nhiên </w:t>
      </w:r>
      <w:r w:rsidR="00F92B40">
        <w:t>được sử dụng làm đồ mộc</w:t>
      </w:r>
      <w:r w:rsidRPr="00FF1570">
        <w:t xml:space="preserve">. </w:t>
      </w:r>
      <w:r w:rsidR="00F92B40">
        <w:t xml:space="preserve">Như vậy </w:t>
      </w:r>
      <w:r w:rsidRPr="00FF1570">
        <w:t xml:space="preserve">gỗ </w:t>
      </w:r>
      <w:r w:rsidR="00F92B40">
        <w:t xml:space="preserve">rừng tự nhiên đang được dùng cho cả mục đích làm gỗ nhiên liệu (gỗ </w:t>
      </w:r>
      <w:r w:rsidRPr="00FF1570">
        <w:t>củi</w:t>
      </w:r>
      <w:r w:rsidR="00F92B40">
        <w:t>)</w:t>
      </w:r>
      <w:r w:rsidRPr="00FF1570">
        <w:t xml:space="preserve"> và gỗ nguyên liệu. </w:t>
      </w:r>
    </w:p>
    <w:p w:rsidR="00DD3B70" w:rsidRDefault="00DD3B70" w:rsidP="00E3178C">
      <w:r>
        <w:t xml:space="preserve">Vì vậy để xác định những yếu tố chính dẫn đến </w:t>
      </w:r>
      <w:r w:rsidR="00F92B40">
        <w:t>mất</w:t>
      </w:r>
      <w:r>
        <w:t xml:space="preserve"> rừng, lĩnh vực này yêu cầu một cuộc điều tra sâu hơn tạ</w:t>
      </w:r>
      <w:r w:rsidR="00F92B40">
        <w:t>i các ng</w:t>
      </w:r>
      <w:r>
        <w:t>ành công nghiệp địa phương.</w:t>
      </w:r>
    </w:p>
    <w:p w:rsidR="00DD3B70" w:rsidRPr="00124466" w:rsidRDefault="00E3178C" w:rsidP="00775B53">
      <w:pPr>
        <w:pStyle w:val="Heading1"/>
        <w:numPr>
          <w:ilvl w:val="0"/>
          <w:numId w:val="0"/>
        </w:numPr>
        <w:ind w:left="432" w:hanging="432"/>
        <w:rPr>
          <w:lang w:val="vi-VN"/>
        </w:rPr>
      </w:pPr>
      <w:bookmarkStart w:id="446" w:name="_Toc403554262"/>
      <w:r>
        <w:rPr>
          <w:lang w:val="vi-VN"/>
        </w:rPr>
        <w:br w:type="page"/>
      </w:r>
      <w:r w:rsidR="00DD3B70">
        <w:rPr>
          <w:lang w:val="vi-VN"/>
        </w:rPr>
        <w:lastRenderedPageBreak/>
        <w:t>Phụ lục</w:t>
      </w:r>
      <w:bookmarkEnd w:id="446"/>
    </w:p>
    <w:p w:rsidR="00DD3B70" w:rsidRDefault="00DD3B70" w:rsidP="00775B53"/>
    <w:p w:rsidR="00DD3B70" w:rsidRPr="00106372" w:rsidRDefault="00DD3B70" w:rsidP="00775B53">
      <w:pPr>
        <w:rPr>
          <w:b/>
          <w:lang w:val="vi-VN"/>
        </w:rPr>
      </w:pPr>
      <w:r>
        <w:rPr>
          <w:b/>
        </w:rPr>
        <w:t xml:space="preserve">Phụ lục 1. Danh sách nhà máy </w:t>
      </w:r>
      <w:r>
        <w:rPr>
          <w:b/>
          <w:lang w:val="vi-VN"/>
        </w:rPr>
        <w:t>tham quan</w:t>
      </w:r>
    </w:p>
    <w:p w:rsidR="00DD3B70"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AA3535" w:rsidTr="00AA3535">
        <w:tc>
          <w:tcPr>
            <w:tcW w:w="3690" w:type="dxa"/>
          </w:tcPr>
          <w:p w:rsidR="00DD3B70" w:rsidRPr="00AA3535" w:rsidRDefault="00DD3B70" w:rsidP="00AA3535">
            <w:pPr>
              <w:jc w:val="center"/>
              <w:rPr>
                <w:b/>
              </w:rPr>
            </w:pPr>
            <w:r>
              <w:rPr>
                <w:b/>
                <w:sz w:val="22"/>
              </w:rPr>
              <w:t xml:space="preserve">Tên </w:t>
            </w:r>
          </w:p>
        </w:tc>
        <w:tc>
          <w:tcPr>
            <w:tcW w:w="2070" w:type="dxa"/>
          </w:tcPr>
          <w:p w:rsidR="00DD3B70" w:rsidRPr="00AA3535" w:rsidRDefault="00DD3B70" w:rsidP="00AA3535">
            <w:pPr>
              <w:jc w:val="center"/>
              <w:rPr>
                <w:b/>
              </w:rPr>
            </w:pPr>
            <w:r>
              <w:rPr>
                <w:b/>
                <w:sz w:val="22"/>
              </w:rPr>
              <w:t>Công nghiệp</w:t>
            </w:r>
          </w:p>
        </w:tc>
        <w:tc>
          <w:tcPr>
            <w:tcW w:w="3780" w:type="dxa"/>
          </w:tcPr>
          <w:p w:rsidR="00DD3B70" w:rsidRPr="00AA3535" w:rsidRDefault="00DD3B70" w:rsidP="00AA3535">
            <w:pPr>
              <w:jc w:val="center"/>
              <w:rPr>
                <w:b/>
              </w:rPr>
            </w:pPr>
            <w:r>
              <w:rPr>
                <w:b/>
                <w:sz w:val="22"/>
              </w:rPr>
              <w:t>Địa điểm</w:t>
            </w:r>
          </w:p>
        </w:tc>
      </w:tr>
      <w:tr w:rsidR="00DD3B70" w:rsidRPr="00590069" w:rsidTr="00AA3535">
        <w:tc>
          <w:tcPr>
            <w:tcW w:w="3690" w:type="dxa"/>
          </w:tcPr>
          <w:p w:rsidR="00DD3B70" w:rsidRPr="004A4B71" w:rsidRDefault="00DD3B70" w:rsidP="00AA3535">
            <w:pPr>
              <w:jc w:val="left"/>
              <w:rPr>
                <w:szCs w:val="24"/>
                <w:lang w:val="vi-VN"/>
              </w:rPr>
            </w:pPr>
            <w:r>
              <w:rPr>
                <w:sz w:val="22"/>
                <w:szCs w:val="24"/>
              </w:rPr>
              <w:t>Công ty Chế biến Lâm</w:t>
            </w:r>
            <w:r>
              <w:rPr>
                <w:sz w:val="22"/>
                <w:szCs w:val="24"/>
                <w:lang w:val="vi-VN"/>
              </w:rPr>
              <w:t xml:space="preserve"> sản</w:t>
            </w:r>
            <w:r>
              <w:rPr>
                <w:sz w:val="22"/>
                <w:szCs w:val="24"/>
              </w:rPr>
              <w:t xml:space="preserve"> Lang Chánh</w:t>
            </w:r>
            <w:r>
              <w:rPr>
                <w:sz w:val="22"/>
                <w:szCs w:val="24"/>
                <w:lang w:val="vi-VN"/>
              </w:rPr>
              <w:t xml:space="preserve"> – nhà máy giấy Quang Hiến</w:t>
            </w:r>
          </w:p>
        </w:tc>
        <w:tc>
          <w:tcPr>
            <w:tcW w:w="2070" w:type="dxa"/>
          </w:tcPr>
          <w:p w:rsidR="00DD3B70" w:rsidRPr="007A79E7" w:rsidRDefault="00DD3B70" w:rsidP="00AA3535">
            <w:pPr>
              <w:jc w:val="left"/>
              <w:rPr>
                <w:lang w:val="vi-VN"/>
                <w:rPrChange w:id="447" w:author="Nguyen Huu Hieu" w:date="2014-11-18T09:05:00Z">
                  <w:rPr/>
                </w:rPrChange>
              </w:rPr>
            </w:pPr>
            <w:r w:rsidRPr="007A79E7">
              <w:rPr>
                <w:sz w:val="22"/>
                <w:lang w:val="vi-VN"/>
                <w:rPrChange w:id="448" w:author="Nguyen Huu Hieu" w:date="2014-11-18T09:05:00Z">
                  <w:rPr>
                    <w:sz w:val="22"/>
                  </w:rPr>
                </w:rPrChange>
              </w:rPr>
              <w:t>Nhà máy sản xuất giấy</w:t>
            </w:r>
          </w:p>
        </w:tc>
        <w:tc>
          <w:tcPr>
            <w:tcW w:w="3780" w:type="dxa"/>
          </w:tcPr>
          <w:p w:rsidR="00DD3B70" w:rsidRPr="007A79E7" w:rsidRDefault="00DD3B70" w:rsidP="00AA3535">
            <w:pPr>
              <w:jc w:val="left"/>
              <w:rPr>
                <w:lang w:val="vi-VN"/>
                <w:rPrChange w:id="449" w:author="Nguyen Huu Hieu" w:date="2014-11-18T09:05:00Z">
                  <w:rPr/>
                </w:rPrChange>
              </w:rPr>
            </w:pPr>
            <w:r w:rsidRPr="007A79E7">
              <w:rPr>
                <w:sz w:val="22"/>
                <w:lang w:val="vi-VN"/>
                <w:rPrChange w:id="450" w:author="Nguyen Huu Hieu" w:date="2014-11-18T09:05:00Z">
                  <w:rPr>
                    <w:sz w:val="22"/>
                  </w:rPr>
                </w:rPrChange>
              </w:rPr>
              <w:t>Xã Quang Hiến, huyện Lang Chánh, tỉnh Thanh Hoa</w:t>
            </w:r>
          </w:p>
        </w:tc>
      </w:tr>
      <w:tr w:rsidR="00DD3B70" w:rsidRPr="00AA3535" w:rsidTr="00AA3535">
        <w:tc>
          <w:tcPr>
            <w:tcW w:w="3690" w:type="dxa"/>
          </w:tcPr>
          <w:p w:rsidR="00DD3B70" w:rsidRPr="007A79E7" w:rsidRDefault="00DD3B70" w:rsidP="00AA3535">
            <w:pPr>
              <w:jc w:val="left"/>
              <w:rPr>
                <w:lang w:val="vi-VN"/>
                <w:rPrChange w:id="451" w:author="Nguyen Huu Hieu" w:date="2014-11-18T09:05:00Z">
                  <w:rPr/>
                </w:rPrChange>
              </w:rPr>
            </w:pPr>
            <w:r w:rsidRPr="007A79E7">
              <w:rPr>
                <w:sz w:val="22"/>
                <w:lang w:val="vi-VN"/>
                <w:rPrChange w:id="452" w:author="Nguyen Huu Hieu" w:date="2014-11-18T09:05:00Z">
                  <w:rPr>
                    <w:sz w:val="22"/>
                  </w:rPr>
                </w:rPrChange>
              </w:rPr>
              <w:t xml:space="preserve">Nhà máy </w:t>
            </w:r>
            <w:r>
              <w:rPr>
                <w:sz w:val="22"/>
                <w:lang w:val="vi-VN"/>
              </w:rPr>
              <w:t>Chế biến</w:t>
            </w:r>
            <w:r w:rsidRPr="007A79E7">
              <w:rPr>
                <w:sz w:val="22"/>
                <w:lang w:val="vi-VN"/>
                <w:rPrChange w:id="453" w:author="Nguyen Huu Hieu" w:date="2014-11-18T09:05:00Z">
                  <w:rPr>
                    <w:sz w:val="22"/>
                  </w:rPr>
                </w:rPrChange>
              </w:rPr>
              <w:t xml:space="preserve"> Chè Hưng Sơn</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4A4B71" w:rsidRDefault="00DD3B70" w:rsidP="00AA3535">
            <w:pPr>
              <w:jc w:val="left"/>
              <w:rPr>
                <w:lang w:val="vi-VN"/>
              </w:rPr>
            </w:pPr>
            <w:r>
              <w:rPr>
                <w:sz w:val="22"/>
                <w:lang w:val="vi-VN"/>
              </w:rPr>
              <w:t xml:space="preserve">Thôn </w:t>
            </w:r>
            <w:r w:rsidRPr="00AA3535">
              <w:rPr>
                <w:sz w:val="22"/>
              </w:rPr>
              <w:t xml:space="preserve">5, </w:t>
            </w:r>
            <w:r>
              <w:rPr>
                <w:sz w:val="22"/>
                <w:lang w:val="vi-VN"/>
              </w:rPr>
              <w:t xml:space="preserve">xã </w:t>
            </w:r>
            <w:r w:rsidRPr="00AA3535">
              <w:rPr>
                <w:sz w:val="22"/>
              </w:rPr>
              <w:t xml:space="preserve">Hung Son, </w:t>
            </w:r>
            <w:r>
              <w:rPr>
                <w:sz w:val="22"/>
                <w:lang w:val="vi-VN"/>
              </w:rPr>
              <w:t xml:space="preserve">huyện </w:t>
            </w:r>
            <w:r w:rsidRPr="00AA3535">
              <w:rPr>
                <w:sz w:val="22"/>
              </w:rPr>
              <w:t>Anh S</w:t>
            </w:r>
            <w:r>
              <w:rPr>
                <w:sz w:val="22"/>
                <w:lang w:val="vi-VN"/>
              </w:rPr>
              <w:t>ơ</w:t>
            </w:r>
            <w:r w:rsidRPr="00AA3535">
              <w:rPr>
                <w:sz w:val="22"/>
              </w:rPr>
              <w:t>n,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Giấy Sông Lam</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Xã </w:t>
            </w:r>
            <w:r w:rsidRPr="00AA3535">
              <w:rPr>
                <w:sz w:val="22"/>
              </w:rPr>
              <w:t>Hung Phu, H</w:t>
            </w:r>
            <w:r>
              <w:rPr>
                <w:sz w:val="22"/>
                <w:lang w:val="vi-VN"/>
              </w:rPr>
              <w:t>ươ</w:t>
            </w:r>
            <w:r w:rsidRPr="00AA3535">
              <w:rPr>
                <w:sz w:val="22"/>
              </w:rPr>
              <w:t>ng Nguy</w:t>
            </w:r>
            <w:r>
              <w:rPr>
                <w:sz w:val="22"/>
                <w:lang w:val="vi-VN"/>
              </w:rPr>
              <w:t>ê</w:t>
            </w:r>
            <w:r w:rsidRPr="00AA3535">
              <w:rPr>
                <w:sz w:val="22"/>
              </w:rPr>
              <w:t>n, Ngh</w:t>
            </w:r>
            <w:r>
              <w:rPr>
                <w:sz w:val="22"/>
                <w:lang w:val="vi-VN"/>
              </w:rPr>
              <w:t>ệ</w:t>
            </w:r>
            <w:r w:rsidRPr="00AA3535">
              <w:rPr>
                <w:sz w:val="22"/>
              </w:rPr>
              <w:t xml:space="preserve"> An </w:t>
            </w:r>
          </w:p>
        </w:tc>
      </w:tr>
      <w:tr w:rsidR="00DD3B70" w:rsidRPr="00AA3535" w:rsidTr="00AA3535">
        <w:tc>
          <w:tcPr>
            <w:tcW w:w="3690" w:type="dxa"/>
          </w:tcPr>
          <w:p w:rsidR="00DD3B70" w:rsidRPr="00AA3535" w:rsidRDefault="00DD3B70" w:rsidP="00AA3535">
            <w:pPr>
              <w:jc w:val="left"/>
            </w:pPr>
            <w:r>
              <w:rPr>
                <w:sz w:val="22"/>
              </w:rPr>
              <w:t>Nhà máy Giấy Mục Sơn</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Thị xã </w:t>
            </w:r>
            <w:r w:rsidRPr="00AA3535">
              <w:rPr>
                <w:sz w:val="22"/>
              </w:rPr>
              <w:t>Lam S</w:t>
            </w:r>
            <w:r>
              <w:rPr>
                <w:sz w:val="22"/>
                <w:lang w:val="vi-VN"/>
              </w:rPr>
              <w:t>ơ</w:t>
            </w:r>
            <w:r w:rsidRPr="00AA3535">
              <w:rPr>
                <w:sz w:val="22"/>
              </w:rPr>
              <w:t xml:space="preserve">n, </w:t>
            </w:r>
            <w:r>
              <w:rPr>
                <w:sz w:val="22"/>
                <w:lang w:val="vi-VN"/>
              </w:rPr>
              <w:t xml:space="preserve">tỉnh </w:t>
            </w:r>
            <w:r w:rsidRPr="00AA3535">
              <w:rPr>
                <w:sz w:val="22"/>
              </w:rPr>
              <w:t xml:space="preserve">Thanh Hoa </w:t>
            </w:r>
          </w:p>
        </w:tc>
      </w:tr>
      <w:tr w:rsidR="00DD3B70" w:rsidRPr="00AA3535" w:rsidTr="00AA3535">
        <w:tc>
          <w:tcPr>
            <w:tcW w:w="3690" w:type="dxa"/>
          </w:tcPr>
          <w:p w:rsidR="00DD3B70" w:rsidRPr="00AA3535" w:rsidRDefault="00DD3B70" w:rsidP="00AA3535">
            <w:pPr>
              <w:jc w:val="left"/>
            </w:pPr>
            <w:r>
              <w:rPr>
                <w:sz w:val="22"/>
              </w:rPr>
              <w:t xml:space="preserve">Xí nghiệp </w:t>
            </w:r>
            <w:r>
              <w:rPr>
                <w:sz w:val="22"/>
                <w:lang w:val="vi-VN"/>
              </w:rPr>
              <w:t>Chế biến</w:t>
            </w:r>
            <w:r>
              <w:rPr>
                <w:sz w:val="22"/>
              </w:rPr>
              <w:t xml:space="preserve"> Chè Ngọc Lâm</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AA3535" w:rsidRDefault="00DD3B70" w:rsidP="00AA3535">
            <w:pPr>
              <w:jc w:val="left"/>
            </w:pPr>
            <w:r>
              <w:rPr>
                <w:sz w:val="22"/>
                <w:lang w:val="vi-VN"/>
              </w:rPr>
              <w:t xml:space="preserve">Xã </w:t>
            </w:r>
            <w:r w:rsidRPr="00AA3535">
              <w:rPr>
                <w:sz w:val="22"/>
              </w:rPr>
              <w:t xml:space="preserve">Thanh Thuy, </w:t>
            </w:r>
            <w:r>
              <w:rPr>
                <w:sz w:val="22"/>
                <w:lang w:val="vi-VN"/>
              </w:rPr>
              <w:t xml:space="preserve">huyện </w:t>
            </w:r>
            <w:r w:rsidRPr="00AA3535">
              <w:rPr>
                <w:sz w:val="22"/>
              </w:rPr>
              <w:t>Thanh Ch</w:t>
            </w:r>
            <w:r>
              <w:rPr>
                <w:sz w:val="22"/>
                <w:lang w:val="vi-VN"/>
              </w:rPr>
              <w:t>ươ</w:t>
            </w:r>
            <w:r w:rsidRPr="00AA3535">
              <w:rPr>
                <w:sz w:val="22"/>
              </w:rPr>
              <w:t>ng,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Chế biến Gỗ Công nghiệp Nam Thanh</w:t>
            </w:r>
          </w:p>
        </w:tc>
        <w:tc>
          <w:tcPr>
            <w:tcW w:w="2070" w:type="dxa"/>
          </w:tcPr>
          <w:p w:rsidR="00DD3B70" w:rsidRPr="00AA3535" w:rsidRDefault="00DD3B70" w:rsidP="00AA3535">
            <w:pPr>
              <w:jc w:val="left"/>
            </w:pPr>
            <w:r>
              <w:rPr>
                <w:sz w:val="22"/>
              </w:rPr>
              <w:t>Nhà máy sản xuất gỗ MDF</w:t>
            </w:r>
          </w:p>
        </w:tc>
        <w:tc>
          <w:tcPr>
            <w:tcW w:w="3780" w:type="dxa"/>
          </w:tcPr>
          <w:p w:rsidR="00DD3B70" w:rsidRPr="00AA3535" w:rsidRDefault="00DD3B70" w:rsidP="00AA3535">
            <w:pPr>
              <w:jc w:val="left"/>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r w:rsidR="00DD3B70" w:rsidRPr="00AA3535" w:rsidTr="00AA3535">
        <w:tc>
          <w:tcPr>
            <w:tcW w:w="3690" w:type="dxa"/>
          </w:tcPr>
          <w:p w:rsidR="00DD3B70" w:rsidRPr="00AA3535" w:rsidRDefault="00DD3B70" w:rsidP="00AA3535">
            <w:pPr>
              <w:jc w:val="left"/>
            </w:pPr>
            <w:r>
              <w:rPr>
                <w:sz w:val="22"/>
              </w:rPr>
              <w:t>Nhà máy Xuất Nhập khẩu Sản phẩm Lâm nghiệp</w:t>
            </w:r>
          </w:p>
        </w:tc>
        <w:tc>
          <w:tcPr>
            <w:tcW w:w="2070" w:type="dxa"/>
          </w:tcPr>
          <w:p w:rsidR="00DD3B70" w:rsidRPr="00AA3535" w:rsidRDefault="00DD3B70" w:rsidP="00AA3535">
            <w:pPr>
              <w:jc w:val="left"/>
            </w:pPr>
            <w:r>
              <w:rPr>
                <w:sz w:val="22"/>
              </w:rPr>
              <w:t>Sản xuất dăm gỗ</w:t>
            </w:r>
          </w:p>
        </w:tc>
        <w:tc>
          <w:tcPr>
            <w:tcW w:w="3780" w:type="dxa"/>
          </w:tcPr>
          <w:p w:rsidR="00DD3B70" w:rsidRPr="00E22A88" w:rsidRDefault="00DD3B70" w:rsidP="00AA3535">
            <w:pPr>
              <w:jc w:val="left"/>
              <w:rPr>
                <w:lang w:val="vi-VN"/>
              </w:rPr>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bl>
    <w:p w:rsidR="00DD3B70" w:rsidRDefault="00DD3B70" w:rsidP="00775B53"/>
    <w:p w:rsidR="00DD3B70" w:rsidRDefault="00DD3B70">
      <w:pPr>
        <w:spacing w:before="0" w:after="200" w:line="276" w:lineRule="auto"/>
        <w:jc w:val="left"/>
      </w:pPr>
      <w:r>
        <w:br w:type="page"/>
      </w:r>
    </w:p>
    <w:p w:rsidR="00DD3B70" w:rsidRDefault="00DD3B70" w:rsidP="00862624">
      <w:pPr>
        <w:rPr>
          <w:b/>
        </w:rPr>
      </w:pPr>
    </w:p>
    <w:p w:rsidR="00DD3B70" w:rsidRDefault="00DD3B70" w:rsidP="00862624">
      <w:pPr>
        <w:rPr>
          <w:b/>
        </w:rPr>
      </w:pPr>
      <w:r>
        <w:rPr>
          <w:b/>
        </w:rPr>
        <w:t xml:space="preserve">Phụ lục 2. Danh sách </w:t>
      </w:r>
      <w:r>
        <w:rPr>
          <w:b/>
          <w:lang w:val="vi-VN"/>
        </w:rPr>
        <w:t>thương lái</w:t>
      </w:r>
      <w:r>
        <w:rPr>
          <w:b/>
        </w:rPr>
        <w:t xml:space="preserve"> buôn</w:t>
      </w:r>
      <w:r>
        <w:rPr>
          <w:b/>
          <w:lang w:val="vi-VN"/>
        </w:rPr>
        <w:t xml:space="preserve"> bán gỗ</w:t>
      </w:r>
      <w:r>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AA3535" w:rsidTr="00AA3535">
        <w:tc>
          <w:tcPr>
            <w:tcW w:w="2520" w:type="dxa"/>
          </w:tcPr>
          <w:p w:rsidR="00DD3B70" w:rsidRPr="00AA3535" w:rsidRDefault="00DD3B70" w:rsidP="00AA3535">
            <w:pPr>
              <w:jc w:val="center"/>
              <w:rPr>
                <w:b/>
              </w:rPr>
            </w:pPr>
            <w:r>
              <w:rPr>
                <w:b/>
                <w:sz w:val="22"/>
              </w:rPr>
              <w:t xml:space="preserve">Tên </w:t>
            </w:r>
          </w:p>
        </w:tc>
        <w:tc>
          <w:tcPr>
            <w:tcW w:w="2880" w:type="dxa"/>
          </w:tcPr>
          <w:p w:rsidR="00DD3B70" w:rsidRPr="00AA3535" w:rsidRDefault="00DD3B70" w:rsidP="00AA3535">
            <w:pPr>
              <w:jc w:val="center"/>
              <w:rPr>
                <w:b/>
              </w:rPr>
            </w:pPr>
            <w:r>
              <w:rPr>
                <w:b/>
                <w:sz w:val="22"/>
              </w:rPr>
              <w:t>Loại gỗ/sản phẩm</w:t>
            </w:r>
          </w:p>
        </w:tc>
        <w:tc>
          <w:tcPr>
            <w:tcW w:w="4230" w:type="dxa"/>
          </w:tcPr>
          <w:p w:rsidR="00DD3B70" w:rsidRPr="00AA3535" w:rsidRDefault="00DD3B70" w:rsidP="00AA3535">
            <w:pPr>
              <w:jc w:val="center"/>
              <w:rPr>
                <w:b/>
              </w:rPr>
            </w:pPr>
            <w:r>
              <w:rPr>
                <w:b/>
                <w:sz w:val="22"/>
              </w:rPr>
              <w:t>Địa phương</w:t>
            </w:r>
          </w:p>
        </w:tc>
      </w:tr>
      <w:tr w:rsidR="00DD3B70" w:rsidRPr="00AA3535" w:rsidTr="00AA3535">
        <w:tc>
          <w:tcPr>
            <w:tcW w:w="2520" w:type="dxa"/>
          </w:tcPr>
          <w:p w:rsidR="00DD3B70" w:rsidRPr="00AA3535" w:rsidRDefault="00DD3B70" w:rsidP="00AA3535">
            <w:pPr>
              <w:jc w:val="left"/>
              <w:rPr>
                <w:szCs w:val="24"/>
              </w:rPr>
            </w:pPr>
            <w:r>
              <w:rPr>
                <w:sz w:val="22"/>
                <w:szCs w:val="24"/>
              </w:rPr>
              <w:t>Ông</w:t>
            </w:r>
            <w:r w:rsidRPr="00AA3535">
              <w:rPr>
                <w:sz w:val="22"/>
                <w:szCs w:val="24"/>
              </w:rPr>
              <w:t xml:space="preserve"> Giang</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Xã Nam Sơn, huyện Quỳ Hợp, tỉnh Nghệ An</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w:t>
            </w:r>
            <w:r>
              <w:rPr>
                <w:sz w:val="22"/>
              </w:rPr>
              <w:t>Đức</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Thị trấn Lang Chánh, huyện Lang Chánh, tỉnh Thanh Hóa</w:t>
            </w:r>
          </w:p>
        </w:tc>
      </w:tr>
      <w:tr w:rsidR="00DD3B70" w:rsidRPr="00AA3535" w:rsidTr="00AA3535">
        <w:tc>
          <w:tcPr>
            <w:tcW w:w="2520" w:type="dxa"/>
          </w:tcPr>
          <w:p w:rsidR="00DD3B70" w:rsidRPr="00AA3535" w:rsidRDefault="00DD3B70" w:rsidP="00C14221">
            <w:pPr>
              <w:jc w:val="left"/>
            </w:pPr>
            <w:r>
              <w:rPr>
                <w:sz w:val="22"/>
              </w:rPr>
              <w:t>Ông</w:t>
            </w:r>
            <w:r w:rsidRPr="00AA3535">
              <w:rPr>
                <w:sz w:val="22"/>
              </w:rPr>
              <w:t xml:space="preserve"> </w:t>
            </w:r>
            <w:r w:rsidR="00C14221">
              <w:rPr>
                <w:sz w:val="22"/>
              </w:rPr>
              <w:t>Bùi Văn</w:t>
            </w:r>
            <w:r w:rsidRPr="00AA3535">
              <w:rPr>
                <w:sz w:val="22"/>
              </w:rPr>
              <w:t xml:space="preserve"> Tham</w:t>
            </w:r>
          </w:p>
        </w:tc>
        <w:tc>
          <w:tcPr>
            <w:tcW w:w="2880" w:type="dxa"/>
          </w:tcPr>
          <w:p w:rsidR="00DD3B70" w:rsidRPr="00AA3535" w:rsidRDefault="00DD3B70" w:rsidP="00AA3535">
            <w:pPr>
              <w:jc w:val="left"/>
            </w:pPr>
            <w:r>
              <w:rPr>
                <w:sz w:val="22"/>
              </w:rPr>
              <w:t xml:space="preserve">Keo </w:t>
            </w:r>
          </w:p>
        </w:tc>
        <w:tc>
          <w:tcPr>
            <w:tcW w:w="4230" w:type="dxa"/>
          </w:tcPr>
          <w:p w:rsidR="00DD3B70" w:rsidRPr="00AA3535" w:rsidRDefault="00DD3B70" w:rsidP="00AA3535">
            <w:pPr>
              <w:jc w:val="left"/>
            </w:pPr>
            <w:r>
              <w:rPr>
                <w:sz w:val="22"/>
              </w:rPr>
              <w:t>Huyện Ngọc Lặc, tỉnh Thanh Hóa</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B</w:t>
            </w:r>
            <w:r>
              <w:rPr>
                <w:sz w:val="22"/>
              </w:rPr>
              <w:t>ảo</w:t>
            </w:r>
            <w:r w:rsidRPr="00AA3535">
              <w:rPr>
                <w:sz w:val="22"/>
              </w:rPr>
              <w:t xml:space="preserve"> Sinh</w:t>
            </w:r>
          </w:p>
        </w:tc>
        <w:tc>
          <w:tcPr>
            <w:tcW w:w="2880" w:type="dxa"/>
          </w:tcPr>
          <w:p w:rsidR="00DD3B70" w:rsidRPr="00AA3535" w:rsidRDefault="00DD3B70" w:rsidP="00AA3535">
            <w:pPr>
              <w:jc w:val="left"/>
            </w:pPr>
            <w:r>
              <w:rPr>
                <w:sz w:val="22"/>
              </w:rPr>
              <w:t>Luồng</w:t>
            </w:r>
          </w:p>
        </w:tc>
        <w:tc>
          <w:tcPr>
            <w:tcW w:w="4230" w:type="dxa"/>
          </w:tcPr>
          <w:p w:rsidR="00DD3B70" w:rsidRPr="00AA3535" w:rsidRDefault="00DD3B70" w:rsidP="00AA3535">
            <w:pPr>
              <w:jc w:val="left"/>
            </w:pPr>
            <w:r>
              <w:rPr>
                <w:sz w:val="22"/>
              </w:rPr>
              <w:t>Thị trấn Lang Tránh, huyện Lang Chánh, tỉnh Thanh Hóa</w:t>
            </w:r>
          </w:p>
        </w:tc>
      </w:tr>
      <w:tr w:rsidR="00DD3B70" w:rsidRPr="00AA3535" w:rsidTr="00AA3535">
        <w:tc>
          <w:tcPr>
            <w:tcW w:w="2520" w:type="dxa"/>
          </w:tcPr>
          <w:p w:rsidR="00DD3B70" w:rsidRPr="00AA3535" w:rsidRDefault="00DD3B70" w:rsidP="00AA3535">
            <w:pPr>
              <w:jc w:val="left"/>
            </w:pPr>
            <w:r>
              <w:rPr>
                <w:sz w:val="22"/>
              </w:rPr>
              <w:t>Ông</w:t>
            </w:r>
            <w:r w:rsidR="00C14221">
              <w:rPr>
                <w:sz w:val="22"/>
              </w:rPr>
              <w:t xml:space="preserve"> Hoà</w:t>
            </w:r>
            <w:r w:rsidRPr="00AA3535">
              <w:rPr>
                <w:sz w:val="22"/>
              </w:rPr>
              <w:t>ng Van Than</w:t>
            </w:r>
          </w:p>
        </w:tc>
        <w:tc>
          <w:tcPr>
            <w:tcW w:w="2880" w:type="dxa"/>
          </w:tcPr>
          <w:p w:rsidR="00DD3B70" w:rsidRPr="00AA3535" w:rsidRDefault="00DD3B70" w:rsidP="00AA3535">
            <w:pPr>
              <w:jc w:val="left"/>
            </w:pPr>
            <w:r>
              <w:rPr>
                <w:sz w:val="22"/>
              </w:rPr>
              <w:t>Luồng</w:t>
            </w:r>
          </w:p>
        </w:tc>
        <w:tc>
          <w:tcPr>
            <w:tcW w:w="4230" w:type="dxa"/>
          </w:tcPr>
          <w:p w:rsidR="00DD3B70" w:rsidRPr="00AD0736" w:rsidRDefault="00DD3B70" w:rsidP="00AA3535">
            <w:pPr>
              <w:jc w:val="left"/>
            </w:pPr>
            <w:r>
              <w:rPr>
                <w:sz w:val="22"/>
              </w:rPr>
              <w:t>Thị trấn Lang Tránh, huyện Lang Chánh, tỉnh Thanh Hóa</w:t>
            </w:r>
          </w:p>
        </w:tc>
      </w:tr>
    </w:tbl>
    <w:p w:rsidR="00DD3B70" w:rsidRDefault="00DD3B70" w:rsidP="00775B53"/>
    <w:p w:rsidR="00DD3B70" w:rsidRDefault="00DD3B70" w:rsidP="00413E48">
      <w:pPr>
        <w:spacing w:before="0" w:after="200" w:line="276" w:lineRule="auto"/>
        <w:jc w:val="left"/>
        <w:rPr>
          <w:b/>
        </w:rPr>
      </w:pPr>
      <w:r>
        <w:br w:type="page"/>
      </w:r>
      <w:r>
        <w:rPr>
          <w:b/>
        </w:rPr>
        <w:lastRenderedPageBreak/>
        <w:t>Phụ lục 3. Cung cấp gỗ ổn định theo các huyện (Đơn vị: tấn/năm)</w:t>
      </w:r>
    </w:p>
    <w:p w:rsidR="00DD3B70"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AA3535" w:rsidTr="00AA3535">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2297"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 xml:space="preserve">Cung cấp gỗ </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c>
          <w:tcPr>
            <w:tcW w:w="1350" w:type="dxa"/>
            <w:tcBorders>
              <w:top w:val="nil"/>
              <w:bottom w:val="nil"/>
            </w:tcBorders>
          </w:tcPr>
          <w:p w:rsidR="00DD3B70" w:rsidRPr="00AA3535" w:rsidRDefault="00DD3B70" w:rsidP="00AA3535">
            <w:pPr>
              <w:spacing w:line="240" w:lineRule="auto"/>
              <w:jc w:val="center"/>
              <w:rPr>
                <w:b/>
              </w:rPr>
            </w:pPr>
          </w:p>
        </w:tc>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1952"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Cung cấp gỗ</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r>
      <w:tr w:rsidR="00DD3B70" w:rsidRPr="00AA3535" w:rsidTr="00AA3535">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Ngh</w:t>
            </w:r>
            <w:r>
              <w:rPr>
                <w:rFonts w:ascii="Calibri" w:hAnsi="Calibri"/>
                <w:b/>
                <w:color w:val="000000"/>
                <w:sz w:val="22"/>
              </w:rPr>
              <w:t>ệ</w:t>
            </w:r>
            <w:r w:rsidRPr="00AA3535">
              <w:rPr>
                <w:rFonts w:ascii="Calibri" w:hAnsi="Calibri"/>
                <w:b/>
                <w:color w:val="000000"/>
                <w:sz w:val="22"/>
              </w:rPr>
              <w:t xml:space="preserve"> An</w:t>
            </w:r>
          </w:p>
        </w:tc>
        <w:tc>
          <w:tcPr>
            <w:tcW w:w="2297"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1,193,421</w:t>
            </w:r>
          </w:p>
        </w:tc>
        <w:tc>
          <w:tcPr>
            <w:tcW w:w="1350" w:type="dxa"/>
            <w:tcBorders>
              <w:top w:val="nil"/>
              <w:bottom w:val="nil"/>
            </w:tcBorders>
          </w:tcPr>
          <w:p w:rsidR="00DD3B70" w:rsidRPr="00AA3535" w:rsidRDefault="00DD3B70" w:rsidP="00AA3535">
            <w:pPr>
              <w:spacing w:line="240" w:lineRule="auto"/>
              <w:jc w:val="left"/>
              <w:rPr>
                <w:b/>
              </w:rPr>
            </w:pPr>
          </w:p>
        </w:tc>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Thanh H</w:t>
            </w:r>
            <w:r>
              <w:rPr>
                <w:rFonts w:ascii="Calibri" w:hAnsi="Calibri"/>
                <w:b/>
                <w:color w:val="000000"/>
                <w:sz w:val="22"/>
              </w:rPr>
              <w:t>óa</w:t>
            </w:r>
          </w:p>
        </w:tc>
        <w:tc>
          <w:tcPr>
            <w:tcW w:w="1952"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711,617</w:t>
            </w:r>
          </w:p>
        </w:tc>
      </w:tr>
      <w:tr w:rsidR="00DD3B70" w:rsidRPr="00AA3535" w:rsidTr="00AA3535">
        <w:tc>
          <w:tcPr>
            <w:tcW w:w="1951" w:type="dxa"/>
          </w:tcPr>
          <w:p w:rsidR="00DD3B70" w:rsidRPr="00AA3535" w:rsidRDefault="00DD3B70" w:rsidP="00AA3535">
            <w:pPr>
              <w:spacing w:line="240" w:lineRule="auto"/>
              <w:jc w:val="left"/>
            </w:pPr>
            <w:r w:rsidRPr="00AA3535">
              <w:rPr>
                <w:rFonts w:ascii="Calibri" w:hAnsi="Calibri"/>
                <w:color w:val="000000"/>
                <w:sz w:val="22"/>
              </w:rPr>
              <w:t>Anh Sơn</w:t>
            </w:r>
          </w:p>
        </w:tc>
        <w:tc>
          <w:tcPr>
            <w:tcW w:w="2297" w:type="dxa"/>
          </w:tcPr>
          <w:p w:rsidR="00DD3B70" w:rsidRPr="00AA3535" w:rsidRDefault="00DD3B70" w:rsidP="00AA3535">
            <w:pPr>
              <w:spacing w:line="240" w:lineRule="auto"/>
              <w:jc w:val="right"/>
            </w:pPr>
            <w:r w:rsidRPr="00AA3535">
              <w:rPr>
                <w:rFonts w:ascii="Calibri" w:hAnsi="Calibri"/>
                <w:color w:val="000000"/>
                <w:sz w:val="22"/>
              </w:rPr>
              <w:t>42,676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pPr>
            <w:r w:rsidRPr="00AA3535">
              <w:rPr>
                <w:rFonts w:ascii="Calibri" w:hAnsi="Calibri"/>
                <w:color w:val="000000"/>
                <w:sz w:val="22"/>
              </w:rPr>
              <w:t>Bá Thước</w:t>
            </w:r>
          </w:p>
        </w:tc>
        <w:tc>
          <w:tcPr>
            <w:tcW w:w="1952" w:type="dxa"/>
          </w:tcPr>
          <w:p w:rsidR="00DD3B70" w:rsidRPr="00AA3535" w:rsidRDefault="00DD3B70" w:rsidP="00AA3535">
            <w:pPr>
              <w:spacing w:line="240" w:lineRule="auto"/>
              <w:jc w:val="right"/>
            </w:pPr>
            <w:r w:rsidRPr="00AA3535">
              <w:rPr>
                <w:rFonts w:ascii="Calibri" w:hAnsi="Calibri"/>
                <w:color w:val="000000"/>
                <w:sz w:val="22"/>
              </w:rPr>
              <w:t>52,851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Con Cuông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203,715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Bim Son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1,537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Cửa Lò</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Cẩm Thủy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17,827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Diễn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9,103</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Đông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 Lương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14,365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Hà Trung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6,786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Hưng Nguyên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Hậu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1,818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Kỳ Sơn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106,720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Hoằng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2,103</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Nam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Lang Chánh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66,591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Nghi Lộc</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13,481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Mường Lát</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63,828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Nghĩa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23,359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Nga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Quế Phong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204,918</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Ngọc Lạc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28,086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109,230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Thanh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34,725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Hợp</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52,252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60,116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Quỳnh Lưu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19,867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Nông Cống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3,976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Tân Kỳ</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30,360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106,204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Thái Ḥa</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3,582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107,492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Chương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95,387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Quảng Xương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Tương Dương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231,432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Sầm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Vinh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Thạch Thành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25,595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Thành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19,356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Hóa City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392</w:t>
            </w:r>
          </w:p>
        </w:tc>
      </w:tr>
      <w:tr w:rsidR="00DD3B70" w:rsidRPr="00AA3535" w:rsidTr="00AA3535">
        <w:tc>
          <w:tcPr>
            <w:tcW w:w="1951" w:type="dxa"/>
            <w:tcBorders>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Thiệu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228</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Thọ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2,956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Thường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96,600</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Tĩnh Gia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20,719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Triệu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5,036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Vĩnh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1,385</w:t>
            </w:r>
          </w:p>
        </w:tc>
      </w:tr>
    </w:tbl>
    <w:p w:rsidR="00DD3B70" w:rsidRPr="00775B53" w:rsidRDefault="00DD3B70" w:rsidP="00775B53"/>
    <w:sectPr w:rsidR="00DD3B70" w:rsidRPr="00775B53" w:rsidSect="00EE0B4C">
      <w:footerReference w:type="default" r:id="rId44"/>
      <w:pgSz w:w="11909" w:h="16834" w:code="9"/>
      <w:pgMar w:top="1260" w:right="1199" w:bottom="1170" w:left="117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Nguyen Huu Hieu" w:date="2014-11-20T09:48:00Z" w:initials="Hieunh">
    <w:p w:rsidR="00A37857" w:rsidRDefault="00A37857">
      <w:pPr>
        <w:pStyle w:val="CommentText"/>
      </w:pPr>
      <w:r>
        <w:rPr>
          <w:rStyle w:val="CommentReference"/>
        </w:rPr>
        <w:annotationRef/>
      </w:r>
      <w:r>
        <w:t xml:space="preserve">Tóm tắt càn được điều chinh theo hướng ngắn gọn và nhiều thông tin hơn. </w:t>
      </w:r>
    </w:p>
  </w:comment>
  <w:comment w:id="4" w:author="Nguyen Huu Hieu" w:date="2014-11-20T09:48:00Z" w:initials="Hieunh">
    <w:p w:rsidR="00F15A41" w:rsidRDefault="00F15A41">
      <w:pPr>
        <w:pStyle w:val="CommentText"/>
      </w:pPr>
      <w:r>
        <w:rPr>
          <w:rStyle w:val="CommentReference"/>
        </w:rPr>
        <w:annotationRef/>
      </w:r>
      <w:r>
        <w:t>??</w:t>
      </w:r>
    </w:p>
  </w:comment>
  <w:comment w:id="5" w:author="Nguyen Huu Hieu" w:date="2014-11-20T09:48:00Z" w:initials="Hieunh">
    <w:p w:rsidR="00F15A41" w:rsidRDefault="00F15A41">
      <w:pPr>
        <w:pStyle w:val="CommentText"/>
      </w:pPr>
      <w:r>
        <w:rPr>
          <w:rStyle w:val="CommentReference"/>
        </w:rPr>
        <w:annotationRef/>
      </w:r>
      <w:r>
        <w:t>Chu y su dung tu trong cau</w:t>
      </w:r>
    </w:p>
  </w:comment>
  <w:comment w:id="12" w:author="Nguyen Huu Hieu" w:date="2014-11-20T09:48:00Z" w:initials="Hieunh">
    <w:p w:rsidR="00F15A41" w:rsidRDefault="00F15A41">
      <w:pPr>
        <w:pStyle w:val="CommentText"/>
      </w:pPr>
      <w:r>
        <w:rPr>
          <w:rStyle w:val="CommentReference"/>
        </w:rPr>
        <w:annotationRef/>
      </w:r>
      <w:r>
        <w:t>Nên bổ sung thêm khái niệm thế nào là gỗ, thế nào là củi</w:t>
      </w:r>
    </w:p>
  </w:comment>
  <w:comment w:id="14" w:author="Nguyen Huu Hieu" w:date="2014-11-20T09:48:00Z" w:initials="Hieunh">
    <w:p w:rsidR="00F15A41" w:rsidRDefault="00F15A41">
      <w:pPr>
        <w:pStyle w:val="CommentText"/>
      </w:pPr>
      <w:r>
        <w:rPr>
          <w:rStyle w:val="CommentReference"/>
        </w:rPr>
        <w:annotationRef/>
      </w:r>
      <w:r>
        <w:t>Mat rung hay pha rung??</w:t>
      </w:r>
    </w:p>
  </w:comment>
  <w:comment w:id="16" w:author="Nguyen Huu Hieu" w:date="2014-11-20T09:48:00Z" w:initials="Hieunh">
    <w:p w:rsidR="00F15A41" w:rsidRDefault="00F15A41">
      <w:pPr>
        <w:pStyle w:val="CommentText"/>
      </w:pPr>
      <w:r>
        <w:rPr>
          <w:rStyle w:val="CommentReference"/>
        </w:rPr>
        <w:annotationRef/>
      </w:r>
      <w:r>
        <w:t>Rung tu nhien co con may dien tich, nhu vay tac dung cua bao cao nay o pham vi han che</w:t>
      </w:r>
    </w:p>
  </w:comment>
  <w:comment w:id="17" w:author="Nguyen Huu Hieu" w:date="2014-11-20T09:48:00Z" w:initials="Hieunh">
    <w:p w:rsidR="00F15A41" w:rsidRPr="00D13FBB" w:rsidRDefault="00F15A41">
      <w:pPr>
        <w:pStyle w:val="CommentText"/>
        <w:rPr>
          <w:lang w:val="pt-PT"/>
        </w:rPr>
      </w:pPr>
      <w:r>
        <w:rPr>
          <w:rStyle w:val="CommentReference"/>
        </w:rPr>
        <w:annotationRef/>
      </w:r>
      <w:r w:rsidRPr="00D13FBB">
        <w:rPr>
          <w:lang w:val="pt-PT"/>
        </w:rPr>
        <w:t>Theo dinh nghia cua FAO….</w:t>
      </w:r>
    </w:p>
  </w:comment>
  <w:comment w:id="21" w:author="Nguyen Huu Hieu" w:date="2014-11-20T09:48:00Z" w:initials="Hieunh">
    <w:p w:rsidR="00F15A41" w:rsidRPr="00D13FBB" w:rsidRDefault="00F15A41">
      <w:pPr>
        <w:pStyle w:val="CommentText"/>
        <w:rPr>
          <w:lang w:val="fr-FR"/>
        </w:rPr>
      </w:pPr>
      <w:r>
        <w:rPr>
          <w:rStyle w:val="CommentReference"/>
        </w:rPr>
        <w:annotationRef/>
      </w:r>
      <w:r w:rsidRPr="00D13FBB">
        <w:rPr>
          <w:lang w:val="fr-FR"/>
        </w:rPr>
        <w:t>Sao vay? The thi nghien cuu va de cap den go, cui tu rung trong lam gi??</w:t>
      </w:r>
    </w:p>
  </w:comment>
  <w:comment w:id="22" w:author="Nguyen Huu Hieu" w:date="2014-11-20T09:48:00Z" w:initials="Hieunh">
    <w:p w:rsidR="00B3186D" w:rsidRPr="00B3186D" w:rsidRDefault="00B3186D">
      <w:pPr>
        <w:pStyle w:val="CommentText"/>
        <w:rPr>
          <w:lang w:val="fr-FR"/>
        </w:rPr>
      </w:pPr>
      <w:r>
        <w:rPr>
          <w:rStyle w:val="CommentReference"/>
        </w:rPr>
        <w:annotationRef/>
      </w:r>
      <w:r w:rsidRPr="00B3186D">
        <w:rPr>
          <w:lang w:val="fr-FR"/>
        </w:rPr>
        <w:t>Vậy thì khái niệm trong báo cáo này là gì?</w:t>
      </w:r>
    </w:p>
  </w:comment>
  <w:comment w:id="28" w:author="Nguyen Huu Hieu" w:date="2014-11-20T09:48:00Z" w:initials="Hieunh">
    <w:p w:rsidR="00B3186D" w:rsidRDefault="00B3186D">
      <w:pPr>
        <w:pStyle w:val="CommentText"/>
      </w:pPr>
      <w:r>
        <w:rPr>
          <w:rStyle w:val="CommentReference"/>
        </w:rPr>
        <w:annotationRef/>
      </w:r>
      <w:r>
        <w:t>??</w:t>
      </w:r>
    </w:p>
  </w:comment>
  <w:comment w:id="30" w:author="Nguyen Huu Hieu" w:date="2014-11-20T09:48:00Z" w:initials="Hieunh">
    <w:p w:rsidR="00B3186D" w:rsidRDefault="00B3186D">
      <w:pPr>
        <w:pStyle w:val="CommentText"/>
      </w:pPr>
      <w:r>
        <w:rPr>
          <w:rStyle w:val="CommentReference"/>
        </w:rPr>
        <w:annotationRef/>
      </w:r>
      <w:r>
        <w:t>?</w:t>
      </w:r>
    </w:p>
  </w:comment>
  <w:comment w:id="34" w:author="Nguyen Huu Hieu" w:date="2014-11-20T09:48:00Z" w:initials="Hieunh">
    <w:p w:rsidR="00F15A41" w:rsidRPr="00D13FBB" w:rsidRDefault="00F15A41">
      <w:pPr>
        <w:pStyle w:val="CommentText"/>
        <w:rPr>
          <w:lang w:val="fr-FR"/>
        </w:rPr>
      </w:pPr>
      <w:r>
        <w:rPr>
          <w:rStyle w:val="CommentReference"/>
        </w:rPr>
        <w:annotationRef/>
      </w:r>
      <w:r w:rsidRPr="00D13FBB">
        <w:rPr>
          <w:lang w:val="fr-FR"/>
        </w:rPr>
        <w:t>Cau tu</w:t>
      </w:r>
    </w:p>
  </w:comment>
  <w:comment w:id="35" w:author="Nguyen Huu Hieu" w:date="2014-11-20T09:48:00Z" w:initials="Hieunh">
    <w:p w:rsidR="00F15A41" w:rsidRDefault="00F15A41">
      <w:pPr>
        <w:pStyle w:val="CommentText"/>
      </w:pPr>
      <w:r>
        <w:rPr>
          <w:rStyle w:val="CommentReference"/>
        </w:rPr>
        <w:annotationRef/>
      </w:r>
      <w:r>
        <w:t>Thay doi so voi cai gi?</w:t>
      </w:r>
    </w:p>
  </w:comment>
  <w:comment w:id="38" w:author="Nguyen Huu Hieu" w:date="2014-11-20T09:48:00Z" w:initials="Hieunh">
    <w:p w:rsidR="00F15A41" w:rsidRDefault="00F15A41">
      <w:pPr>
        <w:pStyle w:val="CommentText"/>
      </w:pPr>
      <w:r>
        <w:rPr>
          <w:rStyle w:val="CommentReference"/>
        </w:rPr>
        <w:annotationRef/>
      </w:r>
      <w:r>
        <w:t>Thu thap hay lay ra?</w:t>
      </w:r>
    </w:p>
  </w:comment>
  <w:comment w:id="41" w:author="Nguyen Huu Hieu" w:date="2014-11-20T09:48:00Z" w:initials="Hieunh">
    <w:p w:rsidR="00B3186D" w:rsidRDefault="00B3186D">
      <w:pPr>
        <w:pStyle w:val="CommentText"/>
      </w:pPr>
      <w:r>
        <w:rPr>
          <w:rStyle w:val="CommentReference"/>
        </w:rPr>
        <w:annotationRef/>
      </w:r>
      <w:r>
        <w:t>“</w:t>
      </w:r>
      <w:proofErr w:type="gramStart"/>
      <w:r>
        <w:t>này</w:t>
      </w:r>
      <w:proofErr w:type="gramEnd"/>
      <w:r>
        <w:t>” nhiều quá</w:t>
      </w:r>
    </w:p>
  </w:comment>
  <w:comment w:id="43" w:author="Nguyen Huu Hieu" w:date="2014-11-20T09:48:00Z" w:initials="Hieunh">
    <w:p w:rsidR="00B3186D" w:rsidRDefault="00B3186D">
      <w:pPr>
        <w:pStyle w:val="CommentText"/>
      </w:pPr>
      <w:r>
        <w:rPr>
          <w:rStyle w:val="CommentReference"/>
        </w:rPr>
        <w:annotationRef/>
      </w:r>
      <w:r>
        <w:t>Sử dụng từ khác thay bằng “chúng tôi tháy rằng”</w:t>
      </w:r>
    </w:p>
  </w:comment>
  <w:comment w:id="46" w:author="Nguyen Huu Hieu" w:date="2014-11-20T09:48:00Z" w:initials="Hieunh">
    <w:p w:rsidR="00F15A41" w:rsidRDefault="00F15A41">
      <w:pPr>
        <w:pStyle w:val="CommentText"/>
      </w:pPr>
      <w:r>
        <w:rPr>
          <w:rStyle w:val="CommentReference"/>
        </w:rPr>
        <w:annotationRef/>
      </w:r>
      <w:r>
        <w:t>??</w:t>
      </w:r>
    </w:p>
  </w:comment>
  <w:comment w:id="49" w:author="Nguyen Huu Hieu" w:date="2014-11-20T09:48:00Z" w:initials="Hieunh">
    <w:p w:rsidR="00F15A41" w:rsidRDefault="00F15A41">
      <w:pPr>
        <w:pStyle w:val="CommentText"/>
      </w:pPr>
      <w:r>
        <w:rPr>
          <w:rStyle w:val="CommentReference"/>
        </w:rPr>
        <w:annotationRef/>
      </w:r>
      <w:r>
        <w:t>Go cui chat luong cao la gi?</w:t>
      </w:r>
    </w:p>
  </w:comment>
  <w:comment w:id="52" w:author="Nguyen Huu Hieu" w:date="2014-11-20T09:48:00Z" w:initials="Hieunh">
    <w:p w:rsidR="00F15A41" w:rsidRDefault="00F15A41">
      <w:pPr>
        <w:pStyle w:val="CommentText"/>
      </w:pPr>
      <w:r>
        <w:rPr>
          <w:rStyle w:val="CommentReference"/>
        </w:rPr>
        <w:annotationRef/>
      </w:r>
      <w:r>
        <w:t>De lam gi?</w:t>
      </w:r>
    </w:p>
  </w:comment>
  <w:comment w:id="57" w:author="Nguyen Huu Hieu" w:date="2014-11-20T09:48:00Z" w:initials="Hieunh">
    <w:p w:rsidR="00F15A41" w:rsidRPr="00A37857" w:rsidRDefault="00F15A41">
      <w:pPr>
        <w:pStyle w:val="CommentText"/>
      </w:pPr>
      <w:r>
        <w:rPr>
          <w:rStyle w:val="CommentReference"/>
        </w:rPr>
        <w:annotationRef/>
      </w:r>
      <w:r w:rsidRPr="00A37857">
        <w:t>Da</w:t>
      </w:r>
      <w:r w:rsidR="00A37857" w:rsidRPr="00A37857">
        <w:t xml:space="preserve"> do trưởng thôn giới thiệu rồi thì kkhoong thể gại là ngẫu </w:t>
      </w:r>
      <w:r w:rsidRPr="00A37857">
        <w:t>nhien?</w:t>
      </w:r>
    </w:p>
  </w:comment>
  <w:comment w:id="58" w:author="Nguyen Huu Hieu" w:date="2014-11-20T09:48:00Z" w:initials="Hieunh">
    <w:p w:rsidR="00F15A41" w:rsidRDefault="00F15A41">
      <w:pPr>
        <w:pStyle w:val="CommentText"/>
      </w:pPr>
      <w:r>
        <w:rPr>
          <w:rStyle w:val="CommentReference"/>
        </w:rPr>
        <w:annotationRef/>
      </w:r>
      <w:r>
        <w:t>So luong mau hay kich thuoc?</w:t>
      </w:r>
    </w:p>
  </w:comment>
  <w:comment w:id="60" w:author="Nguyen Huu Hieu" w:date="2014-11-20T09:48:00Z" w:initials="Hieunh">
    <w:p w:rsidR="00F15A41" w:rsidRDefault="00F15A41">
      <w:pPr>
        <w:pStyle w:val="CommentText"/>
      </w:pPr>
      <w:r>
        <w:rPr>
          <w:rStyle w:val="CommentReference"/>
        </w:rPr>
        <w:annotationRef/>
      </w:r>
      <w:r>
        <w:t>Sao it the? O 2 tinh co ma</w:t>
      </w:r>
    </w:p>
  </w:comment>
  <w:comment w:id="68" w:author="Nguyen Huu Hieu" w:date="2014-11-20T09:48:00Z" w:initials="Hieunh">
    <w:p w:rsidR="00925331" w:rsidRDefault="00925331">
      <w:pPr>
        <w:pStyle w:val="CommentText"/>
      </w:pPr>
      <w:r>
        <w:rPr>
          <w:rStyle w:val="CommentReference"/>
        </w:rPr>
        <w:annotationRef/>
      </w:r>
      <w:r>
        <w:t>Đã hay sẽ?</w:t>
      </w:r>
    </w:p>
  </w:comment>
  <w:comment w:id="75" w:author="Nguyen Huu Hieu" w:date="2014-11-20T09:48:00Z" w:initials="Hieunh">
    <w:p w:rsidR="00F15A41" w:rsidRDefault="00F15A41">
      <w:pPr>
        <w:pStyle w:val="CommentText"/>
      </w:pPr>
      <w:r>
        <w:rPr>
          <w:rStyle w:val="CommentReference"/>
        </w:rPr>
        <w:annotationRef/>
      </w:r>
      <w:r>
        <w:t>Go lon de dong do moc thi sao?</w:t>
      </w:r>
    </w:p>
  </w:comment>
  <w:comment w:id="76" w:author="Nguyen Huu Hieu" w:date="2014-11-20T09:48:00Z" w:initials="Hieunh">
    <w:p w:rsidR="00F15A41" w:rsidRDefault="00F15A41">
      <w:pPr>
        <w:pStyle w:val="CommentText"/>
      </w:pPr>
      <w:r>
        <w:rPr>
          <w:rStyle w:val="CommentReference"/>
        </w:rPr>
        <w:annotationRef/>
      </w:r>
      <w:r>
        <w:t xml:space="preserve"> Lat, Xoan?</w:t>
      </w:r>
    </w:p>
  </w:comment>
  <w:comment w:id="77" w:author="Nguyen Huu Hieu" w:date="2014-11-20T09:48:00Z" w:initials="Hieunh">
    <w:p w:rsidR="00F15A41" w:rsidRDefault="00F15A41">
      <w:pPr>
        <w:pStyle w:val="CommentText"/>
      </w:pPr>
      <w:r>
        <w:rPr>
          <w:rStyle w:val="CommentReference"/>
        </w:rPr>
        <w:annotationRef/>
      </w:r>
      <w:r>
        <w:t>Mot so xuo</w:t>
      </w:r>
      <w:r w:rsidR="0028156C">
        <w:t>n</w:t>
      </w:r>
      <w:r>
        <w:t>g che bien dua, do noi that…</w:t>
      </w:r>
      <w:r w:rsidR="0028156C">
        <w:t>???</w:t>
      </w:r>
    </w:p>
  </w:comment>
  <w:comment w:id="78" w:author="Nguyen Huu Hieu" w:date="2014-11-20T09:48:00Z" w:initials="Hieunh">
    <w:p w:rsidR="00F15A41" w:rsidRDefault="00F15A41">
      <w:pPr>
        <w:pStyle w:val="CommentText"/>
      </w:pPr>
      <w:r>
        <w:rPr>
          <w:rStyle w:val="CommentReference"/>
        </w:rPr>
        <w:annotationRef/>
      </w:r>
      <w:r>
        <w:t>Phan nay khong thay the hien trong bieu do phia tren</w:t>
      </w:r>
    </w:p>
  </w:comment>
  <w:comment w:id="96" w:author="Nguyen Huu Hieu" w:date="2014-11-20T09:48:00Z" w:initials="Hieunh">
    <w:p w:rsidR="00F15A41" w:rsidRDefault="00F15A41">
      <w:pPr>
        <w:pStyle w:val="CommentText"/>
      </w:pPr>
      <w:r>
        <w:rPr>
          <w:rStyle w:val="CommentReference"/>
        </w:rPr>
        <w:annotationRef/>
      </w:r>
      <w:r>
        <w:t>Bang nay the hien duoc rat ca cac loai va chat luong rung o thanh Hoa va Nghe An? Neu khong the hien het, thi khong the tinh duoc luong go cui…</w:t>
      </w:r>
    </w:p>
  </w:comment>
  <w:comment w:id="100" w:author="Nguyen Huu Hieu" w:date="2014-11-20T09:48:00Z" w:initials="Hieunh">
    <w:p w:rsidR="0028156C" w:rsidRDefault="0028156C">
      <w:pPr>
        <w:pStyle w:val="CommentText"/>
      </w:pPr>
      <w:r>
        <w:rPr>
          <w:rStyle w:val="CommentReference"/>
        </w:rPr>
        <w:annotationRef/>
      </w:r>
      <w:r>
        <w:t>Nếu lượng gỗ củi này được tính gộp, bao gồm diện tích của các khu bảo tồn, bảo vệ nghiêm ngặt thì phần cân đối nhu cầu và khả năng sẽ không hợp lý,vì diện tích nêu trên không được phép khai thác gô/củi.</w:t>
      </w:r>
    </w:p>
  </w:comment>
  <w:comment w:id="106" w:author="Nguyen Huu Hieu" w:date="2014-11-20T09:48:00Z" w:initials="Hieunh">
    <w:p w:rsidR="00BC1545" w:rsidRDefault="00BC1545">
      <w:pPr>
        <w:pStyle w:val="CommentText"/>
      </w:pPr>
      <w:r>
        <w:rPr>
          <w:rStyle w:val="CommentReference"/>
        </w:rPr>
        <w:annotationRef/>
      </w:r>
      <w:r>
        <w:t>Cách sủ dung từ trong câu</w:t>
      </w:r>
    </w:p>
  </w:comment>
  <w:comment w:id="108" w:author="Nguyen Huu Hieu" w:date="2014-11-20T09:48:00Z" w:initials="Hieunh">
    <w:p w:rsidR="0028156C" w:rsidRPr="0028156C" w:rsidRDefault="0028156C">
      <w:pPr>
        <w:pStyle w:val="CommentText"/>
      </w:pPr>
      <w:r>
        <w:rPr>
          <w:rStyle w:val="CommentReference"/>
        </w:rPr>
        <w:annotationRef/>
      </w:r>
      <w:r w:rsidRPr="0028156C">
        <w:rPr>
          <w:lang w:val="fr-FR"/>
        </w:rPr>
        <w:t xml:space="preserve">Phân nhóm 4 và 3… là gì? </w:t>
      </w:r>
      <w:r w:rsidRPr="0028156C">
        <w:t>Nên nêu thẳng tên của nhóm cho dẽ hiểu</w:t>
      </w:r>
    </w:p>
  </w:comment>
  <w:comment w:id="112" w:author="Nguyen Huu Hieu" w:date="2014-11-20T09:48:00Z" w:initials="Hieunh">
    <w:p w:rsidR="00F15A41" w:rsidRDefault="00F15A41">
      <w:pPr>
        <w:pStyle w:val="CommentText"/>
      </w:pPr>
      <w:r>
        <w:rPr>
          <w:rStyle w:val="CommentReference"/>
        </w:rPr>
        <w:annotationRef/>
      </w:r>
      <w:r>
        <w:t>Mot so luong lon ho gia dinh dung bep ga, vey co so tren co tru di lo nay chua?</w:t>
      </w:r>
    </w:p>
  </w:comment>
  <w:comment w:id="151" w:author="Nguyen Huu Hieu" w:date="2014-11-20T09:48:00Z" w:initials="Hieunh">
    <w:p w:rsidR="00F15A41" w:rsidRDefault="00F15A41">
      <w:pPr>
        <w:pStyle w:val="CommentText"/>
      </w:pPr>
      <w:r>
        <w:rPr>
          <w:rStyle w:val="CommentReference"/>
        </w:rPr>
        <w:annotationRef/>
      </w:r>
      <w:r>
        <w:t xml:space="preserve">Nen tham khao them cac bao cao khao sat truoc day tai hai dia ban </w:t>
      </w:r>
    </w:p>
  </w:comment>
  <w:comment w:id="384" w:author="Nguyen Huu Hieu" w:date="2014-11-20T09:48:00Z" w:initials="Hieunh">
    <w:p w:rsidR="00B2472A" w:rsidRDefault="00B2472A">
      <w:pPr>
        <w:pStyle w:val="CommentText"/>
      </w:pPr>
      <w:r>
        <w:rPr>
          <w:rStyle w:val="CommentReference"/>
        </w:rPr>
        <w:annotationRef/>
      </w:r>
      <w:r>
        <w:t>Đã trừ diện tích rừng không thể cung cấp (VD khu bảo tồn, vườn quóc gia)?</w:t>
      </w:r>
    </w:p>
  </w:comment>
  <w:comment w:id="409" w:author="Nguyen Huu Hieu" w:date="2014-11-20T09:48:00Z" w:initials="Hieunh">
    <w:p w:rsidR="00B2472A" w:rsidRDefault="00B2472A">
      <w:pPr>
        <w:pStyle w:val="CommentText"/>
      </w:pPr>
      <w:r>
        <w:rPr>
          <w:rStyle w:val="CommentReference"/>
        </w:rPr>
        <w:annotationRef/>
      </w:r>
      <w:r>
        <w:t>Gồm bao nhiêu nhà máy, cơ sở??/</w:t>
      </w:r>
    </w:p>
  </w:comment>
  <w:comment w:id="415" w:author="Nguyen Huu Hieu" w:date="2014-11-20T09:48:00Z" w:initials="Hieunh">
    <w:p w:rsidR="00B2472A" w:rsidRDefault="00B2472A">
      <w:pPr>
        <w:pStyle w:val="CommentText"/>
      </w:pPr>
      <w:r>
        <w:rPr>
          <w:rStyle w:val="CommentReference"/>
        </w:rPr>
        <w:annotationRef/>
      </w:r>
      <w:r>
        <w:t>Từ 2 địa điểm điềun tra để khái quát hóa cho toàn tỉnh là không phù hợp</w:t>
      </w:r>
    </w:p>
  </w:comment>
  <w:comment w:id="431" w:author="Nguyen Huu Hieu" w:date="2014-11-20T09:48:00Z" w:initials="Hieunh">
    <w:p w:rsidR="00A37857" w:rsidRDefault="00A37857">
      <w:pPr>
        <w:pStyle w:val="CommentText"/>
      </w:pPr>
      <w:r>
        <w:rPr>
          <w:rStyle w:val="CommentReference"/>
        </w:rPr>
        <w:annotationRef/>
      </w:r>
      <w:r>
        <w:t>Kết luận</w:t>
      </w:r>
      <w:proofErr w:type="gramStart"/>
      <w:r>
        <w:t>?....</w:t>
      </w:r>
      <w:proofErr w:type="gramEnd"/>
    </w:p>
  </w:comment>
  <w:comment w:id="437" w:author="Nguyen Huu Hieu" w:date="2014-11-20T09:48:00Z" w:initials="Hieunh">
    <w:p w:rsidR="00B2472A" w:rsidRDefault="00B2472A">
      <w:pPr>
        <w:pStyle w:val="CommentText"/>
      </w:pPr>
      <w:r>
        <w:rPr>
          <w:rStyle w:val="CommentReference"/>
        </w:rPr>
        <w:annotationRef/>
      </w:r>
      <w:r>
        <w:t>Có huyện nào tình trạng tương tự không? THông tin phỏng vấn</w:t>
      </w:r>
      <w:proofErr w:type="gramStart"/>
      <w:r>
        <w:t>..</w:t>
      </w:r>
      <w:proofErr w:type="gramEnd"/>
    </w:p>
  </w:comment>
  <w:comment w:id="438" w:author="Nguyen Huu Hieu" w:date="2014-11-20T09:48:00Z" w:initials="Hieunh">
    <w:p w:rsidR="00B2472A" w:rsidRDefault="00B2472A">
      <w:pPr>
        <w:pStyle w:val="CommentText"/>
      </w:pPr>
      <w:r>
        <w:rPr>
          <w:rStyle w:val="CommentReference"/>
        </w:rPr>
        <w:annotationRef/>
      </w:r>
      <w:r>
        <w:t>Chặt</w:t>
      </w:r>
    </w:p>
  </w:comment>
  <w:comment w:id="441" w:author="Nguyen Huu Hieu" w:date="2014-11-20T09:48:00Z" w:initials="Hieunh">
    <w:p w:rsidR="00B2472A" w:rsidRDefault="00B2472A">
      <w:pPr>
        <w:pStyle w:val="CommentText"/>
      </w:pPr>
      <w:r>
        <w:rPr>
          <w:rStyle w:val="CommentReference"/>
        </w:rPr>
        <w:annotationRef/>
      </w:r>
      <w:r>
        <w:t>Sao cần phải giới thieruj, nếu phần trên cho thấy khả năng cung cấp và nhu cầu ở mức độ cân đối…?</w:t>
      </w:r>
    </w:p>
  </w:comment>
  <w:comment w:id="443" w:author="Nguyen Huu Hieu" w:date="2014-11-20T09:48:00Z" w:initials="Hieunh">
    <w:p w:rsidR="00A37857" w:rsidRDefault="00A37857">
      <w:pPr>
        <w:pStyle w:val="CommentText"/>
      </w:pPr>
      <w:r>
        <w:rPr>
          <w:rStyle w:val="CommentReference"/>
        </w:rPr>
        <w:annotationRef/>
      </w:r>
      <w:r>
        <w:t>Chưa rõ tiềm năng thế nào?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919" w:rsidRDefault="00747919" w:rsidP="003618C0">
      <w:pPr>
        <w:spacing w:before="0" w:line="240" w:lineRule="auto"/>
      </w:pPr>
      <w:r>
        <w:separator/>
      </w:r>
    </w:p>
  </w:endnote>
  <w:endnote w:type="continuationSeparator" w:id="0">
    <w:p w:rsidR="00747919" w:rsidRDefault="00747919"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41" w:rsidRDefault="00F15A41" w:rsidP="00FA248B">
    <w:pPr>
      <w:pStyle w:val="Footer"/>
      <w:tabs>
        <w:tab w:val="center" w:pos="4770"/>
        <w:tab w:val="left" w:pos="5445"/>
      </w:tabs>
      <w:jc w:val="left"/>
    </w:pPr>
    <w:r>
      <w:tab/>
    </w:r>
    <w:r>
      <w:tab/>
    </w:r>
    <w:r>
      <w:rPr>
        <w:noProof/>
      </w:rPr>
      <w:tab/>
    </w:r>
  </w:p>
  <w:p w:rsidR="00F15A41" w:rsidRDefault="00F15A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41" w:rsidRDefault="00F15A41">
    <w:pPr>
      <w:pStyle w:val="Footer"/>
      <w:jc w:val="center"/>
    </w:pPr>
  </w:p>
  <w:p w:rsidR="00F15A41" w:rsidRDefault="00F15A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41" w:rsidRDefault="00F15A41">
    <w:pPr>
      <w:pStyle w:val="Footer"/>
      <w:jc w:val="center"/>
    </w:pPr>
    <w:r>
      <w:fldChar w:fldCharType="begin"/>
    </w:r>
    <w:r>
      <w:instrText xml:space="preserve"> PAGE   \* MERGEFORMAT </w:instrText>
    </w:r>
    <w:r>
      <w:fldChar w:fldCharType="separate"/>
    </w:r>
    <w:r w:rsidR="00A37857">
      <w:rPr>
        <w:noProof/>
      </w:rPr>
      <w:t>10</w:t>
    </w:r>
    <w:r>
      <w:rPr>
        <w:noProof/>
      </w:rPr>
      <w:fldChar w:fldCharType="end"/>
    </w:r>
  </w:p>
  <w:p w:rsidR="00F15A41" w:rsidRDefault="00F15A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919" w:rsidRDefault="00747919" w:rsidP="003618C0">
      <w:pPr>
        <w:spacing w:before="0" w:line="240" w:lineRule="auto"/>
      </w:pPr>
      <w:r>
        <w:separator/>
      </w:r>
    </w:p>
  </w:footnote>
  <w:footnote w:type="continuationSeparator" w:id="0">
    <w:p w:rsidR="00747919" w:rsidRDefault="00747919" w:rsidP="003618C0">
      <w:pPr>
        <w:spacing w:before="0" w:line="240" w:lineRule="auto"/>
      </w:pPr>
      <w:r>
        <w:continuationSeparator/>
      </w:r>
    </w:p>
  </w:footnote>
  <w:footnote w:id="1">
    <w:p w:rsidR="00F15A41" w:rsidRDefault="00F15A41"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2">
    <w:p w:rsidR="00F15A41" w:rsidRDefault="00F15A41" w:rsidP="00C879CF">
      <w:pPr>
        <w:pStyle w:val="FootnoteText"/>
      </w:pPr>
      <w:r>
        <w:rPr>
          <w:rStyle w:val="FootnoteReference"/>
        </w:rPr>
        <w:footnoteRef/>
      </w:r>
      <w:r w:rsidRPr="00273376">
        <w:rPr>
          <w:lang w:val="nl-NL"/>
        </w:rPr>
        <w:t xml:space="preserve"> Scheer, Maurício Bergamini, et al. </w:t>
      </w:r>
      <w:proofErr w:type="gramStart"/>
      <w:r w:rsidRPr="00BF7E22">
        <w:t>"Patterns of litter production in a secondary alluvial Atlantic Rain Forest in southern Brazil."</w:t>
      </w:r>
      <w:proofErr w:type="gramEnd"/>
      <w:r w:rsidRPr="00BF7E22">
        <w:t xml:space="preserve"> Brazilian Journal of Botany 32.4 (2009): 805-817.</w:t>
      </w:r>
    </w:p>
  </w:footnote>
  <w:footnote w:id="3">
    <w:p w:rsidR="00F15A41" w:rsidRDefault="00F15A41"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4">
    <w:p w:rsidR="00F15A41" w:rsidRDefault="00F15A41"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49F6"/>
    <w:rsid w:val="0003584D"/>
    <w:rsid w:val="00035C6B"/>
    <w:rsid w:val="00035E68"/>
    <w:rsid w:val="00036D2E"/>
    <w:rsid w:val="00040A7E"/>
    <w:rsid w:val="00040FEA"/>
    <w:rsid w:val="00042B95"/>
    <w:rsid w:val="00043875"/>
    <w:rsid w:val="00044712"/>
    <w:rsid w:val="00044906"/>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3E63"/>
    <w:rsid w:val="000749AC"/>
    <w:rsid w:val="00075B93"/>
    <w:rsid w:val="0008182B"/>
    <w:rsid w:val="000829AE"/>
    <w:rsid w:val="000830A4"/>
    <w:rsid w:val="00083C03"/>
    <w:rsid w:val="00085052"/>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A3899"/>
    <w:rsid w:val="000A3A68"/>
    <w:rsid w:val="000A507A"/>
    <w:rsid w:val="000A610A"/>
    <w:rsid w:val="000A6871"/>
    <w:rsid w:val="000A768A"/>
    <w:rsid w:val="000A77E6"/>
    <w:rsid w:val="000B07A2"/>
    <w:rsid w:val="000B2050"/>
    <w:rsid w:val="000B21D5"/>
    <w:rsid w:val="000B2B3F"/>
    <w:rsid w:val="000B302A"/>
    <w:rsid w:val="000B4248"/>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4BDF"/>
    <w:rsid w:val="00114F8A"/>
    <w:rsid w:val="00116535"/>
    <w:rsid w:val="00117F90"/>
    <w:rsid w:val="00122EBD"/>
    <w:rsid w:val="00124466"/>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874"/>
    <w:rsid w:val="001404B8"/>
    <w:rsid w:val="00140998"/>
    <w:rsid w:val="00141842"/>
    <w:rsid w:val="00141C28"/>
    <w:rsid w:val="0014243A"/>
    <w:rsid w:val="00144181"/>
    <w:rsid w:val="00144AD7"/>
    <w:rsid w:val="00146BD5"/>
    <w:rsid w:val="00146E1C"/>
    <w:rsid w:val="00150A5F"/>
    <w:rsid w:val="001516F0"/>
    <w:rsid w:val="00151F53"/>
    <w:rsid w:val="0015238E"/>
    <w:rsid w:val="00153805"/>
    <w:rsid w:val="00154404"/>
    <w:rsid w:val="00154424"/>
    <w:rsid w:val="00154667"/>
    <w:rsid w:val="00156682"/>
    <w:rsid w:val="0015725B"/>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19F4"/>
    <w:rsid w:val="00191A53"/>
    <w:rsid w:val="0019291A"/>
    <w:rsid w:val="00193C7D"/>
    <w:rsid w:val="00197B71"/>
    <w:rsid w:val="001A1EC5"/>
    <w:rsid w:val="001A30A4"/>
    <w:rsid w:val="001A41ED"/>
    <w:rsid w:val="001A5545"/>
    <w:rsid w:val="001A66AC"/>
    <w:rsid w:val="001A6F13"/>
    <w:rsid w:val="001B03B9"/>
    <w:rsid w:val="001B0C6B"/>
    <w:rsid w:val="001B3F12"/>
    <w:rsid w:val="001B66A6"/>
    <w:rsid w:val="001B68CE"/>
    <w:rsid w:val="001B6A4A"/>
    <w:rsid w:val="001B6A5F"/>
    <w:rsid w:val="001B6F6E"/>
    <w:rsid w:val="001C148E"/>
    <w:rsid w:val="001C4A9B"/>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7123B"/>
    <w:rsid w:val="00271A5F"/>
    <w:rsid w:val="00271F5C"/>
    <w:rsid w:val="0027262B"/>
    <w:rsid w:val="00273376"/>
    <w:rsid w:val="00273F45"/>
    <w:rsid w:val="002758C8"/>
    <w:rsid w:val="00275C33"/>
    <w:rsid w:val="002761D7"/>
    <w:rsid w:val="00280BF4"/>
    <w:rsid w:val="0028156C"/>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3F2"/>
    <w:rsid w:val="002C5438"/>
    <w:rsid w:val="002C6173"/>
    <w:rsid w:val="002C6818"/>
    <w:rsid w:val="002C708A"/>
    <w:rsid w:val="002D310D"/>
    <w:rsid w:val="002D450A"/>
    <w:rsid w:val="002D5A3C"/>
    <w:rsid w:val="002D7551"/>
    <w:rsid w:val="002D7D64"/>
    <w:rsid w:val="002E0018"/>
    <w:rsid w:val="002E1391"/>
    <w:rsid w:val="002E1C28"/>
    <w:rsid w:val="002E31E5"/>
    <w:rsid w:val="002E338E"/>
    <w:rsid w:val="002E3475"/>
    <w:rsid w:val="002E4328"/>
    <w:rsid w:val="002E4698"/>
    <w:rsid w:val="002E4998"/>
    <w:rsid w:val="002E5081"/>
    <w:rsid w:val="002E5628"/>
    <w:rsid w:val="002E6207"/>
    <w:rsid w:val="002E6938"/>
    <w:rsid w:val="002F243F"/>
    <w:rsid w:val="002F2514"/>
    <w:rsid w:val="002F34C6"/>
    <w:rsid w:val="002F5A8D"/>
    <w:rsid w:val="002F6412"/>
    <w:rsid w:val="002F72FC"/>
    <w:rsid w:val="002F7A7D"/>
    <w:rsid w:val="00301ADD"/>
    <w:rsid w:val="003033EA"/>
    <w:rsid w:val="00304E77"/>
    <w:rsid w:val="00305189"/>
    <w:rsid w:val="0030562E"/>
    <w:rsid w:val="00305B89"/>
    <w:rsid w:val="00310201"/>
    <w:rsid w:val="003108E2"/>
    <w:rsid w:val="00310B19"/>
    <w:rsid w:val="0031138E"/>
    <w:rsid w:val="00311BC5"/>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41C83"/>
    <w:rsid w:val="003429A8"/>
    <w:rsid w:val="00345534"/>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752"/>
    <w:rsid w:val="00444523"/>
    <w:rsid w:val="004453DF"/>
    <w:rsid w:val="00446DDA"/>
    <w:rsid w:val="00446F55"/>
    <w:rsid w:val="004500DE"/>
    <w:rsid w:val="00450C23"/>
    <w:rsid w:val="004510D5"/>
    <w:rsid w:val="004519AD"/>
    <w:rsid w:val="004529EE"/>
    <w:rsid w:val="00453341"/>
    <w:rsid w:val="0045451E"/>
    <w:rsid w:val="00454F0F"/>
    <w:rsid w:val="00455062"/>
    <w:rsid w:val="004574D8"/>
    <w:rsid w:val="004578D7"/>
    <w:rsid w:val="004609D6"/>
    <w:rsid w:val="00465C38"/>
    <w:rsid w:val="00466115"/>
    <w:rsid w:val="00467300"/>
    <w:rsid w:val="004675AF"/>
    <w:rsid w:val="00471DB0"/>
    <w:rsid w:val="0047352C"/>
    <w:rsid w:val="00473CA3"/>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6B8F"/>
    <w:rsid w:val="004E16A9"/>
    <w:rsid w:val="004E2E4A"/>
    <w:rsid w:val="004E33DF"/>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90069"/>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40D8"/>
    <w:rsid w:val="0062422D"/>
    <w:rsid w:val="00624BCB"/>
    <w:rsid w:val="00626FDE"/>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51BDB"/>
    <w:rsid w:val="00654FE8"/>
    <w:rsid w:val="006555AF"/>
    <w:rsid w:val="00655B05"/>
    <w:rsid w:val="00655D56"/>
    <w:rsid w:val="0065641E"/>
    <w:rsid w:val="00660DFA"/>
    <w:rsid w:val="00660E1C"/>
    <w:rsid w:val="00661A6A"/>
    <w:rsid w:val="00662339"/>
    <w:rsid w:val="006648E5"/>
    <w:rsid w:val="006651CF"/>
    <w:rsid w:val="006675BA"/>
    <w:rsid w:val="00670F31"/>
    <w:rsid w:val="006717E3"/>
    <w:rsid w:val="0067380B"/>
    <w:rsid w:val="0067425E"/>
    <w:rsid w:val="0067427C"/>
    <w:rsid w:val="006745BC"/>
    <w:rsid w:val="006773A0"/>
    <w:rsid w:val="0068052B"/>
    <w:rsid w:val="00680831"/>
    <w:rsid w:val="00680B26"/>
    <w:rsid w:val="006811F6"/>
    <w:rsid w:val="006824B6"/>
    <w:rsid w:val="00685580"/>
    <w:rsid w:val="00685CDF"/>
    <w:rsid w:val="0069108E"/>
    <w:rsid w:val="00694DEB"/>
    <w:rsid w:val="00695AC5"/>
    <w:rsid w:val="00695EAC"/>
    <w:rsid w:val="006A03D5"/>
    <w:rsid w:val="006A06FD"/>
    <w:rsid w:val="006A117D"/>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47919"/>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65C7"/>
    <w:rsid w:val="007A1502"/>
    <w:rsid w:val="007A20E9"/>
    <w:rsid w:val="007A286E"/>
    <w:rsid w:val="007A29A3"/>
    <w:rsid w:val="007A3458"/>
    <w:rsid w:val="007A3D58"/>
    <w:rsid w:val="007A3F62"/>
    <w:rsid w:val="007A4415"/>
    <w:rsid w:val="007A509E"/>
    <w:rsid w:val="007A5D2C"/>
    <w:rsid w:val="007A79E7"/>
    <w:rsid w:val="007B0E1A"/>
    <w:rsid w:val="007B14E1"/>
    <w:rsid w:val="007B1830"/>
    <w:rsid w:val="007B1A6A"/>
    <w:rsid w:val="007B1C61"/>
    <w:rsid w:val="007B38FB"/>
    <w:rsid w:val="007B4A9B"/>
    <w:rsid w:val="007C163A"/>
    <w:rsid w:val="007C19B5"/>
    <w:rsid w:val="007C46AE"/>
    <w:rsid w:val="007C4CBE"/>
    <w:rsid w:val="007C73F3"/>
    <w:rsid w:val="007C78C1"/>
    <w:rsid w:val="007D207C"/>
    <w:rsid w:val="007D40D2"/>
    <w:rsid w:val="007D5643"/>
    <w:rsid w:val="007D5A0C"/>
    <w:rsid w:val="007E04C9"/>
    <w:rsid w:val="007E0A74"/>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397B"/>
    <w:rsid w:val="008260F1"/>
    <w:rsid w:val="00826D00"/>
    <w:rsid w:val="00827DE1"/>
    <w:rsid w:val="00830542"/>
    <w:rsid w:val="00830700"/>
    <w:rsid w:val="00831134"/>
    <w:rsid w:val="00831B72"/>
    <w:rsid w:val="00832327"/>
    <w:rsid w:val="008337C4"/>
    <w:rsid w:val="00834C34"/>
    <w:rsid w:val="00835084"/>
    <w:rsid w:val="00835F47"/>
    <w:rsid w:val="00837A05"/>
    <w:rsid w:val="00837AD8"/>
    <w:rsid w:val="00837C11"/>
    <w:rsid w:val="008401AC"/>
    <w:rsid w:val="0084043C"/>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6E76"/>
    <w:rsid w:val="008674A3"/>
    <w:rsid w:val="0087089B"/>
    <w:rsid w:val="008716BD"/>
    <w:rsid w:val="008727E4"/>
    <w:rsid w:val="00872BCD"/>
    <w:rsid w:val="00873B76"/>
    <w:rsid w:val="00875648"/>
    <w:rsid w:val="00876001"/>
    <w:rsid w:val="00876060"/>
    <w:rsid w:val="00876AC6"/>
    <w:rsid w:val="0087706A"/>
    <w:rsid w:val="00880A35"/>
    <w:rsid w:val="00882767"/>
    <w:rsid w:val="008827BF"/>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72D"/>
    <w:rsid w:val="008D413C"/>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81D"/>
    <w:rsid w:val="00920B2C"/>
    <w:rsid w:val="00920F79"/>
    <w:rsid w:val="0092149D"/>
    <w:rsid w:val="00921811"/>
    <w:rsid w:val="00923348"/>
    <w:rsid w:val="009233C4"/>
    <w:rsid w:val="009246FE"/>
    <w:rsid w:val="00924C9A"/>
    <w:rsid w:val="00925331"/>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B0FB9"/>
    <w:rsid w:val="009B10A3"/>
    <w:rsid w:val="009B2818"/>
    <w:rsid w:val="009B3D18"/>
    <w:rsid w:val="009B446C"/>
    <w:rsid w:val="009B4A7F"/>
    <w:rsid w:val="009B5223"/>
    <w:rsid w:val="009B6056"/>
    <w:rsid w:val="009B6431"/>
    <w:rsid w:val="009B7B58"/>
    <w:rsid w:val="009C06C9"/>
    <w:rsid w:val="009C34F4"/>
    <w:rsid w:val="009C4A99"/>
    <w:rsid w:val="009C5880"/>
    <w:rsid w:val="009C6DFC"/>
    <w:rsid w:val="009C7524"/>
    <w:rsid w:val="009D035E"/>
    <w:rsid w:val="009D09BF"/>
    <w:rsid w:val="009D3722"/>
    <w:rsid w:val="009D48B9"/>
    <w:rsid w:val="009D4F0E"/>
    <w:rsid w:val="009D672C"/>
    <w:rsid w:val="009D716D"/>
    <w:rsid w:val="009D74A3"/>
    <w:rsid w:val="009D77DE"/>
    <w:rsid w:val="009E0229"/>
    <w:rsid w:val="009E10E9"/>
    <w:rsid w:val="009E154B"/>
    <w:rsid w:val="009E2412"/>
    <w:rsid w:val="009E2CA8"/>
    <w:rsid w:val="009E45D8"/>
    <w:rsid w:val="009F0E52"/>
    <w:rsid w:val="009F0F3F"/>
    <w:rsid w:val="009F2749"/>
    <w:rsid w:val="009F3632"/>
    <w:rsid w:val="009F73AC"/>
    <w:rsid w:val="009F7FDD"/>
    <w:rsid w:val="00A0034D"/>
    <w:rsid w:val="00A0111D"/>
    <w:rsid w:val="00A020A4"/>
    <w:rsid w:val="00A02614"/>
    <w:rsid w:val="00A02A7C"/>
    <w:rsid w:val="00A02CB4"/>
    <w:rsid w:val="00A0361B"/>
    <w:rsid w:val="00A048AE"/>
    <w:rsid w:val="00A062A6"/>
    <w:rsid w:val="00A07254"/>
    <w:rsid w:val="00A078D4"/>
    <w:rsid w:val="00A10514"/>
    <w:rsid w:val="00A10A94"/>
    <w:rsid w:val="00A12B74"/>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2B44"/>
    <w:rsid w:val="00A3346E"/>
    <w:rsid w:val="00A33BD4"/>
    <w:rsid w:val="00A34910"/>
    <w:rsid w:val="00A361CB"/>
    <w:rsid w:val="00A3633F"/>
    <w:rsid w:val="00A37857"/>
    <w:rsid w:val="00A40622"/>
    <w:rsid w:val="00A40779"/>
    <w:rsid w:val="00A421C9"/>
    <w:rsid w:val="00A4401B"/>
    <w:rsid w:val="00A447BF"/>
    <w:rsid w:val="00A45BFA"/>
    <w:rsid w:val="00A4685E"/>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E7F"/>
    <w:rsid w:val="00A81415"/>
    <w:rsid w:val="00A8238F"/>
    <w:rsid w:val="00A836AF"/>
    <w:rsid w:val="00A83BBA"/>
    <w:rsid w:val="00A83C2F"/>
    <w:rsid w:val="00A8482E"/>
    <w:rsid w:val="00A84E40"/>
    <w:rsid w:val="00A855FD"/>
    <w:rsid w:val="00A8715E"/>
    <w:rsid w:val="00A90194"/>
    <w:rsid w:val="00A92327"/>
    <w:rsid w:val="00A928FC"/>
    <w:rsid w:val="00A9294E"/>
    <w:rsid w:val="00A92EE0"/>
    <w:rsid w:val="00A932E0"/>
    <w:rsid w:val="00A935F4"/>
    <w:rsid w:val="00A95421"/>
    <w:rsid w:val="00A97FEC"/>
    <w:rsid w:val="00AA2158"/>
    <w:rsid w:val="00AA3230"/>
    <w:rsid w:val="00AA3535"/>
    <w:rsid w:val="00AA3553"/>
    <w:rsid w:val="00AA3B77"/>
    <w:rsid w:val="00AA4284"/>
    <w:rsid w:val="00AA55AB"/>
    <w:rsid w:val="00AB18A3"/>
    <w:rsid w:val="00AB2266"/>
    <w:rsid w:val="00AB4FEB"/>
    <w:rsid w:val="00AB557A"/>
    <w:rsid w:val="00AB57E9"/>
    <w:rsid w:val="00AB65B7"/>
    <w:rsid w:val="00AB6E6C"/>
    <w:rsid w:val="00AB7DF4"/>
    <w:rsid w:val="00AC1A18"/>
    <w:rsid w:val="00AC2C79"/>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188B"/>
    <w:rsid w:val="00AF3256"/>
    <w:rsid w:val="00AF5166"/>
    <w:rsid w:val="00AF54F8"/>
    <w:rsid w:val="00AF5675"/>
    <w:rsid w:val="00AF6B01"/>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41CC"/>
    <w:rsid w:val="00B2472A"/>
    <w:rsid w:val="00B25E03"/>
    <w:rsid w:val="00B2736E"/>
    <w:rsid w:val="00B30F2A"/>
    <w:rsid w:val="00B3186D"/>
    <w:rsid w:val="00B32C6E"/>
    <w:rsid w:val="00B33274"/>
    <w:rsid w:val="00B33A10"/>
    <w:rsid w:val="00B37C66"/>
    <w:rsid w:val="00B4091C"/>
    <w:rsid w:val="00B41EC6"/>
    <w:rsid w:val="00B43361"/>
    <w:rsid w:val="00B43781"/>
    <w:rsid w:val="00B4433C"/>
    <w:rsid w:val="00B45597"/>
    <w:rsid w:val="00B45E6D"/>
    <w:rsid w:val="00B543A7"/>
    <w:rsid w:val="00B564CF"/>
    <w:rsid w:val="00B56758"/>
    <w:rsid w:val="00B57061"/>
    <w:rsid w:val="00B57CA2"/>
    <w:rsid w:val="00B601D6"/>
    <w:rsid w:val="00B614B2"/>
    <w:rsid w:val="00B616EC"/>
    <w:rsid w:val="00B61F7B"/>
    <w:rsid w:val="00B62736"/>
    <w:rsid w:val="00B64045"/>
    <w:rsid w:val="00B641BA"/>
    <w:rsid w:val="00B64DF6"/>
    <w:rsid w:val="00B65CA7"/>
    <w:rsid w:val="00B672BD"/>
    <w:rsid w:val="00B7194F"/>
    <w:rsid w:val="00B728F6"/>
    <w:rsid w:val="00B73DF6"/>
    <w:rsid w:val="00B7445A"/>
    <w:rsid w:val="00B7778E"/>
    <w:rsid w:val="00B77E2D"/>
    <w:rsid w:val="00B8038A"/>
    <w:rsid w:val="00B82D44"/>
    <w:rsid w:val="00B83661"/>
    <w:rsid w:val="00B84205"/>
    <w:rsid w:val="00B864C4"/>
    <w:rsid w:val="00B86DA7"/>
    <w:rsid w:val="00B93A18"/>
    <w:rsid w:val="00B93D44"/>
    <w:rsid w:val="00B961A8"/>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545"/>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2DC2"/>
    <w:rsid w:val="00BF7E22"/>
    <w:rsid w:val="00C02BC8"/>
    <w:rsid w:val="00C03076"/>
    <w:rsid w:val="00C035B2"/>
    <w:rsid w:val="00C04D9F"/>
    <w:rsid w:val="00C07138"/>
    <w:rsid w:val="00C07822"/>
    <w:rsid w:val="00C07CE3"/>
    <w:rsid w:val="00C1085A"/>
    <w:rsid w:val="00C10C4C"/>
    <w:rsid w:val="00C11C10"/>
    <w:rsid w:val="00C11CE9"/>
    <w:rsid w:val="00C12816"/>
    <w:rsid w:val="00C12C82"/>
    <w:rsid w:val="00C131F0"/>
    <w:rsid w:val="00C14124"/>
    <w:rsid w:val="00C14221"/>
    <w:rsid w:val="00C1424A"/>
    <w:rsid w:val="00C149E9"/>
    <w:rsid w:val="00C14B5D"/>
    <w:rsid w:val="00C16622"/>
    <w:rsid w:val="00C16760"/>
    <w:rsid w:val="00C2039A"/>
    <w:rsid w:val="00C21919"/>
    <w:rsid w:val="00C242F5"/>
    <w:rsid w:val="00C24675"/>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603AB"/>
    <w:rsid w:val="00C64DE1"/>
    <w:rsid w:val="00C67627"/>
    <w:rsid w:val="00C702E6"/>
    <w:rsid w:val="00C70A0E"/>
    <w:rsid w:val="00C7208A"/>
    <w:rsid w:val="00C737B0"/>
    <w:rsid w:val="00C738D4"/>
    <w:rsid w:val="00C74029"/>
    <w:rsid w:val="00C74832"/>
    <w:rsid w:val="00C75B84"/>
    <w:rsid w:val="00C766FA"/>
    <w:rsid w:val="00C8076F"/>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7127"/>
    <w:rsid w:val="00C97682"/>
    <w:rsid w:val="00C9774D"/>
    <w:rsid w:val="00CA0024"/>
    <w:rsid w:val="00CA1292"/>
    <w:rsid w:val="00CA209B"/>
    <w:rsid w:val="00CA5E27"/>
    <w:rsid w:val="00CB0B8B"/>
    <w:rsid w:val="00CB0C26"/>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343D"/>
    <w:rsid w:val="00D03E38"/>
    <w:rsid w:val="00D13077"/>
    <w:rsid w:val="00D130AF"/>
    <w:rsid w:val="00D13161"/>
    <w:rsid w:val="00D13FBB"/>
    <w:rsid w:val="00D1400B"/>
    <w:rsid w:val="00D15232"/>
    <w:rsid w:val="00D159F1"/>
    <w:rsid w:val="00D16156"/>
    <w:rsid w:val="00D20EDF"/>
    <w:rsid w:val="00D2245A"/>
    <w:rsid w:val="00D22796"/>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642"/>
    <w:rsid w:val="00DC568B"/>
    <w:rsid w:val="00DC5AD9"/>
    <w:rsid w:val="00DC6365"/>
    <w:rsid w:val="00DC730D"/>
    <w:rsid w:val="00DD02A3"/>
    <w:rsid w:val="00DD23B2"/>
    <w:rsid w:val="00DD2B26"/>
    <w:rsid w:val="00DD2D30"/>
    <w:rsid w:val="00DD2E19"/>
    <w:rsid w:val="00DD3B70"/>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7665"/>
    <w:rsid w:val="00E176EF"/>
    <w:rsid w:val="00E2035E"/>
    <w:rsid w:val="00E20B46"/>
    <w:rsid w:val="00E212B4"/>
    <w:rsid w:val="00E226B8"/>
    <w:rsid w:val="00E22A88"/>
    <w:rsid w:val="00E2455C"/>
    <w:rsid w:val="00E246EA"/>
    <w:rsid w:val="00E24A95"/>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317"/>
    <w:rsid w:val="00E414E5"/>
    <w:rsid w:val="00E42978"/>
    <w:rsid w:val="00E44F45"/>
    <w:rsid w:val="00E469A8"/>
    <w:rsid w:val="00E50148"/>
    <w:rsid w:val="00E5076F"/>
    <w:rsid w:val="00E5091E"/>
    <w:rsid w:val="00E511F7"/>
    <w:rsid w:val="00E513D9"/>
    <w:rsid w:val="00E524D8"/>
    <w:rsid w:val="00E525D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DF5"/>
    <w:rsid w:val="00EF710E"/>
    <w:rsid w:val="00EF759F"/>
    <w:rsid w:val="00F010E8"/>
    <w:rsid w:val="00F01C15"/>
    <w:rsid w:val="00F034CB"/>
    <w:rsid w:val="00F03BF4"/>
    <w:rsid w:val="00F03F78"/>
    <w:rsid w:val="00F05F26"/>
    <w:rsid w:val="00F05FA6"/>
    <w:rsid w:val="00F10C94"/>
    <w:rsid w:val="00F133C1"/>
    <w:rsid w:val="00F13D2D"/>
    <w:rsid w:val="00F15298"/>
    <w:rsid w:val="00F15A41"/>
    <w:rsid w:val="00F16A34"/>
    <w:rsid w:val="00F172CD"/>
    <w:rsid w:val="00F211EC"/>
    <w:rsid w:val="00F22BED"/>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441B"/>
    <w:rsid w:val="00F87518"/>
    <w:rsid w:val="00F91FE1"/>
    <w:rsid w:val="00F92B40"/>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0.png"/><Relationship Id="rId39" Type="http://schemas.openxmlformats.org/officeDocument/2006/relationships/image" Target="media/image2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17.jpe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4.pn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chart" Target="charts/chart2.xm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1.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dLbls>
          <c:cat>
            <c:strRef>
              <c:f>Sheet1!$A$1:$B$1</c:f>
              <c:strCache>
                <c:ptCount val="2"/>
                <c:pt idx="0">
                  <c:v>Nam giới</c:v>
                </c:pt>
                <c:pt idx="1">
                  <c:v>Nữ giới</c:v>
                </c:pt>
              </c:strCache>
            </c:strRef>
          </c:cat>
          <c:val>
            <c:numRef>
              <c:f>Sheet1!$A$2:$B$2</c:f>
              <c:numCache>
                <c:formatCode>0%</c:formatCode>
                <c:ptCount val="2"/>
                <c:pt idx="0">
                  <c:v>0.26</c:v>
                </c:pt>
                <c:pt idx="1">
                  <c:v>0.74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dLbls>
          <c:cat>
            <c:strRef>
              <c:f>Sheet1!$A$1:$B$1</c:f>
              <c:strCache>
                <c:ptCount val="2"/>
                <c:pt idx="0">
                  <c:v>Nam giới</c:v>
                </c:pt>
                <c:pt idx="1">
                  <c:v>Nữ giới</c:v>
                </c:pt>
              </c:strCache>
            </c:strRef>
          </c:cat>
          <c:val>
            <c:numRef>
              <c:f>Sheet1!$A$2:$B$2</c:f>
              <c:numCache>
                <c:formatCode>0%</c:formatCode>
                <c:ptCount val="2"/>
                <c:pt idx="0">
                  <c:v>0.12</c:v>
                </c:pt>
                <c:pt idx="1">
                  <c:v>0.88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88</TotalTime>
  <Pages>45</Pages>
  <Words>11893</Words>
  <Characters>67795</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Nguyen Huu Hieu</cp:lastModifiedBy>
  <cp:revision>7</cp:revision>
  <cp:lastPrinted>2014-10-31T14:54:00Z</cp:lastPrinted>
  <dcterms:created xsi:type="dcterms:W3CDTF">2014-11-18T08:48:00Z</dcterms:created>
  <dcterms:modified xsi:type="dcterms:W3CDTF">2014-11-20T08:48:00Z</dcterms:modified>
</cp:coreProperties>
</file>