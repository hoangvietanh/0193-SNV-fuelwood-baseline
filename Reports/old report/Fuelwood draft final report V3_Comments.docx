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9BAFBC2" w14:textId="41FF9211" w:rsidR="00DA442B" w:rsidRDefault="00DA442B" w:rsidP="00273376">
      <w:pPr>
        <w:spacing w:after="120" w:line="312" w:lineRule="auto"/>
        <w:jc w:val="center"/>
        <w:rPr>
          <w:rFonts w:asciiTheme="minorHAnsi" w:hAnsiTheme="minorHAnsi" w:cstheme="minorHAnsi"/>
          <w:b/>
          <w:caps/>
          <w:color w:val="0070C0"/>
        </w:rPr>
      </w:pPr>
      <w:r>
        <w:rPr>
          <w:rFonts w:ascii="Cambria" w:hAnsi="Cambria"/>
          <w:caps/>
          <w:noProof/>
          <w:lang w:val="en-GB" w:eastAsia="en-GB"/>
        </w:rPr>
        <mc:AlternateContent>
          <mc:Choice Requires="wpg">
            <w:drawing>
              <wp:anchor distT="0" distB="0" distL="114300" distR="114300" simplePos="0" relativeHeight="251660800" behindDoc="0" locked="0" layoutInCell="1" allowOverlap="1" wp14:anchorId="62A2D559" wp14:editId="04936A19">
                <wp:simplePos x="0" y="0"/>
                <wp:positionH relativeFrom="column">
                  <wp:posOffset>65405</wp:posOffset>
                </wp:positionH>
                <wp:positionV relativeFrom="paragraph">
                  <wp:posOffset>-375285</wp:posOffset>
                </wp:positionV>
                <wp:extent cx="5680075" cy="375285"/>
                <wp:effectExtent l="0" t="0" r="0" b="5715"/>
                <wp:wrapNone/>
                <wp:docPr id="10"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80075" cy="375285"/>
                          <a:chOff x="1434" y="290"/>
                          <a:chExt cx="8945" cy="591"/>
                        </a:xfrm>
                      </wpg:grpSpPr>
                      <pic:pic xmlns:pic="http://schemas.openxmlformats.org/drawingml/2006/picture">
                        <pic:nvPicPr>
                          <pic:cNvPr id="12"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1434" y="363"/>
                            <a:ext cx="1746" cy="5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8" name="Picture 1" descr="bluehorizontalnota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4245" y="438"/>
                            <a:ext cx="1664" cy="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2" name="Picture 19" descr="MARD logo"/>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3457" y="309"/>
                            <a:ext cx="504" cy="5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3" name="Picture 7" descr="SNV logo"/>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6164" y="405"/>
                            <a:ext cx="742" cy="4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6" name="Picture 8" descr="redcross-logo"/>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7258" y="383"/>
                            <a:ext cx="1268" cy="4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7" name="Picture 9" descr="VNRC small"/>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8800" y="290"/>
                            <a:ext cx="550" cy="5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8" name="Picture 10" descr="SRD logo"/>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9595" y="378"/>
                            <a:ext cx="784" cy="4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id="Group 10" o:spid="_x0000_s1026" style="position:absolute;margin-left:5.15pt;margin-top:-29.55pt;width:447.25pt;height:29.55pt;z-index:251660800" coordorigin="1434,290" coordsize="8945,591"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left:1434;top:363;width:1746;height:51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xMKtXAAAAA2wAAAA8AAABkcnMvZG93bnJldi54bWxET99rwjAQfhf8H8INfNN0OmR0RhmCo4+z&#10;Cu7xaM6mW3OpSdZ2/70ZDPZ2H9/P2+xG24qefGgcK3hcZCCIK6cbrhWcT4f5M4gQkTW2jknBDwXY&#10;baeTDebaDXykvoy1SCEcclRgYuxyKUNlyGJYuI44cVfnLcYEfS21xyGF21Yus2wtLTacGgx2tDdU&#10;fZXfVkH4qKX5xEvhV837vn27Pt3MwSk1exhfX0BEGuO/+M9d6DR/Cb+/pAPk9g4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vEwq1cAAAADbAAAADwAAAAAAAAAAAAAAAACfAgAA&#10;ZHJzL2Rvd25yZXYueG1sUEsFBgAAAAAEAAQA9wAAAIwDAAAAAA==&#10;">
                  <v:imagedata r:id="rId16" o:title=""/>
                </v:shape>
                <v:shape id="Picture 1" o:spid="_x0000_s1028" type="#_x0000_t75" alt="bluehorizontalnotag" style="position:absolute;left:4245;top:438;width:1664;height:35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pzVOTEAAAA2wAAAA8AAABkcnMvZG93bnJldi54bWxEj0FrwkAQhe9C/8MyBW+6qaC2qatEQRHs&#10;RdsfMMlOk9DsbMiuJu2vdw5CbzO8N+99s9oMrlE36kLt2cDLNAFFXHhbc2ng63M/eQUVIrLFxjMZ&#10;+KUAm/XTaIWp9T2f6XaJpZIQDikaqGJsU61DUZHDMPUtsWjfvnMYZe1KbTvsJdw1epYkC+2wZmmo&#10;sKVdRcXP5eoMzE/57MOe9tl2iXm+/Hvr++KQGTN+HrJ3UJGG+G9+XB+t4Aus/CID6PU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pzVOTEAAAA2wAAAA8AAAAAAAAAAAAAAAAA&#10;nwIAAGRycy9kb3ducmV2LnhtbFBLBQYAAAAABAAEAPcAAACQAwAAAAA=&#10;">
                  <v:imagedata r:id="rId17" o:title="bluehorizontalnotag"/>
                </v:shape>
                <v:shape id="Picture 19" o:spid="_x0000_s1029" type="#_x0000_t75" alt="MARD logo" style="position:absolute;left:3457;top:309;width:504;height:5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Ka1lHEAAAA2wAAAA8AAABkcnMvZG93bnJldi54bWxEj91qwkAUhO8LfYflFLyrG1MsEl2lFNOI&#10;eOPPAxyyxyQ2ezbdXTW+vSsIvRxm5htmtuhNKy7kfGNZwWiYgCAurW64UnDY5+8TED4ga2wtk4Ib&#10;eVjMX19mmGl75S1ddqESEcI+QwV1CF0mpS9rMuiHtiOO3tE6gyFKV0nt8BrhppVpknxKgw3HhRo7&#10;+q6p/N2djYKm+lm68UfR/eWbTV6cimQ9woNSg7f+awoiUB/+w8/2SitIU3h8iT9Azu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Ka1lHEAAAA2wAAAA8AAAAAAAAAAAAAAAAA&#10;nwIAAGRycy9kb3ducmV2LnhtbFBLBQYAAAAABAAEAPcAAACQAwAAAAA=&#10;">
                  <v:imagedata r:id="rId18" o:title="MARD logo"/>
                </v:shape>
                <v:shape id="Picture 7" o:spid="_x0000_s1030" type="#_x0000_t75" alt="SNV logo" style="position:absolute;left:6164;top:405;width:742;height:4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BcaKTDAAAA2wAAAA8AAABkcnMvZG93bnJldi54bWxEj9FqwkAURN+F/sNyC33TjbGIRlcpgtKK&#10;L0Y/4Jq9JrG7d0N2q+nfu4Lg4zAzZ5j5srNGXKn1tWMFw0ECgrhwuuZSwfGw7k9A+ICs0TgmBf/k&#10;Ybl4680x0+7Ge7rmoRQRwj5DBVUITSalLyqy6AeuIY7e2bUWQ5RtKXWLtwi3RqZJMpYWa44LFTa0&#10;qqj4zf+sgt3neMgmXV+m+XZTbn78amROtVIf793XDESgLrzCz/a3VpCO4PEl/gC5uA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YFxopMMAAADbAAAADwAAAAAAAAAAAAAAAACf&#10;AgAAZHJzL2Rvd25yZXYueG1sUEsFBgAAAAAEAAQA9wAAAI8DAAAAAA==&#10;">
                  <v:imagedata r:id="rId19" o:title="SNV logo"/>
                </v:shape>
                <v:shape id="Picture 8" o:spid="_x0000_s1031" type="#_x0000_t75" alt="redcross-logo" style="position:absolute;left:7258;top:383;width:1268;height:41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PFzujDAAAA2wAAAA8AAABkcnMvZG93bnJldi54bWxEj0+LwjAUxO/CfofwFrxpuj0UqUYR2cU/&#10;LIWqeH40z7bYvHSbqPXbbwTB4zAzv2Fmi9404kadqy0r+BpHIIgLq2suFRwPP6MJCOeRNTaWScGD&#10;HCzmH4MZptreOafb3pciQNilqKDyvk2ldEVFBt3YtsTBO9vOoA+yK6Xu8B7gppFxFCXSYM1hocKW&#10;VhUVl/3VKMhzyd/n7e+pTOJd9ndZZ+6wy5QafvbLKQhPvX+HX+2NVhAn8PwSfoCc/w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g8XO6MMAAADbAAAADwAAAAAAAAAAAAAAAACf&#10;AgAAZHJzL2Rvd25yZXYueG1sUEsFBgAAAAAEAAQA9wAAAI8DAAAAAA==&#10;">
                  <v:imagedata r:id="rId20" o:title="redcross-logo"/>
                </v:shape>
                <v:shape id="Picture 9" o:spid="_x0000_s1032" type="#_x0000_t75" alt="VNRC small" style="position:absolute;left:8800;top:290;width:550;height:50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P8WFTCAAAA2wAAAA8AAABkcnMvZG93bnJldi54bWw0T1trwjAUfh/4H8IRfJupIiqdUYYXmC/C&#10;rAh9OzRnTVlzUppoO3/9MpiP351vteltLe7U+sqxgsk4AUFcOF1xqeCSHV6XIHxA1lg7JgU/5GGz&#10;HrysMNWu40+6n0MpYgn7FBWYEJpUSl8YsujHriGO2pdrLYYI21LqFrtYbms5TZK5tFhxXDDY0NZQ&#10;8X2+WQV5d8Ij3fLHrLguwtbss0d+2ik1GvbvbyAC9ZF8mv/TH1rBdAF/X+IPkOt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j/FhUwgAAANsAAAAPAAAAAAAAAAAAAAAAAJ8C&#10;AABkcnMvZG93bnJldi54bWxQSwUGAAAAAAQABAD3AAAAjgMAAAAA&#10;">
                  <v:imagedata r:id="rId21" o:title="VNRC small"/>
                </v:shape>
                <v:shape id="Picture 10" o:spid="_x0000_s1033" type="#_x0000_t75" alt="SRD logo" style="position:absolute;left:9595;top:378;width:784;height:4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55R7G+AAAA2wAAAA8AAABkcnMvZG93bnJldi54bWxET0tuwjAQ3VfiDtYgddc4sKjaEIMQEiLb&#10;pD3AKB6SQDw2tknS29eLSl0+vX95WMwoJvJhsKxgk+UgiFurB+4UfH+d3z5AhIiscbRMCn4owGG/&#10;eimx0HbmmqYmdiKFcChQQR+jK6QMbU8GQ2YdceKu1huMCfpOao9zCjej3Ob5uzQ4cGro0dGpp/be&#10;PI2CTx83Vla1eTSX2zwF68732Sn1ul6OOxCRlvgv/nNXWsE2jU1f0g+Q+18A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I55R7G+AAAA2wAAAA8AAAAAAAAAAAAAAAAAnwIAAGRy&#10;cy9kb3ducmV2LnhtbFBLBQYAAAAABAAEAPcAAACKAwAAAAA=&#10;">
                  <v:imagedata r:id="rId22" o:title="SRD logo"/>
                </v:shape>
              </v:group>
            </w:pict>
          </mc:Fallback>
        </mc:AlternateContent>
      </w:r>
    </w:p>
    <w:p w14:paraId="15594727" w14:textId="77777777" w:rsidR="00DA442B" w:rsidRDefault="00DA442B" w:rsidP="00273376">
      <w:pPr>
        <w:spacing w:after="120" w:line="312" w:lineRule="auto"/>
        <w:jc w:val="center"/>
        <w:rPr>
          <w:rFonts w:asciiTheme="minorHAnsi" w:hAnsiTheme="minorHAnsi" w:cstheme="minorHAnsi"/>
          <w:b/>
          <w:caps/>
          <w:color w:val="0070C0"/>
        </w:rPr>
      </w:pPr>
    </w:p>
    <w:p w14:paraId="61396766" w14:textId="27389D84" w:rsidR="00273376" w:rsidRDefault="00273376" w:rsidP="00273376">
      <w:pPr>
        <w:spacing w:after="120" w:line="312" w:lineRule="auto"/>
        <w:jc w:val="center"/>
        <w:rPr>
          <w:szCs w:val="24"/>
        </w:rPr>
      </w:pPr>
      <w:r w:rsidRPr="00013E0D">
        <w:rPr>
          <w:rFonts w:asciiTheme="minorHAnsi" w:hAnsiTheme="minorHAnsi" w:cstheme="minorHAnsi"/>
          <w:b/>
          <w:caps/>
          <w:color w:val="0070C0"/>
        </w:rPr>
        <w:t>Vietnam Forests and Deltas Program</w:t>
      </w:r>
    </w:p>
    <w:p w14:paraId="1889892A" w14:textId="5D1925A6" w:rsidR="005632B4" w:rsidRPr="00273376" w:rsidRDefault="005632B4" w:rsidP="005632B4">
      <w:pPr>
        <w:pStyle w:val="StyleLatinArial22ptBoldCenteredBefore18pt"/>
        <w:jc w:val="right"/>
        <w:rPr>
          <w:color w:val="auto"/>
          <w:lang w:val="en-GB"/>
        </w:rPr>
      </w:pPr>
    </w:p>
    <w:p w14:paraId="6F5FBD4A" w14:textId="77777777" w:rsidR="005632B4" w:rsidRPr="00273376" w:rsidRDefault="005632B4" w:rsidP="005632B4">
      <w:pPr>
        <w:pStyle w:val="StyleLatinArial22ptBoldCenteredBefore18pt"/>
        <w:jc w:val="right"/>
        <w:rPr>
          <w:color w:val="auto"/>
          <w:lang w:val="en-GB"/>
        </w:rPr>
      </w:pPr>
    </w:p>
    <w:p w14:paraId="70672863" w14:textId="1706D8D9" w:rsidR="007777C6" w:rsidRPr="002B69F6" w:rsidRDefault="007777C6" w:rsidP="007777C6">
      <w:pPr>
        <w:pBdr>
          <w:bottom w:val="single" w:sz="4" w:space="1" w:color="auto"/>
        </w:pBdr>
        <w:spacing w:after="120" w:line="312" w:lineRule="auto"/>
        <w:jc w:val="center"/>
        <w:rPr>
          <w:rFonts w:ascii="Arial" w:hAnsi="Arial" w:cs="Arial"/>
          <w:color w:val="0070C0"/>
          <w:sz w:val="64"/>
          <w:szCs w:val="32"/>
        </w:rPr>
      </w:pPr>
      <w:r w:rsidRPr="002B69F6">
        <w:rPr>
          <w:rFonts w:ascii="Arial" w:hAnsi="Arial" w:cs="Arial"/>
          <w:color w:val="0070C0"/>
          <w:sz w:val="64"/>
          <w:szCs w:val="32"/>
        </w:rPr>
        <w:t xml:space="preserve">A </w:t>
      </w:r>
      <w:r>
        <w:rPr>
          <w:rFonts w:ascii="Arial" w:hAnsi="Arial" w:cs="Arial"/>
          <w:color w:val="0070C0"/>
          <w:sz w:val="64"/>
          <w:szCs w:val="32"/>
        </w:rPr>
        <w:t>FIELD</w:t>
      </w:r>
      <w:r w:rsidRPr="002B69F6">
        <w:rPr>
          <w:rFonts w:ascii="Arial" w:hAnsi="Arial" w:cs="Arial"/>
          <w:color w:val="0070C0"/>
          <w:sz w:val="64"/>
          <w:szCs w:val="32"/>
        </w:rPr>
        <w:t xml:space="preserve"> REPORT</w:t>
      </w:r>
    </w:p>
    <w:p w14:paraId="7CF23E3E" w14:textId="744ADBD0" w:rsidR="007777C6" w:rsidRDefault="007777C6" w:rsidP="007777C6">
      <w:pPr>
        <w:spacing w:after="120" w:line="312" w:lineRule="auto"/>
        <w:jc w:val="center"/>
        <w:rPr>
          <w:rFonts w:ascii="Arial" w:hAnsi="Arial" w:cs="Arial"/>
          <w:sz w:val="44"/>
          <w:szCs w:val="32"/>
        </w:rPr>
      </w:pPr>
      <w:r>
        <w:rPr>
          <w:rFonts w:ascii="Arial" w:hAnsi="Arial" w:cs="Arial"/>
          <w:sz w:val="44"/>
          <w:szCs w:val="32"/>
        </w:rPr>
        <w:t>FUELWOOD VALUE CHAIN ASSESSMENT</w:t>
      </w:r>
    </w:p>
    <w:p w14:paraId="40853F12" w14:textId="53F4D5EA" w:rsidR="007777C6" w:rsidRPr="002B69F6" w:rsidRDefault="007777C6" w:rsidP="007777C6">
      <w:pPr>
        <w:spacing w:after="120" w:line="312" w:lineRule="auto"/>
        <w:jc w:val="center"/>
        <w:rPr>
          <w:rFonts w:ascii="Arial" w:hAnsi="Arial" w:cs="Arial"/>
          <w:sz w:val="44"/>
          <w:szCs w:val="32"/>
        </w:rPr>
      </w:pPr>
      <w:r>
        <w:rPr>
          <w:rFonts w:ascii="Arial" w:hAnsi="Arial" w:cs="Arial"/>
          <w:sz w:val="44"/>
          <w:szCs w:val="32"/>
        </w:rPr>
        <w:t>IN THANH HOA &amp; NGHE AN PROVINCES</w:t>
      </w:r>
    </w:p>
    <w:p w14:paraId="52D17EF6" w14:textId="77777777" w:rsidR="007777C6" w:rsidRDefault="007777C6" w:rsidP="007777C6">
      <w:pPr>
        <w:spacing w:after="120" w:line="312" w:lineRule="auto"/>
        <w:rPr>
          <w:szCs w:val="24"/>
        </w:rPr>
      </w:pPr>
    </w:p>
    <w:p w14:paraId="4A009303" w14:textId="77777777" w:rsidR="007777C6" w:rsidRDefault="007777C6" w:rsidP="007777C6">
      <w:pPr>
        <w:spacing w:after="120" w:line="312" w:lineRule="auto"/>
        <w:rPr>
          <w:szCs w:val="24"/>
        </w:rPr>
      </w:pPr>
    </w:p>
    <w:p w14:paraId="1314A64C" w14:textId="7DF8CF29" w:rsidR="007777C6" w:rsidRPr="002B69F6" w:rsidRDefault="007777C6" w:rsidP="007777C6">
      <w:pPr>
        <w:jc w:val="center"/>
        <w:rPr>
          <w:rFonts w:ascii="Arial" w:hAnsi="Arial" w:cs="Arial"/>
          <w:b/>
          <w:szCs w:val="24"/>
        </w:rPr>
      </w:pPr>
      <w:r w:rsidRPr="002B69F6">
        <w:rPr>
          <w:rFonts w:ascii="Arial" w:hAnsi="Arial" w:cs="Arial"/>
          <w:b/>
          <w:szCs w:val="24"/>
        </w:rPr>
        <w:t xml:space="preserve">Prepared by </w:t>
      </w:r>
      <w:ins w:id="0" w:author="Nguyen Thanh Quang" w:date="2014-10-15T10:41:00Z">
        <w:r w:rsidR="00B641BA">
          <w:rPr>
            <w:rFonts w:ascii="Arial" w:hAnsi="Arial" w:cs="Arial"/>
            <w:b/>
            <w:szCs w:val="24"/>
          </w:rPr>
          <w:t>XXXXX</w:t>
        </w:r>
      </w:ins>
    </w:p>
    <w:p w14:paraId="1A3C5AAC" w14:textId="2A0AB2D6" w:rsidR="007777C6" w:rsidRPr="002B69F6" w:rsidRDefault="006F3BC5" w:rsidP="007777C6">
      <w:pPr>
        <w:jc w:val="center"/>
        <w:rPr>
          <w:rFonts w:ascii="Arial" w:hAnsi="Arial" w:cs="Arial"/>
          <w:b/>
          <w:szCs w:val="24"/>
        </w:rPr>
      </w:pPr>
      <w:r>
        <w:rPr>
          <w:rFonts w:ascii="Arial" w:hAnsi="Arial" w:cs="Arial"/>
          <w:b/>
          <w:szCs w:val="24"/>
        </w:rPr>
        <w:t xml:space="preserve">Submission date: </w:t>
      </w:r>
      <w:ins w:id="1" w:author="Nguyen Thanh Quang" w:date="2014-10-15T10:41:00Z">
        <w:r w:rsidR="00B641BA">
          <w:rPr>
            <w:rFonts w:ascii="Arial" w:hAnsi="Arial" w:cs="Arial"/>
            <w:b/>
            <w:szCs w:val="24"/>
          </w:rPr>
          <w:t>XX/XX/XXXX</w:t>
        </w:r>
      </w:ins>
    </w:p>
    <w:p w14:paraId="186F40A5" w14:textId="77777777" w:rsidR="007777C6" w:rsidRPr="002B69F6" w:rsidRDefault="007777C6" w:rsidP="007777C6">
      <w:pPr>
        <w:spacing w:after="120" w:line="312" w:lineRule="auto"/>
        <w:rPr>
          <w:b/>
          <w:szCs w:val="24"/>
        </w:rPr>
      </w:pPr>
    </w:p>
    <w:p w14:paraId="46EDA017" w14:textId="77777777" w:rsidR="005632B4" w:rsidRPr="00273376" w:rsidRDefault="005632B4" w:rsidP="005632B4">
      <w:pPr>
        <w:pStyle w:val="StyleLatinArial22ptBoldCenteredBefore18pt"/>
        <w:jc w:val="right"/>
        <w:rPr>
          <w:color w:val="auto"/>
          <w:lang w:val="en-GB"/>
        </w:rPr>
      </w:pPr>
    </w:p>
    <w:p w14:paraId="50BB6573" w14:textId="77777777" w:rsidR="005632B4" w:rsidRPr="002418B1" w:rsidRDefault="005632B4" w:rsidP="005632B4">
      <w:pPr>
        <w:jc w:val="right"/>
      </w:pPr>
    </w:p>
    <w:p w14:paraId="4CEE2871" w14:textId="77777777" w:rsidR="005632B4" w:rsidRDefault="005632B4" w:rsidP="005632B4"/>
    <w:p w14:paraId="67924B0C" w14:textId="77777777" w:rsidR="005632B4" w:rsidRPr="002418B1" w:rsidRDefault="005632B4" w:rsidP="005632B4"/>
    <w:p w14:paraId="6B5C640C" w14:textId="77777777" w:rsidR="005632B4" w:rsidRDefault="005632B4" w:rsidP="005632B4">
      <w:pPr>
        <w:jc w:val="right"/>
        <w:rPr>
          <w:rFonts w:ascii="Arial" w:hAnsi="Arial" w:cs="Arial"/>
        </w:rPr>
      </w:pPr>
    </w:p>
    <w:p w14:paraId="5276FF71" w14:textId="77777777" w:rsidR="005632B4" w:rsidRDefault="005632B4" w:rsidP="005632B4">
      <w:pPr>
        <w:jc w:val="right"/>
        <w:rPr>
          <w:rFonts w:ascii="Arial" w:hAnsi="Arial" w:cs="Arial"/>
        </w:rPr>
      </w:pPr>
    </w:p>
    <w:p w14:paraId="3A327F39" w14:textId="77777777" w:rsidR="005632B4" w:rsidRDefault="005632B4" w:rsidP="005632B4">
      <w:pPr>
        <w:jc w:val="right"/>
        <w:rPr>
          <w:rFonts w:ascii="Arial" w:hAnsi="Arial" w:cs="Arial"/>
        </w:rPr>
      </w:pPr>
    </w:p>
    <w:p w14:paraId="3E477A22" w14:textId="77777777" w:rsidR="005632B4" w:rsidRDefault="005632B4" w:rsidP="005632B4">
      <w:pPr>
        <w:jc w:val="right"/>
        <w:rPr>
          <w:rFonts w:ascii="Arial" w:hAnsi="Arial" w:cs="Arial"/>
        </w:rPr>
      </w:pPr>
    </w:p>
    <w:p w14:paraId="57254EAE" w14:textId="77777777" w:rsidR="005632B4" w:rsidRDefault="005632B4" w:rsidP="005632B4">
      <w:pPr>
        <w:jc w:val="right"/>
        <w:rPr>
          <w:rFonts w:ascii="Arial" w:hAnsi="Arial" w:cs="Arial"/>
        </w:rPr>
      </w:pPr>
    </w:p>
    <w:p w14:paraId="4D484B5E" w14:textId="77777777" w:rsidR="005632B4" w:rsidRDefault="005632B4" w:rsidP="005632B4">
      <w:pPr>
        <w:jc w:val="right"/>
        <w:rPr>
          <w:rFonts w:ascii="Arial" w:hAnsi="Arial" w:cs="Arial"/>
        </w:rPr>
      </w:pPr>
    </w:p>
    <w:p w14:paraId="69802D0A" w14:textId="2881FFD1" w:rsidR="005632B4" w:rsidRPr="000874CA" w:rsidRDefault="00654FE8" w:rsidP="000874CA">
      <w:pPr>
        <w:spacing w:after="160" w:line="259" w:lineRule="auto"/>
        <w:jc w:val="left"/>
        <w:rPr>
          <w:rFonts w:cs="Arial"/>
          <w:i/>
          <w:sz w:val="20"/>
        </w:rPr>
      </w:pPr>
      <w:r w:rsidRPr="00417B70">
        <w:rPr>
          <w:rFonts w:cs="Arial"/>
          <w:i/>
          <w:sz w:val="20"/>
        </w:rPr>
        <w:t>This publication is made possible by the generous support of the American people through the United States Agency for International Development (USAID). The contents are the responsibility of Vietnam Forests and Deltas Program and do not necessarily reflect the views of USAID or the United States Government.</w:t>
      </w:r>
    </w:p>
    <w:p w14:paraId="6E7DE892" w14:textId="77777777" w:rsidR="00780D1A" w:rsidRPr="00654FE8" w:rsidRDefault="00780D1A">
      <w:pPr>
        <w:spacing w:before="0" w:after="200" w:line="276" w:lineRule="auto"/>
        <w:jc w:val="left"/>
        <w:rPr>
          <w:lang w:val="en-GB"/>
        </w:rPr>
        <w:sectPr w:rsidR="00780D1A" w:rsidRPr="00654FE8" w:rsidSect="00EE0B4C">
          <w:footerReference w:type="default" r:id="rId23"/>
          <w:pgSz w:w="11909" w:h="16834" w:code="9"/>
          <w:pgMar w:top="1260" w:right="1379" w:bottom="1170" w:left="1440" w:header="720" w:footer="435" w:gutter="0"/>
          <w:cols w:space="720"/>
          <w:docGrid w:linePitch="360"/>
        </w:sectPr>
      </w:pPr>
    </w:p>
    <w:sdt>
      <w:sdtPr>
        <w:rPr>
          <w:rFonts w:ascii="Times New Roman" w:eastAsiaTheme="minorHAnsi" w:hAnsi="Times New Roman" w:cstheme="minorBidi"/>
          <w:b/>
          <w:color w:val="auto"/>
          <w:sz w:val="24"/>
          <w:szCs w:val="22"/>
        </w:rPr>
        <w:id w:val="580108942"/>
        <w:docPartObj>
          <w:docPartGallery w:val="Table of Contents"/>
          <w:docPartUnique/>
        </w:docPartObj>
      </w:sdtPr>
      <w:sdtEndPr>
        <w:rPr>
          <w:bCs/>
          <w:noProof/>
        </w:rPr>
      </w:sdtEndPr>
      <w:sdtContent>
        <w:p w14:paraId="0BAD04A1" w14:textId="6B266C5D" w:rsidR="005632B4" w:rsidRDefault="008D0C4E" w:rsidP="008D0C4E">
          <w:pPr>
            <w:pStyle w:val="TOCHeading"/>
            <w:jc w:val="center"/>
            <w:rPr>
              <w:b/>
            </w:rPr>
          </w:pPr>
          <w:r>
            <w:rPr>
              <w:b/>
            </w:rPr>
            <w:t>CONTENTS</w:t>
          </w:r>
        </w:p>
        <w:p w14:paraId="6323DB11" w14:textId="77777777" w:rsidR="00711C58" w:rsidRDefault="005632B4">
          <w:pPr>
            <w:pStyle w:val="TOC1"/>
            <w:tabs>
              <w:tab w:val="right" w:leader="dot" w:pos="9530"/>
            </w:tabs>
            <w:rPr>
              <w:rFonts w:asciiTheme="minorHAnsi" w:eastAsiaTheme="minorEastAsia" w:hAnsiTheme="minorHAnsi"/>
              <w:noProof/>
              <w:sz w:val="22"/>
            </w:rPr>
          </w:pPr>
          <w:r>
            <w:fldChar w:fldCharType="begin"/>
          </w:r>
          <w:r>
            <w:instrText xml:space="preserve"> TOC \o "1-3" \h \z \u </w:instrText>
          </w:r>
          <w:r>
            <w:fldChar w:fldCharType="separate"/>
          </w:r>
          <w:hyperlink w:anchor="_Toc400445994" w:history="1">
            <w:r w:rsidR="00711C58" w:rsidRPr="00EA40E6">
              <w:rPr>
                <w:rStyle w:val="Hyperlink"/>
                <w:noProof/>
              </w:rPr>
              <w:t>Executive Summary</w:t>
            </w:r>
            <w:r w:rsidR="00711C58">
              <w:rPr>
                <w:noProof/>
                <w:webHidden/>
              </w:rPr>
              <w:tab/>
            </w:r>
            <w:r w:rsidR="00711C58">
              <w:rPr>
                <w:noProof/>
                <w:webHidden/>
              </w:rPr>
              <w:fldChar w:fldCharType="begin"/>
            </w:r>
            <w:r w:rsidR="00711C58">
              <w:rPr>
                <w:noProof/>
                <w:webHidden/>
              </w:rPr>
              <w:instrText xml:space="preserve"> PAGEREF _Toc400445994 \h </w:instrText>
            </w:r>
            <w:r w:rsidR="00711C58">
              <w:rPr>
                <w:noProof/>
                <w:webHidden/>
              </w:rPr>
            </w:r>
            <w:r w:rsidR="00711C58">
              <w:rPr>
                <w:noProof/>
                <w:webHidden/>
              </w:rPr>
              <w:fldChar w:fldCharType="separate"/>
            </w:r>
            <w:r w:rsidR="008B59F1">
              <w:rPr>
                <w:noProof/>
                <w:webHidden/>
              </w:rPr>
              <w:t>3</w:t>
            </w:r>
            <w:r w:rsidR="00711C58">
              <w:rPr>
                <w:noProof/>
                <w:webHidden/>
              </w:rPr>
              <w:fldChar w:fldCharType="end"/>
            </w:r>
          </w:hyperlink>
        </w:p>
        <w:p w14:paraId="71980C64" w14:textId="77777777" w:rsidR="00711C58" w:rsidRDefault="008B59F1">
          <w:pPr>
            <w:pStyle w:val="TOC1"/>
            <w:tabs>
              <w:tab w:val="left" w:pos="480"/>
              <w:tab w:val="right" w:leader="dot" w:pos="9530"/>
            </w:tabs>
            <w:rPr>
              <w:rFonts w:asciiTheme="minorHAnsi" w:eastAsiaTheme="minorEastAsia" w:hAnsiTheme="minorHAnsi"/>
              <w:noProof/>
              <w:sz w:val="22"/>
            </w:rPr>
          </w:pPr>
          <w:hyperlink w:anchor="_Toc400445995" w:history="1">
            <w:r w:rsidR="00711C58" w:rsidRPr="00EA40E6">
              <w:rPr>
                <w:rStyle w:val="Hyperlink"/>
                <w:noProof/>
              </w:rPr>
              <w:t>1</w:t>
            </w:r>
            <w:r w:rsidR="00711C58">
              <w:rPr>
                <w:rFonts w:asciiTheme="minorHAnsi" w:eastAsiaTheme="minorEastAsia" w:hAnsiTheme="minorHAnsi"/>
                <w:noProof/>
                <w:sz w:val="22"/>
              </w:rPr>
              <w:tab/>
            </w:r>
            <w:r w:rsidR="00711C58" w:rsidRPr="00EA40E6">
              <w:rPr>
                <w:rStyle w:val="Hyperlink"/>
                <w:noProof/>
              </w:rPr>
              <w:t>Introduction</w:t>
            </w:r>
            <w:r w:rsidR="00711C58">
              <w:rPr>
                <w:noProof/>
                <w:webHidden/>
              </w:rPr>
              <w:tab/>
            </w:r>
            <w:r w:rsidR="00711C58">
              <w:rPr>
                <w:noProof/>
                <w:webHidden/>
              </w:rPr>
              <w:fldChar w:fldCharType="begin"/>
            </w:r>
            <w:r w:rsidR="00711C58">
              <w:rPr>
                <w:noProof/>
                <w:webHidden/>
              </w:rPr>
              <w:instrText xml:space="preserve"> PAGEREF _Toc400445995 \h </w:instrText>
            </w:r>
            <w:r w:rsidR="00711C58">
              <w:rPr>
                <w:noProof/>
                <w:webHidden/>
              </w:rPr>
            </w:r>
            <w:r w:rsidR="00711C58">
              <w:rPr>
                <w:noProof/>
                <w:webHidden/>
              </w:rPr>
              <w:fldChar w:fldCharType="separate"/>
            </w:r>
            <w:r>
              <w:rPr>
                <w:noProof/>
                <w:webHidden/>
              </w:rPr>
              <w:t>5</w:t>
            </w:r>
            <w:r w:rsidR="00711C58">
              <w:rPr>
                <w:noProof/>
                <w:webHidden/>
              </w:rPr>
              <w:fldChar w:fldCharType="end"/>
            </w:r>
          </w:hyperlink>
        </w:p>
        <w:p w14:paraId="712043C6" w14:textId="77777777" w:rsidR="00711C58" w:rsidRDefault="008B59F1">
          <w:pPr>
            <w:pStyle w:val="TOC1"/>
            <w:tabs>
              <w:tab w:val="left" w:pos="480"/>
              <w:tab w:val="right" w:leader="dot" w:pos="9530"/>
            </w:tabs>
            <w:rPr>
              <w:rFonts w:asciiTheme="minorHAnsi" w:eastAsiaTheme="minorEastAsia" w:hAnsiTheme="minorHAnsi"/>
              <w:noProof/>
              <w:sz w:val="22"/>
            </w:rPr>
          </w:pPr>
          <w:hyperlink w:anchor="_Toc400445996" w:history="1">
            <w:r w:rsidR="00711C58" w:rsidRPr="00EA40E6">
              <w:rPr>
                <w:rStyle w:val="Hyperlink"/>
                <w:noProof/>
              </w:rPr>
              <w:t>2</w:t>
            </w:r>
            <w:r w:rsidR="00711C58">
              <w:rPr>
                <w:rFonts w:asciiTheme="minorHAnsi" w:eastAsiaTheme="minorEastAsia" w:hAnsiTheme="minorHAnsi"/>
                <w:noProof/>
                <w:sz w:val="22"/>
              </w:rPr>
              <w:tab/>
            </w:r>
            <w:r w:rsidR="00711C58" w:rsidRPr="00EA40E6">
              <w:rPr>
                <w:rStyle w:val="Hyperlink"/>
                <w:noProof/>
              </w:rPr>
              <w:t>Method</w:t>
            </w:r>
            <w:r w:rsidR="00711C58">
              <w:rPr>
                <w:noProof/>
                <w:webHidden/>
              </w:rPr>
              <w:tab/>
            </w:r>
            <w:r w:rsidR="00711C58">
              <w:rPr>
                <w:noProof/>
                <w:webHidden/>
              </w:rPr>
              <w:fldChar w:fldCharType="begin"/>
            </w:r>
            <w:r w:rsidR="00711C58">
              <w:rPr>
                <w:noProof/>
                <w:webHidden/>
              </w:rPr>
              <w:instrText xml:space="preserve"> PAGEREF _Toc400445996 \h </w:instrText>
            </w:r>
            <w:r w:rsidR="00711C58">
              <w:rPr>
                <w:noProof/>
                <w:webHidden/>
              </w:rPr>
            </w:r>
            <w:r w:rsidR="00711C58">
              <w:rPr>
                <w:noProof/>
                <w:webHidden/>
              </w:rPr>
              <w:fldChar w:fldCharType="separate"/>
            </w:r>
            <w:r>
              <w:rPr>
                <w:noProof/>
                <w:webHidden/>
              </w:rPr>
              <w:t>5</w:t>
            </w:r>
            <w:r w:rsidR="00711C58">
              <w:rPr>
                <w:noProof/>
                <w:webHidden/>
              </w:rPr>
              <w:fldChar w:fldCharType="end"/>
            </w:r>
          </w:hyperlink>
        </w:p>
        <w:p w14:paraId="7DD4EF0C" w14:textId="77777777" w:rsidR="00711C58" w:rsidRDefault="008B59F1">
          <w:pPr>
            <w:pStyle w:val="TOC2"/>
            <w:tabs>
              <w:tab w:val="left" w:pos="880"/>
              <w:tab w:val="right" w:leader="dot" w:pos="9530"/>
            </w:tabs>
            <w:rPr>
              <w:rFonts w:asciiTheme="minorHAnsi" w:eastAsiaTheme="minorEastAsia" w:hAnsiTheme="minorHAnsi"/>
              <w:noProof/>
              <w:sz w:val="22"/>
            </w:rPr>
          </w:pPr>
          <w:hyperlink w:anchor="_Toc400445997" w:history="1">
            <w:r w:rsidR="00711C58" w:rsidRPr="00EA40E6">
              <w:rPr>
                <w:rStyle w:val="Hyperlink"/>
                <w:noProof/>
              </w:rPr>
              <w:t>2.1</w:t>
            </w:r>
            <w:r w:rsidR="00711C58">
              <w:rPr>
                <w:rFonts w:asciiTheme="minorHAnsi" w:eastAsiaTheme="minorEastAsia" w:hAnsiTheme="minorHAnsi"/>
                <w:noProof/>
                <w:sz w:val="22"/>
              </w:rPr>
              <w:tab/>
            </w:r>
            <w:r w:rsidR="00711C58" w:rsidRPr="00EA40E6">
              <w:rPr>
                <w:rStyle w:val="Hyperlink"/>
                <w:noProof/>
              </w:rPr>
              <w:t>Clustering design</w:t>
            </w:r>
            <w:r w:rsidR="00711C58">
              <w:rPr>
                <w:noProof/>
                <w:webHidden/>
              </w:rPr>
              <w:tab/>
            </w:r>
            <w:r w:rsidR="00711C58">
              <w:rPr>
                <w:noProof/>
                <w:webHidden/>
              </w:rPr>
              <w:fldChar w:fldCharType="begin"/>
            </w:r>
            <w:r w:rsidR="00711C58">
              <w:rPr>
                <w:noProof/>
                <w:webHidden/>
              </w:rPr>
              <w:instrText xml:space="preserve"> PAGEREF _Toc400445997 \h </w:instrText>
            </w:r>
            <w:r w:rsidR="00711C58">
              <w:rPr>
                <w:noProof/>
                <w:webHidden/>
              </w:rPr>
            </w:r>
            <w:r w:rsidR="00711C58">
              <w:rPr>
                <w:noProof/>
                <w:webHidden/>
              </w:rPr>
              <w:fldChar w:fldCharType="separate"/>
            </w:r>
            <w:r>
              <w:rPr>
                <w:noProof/>
                <w:webHidden/>
              </w:rPr>
              <w:t>6</w:t>
            </w:r>
            <w:r w:rsidR="00711C58">
              <w:rPr>
                <w:noProof/>
                <w:webHidden/>
              </w:rPr>
              <w:fldChar w:fldCharType="end"/>
            </w:r>
          </w:hyperlink>
        </w:p>
        <w:p w14:paraId="6CE3A3C1" w14:textId="77777777" w:rsidR="00711C58" w:rsidRDefault="008B59F1">
          <w:pPr>
            <w:pStyle w:val="TOC2"/>
            <w:tabs>
              <w:tab w:val="left" w:pos="880"/>
              <w:tab w:val="right" w:leader="dot" w:pos="9530"/>
            </w:tabs>
            <w:rPr>
              <w:rFonts w:asciiTheme="minorHAnsi" w:eastAsiaTheme="minorEastAsia" w:hAnsiTheme="minorHAnsi"/>
              <w:noProof/>
              <w:sz w:val="22"/>
            </w:rPr>
          </w:pPr>
          <w:r>
            <w:fldChar w:fldCharType="begin"/>
          </w:r>
          <w:r>
            <w:instrText xml:space="preserve"> HYPERLINK \l "_Toc400445998" </w:instrText>
          </w:r>
          <w:r>
            <w:fldChar w:fldCharType="separate"/>
          </w:r>
          <w:r w:rsidR="00711C58" w:rsidRPr="00EA40E6">
            <w:rPr>
              <w:rStyle w:val="Hyperlink"/>
              <w:noProof/>
            </w:rPr>
            <w:t>2.2</w:t>
          </w:r>
          <w:r w:rsidR="00711C58">
            <w:rPr>
              <w:rFonts w:asciiTheme="minorHAnsi" w:eastAsiaTheme="minorEastAsia" w:hAnsiTheme="minorHAnsi"/>
              <w:noProof/>
              <w:sz w:val="22"/>
            </w:rPr>
            <w:tab/>
          </w:r>
          <w:r w:rsidR="00711C58" w:rsidRPr="00EA40E6">
            <w:rPr>
              <w:rStyle w:val="Hyperlink"/>
              <w:noProof/>
            </w:rPr>
            <w:t>Field survey</w:t>
          </w:r>
          <w:r w:rsidR="00711C58">
            <w:rPr>
              <w:noProof/>
              <w:webHidden/>
            </w:rPr>
            <w:tab/>
          </w:r>
          <w:r w:rsidR="00711C58">
            <w:rPr>
              <w:noProof/>
              <w:webHidden/>
            </w:rPr>
            <w:fldChar w:fldCharType="begin"/>
          </w:r>
          <w:r w:rsidR="00711C58">
            <w:rPr>
              <w:noProof/>
              <w:webHidden/>
            </w:rPr>
            <w:instrText xml:space="preserve"> PAGEREF _Toc400445998 \h </w:instrText>
          </w:r>
          <w:r w:rsidR="00711C58">
            <w:rPr>
              <w:noProof/>
              <w:webHidden/>
            </w:rPr>
          </w:r>
          <w:r w:rsidR="00711C58">
            <w:rPr>
              <w:noProof/>
              <w:webHidden/>
            </w:rPr>
            <w:fldChar w:fldCharType="separate"/>
          </w:r>
          <w:ins w:id="2" w:author="Nguyen Thanh Quang" w:date="2014-10-15T09:10:00Z">
            <w:r>
              <w:rPr>
                <w:noProof/>
                <w:webHidden/>
              </w:rPr>
              <w:t>11</w:t>
            </w:r>
          </w:ins>
          <w:del w:id="3" w:author="Nguyen Thanh Quang" w:date="2014-10-15T09:10:00Z">
            <w:r w:rsidR="00711C58" w:rsidDel="008B59F1">
              <w:rPr>
                <w:noProof/>
                <w:webHidden/>
              </w:rPr>
              <w:delText>10</w:delText>
            </w:r>
          </w:del>
          <w:r w:rsidR="00711C58">
            <w:rPr>
              <w:noProof/>
              <w:webHidden/>
            </w:rPr>
            <w:fldChar w:fldCharType="end"/>
          </w:r>
          <w:r>
            <w:rPr>
              <w:noProof/>
            </w:rPr>
            <w:fldChar w:fldCharType="end"/>
          </w:r>
        </w:p>
        <w:p w14:paraId="740E21D0" w14:textId="77777777" w:rsidR="00711C58" w:rsidRDefault="008B59F1">
          <w:pPr>
            <w:pStyle w:val="TOC2"/>
            <w:tabs>
              <w:tab w:val="left" w:pos="880"/>
              <w:tab w:val="right" w:leader="dot" w:pos="9530"/>
            </w:tabs>
            <w:rPr>
              <w:rFonts w:asciiTheme="minorHAnsi" w:eastAsiaTheme="minorEastAsia" w:hAnsiTheme="minorHAnsi"/>
              <w:noProof/>
              <w:sz w:val="22"/>
            </w:rPr>
          </w:pPr>
          <w:hyperlink w:anchor="_Toc400445999" w:history="1">
            <w:r w:rsidR="00711C58" w:rsidRPr="00EA40E6">
              <w:rPr>
                <w:rStyle w:val="Hyperlink"/>
                <w:noProof/>
              </w:rPr>
              <w:t>2.3</w:t>
            </w:r>
            <w:r w:rsidR="00711C58">
              <w:rPr>
                <w:rFonts w:asciiTheme="minorHAnsi" w:eastAsiaTheme="minorEastAsia" w:hAnsiTheme="minorHAnsi"/>
                <w:noProof/>
                <w:sz w:val="22"/>
              </w:rPr>
              <w:tab/>
            </w:r>
            <w:r w:rsidR="00711C58" w:rsidRPr="00EA40E6">
              <w:rPr>
                <w:rStyle w:val="Hyperlink"/>
                <w:noProof/>
              </w:rPr>
              <w:t>Data processing and analysis</w:t>
            </w:r>
            <w:r w:rsidR="00711C58">
              <w:rPr>
                <w:noProof/>
                <w:webHidden/>
              </w:rPr>
              <w:tab/>
            </w:r>
            <w:r w:rsidR="00711C58">
              <w:rPr>
                <w:noProof/>
                <w:webHidden/>
              </w:rPr>
              <w:fldChar w:fldCharType="begin"/>
            </w:r>
            <w:r w:rsidR="00711C58">
              <w:rPr>
                <w:noProof/>
                <w:webHidden/>
              </w:rPr>
              <w:instrText xml:space="preserve"> PAGEREF _Toc400445999 \h </w:instrText>
            </w:r>
            <w:r w:rsidR="00711C58">
              <w:rPr>
                <w:noProof/>
                <w:webHidden/>
              </w:rPr>
            </w:r>
            <w:r w:rsidR="00711C58">
              <w:rPr>
                <w:noProof/>
                <w:webHidden/>
              </w:rPr>
              <w:fldChar w:fldCharType="separate"/>
            </w:r>
            <w:r w:rsidR="00711C58">
              <w:rPr>
                <w:noProof/>
                <w:webHidden/>
              </w:rPr>
              <w:t>13</w:t>
            </w:r>
            <w:r w:rsidR="00711C58">
              <w:rPr>
                <w:noProof/>
                <w:webHidden/>
              </w:rPr>
              <w:fldChar w:fldCharType="end"/>
            </w:r>
          </w:hyperlink>
        </w:p>
        <w:p w14:paraId="5D342EC2" w14:textId="77777777" w:rsidR="00711C58" w:rsidRDefault="008B59F1">
          <w:pPr>
            <w:pStyle w:val="TOC3"/>
            <w:tabs>
              <w:tab w:val="left" w:pos="1320"/>
              <w:tab w:val="right" w:leader="dot" w:pos="9530"/>
            </w:tabs>
            <w:rPr>
              <w:rFonts w:asciiTheme="minorHAnsi" w:eastAsiaTheme="minorEastAsia" w:hAnsiTheme="minorHAnsi"/>
              <w:noProof/>
              <w:sz w:val="22"/>
            </w:rPr>
          </w:pPr>
          <w:hyperlink w:anchor="_Toc400446000" w:history="1">
            <w:r w:rsidR="00711C58" w:rsidRPr="00EA40E6">
              <w:rPr>
                <w:rStyle w:val="Hyperlink"/>
                <w:noProof/>
              </w:rPr>
              <w:t>2.3.1</w:t>
            </w:r>
            <w:r w:rsidR="00711C58">
              <w:rPr>
                <w:rFonts w:asciiTheme="minorHAnsi" w:eastAsiaTheme="minorEastAsia" w:hAnsiTheme="minorHAnsi"/>
                <w:noProof/>
                <w:sz w:val="22"/>
              </w:rPr>
              <w:tab/>
            </w:r>
            <w:r w:rsidR="00711C58" w:rsidRPr="00EA40E6">
              <w:rPr>
                <w:rStyle w:val="Hyperlink"/>
                <w:noProof/>
              </w:rPr>
              <w:t>Data processing for household survey</w:t>
            </w:r>
            <w:r w:rsidR="00711C58">
              <w:rPr>
                <w:noProof/>
                <w:webHidden/>
              </w:rPr>
              <w:tab/>
            </w:r>
            <w:r w:rsidR="00711C58">
              <w:rPr>
                <w:noProof/>
                <w:webHidden/>
              </w:rPr>
              <w:fldChar w:fldCharType="begin"/>
            </w:r>
            <w:r w:rsidR="00711C58">
              <w:rPr>
                <w:noProof/>
                <w:webHidden/>
              </w:rPr>
              <w:instrText xml:space="preserve"> PAGEREF _Toc400446000 \h </w:instrText>
            </w:r>
            <w:r w:rsidR="00711C58">
              <w:rPr>
                <w:noProof/>
                <w:webHidden/>
              </w:rPr>
            </w:r>
            <w:r w:rsidR="00711C58">
              <w:rPr>
                <w:noProof/>
                <w:webHidden/>
              </w:rPr>
              <w:fldChar w:fldCharType="separate"/>
            </w:r>
            <w:r w:rsidR="00711C58">
              <w:rPr>
                <w:noProof/>
                <w:webHidden/>
              </w:rPr>
              <w:t>13</w:t>
            </w:r>
            <w:r w:rsidR="00711C58">
              <w:rPr>
                <w:noProof/>
                <w:webHidden/>
              </w:rPr>
              <w:fldChar w:fldCharType="end"/>
            </w:r>
          </w:hyperlink>
        </w:p>
        <w:p w14:paraId="35F2AE9B" w14:textId="77777777" w:rsidR="00711C58" w:rsidRDefault="008B59F1">
          <w:pPr>
            <w:pStyle w:val="TOC3"/>
            <w:tabs>
              <w:tab w:val="left" w:pos="1320"/>
              <w:tab w:val="right" w:leader="dot" w:pos="9530"/>
            </w:tabs>
            <w:rPr>
              <w:rFonts w:asciiTheme="minorHAnsi" w:eastAsiaTheme="minorEastAsia" w:hAnsiTheme="minorHAnsi"/>
              <w:noProof/>
              <w:sz w:val="22"/>
            </w:rPr>
          </w:pPr>
          <w:hyperlink w:anchor="_Toc400446001" w:history="1">
            <w:r w:rsidR="00711C58" w:rsidRPr="00EA40E6">
              <w:rPr>
                <w:rStyle w:val="Hyperlink"/>
                <w:noProof/>
              </w:rPr>
              <w:t>2.3.2</w:t>
            </w:r>
            <w:r w:rsidR="00711C58">
              <w:rPr>
                <w:rFonts w:asciiTheme="minorHAnsi" w:eastAsiaTheme="minorEastAsia" w:hAnsiTheme="minorHAnsi"/>
                <w:noProof/>
                <w:sz w:val="22"/>
              </w:rPr>
              <w:tab/>
            </w:r>
            <w:r w:rsidR="00711C58" w:rsidRPr="00EA40E6">
              <w:rPr>
                <w:rStyle w:val="Hyperlink"/>
                <w:noProof/>
              </w:rPr>
              <w:t>Data processing for industrial and commercial fuelwood survey</w:t>
            </w:r>
            <w:r w:rsidR="00711C58">
              <w:rPr>
                <w:noProof/>
                <w:webHidden/>
              </w:rPr>
              <w:tab/>
            </w:r>
            <w:r w:rsidR="00711C58">
              <w:rPr>
                <w:noProof/>
                <w:webHidden/>
              </w:rPr>
              <w:fldChar w:fldCharType="begin"/>
            </w:r>
            <w:r w:rsidR="00711C58">
              <w:rPr>
                <w:noProof/>
                <w:webHidden/>
              </w:rPr>
              <w:instrText xml:space="preserve"> PAGEREF _Toc400446001 \h </w:instrText>
            </w:r>
            <w:r w:rsidR="00711C58">
              <w:rPr>
                <w:noProof/>
                <w:webHidden/>
              </w:rPr>
            </w:r>
            <w:r w:rsidR="00711C58">
              <w:rPr>
                <w:noProof/>
                <w:webHidden/>
              </w:rPr>
              <w:fldChar w:fldCharType="separate"/>
            </w:r>
            <w:r w:rsidR="00711C58">
              <w:rPr>
                <w:noProof/>
                <w:webHidden/>
              </w:rPr>
              <w:t>14</w:t>
            </w:r>
            <w:r w:rsidR="00711C58">
              <w:rPr>
                <w:noProof/>
                <w:webHidden/>
              </w:rPr>
              <w:fldChar w:fldCharType="end"/>
            </w:r>
          </w:hyperlink>
        </w:p>
        <w:p w14:paraId="3A2139E4" w14:textId="77777777" w:rsidR="00711C58" w:rsidRDefault="008B59F1">
          <w:pPr>
            <w:pStyle w:val="TOC3"/>
            <w:tabs>
              <w:tab w:val="left" w:pos="1320"/>
              <w:tab w:val="right" w:leader="dot" w:pos="9530"/>
            </w:tabs>
            <w:rPr>
              <w:rFonts w:asciiTheme="minorHAnsi" w:eastAsiaTheme="minorEastAsia" w:hAnsiTheme="minorHAnsi"/>
              <w:noProof/>
              <w:sz w:val="22"/>
            </w:rPr>
          </w:pPr>
          <w:hyperlink w:anchor="_Toc400446002" w:history="1">
            <w:r w:rsidR="00711C58" w:rsidRPr="00EA40E6">
              <w:rPr>
                <w:rStyle w:val="Hyperlink"/>
                <w:noProof/>
              </w:rPr>
              <w:t>2.3.3</w:t>
            </w:r>
            <w:r w:rsidR="00711C58">
              <w:rPr>
                <w:rFonts w:asciiTheme="minorHAnsi" w:eastAsiaTheme="minorEastAsia" w:hAnsiTheme="minorHAnsi"/>
                <w:noProof/>
                <w:sz w:val="22"/>
              </w:rPr>
              <w:tab/>
            </w:r>
            <w:r w:rsidR="00711C58" w:rsidRPr="00EA40E6">
              <w:rPr>
                <w:rStyle w:val="Hyperlink"/>
                <w:noProof/>
              </w:rPr>
              <w:t>Data processing for fuelwood using for pig raising</w:t>
            </w:r>
            <w:r w:rsidR="00711C58">
              <w:rPr>
                <w:noProof/>
                <w:webHidden/>
              </w:rPr>
              <w:tab/>
            </w:r>
            <w:r w:rsidR="00711C58">
              <w:rPr>
                <w:noProof/>
                <w:webHidden/>
              </w:rPr>
              <w:fldChar w:fldCharType="begin"/>
            </w:r>
            <w:r w:rsidR="00711C58">
              <w:rPr>
                <w:noProof/>
                <w:webHidden/>
              </w:rPr>
              <w:instrText xml:space="preserve"> PAGEREF _Toc400446002 \h </w:instrText>
            </w:r>
            <w:r w:rsidR="00711C58">
              <w:rPr>
                <w:noProof/>
                <w:webHidden/>
              </w:rPr>
            </w:r>
            <w:r w:rsidR="00711C58">
              <w:rPr>
                <w:noProof/>
                <w:webHidden/>
              </w:rPr>
              <w:fldChar w:fldCharType="separate"/>
            </w:r>
            <w:r w:rsidR="00711C58">
              <w:rPr>
                <w:noProof/>
                <w:webHidden/>
              </w:rPr>
              <w:t>15</w:t>
            </w:r>
            <w:r w:rsidR="00711C58">
              <w:rPr>
                <w:noProof/>
                <w:webHidden/>
              </w:rPr>
              <w:fldChar w:fldCharType="end"/>
            </w:r>
          </w:hyperlink>
        </w:p>
        <w:p w14:paraId="27B6A18B" w14:textId="77777777" w:rsidR="00711C58" w:rsidRDefault="008B59F1">
          <w:pPr>
            <w:pStyle w:val="TOC1"/>
            <w:tabs>
              <w:tab w:val="left" w:pos="480"/>
              <w:tab w:val="right" w:leader="dot" w:pos="9530"/>
            </w:tabs>
            <w:rPr>
              <w:rFonts w:asciiTheme="minorHAnsi" w:eastAsiaTheme="minorEastAsia" w:hAnsiTheme="minorHAnsi"/>
              <w:noProof/>
              <w:sz w:val="22"/>
            </w:rPr>
          </w:pPr>
          <w:hyperlink w:anchor="_Toc400446003" w:history="1">
            <w:r w:rsidR="00711C58" w:rsidRPr="00EA40E6">
              <w:rPr>
                <w:rStyle w:val="Hyperlink"/>
                <w:noProof/>
              </w:rPr>
              <w:t>3</w:t>
            </w:r>
            <w:r w:rsidR="00711C58">
              <w:rPr>
                <w:rFonts w:asciiTheme="minorHAnsi" w:eastAsiaTheme="minorEastAsia" w:hAnsiTheme="minorHAnsi"/>
                <w:noProof/>
                <w:sz w:val="22"/>
              </w:rPr>
              <w:tab/>
            </w:r>
            <w:r w:rsidR="00711C58" w:rsidRPr="00EA40E6">
              <w:rPr>
                <w:rStyle w:val="Hyperlink"/>
                <w:noProof/>
              </w:rPr>
              <w:t>Findings</w:t>
            </w:r>
            <w:r w:rsidR="00711C58">
              <w:rPr>
                <w:noProof/>
                <w:webHidden/>
              </w:rPr>
              <w:tab/>
            </w:r>
            <w:r w:rsidR="00711C58">
              <w:rPr>
                <w:noProof/>
                <w:webHidden/>
              </w:rPr>
              <w:fldChar w:fldCharType="begin"/>
            </w:r>
            <w:r w:rsidR="00711C58">
              <w:rPr>
                <w:noProof/>
                <w:webHidden/>
              </w:rPr>
              <w:instrText xml:space="preserve"> PAGEREF _Toc400446003 \h </w:instrText>
            </w:r>
            <w:r w:rsidR="00711C58">
              <w:rPr>
                <w:noProof/>
                <w:webHidden/>
              </w:rPr>
            </w:r>
            <w:r w:rsidR="00711C58">
              <w:rPr>
                <w:noProof/>
                <w:webHidden/>
              </w:rPr>
              <w:fldChar w:fldCharType="separate"/>
            </w:r>
            <w:r w:rsidR="00711C58">
              <w:rPr>
                <w:noProof/>
                <w:webHidden/>
              </w:rPr>
              <w:t>15</w:t>
            </w:r>
            <w:r w:rsidR="00711C58">
              <w:rPr>
                <w:noProof/>
                <w:webHidden/>
              </w:rPr>
              <w:fldChar w:fldCharType="end"/>
            </w:r>
          </w:hyperlink>
        </w:p>
        <w:p w14:paraId="24601070" w14:textId="77777777" w:rsidR="00711C58" w:rsidRDefault="008B59F1">
          <w:pPr>
            <w:pStyle w:val="TOC2"/>
            <w:tabs>
              <w:tab w:val="left" w:pos="880"/>
              <w:tab w:val="right" w:leader="dot" w:pos="9530"/>
            </w:tabs>
            <w:rPr>
              <w:rFonts w:asciiTheme="minorHAnsi" w:eastAsiaTheme="minorEastAsia" w:hAnsiTheme="minorHAnsi"/>
              <w:noProof/>
              <w:sz w:val="22"/>
            </w:rPr>
          </w:pPr>
          <w:hyperlink w:anchor="_Toc400446004" w:history="1">
            <w:r w:rsidR="00711C58" w:rsidRPr="00EA40E6">
              <w:rPr>
                <w:rStyle w:val="Hyperlink"/>
                <w:noProof/>
              </w:rPr>
              <w:t>3.1</w:t>
            </w:r>
            <w:r w:rsidR="00711C58">
              <w:rPr>
                <w:rFonts w:asciiTheme="minorHAnsi" w:eastAsiaTheme="minorEastAsia" w:hAnsiTheme="minorHAnsi"/>
                <w:noProof/>
                <w:sz w:val="22"/>
              </w:rPr>
              <w:tab/>
            </w:r>
            <w:r w:rsidR="00711C58" w:rsidRPr="00EA40E6">
              <w:rPr>
                <w:rStyle w:val="Hyperlink"/>
                <w:noProof/>
              </w:rPr>
              <w:t>Fuelwood demand</w:t>
            </w:r>
            <w:r w:rsidR="00711C58">
              <w:rPr>
                <w:noProof/>
                <w:webHidden/>
              </w:rPr>
              <w:tab/>
            </w:r>
            <w:r w:rsidR="00711C58">
              <w:rPr>
                <w:noProof/>
                <w:webHidden/>
              </w:rPr>
              <w:fldChar w:fldCharType="begin"/>
            </w:r>
            <w:r w:rsidR="00711C58">
              <w:rPr>
                <w:noProof/>
                <w:webHidden/>
              </w:rPr>
              <w:instrText xml:space="preserve"> PAGEREF _Toc400446004 \h </w:instrText>
            </w:r>
            <w:r w:rsidR="00711C58">
              <w:rPr>
                <w:noProof/>
                <w:webHidden/>
              </w:rPr>
            </w:r>
            <w:r w:rsidR="00711C58">
              <w:rPr>
                <w:noProof/>
                <w:webHidden/>
              </w:rPr>
              <w:fldChar w:fldCharType="separate"/>
            </w:r>
            <w:r w:rsidR="00711C58">
              <w:rPr>
                <w:noProof/>
                <w:webHidden/>
              </w:rPr>
              <w:t>15</w:t>
            </w:r>
            <w:r w:rsidR="00711C58">
              <w:rPr>
                <w:noProof/>
                <w:webHidden/>
              </w:rPr>
              <w:fldChar w:fldCharType="end"/>
            </w:r>
          </w:hyperlink>
        </w:p>
        <w:p w14:paraId="14636258" w14:textId="77777777" w:rsidR="00711C58" w:rsidRDefault="008B59F1">
          <w:pPr>
            <w:pStyle w:val="TOC3"/>
            <w:tabs>
              <w:tab w:val="left" w:pos="1320"/>
              <w:tab w:val="right" w:leader="dot" w:pos="9530"/>
            </w:tabs>
            <w:rPr>
              <w:rFonts w:asciiTheme="minorHAnsi" w:eastAsiaTheme="minorEastAsia" w:hAnsiTheme="minorHAnsi"/>
              <w:noProof/>
              <w:sz w:val="22"/>
            </w:rPr>
          </w:pPr>
          <w:hyperlink w:anchor="_Toc400446005" w:history="1">
            <w:r w:rsidR="00711C58" w:rsidRPr="00EA40E6">
              <w:rPr>
                <w:rStyle w:val="Hyperlink"/>
                <w:noProof/>
              </w:rPr>
              <w:t>3.1.1</w:t>
            </w:r>
            <w:r w:rsidR="00711C58">
              <w:rPr>
                <w:rFonts w:asciiTheme="minorHAnsi" w:eastAsiaTheme="minorEastAsia" w:hAnsiTheme="minorHAnsi"/>
                <w:noProof/>
                <w:sz w:val="22"/>
              </w:rPr>
              <w:tab/>
            </w:r>
            <w:r w:rsidR="00711C58" w:rsidRPr="00EA40E6">
              <w:rPr>
                <w:rStyle w:val="Hyperlink"/>
                <w:noProof/>
              </w:rPr>
              <w:t>Household fuelwood demand</w:t>
            </w:r>
            <w:r w:rsidR="00711C58">
              <w:rPr>
                <w:noProof/>
                <w:webHidden/>
              </w:rPr>
              <w:tab/>
            </w:r>
            <w:r w:rsidR="00711C58">
              <w:rPr>
                <w:noProof/>
                <w:webHidden/>
              </w:rPr>
              <w:fldChar w:fldCharType="begin"/>
            </w:r>
            <w:r w:rsidR="00711C58">
              <w:rPr>
                <w:noProof/>
                <w:webHidden/>
              </w:rPr>
              <w:instrText xml:space="preserve"> PAGEREF _Toc400446005 \h </w:instrText>
            </w:r>
            <w:r w:rsidR="00711C58">
              <w:rPr>
                <w:noProof/>
                <w:webHidden/>
              </w:rPr>
            </w:r>
            <w:r w:rsidR="00711C58">
              <w:rPr>
                <w:noProof/>
                <w:webHidden/>
              </w:rPr>
              <w:fldChar w:fldCharType="separate"/>
            </w:r>
            <w:r w:rsidR="00711C58">
              <w:rPr>
                <w:noProof/>
                <w:webHidden/>
              </w:rPr>
              <w:t>15</w:t>
            </w:r>
            <w:r w:rsidR="00711C58">
              <w:rPr>
                <w:noProof/>
                <w:webHidden/>
              </w:rPr>
              <w:fldChar w:fldCharType="end"/>
            </w:r>
          </w:hyperlink>
        </w:p>
        <w:p w14:paraId="43C092A6" w14:textId="77777777" w:rsidR="00711C58" w:rsidRDefault="008B59F1">
          <w:pPr>
            <w:pStyle w:val="TOC3"/>
            <w:tabs>
              <w:tab w:val="left" w:pos="1320"/>
              <w:tab w:val="right" w:leader="dot" w:pos="9530"/>
            </w:tabs>
            <w:rPr>
              <w:rFonts w:asciiTheme="minorHAnsi" w:eastAsiaTheme="minorEastAsia" w:hAnsiTheme="minorHAnsi"/>
              <w:noProof/>
              <w:sz w:val="22"/>
            </w:rPr>
          </w:pPr>
          <w:hyperlink w:anchor="_Toc400446006" w:history="1">
            <w:r w:rsidR="00711C58" w:rsidRPr="00EA40E6">
              <w:rPr>
                <w:rStyle w:val="Hyperlink"/>
                <w:noProof/>
              </w:rPr>
              <w:t>3.1.2</w:t>
            </w:r>
            <w:r w:rsidR="00711C58">
              <w:rPr>
                <w:rFonts w:asciiTheme="minorHAnsi" w:eastAsiaTheme="minorEastAsia" w:hAnsiTheme="minorHAnsi"/>
                <w:noProof/>
                <w:sz w:val="22"/>
              </w:rPr>
              <w:tab/>
            </w:r>
            <w:r w:rsidR="00711C58" w:rsidRPr="00EA40E6">
              <w:rPr>
                <w:rStyle w:val="Hyperlink"/>
                <w:noProof/>
              </w:rPr>
              <w:t>Industrial and commercial fuelwood demand</w:t>
            </w:r>
            <w:r w:rsidR="00711C58">
              <w:rPr>
                <w:noProof/>
                <w:webHidden/>
              </w:rPr>
              <w:tab/>
            </w:r>
            <w:r w:rsidR="00711C58">
              <w:rPr>
                <w:noProof/>
                <w:webHidden/>
              </w:rPr>
              <w:fldChar w:fldCharType="begin"/>
            </w:r>
            <w:r w:rsidR="00711C58">
              <w:rPr>
                <w:noProof/>
                <w:webHidden/>
              </w:rPr>
              <w:instrText xml:space="preserve"> PAGEREF _Toc400446006 \h </w:instrText>
            </w:r>
            <w:r w:rsidR="00711C58">
              <w:rPr>
                <w:noProof/>
                <w:webHidden/>
              </w:rPr>
            </w:r>
            <w:r w:rsidR="00711C58">
              <w:rPr>
                <w:noProof/>
                <w:webHidden/>
              </w:rPr>
              <w:fldChar w:fldCharType="separate"/>
            </w:r>
            <w:r w:rsidR="00711C58">
              <w:rPr>
                <w:noProof/>
                <w:webHidden/>
              </w:rPr>
              <w:t>30</w:t>
            </w:r>
            <w:r w:rsidR="00711C58">
              <w:rPr>
                <w:noProof/>
                <w:webHidden/>
              </w:rPr>
              <w:fldChar w:fldCharType="end"/>
            </w:r>
          </w:hyperlink>
        </w:p>
        <w:p w14:paraId="4DC6CB7C" w14:textId="77777777" w:rsidR="00711C58" w:rsidRDefault="008B59F1">
          <w:pPr>
            <w:pStyle w:val="TOC3"/>
            <w:tabs>
              <w:tab w:val="left" w:pos="1320"/>
              <w:tab w:val="right" w:leader="dot" w:pos="9530"/>
            </w:tabs>
            <w:rPr>
              <w:rFonts w:asciiTheme="minorHAnsi" w:eastAsiaTheme="minorEastAsia" w:hAnsiTheme="minorHAnsi"/>
              <w:noProof/>
              <w:sz w:val="22"/>
            </w:rPr>
          </w:pPr>
          <w:hyperlink w:anchor="_Toc400446007" w:history="1">
            <w:r w:rsidR="00711C58" w:rsidRPr="00EA40E6">
              <w:rPr>
                <w:rStyle w:val="Hyperlink"/>
                <w:noProof/>
              </w:rPr>
              <w:t>3.1.3</w:t>
            </w:r>
            <w:r w:rsidR="00711C58">
              <w:rPr>
                <w:rFonts w:asciiTheme="minorHAnsi" w:eastAsiaTheme="minorEastAsia" w:hAnsiTheme="minorHAnsi"/>
                <w:noProof/>
                <w:sz w:val="22"/>
              </w:rPr>
              <w:tab/>
            </w:r>
            <w:r w:rsidR="00711C58" w:rsidRPr="00EA40E6">
              <w:rPr>
                <w:rStyle w:val="Hyperlink"/>
                <w:noProof/>
              </w:rPr>
              <w:t>Total fuelwood demand in Thanh Hoa and Nghe An</w:t>
            </w:r>
            <w:r w:rsidR="00711C58">
              <w:rPr>
                <w:noProof/>
                <w:webHidden/>
              </w:rPr>
              <w:tab/>
            </w:r>
            <w:r w:rsidR="00711C58">
              <w:rPr>
                <w:noProof/>
                <w:webHidden/>
              </w:rPr>
              <w:fldChar w:fldCharType="begin"/>
            </w:r>
            <w:r w:rsidR="00711C58">
              <w:rPr>
                <w:noProof/>
                <w:webHidden/>
              </w:rPr>
              <w:instrText xml:space="preserve"> PAGEREF _Toc400446007 \h </w:instrText>
            </w:r>
            <w:r w:rsidR="00711C58">
              <w:rPr>
                <w:noProof/>
                <w:webHidden/>
              </w:rPr>
            </w:r>
            <w:r w:rsidR="00711C58">
              <w:rPr>
                <w:noProof/>
                <w:webHidden/>
              </w:rPr>
              <w:fldChar w:fldCharType="separate"/>
            </w:r>
            <w:r w:rsidR="00711C58">
              <w:rPr>
                <w:noProof/>
                <w:webHidden/>
              </w:rPr>
              <w:t>41</w:t>
            </w:r>
            <w:r w:rsidR="00711C58">
              <w:rPr>
                <w:noProof/>
                <w:webHidden/>
              </w:rPr>
              <w:fldChar w:fldCharType="end"/>
            </w:r>
          </w:hyperlink>
        </w:p>
        <w:p w14:paraId="5E794470" w14:textId="77777777" w:rsidR="00711C58" w:rsidRDefault="008B59F1">
          <w:pPr>
            <w:pStyle w:val="TOC2"/>
            <w:tabs>
              <w:tab w:val="left" w:pos="880"/>
              <w:tab w:val="right" w:leader="dot" w:pos="9530"/>
            </w:tabs>
            <w:rPr>
              <w:rFonts w:asciiTheme="minorHAnsi" w:eastAsiaTheme="minorEastAsia" w:hAnsiTheme="minorHAnsi"/>
              <w:noProof/>
              <w:sz w:val="22"/>
            </w:rPr>
          </w:pPr>
          <w:hyperlink w:anchor="_Toc400446008" w:history="1">
            <w:r w:rsidR="00711C58" w:rsidRPr="00EA40E6">
              <w:rPr>
                <w:rStyle w:val="Hyperlink"/>
                <w:noProof/>
              </w:rPr>
              <w:t>3.2</w:t>
            </w:r>
            <w:r w:rsidR="00711C58">
              <w:rPr>
                <w:rFonts w:asciiTheme="minorHAnsi" w:eastAsiaTheme="minorEastAsia" w:hAnsiTheme="minorHAnsi"/>
                <w:noProof/>
                <w:sz w:val="22"/>
              </w:rPr>
              <w:tab/>
            </w:r>
            <w:r w:rsidR="00711C58" w:rsidRPr="00EA40E6">
              <w:rPr>
                <w:rStyle w:val="Hyperlink"/>
                <w:noProof/>
              </w:rPr>
              <w:t>Sustainable fuelwood supply</w:t>
            </w:r>
            <w:r w:rsidR="00711C58">
              <w:rPr>
                <w:noProof/>
                <w:webHidden/>
              </w:rPr>
              <w:tab/>
            </w:r>
            <w:r w:rsidR="00711C58">
              <w:rPr>
                <w:noProof/>
                <w:webHidden/>
              </w:rPr>
              <w:fldChar w:fldCharType="begin"/>
            </w:r>
            <w:r w:rsidR="00711C58">
              <w:rPr>
                <w:noProof/>
                <w:webHidden/>
              </w:rPr>
              <w:instrText xml:space="preserve"> PAGEREF _Toc400446008 \h </w:instrText>
            </w:r>
            <w:r w:rsidR="00711C58">
              <w:rPr>
                <w:noProof/>
                <w:webHidden/>
              </w:rPr>
            </w:r>
            <w:r w:rsidR="00711C58">
              <w:rPr>
                <w:noProof/>
                <w:webHidden/>
              </w:rPr>
              <w:fldChar w:fldCharType="separate"/>
            </w:r>
            <w:r w:rsidR="00711C58">
              <w:rPr>
                <w:noProof/>
                <w:webHidden/>
              </w:rPr>
              <w:t>42</w:t>
            </w:r>
            <w:r w:rsidR="00711C58">
              <w:rPr>
                <w:noProof/>
                <w:webHidden/>
              </w:rPr>
              <w:fldChar w:fldCharType="end"/>
            </w:r>
          </w:hyperlink>
        </w:p>
        <w:p w14:paraId="6D436835" w14:textId="77777777" w:rsidR="00711C58" w:rsidRDefault="008B59F1">
          <w:pPr>
            <w:pStyle w:val="TOC3"/>
            <w:tabs>
              <w:tab w:val="left" w:pos="1320"/>
              <w:tab w:val="right" w:leader="dot" w:pos="9530"/>
            </w:tabs>
            <w:rPr>
              <w:rFonts w:asciiTheme="minorHAnsi" w:eastAsiaTheme="minorEastAsia" w:hAnsiTheme="minorHAnsi"/>
              <w:noProof/>
              <w:sz w:val="22"/>
            </w:rPr>
          </w:pPr>
          <w:hyperlink w:anchor="_Toc400446009" w:history="1">
            <w:r w:rsidR="00711C58" w:rsidRPr="00EA40E6">
              <w:rPr>
                <w:rStyle w:val="Hyperlink"/>
                <w:noProof/>
              </w:rPr>
              <w:t>3.2.1</w:t>
            </w:r>
            <w:r w:rsidR="00711C58">
              <w:rPr>
                <w:rFonts w:asciiTheme="minorHAnsi" w:eastAsiaTheme="minorEastAsia" w:hAnsiTheme="minorHAnsi"/>
                <w:noProof/>
                <w:sz w:val="22"/>
              </w:rPr>
              <w:tab/>
            </w:r>
            <w:r w:rsidR="00711C58" w:rsidRPr="00EA40E6">
              <w:rPr>
                <w:rStyle w:val="Hyperlink"/>
                <w:noProof/>
              </w:rPr>
              <w:t>Estimation of fuelwood production by forest type</w:t>
            </w:r>
            <w:r w:rsidR="00711C58">
              <w:rPr>
                <w:noProof/>
                <w:webHidden/>
              </w:rPr>
              <w:tab/>
            </w:r>
            <w:r w:rsidR="00711C58">
              <w:rPr>
                <w:noProof/>
                <w:webHidden/>
              </w:rPr>
              <w:fldChar w:fldCharType="begin"/>
            </w:r>
            <w:r w:rsidR="00711C58">
              <w:rPr>
                <w:noProof/>
                <w:webHidden/>
              </w:rPr>
              <w:instrText xml:space="preserve"> PAGEREF _Toc400446009 \h </w:instrText>
            </w:r>
            <w:r w:rsidR="00711C58">
              <w:rPr>
                <w:noProof/>
                <w:webHidden/>
              </w:rPr>
            </w:r>
            <w:r w:rsidR="00711C58">
              <w:rPr>
                <w:noProof/>
                <w:webHidden/>
              </w:rPr>
              <w:fldChar w:fldCharType="separate"/>
            </w:r>
            <w:r w:rsidR="00711C58">
              <w:rPr>
                <w:noProof/>
                <w:webHidden/>
              </w:rPr>
              <w:t>42</w:t>
            </w:r>
            <w:r w:rsidR="00711C58">
              <w:rPr>
                <w:noProof/>
                <w:webHidden/>
              </w:rPr>
              <w:fldChar w:fldCharType="end"/>
            </w:r>
          </w:hyperlink>
        </w:p>
        <w:p w14:paraId="4E01AC32" w14:textId="77777777" w:rsidR="00711C58" w:rsidRDefault="008B59F1">
          <w:pPr>
            <w:pStyle w:val="TOC3"/>
            <w:tabs>
              <w:tab w:val="left" w:pos="1320"/>
              <w:tab w:val="right" w:leader="dot" w:pos="9530"/>
            </w:tabs>
            <w:rPr>
              <w:rFonts w:asciiTheme="minorHAnsi" w:eastAsiaTheme="minorEastAsia" w:hAnsiTheme="minorHAnsi"/>
              <w:noProof/>
              <w:sz w:val="22"/>
            </w:rPr>
          </w:pPr>
          <w:hyperlink w:anchor="_Toc400446010" w:history="1">
            <w:r w:rsidR="00711C58" w:rsidRPr="00EA40E6">
              <w:rPr>
                <w:rStyle w:val="Hyperlink"/>
                <w:noProof/>
                <w:lang w:val="en-GB"/>
              </w:rPr>
              <w:t>3.2.2</w:t>
            </w:r>
            <w:r w:rsidR="00711C58">
              <w:rPr>
                <w:rFonts w:asciiTheme="minorHAnsi" w:eastAsiaTheme="minorEastAsia" w:hAnsiTheme="minorHAnsi"/>
                <w:noProof/>
                <w:sz w:val="22"/>
              </w:rPr>
              <w:tab/>
            </w:r>
            <w:r w:rsidR="00711C58" w:rsidRPr="00EA40E6">
              <w:rPr>
                <w:rStyle w:val="Hyperlink"/>
                <w:noProof/>
                <w:lang w:val="en-GB"/>
              </w:rPr>
              <w:t>Fuelwood supply estimation for Thanh Hoa and Nghe An</w:t>
            </w:r>
            <w:r w:rsidR="00711C58">
              <w:rPr>
                <w:noProof/>
                <w:webHidden/>
              </w:rPr>
              <w:tab/>
            </w:r>
            <w:r w:rsidR="00711C58">
              <w:rPr>
                <w:noProof/>
                <w:webHidden/>
              </w:rPr>
              <w:fldChar w:fldCharType="begin"/>
            </w:r>
            <w:r w:rsidR="00711C58">
              <w:rPr>
                <w:noProof/>
                <w:webHidden/>
              </w:rPr>
              <w:instrText xml:space="preserve"> PAGEREF _Toc400446010 \h </w:instrText>
            </w:r>
            <w:r w:rsidR="00711C58">
              <w:rPr>
                <w:noProof/>
                <w:webHidden/>
              </w:rPr>
            </w:r>
            <w:r w:rsidR="00711C58">
              <w:rPr>
                <w:noProof/>
                <w:webHidden/>
              </w:rPr>
              <w:fldChar w:fldCharType="separate"/>
            </w:r>
            <w:r w:rsidR="00711C58">
              <w:rPr>
                <w:noProof/>
                <w:webHidden/>
              </w:rPr>
              <w:t>43</w:t>
            </w:r>
            <w:r w:rsidR="00711C58">
              <w:rPr>
                <w:noProof/>
                <w:webHidden/>
              </w:rPr>
              <w:fldChar w:fldCharType="end"/>
            </w:r>
          </w:hyperlink>
        </w:p>
        <w:p w14:paraId="3137C638" w14:textId="77777777" w:rsidR="00711C58" w:rsidRDefault="008B59F1">
          <w:pPr>
            <w:pStyle w:val="TOC2"/>
            <w:tabs>
              <w:tab w:val="left" w:pos="880"/>
              <w:tab w:val="right" w:leader="dot" w:pos="9530"/>
            </w:tabs>
            <w:rPr>
              <w:rFonts w:asciiTheme="minorHAnsi" w:eastAsiaTheme="minorEastAsia" w:hAnsiTheme="minorHAnsi"/>
              <w:noProof/>
              <w:sz w:val="22"/>
            </w:rPr>
          </w:pPr>
          <w:hyperlink w:anchor="_Toc400446011" w:history="1">
            <w:r w:rsidR="00711C58" w:rsidRPr="00EA40E6">
              <w:rPr>
                <w:rStyle w:val="Hyperlink"/>
                <w:noProof/>
              </w:rPr>
              <w:t>3.3</w:t>
            </w:r>
            <w:r w:rsidR="00711C58">
              <w:rPr>
                <w:rFonts w:asciiTheme="minorHAnsi" w:eastAsiaTheme="minorEastAsia" w:hAnsiTheme="minorHAnsi"/>
                <w:noProof/>
                <w:sz w:val="22"/>
              </w:rPr>
              <w:tab/>
            </w:r>
            <w:r w:rsidR="00711C58" w:rsidRPr="00EA40E6">
              <w:rPr>
                <w:rStyle w:val="Hyperlink"/>
                <w:noProof/>
              </w:rPr>
              <w:t>Key factors driving forest degradation</w:t>
            </w:r>
            <w:r w:rsidR="00711C58">
              <w:rPr>
                <w:noProof/>
                <w:webHidden/>
              </w:rPr>
              <w:tab/>
            </w:r>
            <w:r w:rsidR="00711C58">
              <w:rPr>
                <w:noProof/>
                <w:webHidden/>
              </w:rPr>
              <w:fldChar w:fldCharType="begin"/>
            </w:r>
            <w:r w:rsidR="00711C58">
              <w:rPr>
                <w:noProof/>
                <w:webHidden/>
              </w:rPr>
              <w:instrText xml:space="preserve"> PAGEREF _Toc400446011 \h </w:instrText>
            </w:r>
            <w:r w:rsidR="00711C58">
              <w:rPr>
                <w:noProof/>
                <w:webHidden/>
              </w:rPr>
            </w:r>
            <w:r w:rsidR="00711C58">
              <w:rPr>
                <w:noProof/>
                <w:webHidden/>
              </w:rPr>
              <w:fldChar w:fldCharType="separate"/>
            </w:r>
            <w:r w:rsidR="00711C58">
              <w:rPr>
                <w:noProof/>
                <w:webHidden/>
              </w:rPr>
              <w:t>45</w:t>
            </w:r>
            <w:r w:rsidR="00711C58">
              <w:rPr>
                <w:noProof/>
                <w:webHidden/>
              </w:rPr>
              <w:fldChar w:fldCharType="end"/>
            </w:r>
          </w:hyperlink>
        </w:p>
        <w:p w14:paraId="43BC13D5" w14:textId="77777777" w:rsidR="00711C58" w:rsidRDefault="008B59F1">
          <w:pPr>
            <w:pStyle w:val="TOC2"/>
            <w:tabs>
              <w:tab w:val="left" w:pos="880"/>
              <w:tab w:val="right" w:leader="dot" w:pos="9530"/>
            </w:tabs>
            <w:rPr>
              <w:rFonts w:asciiTheme="minorHAnsi" w:eastAsiaTheme="minorEastAsia" w:hAnsiTheme="minorHAnsi"/>
              <w:noProof/>
              <w:sz w:val="22"/>
            </w:rPr>
          </w:pPr>
          <w:hyperlink w:anchor="_Toc400446012" w:history="1">
            <w:r w:rsidR="00711C58" w:rsidRPr="00EA40E6">
              <w:rPr>
                <w:rStyle w:val="Hyperlink"/>
                <w:noProof/>
              </w:rPr>
              <w:t>3.4</w:t>
            </w:r>
            <w:r w:rsidR="00711C58">
              <w:rPr>
                <w:rFonts w:asciiTheme="minorHAnsi" w:eastAsiaTheme="minorEastAsia" w:hAnsiTheme="minorHAnsi"/>
                <w:noProof/>
                <w:sz w:val="22"/>
              </w:rPr>
              <w:tab/>
            </w:r>
            <w:r w:rsidR="00711C58" w:rsidRPr="00EA40E6">
              <w:rPr>
                <w:rStyle w:val="Hyperlink"/>
                <w:noProof/>
              </w:rPr>
              <w:t>Value chain of fuelwood</w:t>
            </w:r>
            <w:r w:rsidR="00711C58">
              <w:rPr>
                <w:noProof/>
                <w:webHidden/>
              </w:rPr>
              <w:tab/>
            </w:r>
            <w:r w:rsidR="00711C58">
              <w:rPr>
                <w:noProof/>
                <w:webHidden/>
              </w:rPr>
              <w:fldChar w:fldCharType="begin"/>
            </w:r>
            <w:r w:rsidR="00711C58">
              <w:rPr>
                <w:noProof/>
                <w:webHidden/>
              </w:rPr>
              <w:instrText xml:space="preserve"> PAGEREF _Toc400446012 \h </w:instrText>
            </w:r>
            <w:r w:rsidR="00711C58">
              <w:rPr>
                <w:noProof/>
                <w:webHidden/>
              </w:rPr>
            </w:r>
            <w:r w:rsidR="00711C58">
              <w:rPr>
                <w:noProof/>
                <w:webHidden/>
              </w:rPr>
              <w:fldChar w:fldCharType="separate"/>
            </w:r>
            <w:r w:rsidR="00711C58">
              <w:rPr>
                <w:noProof/>
                <w:webHidden/>
              </w:rPr>
              <w:t>46</w:t>
            </w:r>
            <w:r w:rsidR="00711C58">
              <w:rPr>
                <w:noProof/>
                <w:webHidden/>
              </w:rPr>
              <w:fldChar w:fldCharType="end"/>
            </w:r>
          </w:hyperlink>
        </w:p>
        <w:p w14:paraId="2151A2C7" w14:textId="77777777" w:rsidR="00711C58" w:rsidRDefault="008B59F1">
          <w:pPr>
            <w:pStyle w:val="TOC1"/>
            <w:tabs>
              <w:tab w:val="left" w:pos="480"/>
              <w:tab w:val="right" w:leader="dot" w:pos="9530"/>
            </w:tabs>
            <w:rPr>
              <w:rFonts w:asciiTheme="minorHAnsi" w:eastAsiaTheme="minorEastAsia" w:hAnsiTheme="minorHAnsi"/>
              <w:noProof/>
              <w:sz w:val="22"/>
            </w:rPr>
          </w:pPr>
          <w:hyperlink w:anchor="_Toc400446013" w:history="1">
            <w:r w:rsidR="00711C58" w:rsidRPr="00EA40E6">
              <w:rPr>
                <w:rStyle w:val="Hyperlink"/>
                <w:noProof/>
              </w:rPr>
              <w:t>4</w:t>
            </w:r>
            <w:r w:rsidR="00711C58">
              <w:rPr>
                <w:rFonts w:asciiTheme="minorHAnsi" w:eastAsiaTheme="minorEastAsia" w:hAnsiTheme="minorHAnsi"/>
                <w:noProof/>
                <w:sz w:val="22"/>
              </w:rPr>
              <w:tab/>
            </w:r>
            <w:r w:rsidR="00711C58" w:rsidRPr="00EA40E6">
              <w:rPr>
                <w:rStyle w:val="Hyperlink"/>
                <w:noProof/>
              </w:rPr>
              <w:t>Recommendations</w:t>
            </w:r>
            <w:r w:rsidR="00711C58">
              <w:rPr>
                <w:noProof/>
                <w:webHidden/>
              </w:rPr>
              <w:tab/>
            </w:r>
            <w:r w:rsidR="00711C58">
              <w:rPr>
                <w:noProof/>
                <w:webHidden/>
              </w:rPr>
              <w:fldChar w:fldCharType="begin"/>
            </w:r>
            <w:r w:rsidR="00711C58">
              <w:rPr>
                <w:noProof/>
                <w:webHidden/>
              </w:rPr>
              <w:instrText xml:space="preserve"> PAGEREF _Toc400446013 \h </w:instrText>
            </w:r>
            <w:r w:rsidR="00711C58">
              <w:rPr>
                <w:noProof/>
                <w:webHidden/>
              </w:rPr>
            </w:r>
            <w:r w:rsidR="00711C58">
              <w:rPr>
                <w:noProof/>
                <w:webHidden/>
              </w:rPr>
              <w:fldChar w:fldCharType="separate"/>
            </w:r>
            <w:r w:rsidR="00711C58">
              <w:rPr>
                <w:noProof/>
                <w:webHidden/>
              </w:rPr>
              <w:t>47</w:t>
            </w:r>
            <w:r w:rsidR="00711C58">
              <w:rPr>
                <w:noProof/>
                <w:webHidden/>
              </w:rPr>
              <w:fldChar w:fldCharType="end"/>
            </w:r>
          </w:hyperlink>
        </w:p>
        <w:p w14:paraId="53DE824F" w14:textId="77777777" w:rsidR="00711C58" w:rsidRDefault="008B59F1">
          <w:pPr>
            <w:pStyle w:val="TOC2"/>
            <w:tabs>
              <w:tab w:val="left" w:pos="880"/>
              <w:tab w:val="right" w:leader="dot" w:pos="9530"/>
            </w:tabs>
            <w:rPr>
              <w:rFonts w:asciiTheme="minorHAnsi" w:eastAsiaTheme="minorEastAsia" w:hAnsiTheme="minorHAnsi"/>
              <w:noProof/>
              <w:sz w:val="22"/>
            </w:rPr>
          </w:pPr>
          <w:hyperlink w:anchor="_Toc400446014" w:history="1">
            <w:r w:rsidR="00711C58" w:rsidRPr="00EA40E6">
              <w:rPr>
                <w:rStyle w:val="Hyperlink"/>
                <w:noProof/>
              </w:rPr>
              <w:t>4.1</w:t>
            </w:r>
            <w:r w:rsidR="00711C58">
              <w:rPr>
                <w:rFonts w:asciiTheme="minorHAnsi" w:eastAsiaTheme="minorEastAsia" w:hAnsiTheme="minorHAnsi"/>
                <w:noProof/>
                <w:sz w:val="22"/>
              </w:rPr>
              <w:tab/>
            </w:r>
            <w:r w:rsidR="00711C58" w:rsidRPr="00EA40E6">
              <w:rPr>
                <w:rStyle w:val="Hyperlink"/>
                <w:noProof/>
              </w:rPr>
              <w:t>Urgent need for revision of land conversion in some specific area</w:t>
            </w:r>
            <w:r w:rsidR="00711C58">
              <w:rPr>
                <w:noProof/>
                <w:webHidden/>
              </w:rPr>
              <w:tab/>
            </w:r>
            <w:r w:rsidR="00711C58">
              <w:rPr>
                <w:noProof/>
                <w:webHidden/>
              </w:rPr>
              <w:fldChar w:fldCharType="begin"/>
            </w:r>
            <w:r w:rsidR="00711C58">
              <w:rPr>
                <w:noProof/>
                <w:webHidden/>
              </w:rPr>
              <w:instrText xml:space="preserve"> PAGEREF _Toc400446014 \h </w:instrText>
            </w:r>
            <w:r w:rsidR="00711C58">
              <w:rPr>
                <w:noProof/>
                <w:webHidden/>
              </w:rPr>
            </w:r>
            <w:r w:rsidR="00711C58">
              <w:rPr>
                <w:noProof/>
                <w:webHidden/>
              </w:rPr>
              <w:fldChar w:fldCharType="separate"/>
            </w:r>
            <w:r w:rsidR="00711C58">
              <w:rPr>
                <w:noProof/>
                <w:webHidden/>
              </w:rPr>
              <w:t>47</w:t>
            </w:r>
            <w:r w:rsidR="00711C58">
              <w:rPr>
                <w:noProof/>
                <w:webHidden/>
              </w:rPr>
              <w:fldChar w:fldCharType="end"/>
            </w:r>
          </w:hyperlink>
        </w:p>
        <w:p w14:paraId="1A39FE9F" w14:textId="77777777" w:rsidR="00711C58" w:rsidRDefault="008B59F1">
          <w:pPr>
            <w:pStyle w:val="TOC2"/>
            <w:tabs>
              <w:tab w:val="left" w:pos="880"/>
              <w:tab w:val="right" w:leader="dot" w:pos="9530"/>
            </w:tabs>
            <w:rPr>
              <w:rFonts w:asciiTheme="minorHAnsi" w:eastAsiaTheme="minorEastAsia" w:hAnsiTheme="minorHAnsi"/>
              <w:noProof/>
              <w:sz w:val="22"/>
            </w:rPr>
          </w:pPr>
          <w:hyperlink w:anchor="_Toc400446015" w:history="1">
            <w:r w:rsidR="00711C58" w:rsidRPr="00EA40E6">
              <w:rPr>
                <w:rStyle w:val="Hyperlink"/>
                <w:noProof/>
              </w:rPr>
              <w:t>4.2</w:t>
            </w:r>
            <w:r w:rsidR="00711C58">
              <w:rPr>
                <w:rFonts w:asciiTheme="minorHAnsi" w:eastAsiaTheme="minorEastAsia" w:hAnsiTheme="minorHAnsi"/>
                <w:noProof/>
                <w:sz w:val="22"/>
              </w:rPr>
              <w:tab/>
            </w:r>
            <w:r w:rsidR="00711C58" w:rsidRPr="00EA40E6">
              <w:rPr>
                <w:rStyle w:val="Hyperlink"/>
                <w:noProof/>
              </w:rPr>
              <w:t>Urgent need for forest land administration in some specific area</w:t>
            </w:r>
            <w:r w:rsidR="00711C58">
              <w:rPr>
                <w:noProof/>
                <w:webHidden/>
              </w:rPr>
              <w:tab/>
            </w:r>
            <w:r w:rsidR="00711C58">
              <w:rPr>
                <w:noProof/>
                <w:webHidden/>
              </w:rPr>
              <w:fldChar w:fldCharType="begin"/>
            </w:r>
            <w:r w:rsidR="00711C58">
              <w:rPr>
                <w:noProof/>
                <w:webHidden/>
              </w:rPr>
              <w:instrText xml:space="preserve"> PAGEREF _Toc400446015 \h </w:instrText>
            </w:r>
            <w:r w:rsidR="00711C58">
              <w:rPr>
                <w:noProof/>
                <w:webHidden/>
              </w:rPr>
            </w:r>
            <w:r w:rsidR="00711C58">
              <w:rPr>
                <w:noProof/>
                <w:webHidden/>
              </w:rPr>
              <w:fldChar w:fldCharType="separate"/>
            </w:r>
            <w:r w:rsidR="00711C58">
              <w:rPr>
                <w:noProof/>
                <w:webHidden/>
              </w:rPr>
              <w:t>48</w:t>
            </w:r>
            <w:r w:rsidR="00711C58">
              <w:rPr>
                <w:noProof/>
                <w:webHidden/>
              </w:rPr>
              <w:fldChar w:fldCharType="end"/>
            </w:r>
          </w:hyperlink>
        </w:p>
        <w:p w14:paraId="3DE9DF25" w14:textId="77777777" w:rsidR="00711C58" w:rsidRDefault="008B59F1">
          <w:pPr>
            <w:pStyle w:val="TOC2"/>
            <w:tabs>
              <w:tab w:val="left" w:pos="880"/>
              <w:tab w:val="right" w:leader="dot" w:pos="9530"/>
            </w:tabs>
            <w:rPr>
              <w:rFonts w:asciiTheme="minorHAnsi" w:eastAsiaTheme="minorEastAsia" w:hAnsiTheme="minorHAnsi"/>
              <w:noProof/>
              <w:sz w:val="22"/>
            </w:rPr>
          </w:pPr>
          <w:hyperlink w:anchor="_Toc400446016" w:history="1">
            <w:r w:rsidR="00711C58" w:rsidRPr="00EA40E6">
              <w:rPr>
                <w:rStyle w:val="Hyperlink"/>
                <w:noProof/>
              </w:rPr>
              <w:t>4.3</w:t>
            </w:r>
            <w:r w:rsidR="00711C58">
              <w:rPr>
                <w:rFonts w:asciiTheme="minorHAnsi" w:eastAsiaTheme="minorEastAsia" w:hAnsiTheme="minorHAnsi"/>
                <w:noProof/>
                <w:sz w:val="22"/>
              </w:rPr>
              <w:tab/>
            </w:r>
            <w:r w:rsidR="00711C58" w:rsidRPr="00EA40E6">
              <w:rPr>
                <w:rStyle w:val="Hyperlink"/>
                <w:noProof/>
              </w:rPr>
              <w:t>Promotion of biogas for the households that raise more than 10 pigs</w:t>
            </w:r>
            <w:r w:rsidR="00711C58">
              <w:rPr>
                <w:noProof/>
                <w:webHidden/>
              </w:rPr>
              <w:tab/>
            </w:r>
            <w:r w:rsidR="00711C58">
              <w:rPr>
                <w:noProof/>
                <w:webHidden/>
              </w:rPr>
              <w:fldChar w:fldCharType="begin"/>
            </w:r>
            <w:r w:rsidR="00711C58">
              <w:rPr>
                <w:noProof/>
                <w:webHidden/>
              </w:rPr>
              <w:instrText xml:space="preserve"> PAGEREF _Toc400446016 \h </w:instrText>
            </w:r>
            <w:r w:rsidR="00711C58">
              <w:rPr>
                <w:noProof/>
                <w:webHidden/>
              </w:rPr>
            </w:r>
            <w:r w:rsidR="00711C58">
              <w:rPr>
                <w:noProof/>
                <w:webHidden/>
              </w:rPr>
              <w:fldChar w:fldCharType="separate"/>
            </w:r>
            <w:r w:rsidR="00711C58">
              <w:rPr>
                <w:noProof/>
                <w:webHidden/>
              </w:rPr>
              <w:t>48</w:t>
            </w:r>
            <w:r w:rsidR="00711C58">
              <w:rPr>
                <w:noProof/>
                <w:webHidden/>
              </w:rPr>
              <w:fldChar w:fldCharType="end"/>
            </w:r>
          </w:hyperlink>
        </w:p>
        <w:p w14:paraId="50226FEC" w14:textId="77777777" w:rsidR="00711C58" w:rsidRDefault="008B59F1">
          <w:pPr>
            <w:pStyle w:val="TOC2"/>
            <w:tabs>
              <w:tab w:val="left" w:pos="880"/>
              <w:tab w:val="right" w:leader="dot" w:pos="9530"/>
            </w:tabs>
            <w:rPr>
              <w:rFonts w:asciiTheme="minorHAnsi" w:eastAsiaTheme="minorEastAsia" w:hAnsiTheme="minorHAnsi"/>
              <w:noProof/>
              <w:sz w:val="22"/>
            </w:rPr>
          </w:pPr>
          <w:hyperlink w:anchor="_Toc400446017" w:history="1">
            <w:r w:rsidR="00711C58" w:rsidRPr="00EA40E6">
              <w:rPr>
                <w:rStyle w:val="Hyperlink"/>
                <w:noProof/>
              </w:rPr>
              <w:t>4.4</w:t>
            </w:r>
            <w:r w:rsidR="00711C58">
              <w:rPr>
                <w:rFonts w:asciiTheme="minorHAnsi" w:eastAsiaTheme="minorEastAsia" w:hAnsiTheme="minorHAnsi"/>
                <w:noProof/>
                <w:sz w:val="22"/>
              </w:rPr>
              <w:tab/>
            </w:r>
            <w:r w:rsidR="00711C58" w:rsidRPr="00EA40E6">
              <w:rPr>
                <w:rStyle w:val="Hyperlink"/>
                <w:noProof/>
              </w:rPr>
              <w:t>Improved stoves</w:t>
            </w:r>
            <w:r w:rsidR="00711C58">
              <w:rPr>
                <w:noProof/>
                <w:webHidden/>
              </w:rPr>
              <w:tab/>
            </w:r>
            <w:r w:rsidR="00711C58">
              <w:rPr>
                <w:noProof/>
                <w:webHidden/>
              </w:rPr>
              <w:fldChar w:fldCharType="begin"/>
            </w:r>
            <w:r w:rsidR="00711C58">
              <w:rPr>
                <w:noProof/>
                <w:webHidden/>
              </w:rPr>
              <w:instrText xml:space="preserve"> PAGEREF _Toc400446017 \h </w:instrText>
            </w:r>
            <w:r w:rsidR="00711C58">
              <w:rPr>
                <w:noProof/>
                <w:webHidden/>
              </w:rPr>
            </w:r>
            <w:r w:rsidR="00711C58">
              <w:rPr>
                <w:noProof/>
                <w:webHidden/>
              </w:rPr>
              <w:fldChar w:fldCharType="separate"/>
            </w:r>
            <w:r w:rsidR="00711C58">
              <w:rPr>
                <w:noProof/>
                <w:webHidden/>
              </w:rPr>
              <w:t>48</w:t>
            </w:r>
            <w:r w:rsidR="00711C58">
              <w:rPr>
                <w:noProof/>
                <w:webHidden/>
              </w:rPr>
              <w:fldChar w:fldCharType="end"/>
            </w:r>
          </w:hyperlink>
        </w:p>
        <w:p w14:paraId="542C96A3" w14:textId="77777777" w:rsidR="00711C58" w:rsidRDefault="008B59F1">
          <w:pPr>
            <w:pStyle w:val="TOC2"/>
            <w:tabs>
              <w:tab w:val="left" w:pos="880"/>
              <w:tab w:val="right" w:leader="dot" w:pos="9530"/>
            </w:tabs>
            <w:rPr>
              <w:rFonts w:asciiTheme="minorHAnsi" w:eastAsiaTheme="minorEastAsia" w:hAnsiTheme="minorHAnsi"/>
              <w:noProof/>
              <w:sz w:val="22"/>
            </w:rPr>
          </w:pPr>
          <w:hyperlink w:anchor="_Toc400446018" w:history="1">
            <w:r w:rsidR="00711C58" w:rsidRPr="00EA40E6">
              <w:rPr>
                <w:rStyle w:val="Hyperlink"/>
                <w:noProof/>
              </w:rPr>
              <w:t>4.5</w:t>
            </w:r>
            <w:r w:rsidR="00711C58">
              <w:rPr>
                <w:rFonts w:asciiTheme="minorHAnsi" w:eastAsiaTheme="minorEastAsia" w:hAnsiTheme="minorHAnsi"/>
                <w:noProof/>
                <w:sz w:val="22"/>
              </w:rPr>
              <w:tab/>
            </w:r>
            <w:r w:rsidR="00711C58" w:rsidRPr="00EA40E6">
              <w:rPr>
                <w:rStyle w:val="Hyperlink"/>
                <w:noProof/>
              </w:rPr>
              <w:t>Stability of electricity supply</w:t>
            </w:r>
            <w:r w:rsidR="00711C58">
              <w:rPr>
                <w:noProof/>
                <w:webHidden/>
              </w:rPr>
              <w:tab/>
            </w:r>
            <w:r w:rsidR="00711C58">
              <w:rPr>
                <w:noProof/>
                <w:webHidden/>
              </w:rPr>
              <w:fldChar w:fldCharType="begin"/>
            </w:r>
            <w:r w:rsidR="00711C58">
              <w:rPr>
                <w:noProof/>
                <w:webHidden/>
              </w:rPr>
              <w:instrText xml:space="preserve"> PAGEREF _Toc400446018 \h </w:instrText>
            </w:r>
            <w:r w:rsidR="00711C58">
              <w:rPr>
                <w:noProof/>
                <w:webHidden/>
              </w:rPr>
            </w:r>
            <w:r w:rsidR="00711C58">
              <w:rPr>
                <w:noProof/>
                <w:webHidden/>
              </w:rPr>
              <w:fldChar w:fldCharType="separate"/>
            </w:r>
            <w:r w:rsidR="00711C58">
              <w:rPr>
                <w:noProof/>
                <w:webHidden/>
              </w:rPr>
              <w:t>49</w:t>
            </w:r>
            <w:r w:rsidR="00711C58">
              <w:rPr>
                <w:noProof/>
                <w:webHidden/>
              </w:rPr>
              <w:fldChar w:fldCharType="end"/>
            </w:r>
          </w:hyperlink>
        </w:p>
        <w:p w14:paraId="4D9BC641" w14:textId="77777777" w:rsidR="00711C58" w:rsidRDefault="008B59F1">
          <w:pPr>
            <w:pStyle w:val="TOC2"/>
            <w:tabs>
              <w:tab w:val="left" w:pos="880"/>
              <w:tab w:val="right" w:leader="dot" w:pos="9530"/>
            </w:tabs>
            <w:rPr>
              <w:rFonts w:asciiTheme="minorHAnsi" w:eastAsiaTheme="minorEastAsia" w:hAnsiTheme="minorHAnsi"/>
              <w:noProof/>
              <w:sz w:val="22"/>
            </w:rPr>
          </w:pPr>
          <w:hyperlink w:anchor="_Toc400446019" w:history="1">
            <w:r w:rsidR="00711C58" w:rsidRPr="00EA40E6">
              <w:rPr>
                <w:rStyle w:val="Hyperlink"/>
                <w:noProof/>
              </w:rPr>
              <w:t>4.6</w:t>
            </w:r>
            <w:r w:rsidR="00711C58">
              <w:rPr>
                <w:rFonts w:asciiTheme="minorHAnsi" w:eastAsiaTheme="minorEastAsia" w:hAnsiTheme="minorHAnsi"/>
                <w:noProof/>
                <w:sz w:val="22"/>
              </w:rPr>
              <w:tab/>
            </w:r>
            <w:r w:rsidR="00711C58" w:rsidRPr="00EA40E6">
              <w:rPr>
                <w:rStyle w:val="Hyperlink"/>
                <w:noProof/>
              </w:rPr>
              <w:t>Promotion of electricity-saving cookers and LPG cookers</w:t>
            </w:r>
            <w:r w:rsidR="00711C58">
              <w:rPr>
                <w:noProof/>
                <w:webHidden/>
              </w:rPr>
              <w:tab/>
            </w:r>
            <w:r w:rsidR="00711C58">
              <w:rPr>
                <w:noProof/>
                <w:webHidden/>
              </w:rPr>
              <w:fldChar w:fldCharType="begin"/>
            </w:r>
            <w:r w:rsidR="00711C58">
              <w:rPr>
                <w:noProof/>
                <w:webHidden/>
              </w:rPr>
              <w:instrText xml:space="preserve"> PAGEREF _Toc400446019 \h </w:instrText>
            </w:r>
            <w:r w:rsidR="00711C58">
              <w:rPr>
                <w:noProof/>
                <w:webHidden/>
              </w:rPr>
            </w:r>
            <w:r w:rsidR="00711C58">
              <w:rPr>
                <w:noProof/>
                <w:webHidden/>
              </w:rPr>
              <w:fldChar w:fldCharType="separate"/>
            </w:r>
            <w:r w:rsidR="00711C58">
              <w:rPr>
                <w:noProof/>
                <w:webHidden/>
              </w:rPr>
              <w:t>49</w:t>
            </w:r>
            <w:r w:rsidR="00711C58">
              <w:rPr>
                <w:noProof/>
                <w:webHidden/>
              </w:rPr>
              <w:fldChar w:fldCharType="end"/>
            </w:r>
          </w:hyperlink>
        </w:p>
        <w:p w14:paraId="6C1179B0" w14:textId="77777777" w:rsidR="00711C58" w:rsidRDefault="008B59F1">
          <w:pPr>
            <w:pStyle w:val="TOC2"/>
            <w:tabs>
              <w:tab w:val="left" w:pos="880"/>
              <w:tab w:val="right" w:leader="dot" w:pos="9530"/>
            </w:tabs>
            <w:rPr>
              <w:rFonts w:asciiTheme="minorHAnsi" w:eastAsiaTheme="minorEastAsia" w:hAnsiTheme="minorHAnsi"/>
              <w:noProof/>
              <w:sz w:val="22"/>
            </w:rPr>
          </w:pPr>
          <w:hyperlink w:anchor="_Toc400446020" w:history="1">
            <w:r w:rsidR="00711C58" w:rsidRPr="00EA40E6">
              <w:rPr>
                <w:rStyle w:val="Hyperlink"/>
                <w:noProof/>
              </w:rPr>
              <w:t>4.7</w:t>
            </w:r>
            <w:r w:rsidR="00711C58">
              <w:rPr>
                <w:rFonts w:asciiTheme="minorHAnsi" w:eastAsiaTheme="minorEastAsia" w:hAnsiTheme="minorHAnsi"/>
                <w:noProof/>
                <w:sz w:val="22"/>
              </w:rPr>
              <w:tab/>
            </w:r>
            <w:r w:rsidR="00711C58" w:rsidRPr="00EA40E6">
              <w:rPr>
                <w:rStyle w:val="Hyperlink"/>
                <w:noProof/>
              </w:rPr>
              <w:t>Potential of using agriculture residues as an alternative to fuelwood</w:t>
            </w:r>
            <w:r w:rsidR="00711C58">
              <w:rPr>
                <w:noProof/>
                <w:webHidden/>
              </w:rPr>
              <w:tab/>
            </w:r>
            <w:r w:rsidR="00711C58">
              <w:rPr>
                <w:noProof/>
                <w:webHidden/>
              </w:rPr>
              <w:fldChar w:fldCharType="begin"/>
            </w:r>
            <w:r w:rsidR="00711C58">
              <w:rPr>
                <w:noProof/>
                <w:webHidden/>
              </w:rPr>
              <w:instrText xml:space="preserve"> PAGEREF _Toc400446020 \h </w:instrText>
            </w:r>
            <w:r w:rsidR="00711C58">
              <w:rPr>
                <w:noProof/>
                <w:webHidden/>
              </w:rPr>
            </w:r>
            <w:r w:rsidR="00711C58">
              <w:rPr>
                <w:noProof/>
                <w:webHidden/>
              </w:rPr>
              <w:fldChar w:fldCharType="separate"/>
            </w:r>
            <w:r w:rsidR="00711C58">
              <w:rPr>
                <w:noProof/>
                <w:webHidden/>
              </w:rPr>
              <w:t>49</w:t>
            </w:r>
            <w:r w:rsidR="00711C58">
              <w:rPr>
                <w:noProof/>
                <w:webHidden/>
              </w:rPr>
              <w:fldChar w:fldCharType="end"/>
            </w:r>
          </w:hyperlink>
        </w:p>
        <w:p w14:paraId="7576391D" w14:textId="77777777" w:rsidR="00711C58" w:rsidRDefault="008B59F1">
          <w:pPr>
            <w:pStyle w:val="TOC2"/>
            <w:tabs>
              <w:tab w:val="left" w:pos="880"/>
              <w:tab w:val="right" w:leader="dot" w:pos="9530"/>
            </w:tabs>
            <w:rPr>
              <w:rFonts w:asciiTheme="minorHAnsi" w:eastAsiaTheme="minorEastAsia" w:hAnsiTheme="minorHAnsi"/>
              <w:noProof/>
              <w:sz w:val="22"/>
            </w:rPr>
          </w:pPr>
          <w:hyperlink w:anchor="_Toc400446021" w:history="1">
            <w:r w:rsidR="00711C58" w:rsidRPr="00EA40E6">
              <w:rPr>
                <w:rStyle w:val="Hyperlink"/>
                <w:noProof/>
              </w:rPr>
              <w:t>4.8</w:t>
            </w:r>
            <w:r w:rsidR="00711C58">
              <w:rPr>
                <w:rFonts w:asciiTheme="minorHAnsi" w:eastAsiaTheme="minorEastAsia" w:hAnsiTheme="minorHAnsi"/>
                <w:noProof/>
                <w:sz w:val="22"/>
              </w:rPr>
              <w:tab/>
            </w:r>
            <w:r w:rsidR="00711C58" w:rsidRPr="00EA40E6">
              <w:rPr>
                <w:rStyle w:val="Hyperlink"/>
                <w:noProof/>
              </w:rPr>
              <w:t>Creation of fuelwood source</w:t>
            </w:r>
            <w:r w:rsidR="00711C58">
              <w:rPr>
                <w:noProof/>
                <w:webHidden/>
              </w:rPr>
              <w:tab/>
            </w:r>
            <w:r w:rsidR="00711C58">
              <w:rPr>
                <w:noProof/>
                <w:webHidden/>
              </w:rPr>
              <w:fldChar w:fldCharType="begin"/>
            </w:r>
            <w:r w:rsidR="00711C58">
              <w:rPr>
                <w:noProof/>
                <w:webHidden/>
              </w:rPr>
              <w:instrText xml:space="preserve"> PAGEREF _Toc400446021 \h </w:instrText>
            </w:r>
            <w:r w:rsidR="00711C58">
              <w:rPr>
                <w:noProof/>
                <w:webHidden/>
              </w:rPr>
            </w:r>
            <w:r w:rsidR="00711C58">
              <w:rPr>
                <w:noProof/>
                <w:webHidden/>
              </w:rPr>
              <w:fldChar w:fldCharType="separate"/>
            </w:r>
            <w:r w:rsidR="00711C58">
              <w:rPr>
                <w:noProof/>
                <w:webHidden/>
              </w:rPr>
              <w:t>49</w:t>
            </w:r>
            <w:r w:rsidR="00711C58">
              <w:rPr>
                <w:noProof/>
                <w:webHidden/>
              </w:rPr>
              <w:fldChar w:fldCharType="end"/>
            </w:r>
          </w:hyperlink>
        </w:p>
        <w:p w14:paraId="537A0831" w14:textId="77777777" w:rsidR="00711C58" w:rsidRDefault="008B59F1">
          <w:pPr>
            <w:pStyle w:val="TOC2"/>
            <w:tabs>
              <w:tab w:val="left" w:pos="880"/>
              <w:tab w:val="right" w:leader="dot" w:pos="9530"/>
            </w:tabs>
            <w:rPr>
              <w:rFonts w:asciiTheme="minorHAnsi" w:eastAsiaTheme="minorEastAsia" w:hAnsiTheme="minorHAnsi"/>
              <w:noProof/>
              <w:sz w:val="22"/>
            </w:rPr>
          </w:pPr>
          <w:hyperlink w:anchor="_Toc400446022" w:history="1">
            <w:r w:rsidR="00711C58" w:rsidRPr="00EA40E6">
              <w:rPr>
                <w:rStyle w:val="Hyperlink"/>
                <w:noProof/>
              </w:rPr>
              <w:t>4.9</w:t>
            </w:r>
            <w:r w:rsidR="00711C58">
              <w:rPr>
                <w:rFonts w:asciiTheme="minorHAnsi" w:eastAsiaTheme="minorEastAsia" w:hAnsiTheme="minorHAnsi"/>
                <w:noProof/>
                <w:sz w:val="22"/>
              </w:rPr>
              <w:tab/>
            </w:r>
            <w:r w:rsidR="00711C58" w:rsidRPr="00EA40E6">
              <w:rPr>
                <w:rStyle w:val="Hyperlink"/>
                <w:noProof/>
              </w:rPr>
              <w:t>Further investigation of local industrial fuelwood demand</w:t>
            </w:r>
            <w:r w:rsidR="00711C58">
              <w:rPr>
                <w:noProof/>
                <w:webHidden/>
              </w:rPr>
              <w:tab/>
            </w:r>
            <w:r w:rsidR="00711C58">
              <w:rPr>
                <w:noProof/>
                <w:webHidden/>
              </w:rPr>
              <w:fldChar w:fldCharType="begin"/>
            </w:r>
            <w:r w:rsidR="00711C58">
              <w:rPr>
                <w:noProof/>
                <w:webHidden/>
              </w:rPr>
              <w:instrText xml:space="preserve"> PAGEREF _Toc400446022 \h </w:instrText>
            </w:r>
            <w:r w:rsidR="00711C58">
              <w:rPr>
                <w:noProof/>
                <w:webHidden/>
              </w:rPr>
            </w:r>
            <w:r w:rsidR="00711C58">
              <w:rPr>
                <w:noProof/>
                <w:webHidden/>
              </w:rPr>
              <w:fldChar w:fldCharType="separate"/>
            </w:r>
            <w:r w:rsidR="00711C58">
              <w:rPr>
                <w:noProof/>
                <w:webHidden/>
              </w:rPr>
              <w:t>49</w:t>
            </w:r>
            <w:r w:rsidR="00711C58">
              <w:rPr>
                <w:noProof/>
                <w:webHidden/>
              </w:rPr>
              <w:fldChar w:fldCharType="end"/>
            </w:r>
          </w:hyperlink>
        </w:p>
        <w:p w14:paraId="7DD5A8C2" w14:textId="77777777" w:rsidR="005632B4" w:rsidRDefault="005632B4" w:rsidP="005632B4">
          <w:r>
            <w:rPr>
              <w:b/>
              <w:bCs/>
              <w:noProof/>
            </w:rPr>
            <w:fldChar w:fldCharType="end"/>
          </w:r>
        </w:p>
      </w:sdtContent>
    </w:sdt>
    <w:p w14:paraId="199328F8" w14:textId="77777777" w:rsidR="00FA248B" w:rsidRDefault="00FA248B" w:rsidP="008D0C4E">
      <w:pPr>
        <w:spacing w:before="0" w:after="200" w:line="276" w:lineRule="auto"/>
        <w:jc w:val="left"/>
        <w:sectPr w:rsidR="00FA248B" w:rsidSect="00EE0B4C">
          <w:pgSz w:w="11909" w:h="16834" w:code="9"/>
          <w:pgMar w:top="1260" w:right="1199" w:bottom="1170" w:left="1170" w:header="720" w:footer="345" w:gutter="0"/>
          <w:cols w:space="720"/>
          <w:docGrid w:linePitch="360"/>
        </w:sectPr>
      </w:pPr>
    </w:p>
    <w:p w14:paraId="0AC48A1F" w14:textId="0656E63E" w:rsidR="00A10514" w:rsidRDefault="00A10514" w:rsidP="00DA72CD">
      <w:pPr>
        <w:pStyle w:val="Heading1"/>
        <w:numPr>
          <w:ilvl w:val="0"/>
          <w:numId w:val="0"/>
        </w:numPr>
        <w:ind w:left="432" w:hanging="432"/>
      </w:pPr>
      <w:bookmarkStart w:id="4" w:name="_Toc400445994"/>
      <w:commentRangeStart w:id="5"/>
      <w:r>
        <w:lastRenderedPageBreak/>
        <w:t>Executive Summary</w:t>
      </w:r>
      <w:bookmarkEnd w:id="4"/>
      <w:commentRangeEnd w:id="5"/>
      <w:r w:rsidR="00151F53">
        <w:rPr>
          <w:rStyle w:val="CommentReference"/>
          <w:rFonts w:ascii="Times New Roman" w:eastAsiaTheme="minorHAnsi" w:hAnsi="Times New Roman" w:cstheme="minorBidi"/>
          <w:b w:val="0"/>
          <w:bCs w:val="0"/>
          <w:color w:val="auto"/>
        </w:rPr>
        <w:commentReference w:id="5"/>
      </w:r>
    </w:p>
    <w:p w14:paraId="50FCAC4D" w14:textId="46720374" w:rsidR="00DA72CD" w:rsidRDefault="00DA72CD" w:rsidP="00A10514">
      <w:r>
        <w:t xml:space="preserve">This report provides the findings on </w:t>
      </w:r>
      <w:proofErr w:type="spellStart"/>
      <w:r>
        <w:t>fuelwood</w:t>
      </w:r>
      <w:proofErr w:type="spellEnd"/>
      <w:r>
        <w:t xml:space="preserve"> demand and supply in Thanh Hoa and </w:t>
      </w:r>
      <w:proofErr w:type="spellStart"/>
      <w:r>
        <w:t>Nghe</w:t>
      </w:r>
      <w:proofErr w:type="spellEnd"/>
      <w:r>
        <w:t xml:space="preserve"> </w:t>
      </w:r>
      <w:proofErr w:type="gramStart"/>
      <w:r>
        <w:t>An</w:t>
      </w:r>
      <w:proofErr w:type="gramEnd"/>
      <w:r>
        <w:t xml:space="preserve"> to identify the key drivers driving deforestation and forest degradation.</w:t>
      </w:r>
      <w:r w:rsidR="007965C7">
        <w:t xml:space="preserve"> It also provides understandings to value chain of the </w:t>
      </w:r>
      <w:proofErr w:type="spellStart"/>
      <w:r w:rsidR="007965C7">
        <w:t>fuelwood</w:t>
      </w:r>
      <w:proofErr w:type="spellEnd"/>
      <w:r w:rsidR="007965C7">
        <w:t>, and identifies key actors of the chain.</w:t>
      </w:r>
    </w:p>
    <w:p w14:paraId="30F37186" w14:textId="1EFB5BE6" w:rsidR="00A10514" w:rsidRDefault="007965C7" w:rsidP="00A10514">
      <w:r>
        <w:t xml:space="preserve">The </w:t>
      </w:r>
      <w:proofErr w:type="spellStart"/>
      <w:r>
        <w:t>fuelwood</w:t>
      </w:r>
      <w:proofErr w:type="spellEnd"/>
      <w:r>
        <w:t xml:space="preserve"> </w:t>
      </w:r>
      <w:commentRangeStart w:id="6"/>
      <w:r>
        <w:t>demand</w:t>
      </w:r>
      <w:commentRangeEnd w:id="6"/>
      <w:r w:rsidR="00392108">
        <w:rPr>
          <w:rStyle w:val="CommentReference"/>
        </w:rPr>
        <w:commentReference w:id="6"/>
      </w:r>
      <w:r>
        <w:t xml:space="preserve"> comes from </w:t>
      </w:r>
      <w:r w:rsidR="00DA72CD">
        <w:t xml:space="preserve">two major sectors: </w:t>
      </w:r>
      <w:r>
        <w:t xml:space="preserve">1) </w:t>
      </w:r>
      <w:r w:rsidR="00DA72CD">
        <w:t xml:space="preserve">residential sector including cooking demand and </w:t>
      </w:r>
      <w:commentRangeStart w:id="7"/>
      <w:r w:rsidR="00DA72CD">
        <w:t>supplement jobs</w:t>
      </w:r>
      <w:commentRangeEnd w:id="7"/>
      <w:r w:rsidR="00392108">
        <w:rPr>
          <w:rStyle w:val="CommentReference"/>
        </w:rPr>
        <w:commentReference w:id="7"/>
      </w:r>
      <w:r>
        <w:t>;</w:t>
      </w:r>
      <w:r w:rsidR="00DA72CD">
        <w:t xml:space="preserve"> and </w:t>
      </w:r>
      <w:r>
        <w:t xml:space="preserve">2) </w:t>
      </w:r>
      <w:r w:rsidR="00DA72CD">
        <w:t xml:space="preserve">commercial and </w:t>
      </w:r>
      <w:r>
        <w:t xml:space="preserve">local industrial sector in which all commercial activities of </w:t>
      </w:r>
      <w:proofErr w:type="spellStart"/>
      <w:r>
        <w:t>fuelwood</w:t>
      </w:r>
      <w:proofErr w:type="spellEnd"/>
      <w:r>
        <w:t xml:space="preserve"> logged from local forest are to supply to local industries. For each sector, the demand is different by source of </w:t>
      </w:r>
      <w:proofErr w:type="spellStart"/>
      <w:r>
        <w:t>fuelwood</w:t>
      </w:r>
      <w:proofErr w:type="spellEnd"/>
      <w:r>
        <w:t xml:space="preserve"> (natural forest, plantation forest, and home garden), and by quality (or size) of </w:t>
      </w:r>
      <w:proofErr w:type="spellStart"/>
      <w:r>
        <w:t>fuelwood</w:t>
      </w:r>
      <w:proofErr w:type="spellEnd"/>
      <w:r>
        <w:t xml:space="preserve"> (larger wood of size &gt; 15cm in diameter, small wood of size 5-15cm, and branches of less than 5cm).</w:t>
      </w:r>
    </w:p>
    <w:p w14:paraId="0284ECF8" w14:textId="7228F391" w:rsidR="007965C7" w:rsidRDefault="007965C7" w:rsidP="00A10514">
      <w:r>
        <w:t xml:space="preserve">The </w:t>
      </w:r>
      <w:proofErr w:type="spellStart"/>
      <w:r>
        <w:t>fuelwood</w:t>
      </w:r>
      <w:proofErr w:type="spellEnd"/>
      <w:r>
        <w:t xml:space="preserve"> supply comes from three major sources: natural forest, plantation forest, and home garden. The report provides the estimation of sustainable </w:t>
      </w:r>
      <w:proofErr w:type="spellStart"/>
      <w:r>
        <w:t>fuelwood</w:t>
      </w:r>
      <w:proofErr w:type="spellEnd"/>
      <w:r>
        <w:t xml:space="preserve"> supply by each source.</w:t>
      </w:r>
    </w:p>
    <w:p w14:paraId="2C014978" w14:textId="35792F1C" w:rsidR="007965C7" w:rsidRDefault="007965C7" w:rsidP="00A10514">
      <w:r>
        <w:t xml:space="preserve">Comparing the demand and the sustainable supply of </w:t>
      </w:r>
      <w:proofErr w:type="spellStart"/>
      <w:r>
        <w:t>fuelwood</w:t>
      </w:r>
      <w:proofErr w:type="spellEnd"/>
      <w:r>
        <w:t xml:space="preserve"> is to calculate the deficit in supply. Further analysis of source and size of </w:t>
      </w:r>
      <w:proofErr w:type="spellStart"/>
      <w:r>
        <w:t>fuelwood</w:t>
      </w:r>
      <w:proofErr w:type="spellEnd"/>
      <w:r>
        <w:t xml:space="preserve"> is to identify major cause of </w:t>
      </w:r>
      <w:r w:rsidR="00B241CC">
        <w:t>large size of tree in natural forest which is the key driver driving forest degradation.</w:t>
      </w:r>
    </w:p>
    <w:p w14:paraId="596C9411" w14:textId="37DF2266" w:rsidR="00B241CC" w:rsidRDefault="00B241CC" w:rsidP="00A10514">
      <w:r>
        <w:t>Value chain analysis helps identifying the</w:t>
      </w:r>
      <w:r w:rsidR="00CB549D">
        <w:t xml:space="preserve"> key</w:t>
      </w:r>
      <w:r>
        <w:t xml:space="preserve"> actor that involve in </w:t>
      </w:r>
      <w:proofErr w:type="spellStart"/>
      <w:r>
        <w:t>fuelwood</w:t>
      </w:r>
      <w:proofErr w:type="spellEnd"/>
      <w:r>
        <w:t xml:space="preserve"> </w:t>
      </w:r>
      <w:r w:rsidR="00CB549D">
        <w:t>consumption</w:t>
      </w:r>
      <w:r>
        <w:t>, and how income is distributed in the chain.</w:t>
      </w:r>
    </w:p>
    <w:p w14:paraId="6B2B6D5C" w14:textId="7C0F61A6" w:rsidR="00F22BED" w:rsidRPr="00F22BED" w:rsidRDefault="00F22BED" w:rsidP="00A10514">
      <w:pPr>
        <w:rPr>
          <w:b/>
        </w:rPr>
      </w:pPr>
      <w:del w:id="8" w:author="Nguyen Thanh Quang" w:date="2014-10-15T10:34:00Z">
        <w:r w:rsidRPr="00F22BED" w:rsidDel="0065641E">
          <w:rPr>
            <w:b/>
          </w:rPr>
          <w:delText>Findings</w:delText>
        </w:r>
      </w:del>
    </w:p>
    <w:p w14:paraId="06376871" w14:textId="3D5EC186" w:rsidR="00CB549D" w:rsidRDefault="00CB549D" w:rsidP="00A10514">
      <w:r>
        <w:t>General findings of this research are:</w:t>
      </w:r>
    </w:p>
    <w:p w14:paraId="16AE722C" w14:textId="38F3AF1B" w:rsidR="00CB549D" w:rsidRDefault="00CB549D" w:rsidP="007047C4">
      <w:pPr>
        <w:pStyle w:val="ListParagraph"/>
        <w:numPr>
          <w:ilvl w:val="0"/>
          <w:numId w:val="43"/>
        </w:numPr>
        <w:contextualSpacing w:val="0"/>
      </w:pPr>
      <w:r>
        <w:t xml:space="preserve">The total </w:t>
      </w:r>
      <w:proofErr w:type="spellStart"/>
      <w:r>
        <w:t>fuelwood</w:t>
      </w:r>
      <w:proofErr w:type="spellEnd"/>
      <w:r>
        <w:t xml:space="preserve"> demand </w:t>
      </w:r>
      <w:r w:rsidR="007047C4">
        <w:t xml:space="preserve">for households </w:t>
      </w:r>
      <w:r>
        <w:t>of Thanh Ho</w:t>
      </w:r>
      <w:r w:rsidR="007047C4">
        <w:t xml:space="preserve">a and </w:t>
      </w:r>
      <w:proofErr w:type="spellStart"/>
      <w:r w:rsidR="007047C4">
        <w:t>Nghe</w:t>
      </w:r>
      <w:proofErr w:type="spellEnd"/>
      <w:r w:rsidR="007047C4">
        <w:t xml:space="preserve"> An is estimated at 1.6 million tons per annum in which about more than 1.4 million tons is used for residents’ cooking and </w:t>
      </w:r>
      <w:r w:rsidR="00EB1AD4">
        <w:t>about 174</w:t>
      </w:r>
      <w:r w:rsidR="007047C4">
        <w:t>,000 tons is used for pig raising.</w:t>
      </w:r>
    </w:p>
    <w:p w14:paraId="43D9DC11" w14:textId="770F925C" w:rsidR="007047C4" w:rsidDel="00E71D4E" w:rsidRDefault="008E3F3F" w:rsidP="007047C4">
      <w:pPr>
        <w:pStyle w:val="ListParagraph"/>
        <w:numPr>
          <w:ilvl w:val="0"/>
          <w:numId w:val="43"/>
        </w:numPr>
        <w:contextualSpacing w:val="0"/>
        <w:rPr>
          <w:del w:id="9" w:author="Nguyen Thanh Quang" w:date="2014-10-15T10:36:00Z"/>
        </w:rPr>
      </w:pPr>
      <w:commentRangeStart w:id="10"/>
      <w:del w:id="11" w:author="Nguyen Thanh Quang" w:date="2014-10-15T10:36:00Z">
        <w:r w:rsidDel="00E71D4E">
          <w:delText xml:space="preserve">The sources of fuelwood </w:delText>
        </w:r>
        <w:r w:rsidR="0081631D" w:rsidDel="00E71D4E">
          <w:delText xml:space="preserve">consumption by </w:delText>
        </w:r>
        <w:r w:rsidDel="00E71D4E">
          <w:delText>households</w:delText>
        </w:r>
        <w:r w:rsidR="0081631D" w:rsidDel="00E71D4E">
          <w:delText xml:space="preserve"> </w:delText>
        </w:r>
        <w:r w:rsidR="00345534" w:rsidDel="00E71D4E">
          <w:delText>include 61% from natural forest, 23% from plantation forest, and 16</w:delText>
        </w:r>
        <w:r w:rsidDel="00E71D4E">
          <w:delText>% from home garden.</w:delText>
        </w:r>
      </w:del>
    </w:p>
    <w:p w14:paraId="3B86A203" w14:textId="00CE372B" w:rsidR="008E3F3F" w:rsidDel="00E71D4E" w:rsidRDefault="0081631D" w:rsidP="007047C4">
      <w:pPr>
        <w:pStyle w:val="ListParagraph"/>
        <w:numPr>
          <w:ilvl w:val="0"/>
          <w:numId w:val="43"/>
        </w:numPr>
        <w:contextualSpacing w:val="0"/>
        <w:rPr>
          <w:del w:id="12" w:author="Nguyen Thanh Quang" w:date="2014-10-15T10:36:00Z"/>
        </w:rPr>
      </w:pPr>
      <w:del w:id="13" w:author="Nguyen Thanh Quang" w:date="2014-10-15T10:36:00Z">
        <w:r w:rsidDel="00E71D4E">
          <w:delText>The size</w:delText>
        </w:r>
        <w:r w:rsidR="00623618" w:rsidDel="00E71D4E">
          <w:delText>s</w:delText>
        </w:r>
        <w:r w:rsidDel="00E71D4E">
          <w:delText xml:space="preserve"> of fuelwood consumption by households are 4% for fuelwood of size &gt;15cm, </w:delText>
        </w:r>
        <w:r w:rsidR="00623618" w:rsidDel="00E71D4E">
          <w:delText>27% of size 5-15cm, and 59% of size &lt;5cm.</w:delText>
        </w:r>
      </w:del>
    </w:p>
    <w:p w14:paraId="7EBE01B7" w14:textId="33A51E22" w:rsidR="00623618" w:rsidDel="00E71D4E" w:rsidRDefault="00623618" w:rsidP="007047C4">
      <w:pPr>
        <w:pStyle w:val="ListParagraph"/>
        <w:numPr>
          <w:ilvl w:val="0"/>
          <w:numId w:val="43"/>
        </w:numPr>
        <w:contextualSpacing w:val="0"/>
        <w:rPr>
          <w:del w:id="14" w:author="Nguyen Thanh Quang" w:date="2014-10-15T10:36:00Z"/>
        </w:rPr>
      </w:pPr>
      <w:del w:id="15" w:author="Nguyen Thanh Quang" w:date="2014-10-15T10:36:00Z">
        <w:r w:rsidDel="00E71D4E">
          <w:delText>The source of fuelwood consumption by local industrial plants are 100% from natural forest.</w:delText>
        </w:r>
      </w:del>
    </w:p>
    <w:p w14:paraId="08583716" w14:textId="6F45A66E" w:rsidR="00623618" w:rsidRDefault="00623618" w:rsidP="007047C4">
      <w:pPr>
        <w:pStyle w:val="ListParagraph"/>
        <w:numPr>
          <w:ilvl w:val="0"/>
          <w:numId w:val="43"/>
        </w:numPr>
        <w:contextualSpacing w:val="0"/>
      </w:pPr>
      <w:del w:id="16" w:author="Nguyen Thanh Quang" w:date="2014-10-15T10:36:00Z">
        <w:r w:rsidDel="00E71D4E">
          <w:delText xml:space="preserve">The sizes of fuelwood consumption by local industrial plants are </w:delText>
        </w:r>
        <w:r w:rsidR="00314EAB" w:rsidDel="00E71D4E">
          <w:delText>15% of size 10-15cm, 50% of size 15-25cm, 35% of size &gt;25cm</w:delText>
        </w:r>
      </w:del>
      <w:r w:rsidR="00314EAB">
        <w:t>.</w:t>
      </w:r>
      <w:commentRangeEnd w:id="10"/>
      <w:r w:rsidR="0065641E">
        <w:rPr>
          <w:rStyle w:val="CommentReference"/>
        </w:rPr>
        <w:commentReference w:id="10"/>
      </w:r>
    </w:p>
    <w:p w14:paraId="2A4021FB" w14:textId="77777777" w:rsidR="006B42CB" w:rsidRDefault="00314EAB" w:rsidP="007047C4">
      <w:pPr>
        <w:pStyle w:val="ListParagraph"/>
        <w:numPr>
          <w:ilvl w:val="0"/>
          <w:numId w:val="43"/>
        </w:numPr>
        <w:contextualSpacing w:val="0"/>
      </w:pPr>
      <w:r>
        <w:t xml:space="preserve">The total sustainable </w:t>
      </w:r>
      <w:proofErr w:type="spellStart"/>
      <w:r>
        <w:t>fuelwood</w:t>
      </w:r>
      <w:proofErr w:type="spellEnd"/>
      <w:r>
        <w:t xml:space="preserve"> supply for Thanh Hoa and </w:t>
      </w:r>
      <w:proofErr w:type="spellStart"/>
      <w:r>
        <w:t>Nghe</w:t>
      </w:r>
      <w:proofErr w:type="spellEnd"/>
      <w:r>
        <w:t xml:space="preserve"> An is </w:t>
      </w:r>
      <w:r w:rsidR="00711C58">
        <w:t xml:space="preserve">estimated at </w:t>
      </w:r>
      <w:r w:rsidR="00876AC6" w:rsidRPr="00876AC6">
        <w:t>1</w:t>
      </w:r>
      <w:proofErr w:type="gramStart"/>
      <w:r w:rsidR="00876AC6" w:rsidRPr="00876AC6">
        <w:t>,9</w:t>
      </w:r>
      <w:proofErr w:type="gramEnd"/>
      <w:r w:rsidR="00711C58">
        <w:t xml:space="preserve"> million ton </w:t>
      </w:r>
      <w:r w:rsidR="00876AC6">
        <w:t>per year</w:t>
      </w:r>
      <w:r w:rsidR="00723B45">
        <w:t xml:space="preserve">, of which </w:t>
      </w:r>
      <w:r w:rsidR="008F01D2">
        <w:t>1,1</w:t>
      </w:r>
      <w:r w:rsidR="00711C58">
        <w:t xml:space="preserve"> million </w:t>
      </w:r>
      <w:r w:rsidR="008F01D2">
        <w:t>ton are from natural broad leaf forest</w:t>
      </w:r>
      <w:r w:rsidR="00523B3D">
        <w:t xml:space="preserve">. </w:t>
      </w:r>
    </w:p>
    <w:p w14:paraId="1C316DF6" w14:textId="6A97BB44" w:rsidR="006B42CB" w:rsidDel="0065641E" w:rsidRDefault="00523B3D" w:rsidP="006B42CB">
      <w:pPr>
        <w:pStyle w:val="ListParagraph"/>
        <w:numPr>
          <w:ilvl w:val="0"/>
          <w:numId w:val="43"/>
        </w:numPr>
        <w:contextualSpacing w:val="0"/>
        <w:rPr>
          <w:del w:id="17" w:author="Nguyen Thanh Quang" w:date="2014-10-15T10:34:00Z"/>
        </w:rPr>
      </w:pPr>
      <w:r>
        <w:t>This supply can fulfill the major of</w:t>
      </w:r>
      <w:r w:rsidR="006B42CB">
        <w:t xml:space="preserve"> 96% of</w:t>
      </w:r>
      <w:r w:rsidR="00876AC6">
        <w:t xml:space="preserve"> </w:t>
      </w:r>
      <w:proofErr w:type="spellStart"/>
      <w:r w:rsidR="00876AC6">
        <w:t>fuelwood</w:t>
      </w:r>
      <w:proofErr w:type="spellEnd"/>
      <w:r w:rsidR="00876AC6">
        <w:t xml:space="preserve"> demand </w:t>
      </w:r>
      <w:r w:rsidR="006B42CB">
        <w:t xml:space="preserve">for size less than 15cm </w:t>
      </w:r>
      <w:r w:rsidR="00876AC6">
        <w:t>of the households.</w:t>
      </w:r>
    </w:p>
    <w:p w14:paraId="752207A0" w14:textId="77777777" w:rsidR="00F22BED" w:rsidRPr="0065641E" w:rsidRDefault="00F22BED" w:rsidP="00A81415">
      <w:pPr>
        <w:pStyle w:val="ListParagraph"/>
        <w:numPr>
          <w:ilvl w:val="0"/>
          <w:numId w:val="43"/>
        </w:numPr>
        <w:contextualSpacing w:val="0"/>
        <w:rPr>
          <w:b/>
          <w:rPrChange w:id="18" w:author="Nguyen Thanh Quang" w:date="2014-10-15T10:34:00Z">
            <w:rPr/>
          </w:rPrChange>
        </w:rPr>
        <w:pPrChange w:id="19" w:author="Nguyen Thanh Quang" w:date="2014-10-15T10:34:00Z">
          <w:pPr/>
        </w:pPrChange>
      </w:pPr>
      <w:commentRangeStart w:id="20"/>
      <w:del w:id="21" w:author="Nguyen Thanh Quang" w:date="2014-10-15T10:34:00Z">
        <w:r w:rsidRPr="0065641E" w:rsidDel="0065641E">
          <w:rPr>
            <w:b/>
            <w:rPrChange w:id="22" w:author="Nguyen Thanh Quang" w:date="2014-10-15T10:34:00Z">
              <w:rPr/>
            </w:rPrChange>
          </w:rPr>
          <w:delText>Recommendations</w:delText>
        </w:r>
      </w:del>
      <w:commentRangeEnd w:id="20"/>
      <w:r w:rsidR="0065641E">
        <w:rPr>
          <w:rStyle w:val="CommentReference"/>
        </w:rPr>
        <w:commentReference w:id="20"/>
      </w:r>
    </w:p>
    <w:p w14:paraId="675F7FDE" w14:textId="77777777" w:rsidR="00F22BED" w:rsidRDefault="00F22BED" w:rsidP="00A81415">
      <w:r>
        <w:lastRenderedPageBreak/>
        <w:t xml:space="preserve">Recommendations for </w:t>
      </w:r>
      <w:proofErr w:type="spellStart"/>
      <w:r>
        <w:t>fuelwood</w:t>
      </w:r>
      <w:proofErr w:type="spellEnd"/>
      <w:r>
        <w:t xml:space="preserve"> supply – demand assessment are specific suggestions for the activities to implement within the scope of VFD program. These recommendations include:</w:t>
      </w:r>
    </w:p>
    <w:p w14:paraId="4BEC14EE" w14:textId="132242F0" w:rsidR="0022314E" w:rsidRDefault="00F22BED" w:rsidP="00A81415">
      <w:pPr>
        <w:pStyle w:val="ListParagraph"/>
        <w:numPr>
          <w:ilvl w:val="0"/>
          <w:numId w:val="47"/>
        </w:numPr>
        <w:contextualSpacing w:val="0"/>
      </w:pPr>
      <w:r>
        <w:t>Revision of</w:t>
      </w:r>
      <w:r w:rsidR="00F508D9">
        <w:t xml:space="preserve"> land conversion plan in which natural forest is vastly converted into plantation forest. This </w:t>
      </w:r>
      <w:proofErr w:type="spellStart"/>
      <w:r w:rsidR="00F508D9">
        <w:t>converstion</w:t>
      </w:r>
      <w:proofErr w:type="spellEnd"/>
      <w:r w:rsidR="00F508D9">
        <w:t xml:space="preserve"> create two incomes for farmers: 1) exploitation of natural tree to prepare empty land for plantation; and 2) plantation of material wood which is currently selling at higher price compared to </w:t>
      </w:r>
      <w:proofErr w:type="spellStart"/>
      <w:r w:rsidR="00F508D9">
        <w:t>fuelwood</w:t>
      </w:r>
      <w:proofErr w:type="spellEnd"/>
      <w:r w:rsidR="00F508D9">
        <w:t>. This is vastly cause forest degradation.</w:t>
      </w:r>
    </w:p>
    <w:p w14:paraId="2A261C8E" w14:textId="0D608804" w:rsidR="00F508D9" w:rsidRDefault="000A77E6" w:rsidP="00A81415">
      <w:pPr>
        <w:pStyle w:val="ListParagraph"/>
        <w:numPr>
          <w:ilvl w:val="0"/>
          <w:numId w:val="47"/>
        </w:numPr>
        <w:contextualSpacing w:val="0"/>
      </w:pPr>
      <w:r>
        <w:t xml:space="preserve">Supporting forest land management by issuing land certificate with </w:t>
      </w:r>
      <w:r w:rsidR="008B7214">
        <w:t>specific map for shifting cultivation land.</w:t>
      </w:r>
    </w:p>
    <w:p w14:paraId="2D922BF1" w14:textId="2DA7B9FD" w:rsidR="008B7214" w:rsidDel="0065641E" w:rsidRDefault="0078674A" w:rsidP="00A81415">
      <w:pPr>
        <w:pStyle w:val="ListParagraph"/>
        <w:numPr>
          <w:ilvl w:val="0"/>
          <w:numId w:val="47"/>
        </w:numPr>
        <w:contextualSpacing w:val="0"/>
        <w:rPr>
          <w:del w:id="23" w:author="Nguyen Thanh Quang" w:date="2014-10-15T10:34:00Z"/>
        </w:rPr>
      </w:pPr>
      <w:del w:id="24" w:author="Nguyen Thanh Quang" w:date="2014-10-15T10:34:00Z">
        <w:r w:rsidDel="0065641E">
          <w:delText>Promotion of biogas to the households that raise pig at large scale (more than 10 pigs).</w:delText>
        </w:r>
      </w:del>
    </w:p>
    <w:p w14:paraId="276AE4F8" w14:textId="5E2300C6" w:rsidR="0078674A" w:rsidRDefault="0078674A" w:rsidP="00A81415">
      <w:pPr>
        <w:pStyle w:val="ListParagraph"/>
        <w:numPr>
          <w:ilvl w:val="0"/>
          <w:numId w:val="47"/>
        </w:numPr>
        <w:contextualSpacing w:val="0"/>
      </w:pPr>
      <w:r>
        <w:t xml:space="preserve">Promotion of improved stove to the households that have supplement jobs </w:t>
      </w:r>
      <w:r w:rsidR="00965717">
        <w:t>which</w:t>
      </w:r>
      <w:r>
        <w:t xml:space="preserve"> consume </w:t>
      </w:r>
      <w:proofErr w:type="spellStart"/>
      <w:r>
        <w:t>fuelwood</w:t>
      </w:r>
      <w:proofErr w:type="spellEnd"/>
      <w:r>
        <w:t>.</w:t>
      </w:r>
    </w:p>
    <w:p w14:paraId="6D2A1D3B" w14:textId="3FDFFCEF" w:rsidR="0078674A" w:rsidDel="0065641E" w:rsidRDefault="00965717" w:rsidP="00A81415">
      <w:pPr>
        <w:pStyle w:val="ListParagraph"/>
        <w:numPr>
          <w:ilvl w:val="0"/>
          <w:numId w:val="47"/>
        </w:numPr>
        <w:contextualSpacing w:val="0"/>
        <w:rPr>
          <w:del w:id="25" w:author="Nguyen Thanh Quang" w:date="2014-10-15T10:36:00Z"/>
        </w:rPr>
      </w:pPr>
      <w:del w:id="26" w:author="Nguyen Thanh Quang" w:date="2014-10-15T10:36:00Z">
        <w:r w:rsidDel="0065641E">
          <w:delText>Support sustainable electricity supply</w:delText>
        </w:r>
        <w:r w:rsidR="00B82D44" w:rsidDel="0065641E">
          <w:delText xml:space="preserve"> that encourage the use of electric rice cookers thus reduce the demand for cooking fuelwood.</w:delText>
        </w:r>
      </w:del>
    </w:p>
    <w:p w14:paraId="4B973C52" w14:textId="0EF74427" w:rsidR="00B82D44" w:rsidDel="0065641E" w:rsidRDefault="00B82D44" w:rsidP="00A81415">
      <w:pPr>
        <w:pStyle w:val="ListParagraph"/>
        <w:numPr>
          <w:ilvl w:val="0"/>
          <w:numId w:val="47"/>
        </w:numPr>
        <w:contextualSpacing w:val="0"/>
        <w:rPr>
          <w:del w:id="27" w:author="Nguyen Thanh Quang" w:date="2014-10-15T10:36:00Z"/>
        </w:rPr>
      </w:pPr>
      <w:del w:id="28" w:author="Nguyen Thanh Quang" w:date="2014-10-15T10:36:00Z">
        <w:r w:rsidDel="0065641E">
          <w:delText>Reasonably promoting the use of electricity-saving and LPG cookers to reduce the demand for cooking fuelwood.</w:delText>
        </w:r>
      </w:del>
    </w:p>
    <w:p w14:paraId="085CB1C7" w14:textId="3CA3FFE5" w:rsidR="00D50A8E" w:rsidRDefault="00D50A8E" w:rsidP="00A81415">
      <w:pPr>
        <w:pStyle w:val="ListParagraph"/>
        <w:numPr>
          <w:ilvl w:val="0"/>
          <w:numId w:val="47"/>
        </w:numPr>
        <w:contextualSpacing w:val="0"/>
      </w:pPr>
      <w:r>
        <w:t xml:space="preserve">Promoting use of agriculture residues to </w:t>
      </w:r>
      <w:r w:rsidR="0042326C">
        <w:t xml:space="preserve">replace </w:t>
      </w:r>
      <w:proofErr w:type="spellStart"/>
      <w:r w:rsidR="0042326C">
        <w:t>fuelwood</w:t>
      </w:r>
      <w:proofErr w:type="spellEnd"/>
      <w:r w:rsidR="0042326C">
        <w:t xml:space="preserve"> for cooking.</w:t>
      </w:r>
    </w:p>
    <w:p w14:paraId="0E2BAD4C" w14:textId="3AFA36D0" w:rsidR="0042326C" w:rsidRDefault="0042326C" w:rsidP="00A81415">
      <w:pPr>
        <w:pStyle w:val="ListParagraph"/>
        <w:numPr>
          <w:ilvl w:val="0"/>
          <w:numId w:val="47"/>
        </w:numPr>
        <w:contextualSpacing w:val="0"/>
      </w:pPr>
      <w:r>
        <w:t xml:space="preserve">Creating of </w:t>
      </w:r>
      <w:proofErr w:type="spellStart"/>
      <w:r>
        <w:t>fuelwood</w:t>
      </w:r>
      <w:proofErr w:type="spellEnd"/>
      <w:r>
        <w:t xml:space="preserve"> source is a long-term sustainable method to balance </w:t>
      </w:r>
      <w:proofErr w:type="spellStart"/>
      <w:r>
        <w:t>fuelwood</w:t>
      </w:r>
      <w:proofErr w:type="spellEnd"/>
      <w:r>
        <w:t xml:space="preserve"> demand and supply.</w:t>
      </w:r>
    </w:p>
    <w:p w14:paraId="6D3F9313" w14:textId="09F127D1" w:rsidR="0042326C" w:rsidRDefault="00AC4A75" w:rsidP="00A81415">
      <w:pPr>
        <w:pStyle w:val="ListParagraph"/>
        <w:numPr>
          <w:ilvl w:val="0"/>
          <w:numId w:val="47"/>
        </w:numPr>
        <w:contextualSpacing w:val="0"/>
      </w:pPr>
      <w:r>
        <w:t xml:space="preserve">Further investigation in local industrial demand for </w:t>
      </w:r>
      <w:proofErr w:type="spellStart"/>
      <w:r>
        <w:t>fuelwood</w:t>
      </w:r>
      <w:proofErr w:type="spellEnd"/>
      <w:r>
        <w:t xml:space="preserve"> and material wood to clearly identify key drivers driving forest degradation.</w:t>
      </w:r>
    </w:p>
    <w:p w14:paraId="28FE6C4A" w14:textId="77777777" w:rsidR="00845BAD" w:rsidRDefault="00845BAD">
      <w:pPr>
        <w:spacing w:before="0" w:after="200" w:line="276" w:lineRule="auto"/>
        <w:jc w:val="left"/>
        <w:rPr>
          <w:rFonts w:asciiTheme="majorHAnsi" w:eastAsiaTheme="majorEastAsia" w:hAnsiTheme="majorHAnsi" w:cstheme="majorBidi"/>
          <w:b/>
          <w:bCs/>
          <w:color w:val="365F91" w:themeColor="accent1" w:themeShade="BF"/>
          <w:sz w:val="28"/>
          <w:szCs w:val="28"/>
        </w:rPr>
      </w:pPr>
      <w:r>
        <w:br w:type="page"/>
      </w:r>
    </w:p>
    <w:p w14:paraId="0A69A6D7" w14:textId="5864AAEF" w:rsidR="00F01C15" w:rsidRDefault="00F01C15" w:rsidP="00AF188B">
      <w:pPr>
        <w:pStyle w:val="Heading1"/>
      </w:pPr>
      <w:bookmarkStart w:id="29" w:name="_Toc400445995"/>
      <w:r w:rsidRPr="005D493B">
        <w:lastRenderedPageBreak/>
        <w:t>Introduction</w:t>
      </w:r>
      <w:bookmarkEnd w:id="29"/>
    </w:p>
    <w:p w14:paraId="3BC86C35" w14:textId="392A2047" w:rsidR="00BC481C" w:rsidRDefault="00B37C66" w:rsidP="00AF188B">
      <w:r>
        <w:t xml:space="preserve">Vietnam is a developing country with 70% population living in the rural area, about three fourth of </w:t>
      </w:r>
      <w:r w:rsidR="005D7674">
        <w:t>the</w:t>
      </w:r>
      <w:r>
        <w:t xml:space="preserve"> land is located in the hilly and mountain area</w:t>
      </w:r>
      <w:r w:rsidR="00BC481C">
        <w:t xml:space="preserve"> with </w:t>
      </w:r>
      <w:r w:rsidR="00C035B2">
        <w:t xml:space="preserve">long tradition of </w:t>
      </w:r>
      <w:proofErr w:type="spellStart"/>
      <w:r w:rsidR="00C035B2">
        <w:t>fuelwood</w:t>
      </w:r>
      <w:proofErr w:type="spellEnd"/>
      <w:r w:rsidR="00C035B2">
        <w:t xml:space="preserve"> as a main source of energy</w:t>
      </w:r>
      <w:r w:rsidR="00BC481C">
        <w:t>.</w:t>
      </w:r>
      <w:r>
        <w:t xml:space="preserve"> </w:t>
      </w:r>
      <w:proofErr w:type="spellStart"/>
      <w:r w:rsidR="00C035B2">
        <w:t>Fuelwood</w:t>
      </w:r>
      <w:proofErr w:type="spellEnd"/>
      <w:r w:rsidR="00C035B2">
        <w:t xml:space="preserve"> are used in the households</w:t>
      </w:r>
      <w:r>
        <w:t xml:space="preserve"> for cooking, heating and support to </w:t>
      </w:r>
      <w:r w:rsidR="00C035B2">
        <w:t>supplement</w:t>
      </w:r>
      <w:r>
        <w:t xml:space="preserve"> </w:t>
      </w:r>
      <w:r w:rsidR="00BC481C">
        <w:t>business</w:t>
      </w:r>
      <w:r w:rsidR="00C035B2">
        <w:t xml:space="preserve"> like alcohol brewing,</w:t>
      </w:r>
      <w:r>
        <w:t xml:space="preserve"> </w:t>
      </w:r>
      <w:r w:rsidR="00FE12D1">
        <w:t>food processing</w:t>
      </w:r>
      <w:r>
        <w:t>.</w:t>
      </w:r>
    </w:p>
    <w:p w14:paraId="78BBBEA8" w14:textId="6EC57F70" w:rsidR="008923C6" w:rsidRDefault="00B37C66" w:rsidP="008923C6">
      <w:r w:rsidRPr="00B37C66">
        <w:t>Woody biomass from forest is a renewable</w:t>
      </w:r>
      <w:r w:rsidR="00BC481C">
        <w:t xml:space="preserve"> source of energy</w:t>
      </w:r>
      <w:r w:rsidRPr="00B37C66">
        <w:t xml:space="preserve"> that can substitute for fossil fuels in the production of energy and other products, a potentially important tool in the national strategy to reduce greenhouse gas emiss</w:t>
      </w:r>
      <w:r w:rsidR="007E04C9">
        <w:t xml:space="preserve">ions. </w:t>
      </w:r>
      <w:proofErr w:type="gramStart"/>
      <w:r w:rsidR="007E04C9">
        <w:t xml:space="preserve">However </w:t>
      </w:r>
      <w:r w:rsidR="00AD6D8E">
        <w:t xml:space="preserve">as </w:t>
      </w:r>
      <w:r w:rsidR="007E04C9">
        <w:t>the</w:t>
      </w:r>
      <w:r w:rsidR="00BC481C">
        <w:t xml:space="preserve"> rural population is continuously </w:t>
      </w:r>
      <w:r w:rsidR="007E04C9">
        <w:t>increased</w:t>
      </w:r>
      <w:r w:rsidR="00AD6D8E">
        <w:t>,</w:t>
      </w:r>
      <w:r w:rsidR="008923C6">
        <w:t xml:space="preserve"> the tradition of heavily dependence on </w:t>
      </w:r>
      <w:proofErr w:type="spellStart"/>
      <w:r w:rsidR="008923C6">
        <w:t>fuelwood</w:t>
      </w:r>
      <w:proofErr w:type="spellEnd"/>
      <w:r w:rsidR="008923C6">
        <w:t xml:space="preserve"> </w:t>
      </w:r>
      <w:r w:rsidR="008923C6" w:rsidRPr="00B37C66">
        <w:t xml:space="preserve">may </w:t>
      </w:r>
      <w:r w:rsidR="008923C6">
        <w:t xml:space="preserve">increase the pressure on forest and thus lead to forest </w:t>
      </w:r>
      <w:r w:rsidR="008923C6" w:rsidRPr="00B37C66">
        <w:t>degradation</w:t>
      </w:r>
      <w:r w:rsidR="008923C6">
        <w:t xml:space="preserve"> and deforestation.</w:t>
      </w:r>
      <w:proofErr w:type="gramEnd"/>
      <w:r w:rsidR="00BC481C">
        <w:t xml:space="preserve"> </w:t>
      </w:r>
    </w:p>
    <w:p w14:paraId="0B321F46" w14:textId="3FA82248" w:rsidR="00160FB4" w:rsidRDefault="00160FB4" w:rsidP="00160FB4">
      <w:r>
        <w:t xml:space="preserve">Understanding the dimension of </w:t>
      </w:r>
      <w:proofErr w:type="spellStart"/>
      <w:r w:rsidR="00604187">
        <w:t>fuelwood</w:t>
      </w:r>
      <w:proofErr w:type="spellEnd"/>
      <w:r>
        <w:t xml:space="preserve"> consumption, the structure and relationship of key stakeholders</w:t>
      </w:r>
      <w:r w:rsidR="00AD6D8E">
        <w:t xml:space="preserve"> in the </w:t>
      </w:r>
      <w:proofErr w:type="spellStart"/>
      <w:r w:rsidR="00AD6D8E">
        <w:t>fuelwood</w:t>
      </w:r>
      <w:proofErr w:type="spellEnd"/>
      <w:r w:rsidR="00AD6D8E">
        <w:t xml:space="preserve"> supply and demand</w:t>
      </w:r>
      <w:r>
        <w:t>, and the consequences can help policy maker to design better energy supply system for rural population, mitigate the global warming and to reduce forest degradation and deforestation.</w:t>
      </w:r>
    </w:p>
    <w:p w14:paraId="672FB027" w14:textId="07AFE857" w:rsidR="00F6450F" w:rsidRDefault="00BC481C" w:rsidP="008923C6">
      <w:r>
        <w:t>This study</w:t>
      </w:r>
      <w:r w:rsidR="008923C6">
        <w:t>,</w:t>
      </w:r>
      <w:r>
        <w:t xml:space="preserve"> funded by</w:t>
      </w:r>
      <w:r w:rsidR="00F6450F">
        <w:t xml:space="preserve"> Vietnam Forests and Deltas project (VFD)</w:t>
      </w:r>
      <w:r w:rsidR="008923C6">
        <w:t>,</w:t>
      </w:r>
      <w:r w:rsidR="00F6450F">
        <w:t xml:space="preserve"> is aiming to </w:t>
      </w:r>
      <w:r w:rsidR="00F6450F" w:rsidRPr="00F6450F">
        <w:t xml:space="preserve">assess current situation and future trends of </w:t>
      </w:r>
      <w:proofErr w:type="spellStart"/>
      <w:r w:rsidR="00F6450F" w:rsidRPr="00F6450F">
        <w:t>f</w:t>
      </w:r>
      <w:r w:rsidR="00F6450F">
        <w:t>uelwood</w:t>
      </w:r>
      <w:proofErr w:type="spellEnd"/>
      <w:r w:rsidR="00F6450F">
        <w:t xml:space="preserve"> </w:t>
      </w:r>
      <w:r w:rsidR="00F6450F" w:rsidRPr="00F6450F">
        <w:t>consumption and exploitation,</w:t>
      </w:r>
      <w:r w:rsidR="00A2484A">
        <w:t xml:space="preserve"> the value change of </w:t>
      </w:r>
      <w:proofErr w:type="spellStart"/>
      <w:r w:rsidR="00A2484A">
        <w:t>fuelwood</w:t>
      </w:r>
      <w:proofErr w:type="spellEnd"/>
      <w:r w:rsidR="00A2484A">
        <w:t xml:space="preserve"> and its relationship </w:t>
      </w:r>
      <w:r w:rsidR="00A2484A" w:rsidRPr="00A2484A">
        <w:t>with fores</w:t>
      </w:r>
      <w:r w:rsidR="00A2484A">
        <w:t>t degradation and deforestation, and i</w:t>
      </w:r>
      <w:r w:rsidR="00F6450F">
        <w:t xml:space="preserve">dentify key opportunities to design intervention that could lead to more effectively </w:t>
      </w:r>
      <w:r w:rsidR="008923C6">
        <w:t xml:space="preserve">and sustainably use of </w:t>
      </w:r>
      <w:proofErr w:type="spellStart"/>
      <w:r w:rsidR="008923C6">
        <w:t>fuelwood</w:t>
      </w:r>
      <w:proofErr w:type="spellEnd"/>
      <w:r w:rsidR="008923C6">
        <w:t xml:space="preserve"> in the project area.</w:t>
      </w:r>
    </w:p>
    <w:p w14:paraId="12324A12" w14:textId="02A1AD23" w:rsidR="005D493B" w:rsidRDefault="00A13BEA" w:rsidP="00AF188B">
      <w:r>
        <w:t xml:space="preserve">The study was </w:t>
      </w:r>
      <w:r w:rsidR="00F6450F">
        <w:t>conducted in 2 province</w:t>
      </w:r>
      <w:r w:rsidR="00A2484A">
        <w:t>s</w:t>
      </w:r>
      <w:r w:rsidR="00F6450F">
        <w:t xml:space="preserve"> Thanh Hoa and </w:t>
      </w:r>
      <w:proofErr w:type="spellStart"/>
      <w:r w:rsidR="00F6450F">
        <w:t>Nghe</w:t>
      </w:r>
      <w:proofErr w:type="spellEnd"/>
      <w:r w:rsidR="00F6450F">
        <w:t xml:space="preserve"> </w:t>
      </w:r>
      <w:proofErr w:type="gramStart"/>
      <w:r w:rsidR="00F6450F">
        <w:t>An</w:t>
      </w:r>
      <w:proofErr w:type="gramEnd"/>
      <w:r w:rsidR="00A2484A">
        <w:t xml:space="preserve"> during September 2014. </w:t>
      </w:r>
      <w:r w:rsidR="00A2484A" w:rsidRPr="00A2484A">
        <w:t>At industrial level, the consultant</w:t>
      </w:r>
      <w:r w:rsidR="00A2484A">
        <w:t xml:space="preserve"> </w:t>
      </w:r>
      <w:proofErr w:type="gramStart"/>
      <w:r w:rsidR="00A2484A">
        <w:t>team</w:t>
      </w:r>
      <w:r w:rsidR="00A2484A" w:rsidRPr="00A2484A">
        <w:t xml:space="preserve"> have</w:t>
      </w:r>
      <w:proofErr w:type="gramEnd"/>
      <w:r w:rsidR="00A2484A" w:rsidRPr="00A2484A">
        <w:t xml:space="preserve"> </w:t>
      </w:r>
      <w:r w:rsidR="00A2484A">
        <w:t>surveyed</w:t>
      </w:r>
      <w:r>
        <w:t xml:space="preserve"> several</w:t>
      </w:r>
      <w:r w:rsidR="00A2484A" w:rsidRPr="00A2484A">
        <w:t xml:space="preserve"> industrial factories</w:t>
      </w:r>
      <w:r w:rsidR="00BA0750">
        <w:t xml:space="preserve"> that are</w:t>
      </w:r>
      <w:r w:rsidR="00A2484A" w:rsidRPr="00A2484A">
        <w:t xml:space="preserve"> using </w:t>
      </w:r>
      <w:r w:rsidR="00BA0750">
        <w:t>wood</w:t>
      </w:r>
      <w:r w:rsidR="00A2484A" w:rsidRPr="00A2484A">
        <w:t xml:space="preserve"> as fuel in two provinces</w:t>
      </w:r>
      <w:r>
        <w:t xml:space="preserve">. </w:t>
      </w:r>
      <w:r w:rsidR="00A2484A" w:rsidRPr="00A2484A">
        <w:t xml:space="preserve">At community level, the consultant </w:t>
      </w:r>
      <w:r>
        <w:t>t</w:t>
      </w:r>
      <w:r w:rsidR="005D7674">
        <w:t>e</w:t>
      </w:r>
      <w:r w:rsidR="003A5565">
        <w:t>am conducted interviews with 215</w:t>
      </w:r>
      <w:r>
        <w:t xml:space="preserve"> household</w:t>
      </w:r>
      <w:r w:rsidR="005D7674">
        <w:t>s</w:t>
      </w:r>
      <w:r>
        <w:t xml:space="preserve"> at 14 communes including 4 districts in Thanh Hoa and 3 districts in </w:t>
      </w:r>
      <w:proofErr w:type="spellStart"/>
      <w:r>
        <w:t>Nghe</w:t>
      </w:r>
      <w:proofErr w:type="spellEnd"/>
      <w:r>
        <w:t xml:space="preserve"> An.</w:t>
      </w:r>
      <w:r w:rsidR="00BA0750">
        <w:t xml:space="preserve"> </w:t>
      </w:r>
      <w:r w:rsidR="005D7674">
        <w:t>I</w:t>
      </w:r>
      <w:r w:rsidR="00BA0750">
        <w:t>nterview</w:t>
      </w:r>
      <w:r w:rsidR="005D7674">
        <w:t>s</w:t>
      </w:r>
      <w:r w:rsidR="00BA0750">
        <w:t xml:space="preserve"> with local officers</w:t>
      </w:r>
      <w:r w:rsidR="005D7674">
        <w:t xml:space="preserve"> were also conducted</w:t>
      </w:r>
      <w:r w:rsidR="00BA0750">
        <w:t xml:space="preserve"> to collect information on social economic condition, current regulation/ policy in forest protection and how it was enforced at local level.</w:t>
      </w:r>
    </w:p>
    <w:p w14:paraId="08D3345A" w14:textId="6CD62B4D" w:rsidR="00A13BEA" w:rsidRDefault="00A13BEA" w:rsidP="00AF188B">
      <w:proofErr w:type="gramStart"/>
      <w:r>
        <w:t>This report present</w:t>
      </w:r>
      <w:proofErr w:type="gramEnd"/>
      <w:r>
        <w:t xml:space="preserve"> our finding</w:t>
      </w:r>
      <w:r w:rsidR="005D7674">
        <w:t>s</w:t>
      </w:r>
      <w:r>
        <w:t xml:space="preserve"> in </w:t>
      </w:r>
      <w:proofErr w:type="spellStart"/>
      <w:r w:rsidR="00604187">
        <w:t>fuelwood</w:t>
      </w:r>
      <w:proofErr w:type="spellEnd"/>
      <w:r>
        <w:t xml:space="preserve"> demand side at household level</w:t>
      </w:r>
      <w:r w:rsidR="005D7674">
        <w:t>,</w:t>
      </w:r>
      <w:r>
        <w:t xml:space="preserve"> industrial level</w:t>
      </w:r>
      <w:r w:rsidR="005D7674">
        <w:t>, and</w:t>
      </w:r>
      <w:r>
        <w:t xml:space="preserve"> </w:t>
      </w:r>
      <w:r w:rsidR="00BA0750">
        <w:t xml:space="preserve">commercial activity of </w:t>
      </w:r>
      <w:proofErr w:type="spellStart"/>
      <w:r w:rsidR="00BA0750">
        <w:t>fuelwood</w:t>
      </w:r>
      <w:proofErr w:type="spellEnd"/>
      <w:r w:rsidR="005D7674">
        <w:t>. Finally the value chain</w:t>
      </w:r>
      <w:r w:rsidR="00BA0750">
        <w:t xml:space="preserve"> of </w:t>
      </w:r>
      <w:proofErr w:type="spellStart"/>
      <w:r w:rsidR="007E04C9">
        <w:t>fuelwood</w:t>
      </w:r>
      <w:proofErr w:type="spellEnd"/>
      <w:r w:rsidR="007E04C9">
        <w:t xml:space="preserve"> and its relationship with forest degradation and deforestation is analyzed and discussed.</w:t>
      </w:r>
    </w:p>
    <w:p w14:paraId="2E503E5A" w14:textId="77777777" w:rsidR="00F01C15" w:rsidRDefault="00F01C15" w:rsidP="00AF188B">
      <w:pPr>
        <w:pStyle w:val="Heading1"/>
      </w:pPr>
      <w:bookmarkStart w:id="30" w:name="_Toc400445996"/>
      <w:r>
        <w:t>Method</w:t>
      </w:r>
      <w:bookmarkEnd w:id="30"/>
    </w:p>
    <w:p w14:paraId="096141E1" w14:textId="36AF59A8" w:rsidR="00F034CB" w:rsidRDefault="00160FB4" w:rsidP="00160FB4">
      <w:r w:rsidRPr="00C035B2">
        <w:t xml:space="preserve">The </w:t>
      </w:r>
      <w:r w:rsidR="00C035B2" w:rsidRPr="00C035B2">
        <w:t>field study</w:t>
      </w:r>
      <w:r w:rsidRPr="00C035B2">
        <w:t xml:space="preserve"> was conducted from </w:t>
      </w:r>
      <w:r w:rsidR="00154667" w:rsidRPr="00C035B2">
        <w:t>18 to 26</w:t>
      </w:r>
      <w:r w:rsidRPr="00C035B2">
        <w:t xml:space="preserve"> August 2014. Before</w:t>
      </w:r>
      <w:r>
        <w:t xml:space="preserve"> starting the field survey a desk review was carried out to collect information on the social economic condition as well as the forest resources of the study area. Key </w:t>
      </w:r>
      <w:r w:rsidR="00C12C82">
        <w:t xml:space="preserve">secondary </w:t>
      </w:r>
      <w:r>
        <w:t>data collected</w:t>
      </w:r>
      <w:r w:rsidR="00BD7355">
        <w:t xml:space="preserve"> at commune level d</w:t>
      </w:r>
      <w:r>
        <w:t>uring the desk review a</w:t>
      </w:r>
      <w:r w:rsidR="00BD7355">
        <w:t>re: population density, forest area, data related to climatic condition such as temperature and elevation. It contributed to design the questionnaire and n</w:t>
      </w:r>
      <w:r w:rsidR="00F034CB">
        <w:t xml:space="preserve">umber of samples. </w:t>
      </w:r>
    </w:p>
    <w:p w14:paraId="08DB903C" w14:textId="6AA67E33" w:rsidR="00F034CB" w:rsidRDefault="003A5565" w:rsidP="00160FB4">
      <w:r>
        <w:t>A total of 2</w:t>
      </w:r>
      <w:r w:rsidR="008F2538">
        <w:t>21</w:t>
      </w:r>
      <w:r w:rsidR="00BD7355">
        <w:t xml:space="preserve"> households were selected usin</w:t>
      </w:r>
      <w:r w:rsidR="00B64045">
        <w:t>g stratified random sampling proce</w:t>
      </w:r>
      <w:r w:rsidR="00BD7355">
        <w:t>dure.</w:t>
      </w:r>
      <w:r w:rsidR="00F034CB">
        <w:t xml:space="preserve"> The process of household selection </w:t>
      </w:r>
      <w:r w:rsidR="00EA0670">
        <w:t>includes:</w:t>
      </w:r>
      <w:r w:rsidR="00C12C82">
        <w:t xml:space="preserve"> </w:t>
      </w:r>
      <w:proofErr w:type="spellStart"/>
      <w:r w:rsidR="00C12C82">
        <w:t>i</w:t>
      </w:r>
      <w:proofErr w:type="spellEnd"/>
      <w:r w:rsidR="00C12C82">
        <w:t>) selection of cluste</w:t>
      </w:r>
      <w:r w:rsidR="008F2538">
        <w:t>r</w:t>
      </w:r>
      <w:proofErr w:type="gramStart"/>
      <w:r w:rsidR="00C12C82">
        <w:t xml:space="preserve">; </w:t>
      </w:r>
      <w:r w:rsidR="00EA0670">
        <w:t xml:space="preserve"> i</w:t>
      </w:r>
      <w:r w:rsidR="00C12C82">
        <w:t>i</w:t>
      </w:r>
      <w:proofErr w:type="gramEnd"/>
      <w:r w:rsidR="00EA0670">
        <w:t xml:space="preserve">) selection of </w:t>
      </w:r>
      <w:r w:rsidR="00B64045">
        <w:t>commune</w:t>
      </w:r>
      <w:r w:rsidR="00EA0670">
        <w:t xml:space="preserve"> from clusters; ii</w:t>
      </w:r>
      <w:r w:rsidR="00C12C82">
        <w:t>i</w:t>
      </w:r>
      <w:r w:rsidR="00EA0670">
        <w:t xml:space="preserve">) selection of village from commune; </w:t>
      </w:r>
      <w:r w:rsidR="00C12C82">
        <w:t>iv</w:t>
      </w:r>
      <w:r w:rsidR="00EA0670">
        <w:t>) selection of households from village</w:t>
      </w:r>
      <w:r w:rsidR="00B64045">
        <w:t xml:space="preserve">. </w:t>
      </w:r>
    </w:p>
    <w:p w14:paraId="1CE67C3A" w14:textId="2263D48B" w:rsidR="00160FB4" w:rsidRPr="00160FB4" w:rsidRDefault="00B64045" w:rsidP="00160FB4">
      <w:r>
        <w:lastRenderedPageBreak/>
        <w:t xml:space="preserve">The reason to use cluster instead of district to start the selection process is that districts boundary are administrative unit that might not follow nature </w:t>
      </w:r>
      <w:r w:rsidR="00AD6D8E">
        <w:t xml:space="preserve">landscape and social economic condition that drive the behavior of </w:t>
      </w:r>
      <w:proofErr w:type="spellStart"/>
      <w:r w:rsidR="00AD6D8E">
        <w:t>fuelwood</w:t>
      </w:r>
      <w:proofErr w:type="spellEnd"/>
      <w:r w:rsidR="00AD6D8E">
        <w:t xml:space="preserve"> consumption. Therefore </w:t>
      </w:r>
      <w:r w:rsidR="00EA0670">
        <w:t xml:space="preserve">the </w:t>
      </w:r>
      <w:r w:rsidR="00AD6D8E">
        <w:t>design</w:t>
      </w:r>
      <w:r w:rsidR="00EA0670">
        <w:t xml:space="preserve"> of survey starts</w:t>
      </w:r>
      <w:r w:rsidR="00AD6D8E">
        <w:t xml:space="preserve"> firstly with clustering the study area into several stratums (clusters) that are </w:t>
      </w:r>
      <w:r w:rsidR="00C428A0">
        <w:t xml:space="preserve">homogenous in term of </w:t>
      </w:r>
      <w:proofErr w:type="spellStart"/>
      <w:r w:rsidR="00C428A0">
        <w:t>fuelwood</w:t>
      </w:r>
      <w:proofErr w:type="spellEnd"/>
      <w:r w:rsidR="00C428A0">
        <w:t xml:space="preserve"> consumption.</w:t>
      </w:r>
    </w:p>
    <w:p w14:paraId="5774C3CF" w14:textId="3960492E" w:rsidR="00F01C15" w:rsidRDefault="00F01C15" w:rsidP="007E20FB">
      <w:pPr>
        <w:pStyle w:val="Heading2"/>
      </w:pPr>
      <w:bookmarkStart w:id="31" w:name="_Toc400445997"/>
      <w:r>
        <w:t>Clusterin</w:t>
      </w:r>
      <w:r w:rsidR="00BD7355">
        <w:t>g design</w:t>
      </w:r>
      <w:bookmarkEnd w:id="31"/>
    </w:p>
    <w:p w14:paraId="57D95985" w14:textId="77777777" w:rsidR="00807C37" w:rsidRPr="00C149E9" w:rsidRDefault="00807C37" w:rsidP="00807C37">
      <w:pPr>
        <w:rPr>
          <w:rFonts w:cs="Times New Roman"/>
          <w:szCs w:val="24"/>
        </w:rPr>
      </w:pPr>
      <w:r w:rsidRPr="00C149E9">
        <w:rPr>
          <w:rFonts w:cs="Times New Roman"/>
          <w:szCs w:val="24"/>
        </w:rPr>
        <w:t xml:space="preserve">For </w:t>
      </w:r>
      <w:proofErr w:type="spellStart"/>
      <w:r w:rsidRPr="00C149E9">
        <w:rPr>
          <w:rFonts w:cs="Times New Roman"/>
          <w:szCs w:val="24"/>
        </w:rPr>
        <w:t>fuelwood</w:t>
      </w:r>
      <w:proofErr w:type="spellEnd"/>
      <w:r w:rsidRPr="00C149E9">
        <w:rPr>
          <w:rFonts w:cs="Times New Roman"/>
          <w:szCs w:val="24"/>
        </w:rPr>
        <w:t xml:space="preserve"> consumption</w:t>
      </w:r>
      <w:r>
        <w:rPr>
          <w:rFonts w:cs="Times New Roman"/>
          <w:szCs w:val="24"/>
        </w:rPr>
        <w:t xml:space="preserve"> </w:t>
      </w:r>
      <w:r w:rsidRPr="00C149E9">
        <w:rPr>
          <w:rFonts w:cs="Times New Roman"/>
          <w:szCs w:val="24"/>
        </w:rPr>
        <w:t>survey,</w:t>
      </w:r>
      <w:r>
        <w:rPr>
          <w:rFonts w:cs="Times New Roman"/>
          <w:szCs w:val="24"/>
        </w:rPr>
        <w:t xml:space="preserve"> </w:t>
      </w:r>
      <w:r w:rsidRPr="00C149E9">
        <w:rPr>
          <w:rFonts w:cs="Times New Roman"/>
          <w:szCs w:val="24"/>
        </w:rPr>
        <w:t>it</w:t>
      </w:r>
      <w:r>
        <w:rPr>
          <w:rFonts w:cs="Times New Roman"/>
          <w:szCs w:val="24"/>
        </w:rPr>
        <w:t xml:space="preserve"> </w:t>
      </w:r>
      <w:r w:rsidRPr="00C149E9">
        <w:rPr>
          <w:rFonts w:cs="Times New Roman"/>
          <w:szCs w:val="24"/>
        </w:rPr>
        <w:t>is</w:t>
      </w:r>
      <w:r>
        <w:rPr>
          <w:rFonts w:cs="Times New Roman"/>
          <w:szCs w:val="24"/>
        </w:rPr>
        <w:t xml:space="preserve"> </w:t>
      </w:r>
      <w:r w:rsidRPr="00C149E9">
        <w:rPr>
          <w:rFonts w:cs="Times New Roman"/>
          <w:szCs w:val="24"/>
        </w:rPr>
        <w:t>recommended</w:t>
      </w:r>
      <w:r>
        <w:rPr>
          <w:rFonts w:cs="Times New Roman"/>
          <w:szCs w:val="24"/>
        </w:rPr>
        <w:t xml:space="preserve"> </w:t>
      </w:r>
      <w:r w:rsidRPr="00C149E9">
        <w:rPr>
          <w:rFonts w:cs="Times New Roman"/>
          <w:szCs w:val="24"/>
        </w:rPr>
        <w:t>to</w:t>
      </w:r>
      <w:r>
        <w:rPr>
          <w:rFonts w:cs="Times New Roman"/>
          <w:szCs w:val="24"/>
        </w:rPr>
        <w:t xml:space="preserve"> </w:t>
      </w:r>
      <w:r w:rsidRPr="00C149E9">
        <w:rPr>
          <w:rFonts w:cs="Times New Roman"/>
          <w:szCs w:val="24"/>
        </w:rPr>
        <w:t>use</w:t>
      </w:r>
      <w:r>
        <w:rPr>
          <w:rFonts w:cs="Times New Roman"/>
          <w:szCs w:val="24"/>
        </w:rPr>
        <w:t xml:space="preserve"> </w:t>
      </w:r>
      <w:r w:rsidRPr="00C149E9">
        <w:rPr>
          <w:rFonts w:cs="Times New Roman"/>
          <w:szCs w:val="24"/>
        </w:rPr>
        <w:t>stratified</w:t>
      </w:r>
      <w:r>
        <w:rPr>
          <w:rFonts w:cs="Times New Roman"/>
          <w:szCs w:val="24"/>
        </w:rPr>
        <w:t xml:space="preserve"> </w:t>
      </w:r>
      <w:r w:rsidRPr="00C149E9">
        <w:rPr>
          <w:rFonts w:cs="Times New Roman"/>
          <w:szCs w:val="24"/>
        </w:rPr>
        <w:t>sampling</w:t>
      </w:r>
      <w:r>
        <w:rPr>
          <w:rFonts w:cs="Times New Roman"/>
          <w:szCs w:val="24"/>
        </w:rPr>
        <w:t xml:space="preserve"> </w:t>
      </w:r>
      <w:r w:rsidRPr="00C149E9">
        <w:rPr>
          <w:rFonts w:cs="Times New Roman"/>
          <w:szCs w:val="24"/>
        </w:rPr>
        <w:t>rather</w:t>
      </w:r>
      <w:r>
        <w:rPr>
          <w:rFonts w:cs="Times New Roman"/>
          <w:szCs w:val="24"/>
        </w:rPr>
        <w:t xml:space="preserve"> </w:t>
      </w:r>
      <w:r w:rsidRPr="00C149E9">
        <w:rPr>
          <w:rFonts w:cs="Times New Roman"/>
          <w:szCs w:val="24"/>
        </w:rPr>
        <w:t xml:space="preserve">than simple random. This is because we know that the studied population can be physically divided in to homogenous groups with </w:t>
      </w:r>
      <w:r>
        <w:rPr>
          <w:rFonts w:cs="Times New Roman"/>
          <w:szCs w:val="24"/>
        </w:rPr>
        <w:t xml:space="preserve">respect </w:t>
      </w:r>
      <w:r w:rsidRPr="00C149E9">
        <w:rPr>
          <w:rFonts w:cs="Times New Roman"/>
          <w:szCs w:val="24"/>
        </w:rPr>
        <w:t>to biomass consumption.</w:t>
      </w:r>
      <w:r>
        <w:rPr>
          <w:rFonts w:cs="Times New Roman"/>
          <w:szCs w:val="24"/>
        </w:rPr>
        <w:t xml:space="preserve"> </w:t>
      </w:r>
      <w:r w:rsidRPr="00C149E9">
        <w:rPr>
          <w:rFonts w:cs="Times New Roman"/>
          <w:szCs w:val="24"/>
        </w:rPr>
        <w:t>The stratified sampling, therefor</w:t>
      </w:r>
      <w:r>
        <w:rPr>
          <w:rFonts w:cs="Times New Roman"/>
          <w:szCs w:val="24"/>
        </w:rPr>
        <w:t>e</w:t>
      </w:r>
      <w:r w:rsidRPr="00C149E9">
        <w:rPr>
          <w:rFonts w:cs="Times New Roman"/>
          <w:szCs w:val="24"/>
        </w:rPr>
        <w:t>,</w:t>
      </w:r>
      <w:r>
        <w:rPr>
          <w:rFonts w:cs="Times New Roman"/>
          <w:szCs w:val="24"/>
        </w:rPr>
        <w:t xml:space="preserve"> will </w:t>
      </w:r>
      <w:r w:rsidRPr="00C149E9">
        <w:rPr>
          <w:rFonts w:cs="Times New Roman"/>
          <w:szCs w:val="24"/>
        </w:rPr>
        <w:t>lead to greater</w:t>
      </w:r>
      <w:r>
        <w:rPr>
          <w:rFonts w:cs="Times New Roman"/>
          <w:szCs w:val="24"/>
        </w:rPr>
        <w:t xml:space="preserve"> </w:t>
      </w:r>
      <w:r w:rsidRPr="00C149E9">
        <w:rPr>
          <w:rFonts w:cs="Times New Roman"/>
          <w:szCs w:val="24"/>
        </w:rPr>
        <w:t>accuracy</w:t>
      </w:r>
      <w:r>
        <w:rPr>
          <w:rFonts w:cs="Times New Roman"/>
          <w:szCs w:val="24"/>
        </w:rPr>
        <w:t xml:space="preserve"> </w:t>
      </w:r>
      <w:r w:rsidRPr="00C149E9">
        <w:rPr>
          <w:rFonts w:cs="Times New Roman"/>
          <w:szCs w:val="24"/>
        </w:rPr>
        <w:t>in</w:t>
      </w:r>
      <w:r>
        <w:rPr>
          <w:rFonts w:cs="Times New Roman"/>
          <w:szCs w:val="24"/>
        </w:rPr>
        <w:t xml:space="preserve"> </w:t>
      </w:r>
      <w:r w:rsidRPr="00C149E9">
        <w:rPr>
          <w:rFonts w:cs="Times New Roman"/>
          <w:szCs w:val="24"/>
        </w:rPr>
        <w:t>the</w:t>
      </w:r>
      <w:r>
        <w:rPr>
          <w:rFonts w:cs="Times New Roman"/>
          <w:szCs w:val="24"/>
        </w:rPr>
        <w:t xml:space="preserve"> </w:t>
      </w:r>
      <w:r w:rsidRPr="00C149E9">
        <w:rPr>
          <w:rFonts w:cs="Times New Roman"/>
          <w:szCs w:val="24"/>
        </w:rPr>
        <w:t xml:space="preserve">estimates of </w:t>
      </w:r>
      <w:proofErr w:type="spellStart"/>
      <w:r w:rsidRPr="00C149E9">
        <w:rPr>
          <w:rFonts w:cs="Times New Roman"/>
          <w:szCs w:val="24"/>
        </w:rPr>
        <w:t>fuelwood</w:t>
      </w:r>
      <w:proofErr w:type="spellEnd"/>
      <w:r w:rsidRPr="00C149E9">
        <w:rPr>
          <w:rFonts w:cs="Times New Roman"/>
          <w:szCs w:val="24"/>
        </w:rPr>
        <w:t xml:space="preserve"> consumption</w:t>
      </w:r>
      <w:r>
        <w:rPr>
          <w:rFonts w:cs="Times New Roman"/>
          <w:szCs w:val="24"/>
        </w:rPr>
        <w:t xml:space="preserve"> </w:t>
      </w:r>
      <w:r w:rsidRPr="00C149E9">
        <w:rPr>
          <w:rFonts w:cs="Times New Roman"/>
          <w:szCs w:val="24"/>
        </w:rPr>
        <w:t>patterns (smaller estimation errors than simple random sampling with the same sample size).</w:t>
      </w:r>
    </w:p>
    <w:p w14:paraId="484C2F5D" w14:textId="77777777" w:rsidR="00807C37" w:rsidRDefault="00807C37" w:rsidP="00807C37">
      <w:pPr>
        <w:rPr>
          <w:rFonts w:cs="Times New Roman"/>
          <w:szCs w:val="24"/>
        </w:rPr>
      </w:pPr>
      <w:r w:rsidRPr="00C149E9">
        <w:rPr>
          <w:rFonts w:cs="Times New Roman"/>
          <w:szCs w:val="24"/>
        </w:rPr>
        <w:t>For this study, following variables are used for stratification.</w:t>
      </w:r>
    </w:p>
    <w:p w14:paraId="4D6A1B7C" w14:textId="45B29F3A" w:rsidR="00EA0670" w:rsidRPr="00C149E9" w:rsidRDefault="00EA0670" w:rsidP="00E44F45">
      <w:pPr>
        <w:pStyle w:val="Caption"/>
        <w:rPr>
          <w:rFonts w:cs="Times New Roman"/>
          <w:szCs w:val="24"/>
        </w:rPr>
      </w:pPr>
      <w:proofErr w:type="gramStart"/>
      <w:r>
        <w:t xml:space="preserve">Table </w:t>
      </w:r>
      <w:proofErr w:type="gramEnd"/>
      <w:r w:rsidR="00AE5BB5">
        <w:fldChar w:fldCharType="begin"/>
      </w:r>
      <w:r w:rsidR="00AE5BB5">
        <w:instrText xml:space="preserve"> SEQ Table \* ARABIC </w:instrText>
      </w:r>
      <w:r w:rsidR="00AE5BB5">
        <w:fldChar w:fldCharType="separate"/>
      </w:r>
      <w:r w:rsidR="008B59F1">
        <w:rPr>
          <w:noProof/>
        </w:rPr>
        <w:t>1</w:t>
      </w:r>
      <w:r w:rsidR="00AE5BB5">
        <w:rPr>
          <w:noProof/>
        </w:rPr>
        <w:fldChar w:fldCharType="end"/>
      </w:r>
      <w:proofErr w:type="gramStart"/>
      <w:r>
        <w:t>.</w:t>
      </w:r>
      <w:proofErr w:type="gramEnd"/>
      <w:r w:rsidRPr="00EA0670">
        <w:t xml:space="preserve"> Variables used for sample stratification</w:t>
      </w:r>
    </w:p>
    <w:tbl>
      <w:tblPr>
        <w:tblW w:w="954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0"/>
        <w:gridCol w:w="3960"/>
        <w:gridCol w:w="3330"/>
      </w:tblGrid>
      <w:tr w:rsidR="00807C37" w:rsidRPr="00C149E9" w14:paraId="637DE0C3" w14:textId="77777777" w:rsidTr="00D416A4">
        <w:tc>
          <w:tcPr>
            <w:tcW w:w="2250" w:type="dxa"/>
            <w:tcMar>
              <w:top w:w="100" w:type="dxa"/>
              <w:left w:w="100" w:type="dxa"/>
              <w:bottom w:w="100" w:type="dxa"/>
              <w:right w:w="100" w:type="dxa"/>
            </w:tcMar>
          </w:tcPr>
          <w:p w14:paraId="00CC7CB7" w14:textId="77777777" w:rsidR="00807C37" w:rsidRPr="00C149E9" w:rsidRDefault="00807C37" w:rsidP="008C1EB2">
            <w:pPr>
              <w:jc w:val="center"/>
              <w:rPr>
                <w:rFonts w:cs="Times New Roman"/>
                <w:b/>
                <w:szCs w:val="24"/>
              </w:rPr>
            </w:pPr>
            <w:r w:rsidRPr="00C149E9">
              <w:rPr>
                <w:rFonts w:cs="Times New Roman"/>
                <w:b/>
                <w:szCs w:val="24"/>
              </w:rPr>
              <w:t>Variable</w:t>
            </w:r>
          </w:p>
        </w:tc>
        <w:tc>
          <w:tcPr>
            <w:tcW w:w="3960" w:type="dxa"/>
            <w:tcMar>
              <w:top w:w="100" w:type="dxa"/>
              <w:left w:w="100" w:type="dxa"/>
              <w:bottom w:w="100" w:type="dxa"/>
              <w:right w:w="100" w:type="dxa"/>
            </w:tcMar>
          </w:tcPr>
          <w:p w14:paraId="3FD92EA7" w14:textId="77777777" w:rsidR="00807C37" w:rsidRPr="00C149E9" w:rsidRDefault="00807C37" w:rsidP="008C1EB2">
            <w:pPr>
              <w:jc w:val="center"/>
              <w:rPr>
                <w:rFonts w:cs="Times New Roman"/>
                <w:b/>
                <w:szCs w:val="24"/>
              </w:rPr>
            </w:pPr>
            <w:r w:rsidRPr="00C149E9">
              <w:rPr>
                <w:rFonts w:cs="Times New Roman"/>
                <w:b/>
                <w:szCs w:val="24"/>
              </w:rPr>
              <w:t>Relation to biomass consumption</w:t>
            </w:r>
          </w:p>
        </w:tc>
        <w:tc>
          <w:tcPr>
            <w:tcW w:w="3330" w:type="dxa"/>
            <w:tcMar>
              <w:top w:w="100" w:type="dxa"/>
              <w:left w:w="100" w:type="dxa"/>
              <w:bottom w:w="100" w:type="dxa"/>
              <w:right w:w="100" w:type="dxa"/>
            </w:tcMar>
          </w:tcPr>
          <w:p w14:paraId="09DFA306" w14:textId="77777777" w:rsidR="00807C37" w:rsidRPr="00C149E9" w:rsidRDefault="00807C37" w:rsidP="008C1EB2">
            <w:pPr>
              <w:jc w:val="center"/>
              <w:rPr>
                <w:rFonts w:cs="Times New Roman"/>
                <w:b/>
                <w:szCs w:val="24"/>
              </w:rPr>
            </w:pPr>
            <w:r w:rsidRPr="00C149E9">
              <w:rPr>
                <w:rFonts w:cs="Times New Roman"/>
                <w:b/>
                <w:szCs w:val="24"/>
              </w:rPr>
              <w:t>Data source</w:t>
            </w:r>
          </w:p>
        </w:tc>
      </w:tr>
      <w:tr w:rsidR="00807C37" w:rsidRPr="00C149E9" w14:paraId="33142030" w14:textId="77777777" w:rsidTr="00D416A4">
        <w:tc>
          <w:tcPr>
            <w:tcW w:w="2250" w:type="dxa"/>
            <w:tcMar>
              <w:top w:w="100" w:type="dxa"/>
              <w:left w:w="100" w:type="dxa"/>
              <w:bottom w:w="100" w:type="dxa"/>
              <w:right w:w="100" w:type="dxa"/>
            </w:tcMar>
          </w:tcPr>
          <w:p w14:paraId="6F2492E5" w14:textId="7DED93E4" w:rsidR="00807C37" w:rsidRPr="00C149E9" w:rsidRDefault="00807C37" w:rsidP="00C035B2">
            <w:pPr>
              <w:spacing w:before="0"/>
              <w:jc w:val="left"/>
              <w:rPr>
                <w:rFonts w:cs="Times New Roman"/>
                <w:szCs w:val="24"/>
              </w:rPr>
            </w:pPr>
            <w:r w:rsidRPr="00C149E9">
              <w:rPr>
                <w:rFonts w:cs="Times New Roman"/>
                <w:szCs w:val="24"/>
              </w:rPr>
              <w:t>Population density 2010</w:t>
            </w:r>
          </w:p>
        </w:tc>
        <w:tc>
          <w:tcPr>
            <w:tcW w:w="3960" w:type="dxa"/>
            <w:tcMar>
              <w:top w:w="100" w:type="dxa"/>
              <w:left w:w="100" w:type="dxa"/>
              <w:bottom w:w="100" w:type="dxa"/>
              <w:right w:w="100" w:type="dxa"/>
            </w:tcMar>
          </w:tcPr>
          <w:p w14:paraId="69245745" w14:textId="77777777" w:rsidR="00807C37" w:rsidRPr="00C149E9" w:rsidRDefault="00807C37" w:rsidP="00C035B2">
            <w:pPr>
              <w:spacing w:before="0"/>
              <w:jc w:val="left"/>
              <w:rPr>
                <w:rFonts w:cs="Times New Roman"/>
                <w:szCs w:val="24"/>
              </w:rPr>
            </w:pPr>
            <w:r w:rsidRPr="00C149E9">
              <w:rPr>
                <w:rFonts w:cs="Times New Roman"/>
                <w:szCs w:val="24"/>
              </w:rPr>
              <w:t>Basic demographic characteristic, reflect the demand size of biomass consumption.</w:t>
            </w:r>
          </w:p>
        </w:tc>
        <w:tc>
          <w:tcPr>
            <w:tcW w:w="3330" w:type="dxa"/>
            <w:tcMar>
              <w:top w:w="100" w:type="dxa"/>
              <w:left w:w="100" w:type="dxa"/>
              <w:bottom w:w="100" w:type="dxa"/>
              <w:right w:w="100" w:type="dxa"/>
            </w:tcMar>
          </w:tcPr>
          <w:p w14:paraId="3234EA7A" w14:textId="77777777" w:rsidR="00807C37" w:rsidRPr="00C149E9" w:rsidRDefault="00807C37" w:rsidP="00C035B2">
            <w:pPr>
              <w:spacing w:before="0"/>
              <w:jc w:val="left"/>
              <w:rPr>
                <w:rFonts w:cs="Times New Roman"/>
                <w:szCs w:val="24"/>
              </w:rPr>
            </w:pPr>
            <w:r w:rsidRPr="00C149E9">
              <w:rPr>
                <w:rFonts w:cs="Times New Roman"/>
                <w:szCs w:val="24"/>
              </w:rPr>
              <w:t>MONRE 2010 - Commune level population density</w:t>
            </w:r>
          </w:p>
        </w:tc>
      </w:tr>
      <w:tr w:rsidR="00807C37" w:rsidRPr="00C149E9" w14:paraId="00A5BC9E" w14:textId="77777777" w:rsidTr="00D416A4">
        <w:tc>
          <w:tcPr>
            <w:tcW w:w="2250" w:type="dxa"/>
            <w:tcMar>
              <w:top w:w="100" w:type="dxa"/>
              <w:left w:w="100" w:type="dxa"/>
              <w:bottom w:w="100" w:type="dxa"/>
              <w:right w:w="100" w:type="dxa"/>
            </w:tcMar>
          </w:tcPr>
          <w:p w14:paraId="2623B16C" w14:textId="3DB58D60" w:rsidR="00807C37" w:rsidRPr="00C149E9" w:rsidRDefault="00BD7355" w:rsidP="00C035B2">
            <w:pPr>
              <w:spacing w:before="0"/>
              <w:jc w:val="left"/>
              <w:rPr>
                <w:rFonts w:cs="Times New Roman"/>
                <w:szCs w:val="24"/>
              </w:rPr>
            </w:pPr>
            <w:r>
              <w:rPr>
                <w:rFonts w:cs="Times New Roman"/>
                <w:szCs w:val="24"/>
              </w:rPr>
              <w:t xml:space="preserve">Mean </w:t>
            </w:r>
            <w:r w:rsidR="00807C37" w:rsidRPr="00C149E9">
              <w:rPr>
                <w:rFonts w:cs="Times New Roman"/>
                <w:szCs w:val="24"/>
              </w:rPr>
              <w:t xml:space="preserve">elevation </w:t>
            </w:r>
          </w:p>
        </w:tc>
        <w:tc>
          <w:tcPr>
            <w:tcW w:w="3960" w:type="dxa"/>
            <w:tcMar>
              <w:top w:w="100" w:type="dxa"/>
              <w:left w:w="100" w:type="dxa"/>
              <w:bottom w:w="100" w:type="dxa"/>
              <w:right w:w="100" w:type="dxa"/>
            </w:tcMar>
          </w:tcPr>
          <w:p w14:paraId="425A49DC" w14:textId="3BF670D3" w:rsidR="00807C37" w:rsidRPr="00C149E9" w:rsidRDefault="00807C37" w:rsidP="00C035B2">
            <w:pPr>
              <w:spacing w:before="0"/>
              <w:jc w:val="left"/>
              <w:rPr>
                <w:rFonts w:cs="Times New Roman"/>
                <w:szCs w:val="24"/>
              </w:rPr>
            </w:pPr>
            <w:r w:rsidRPr="00C149E9">
              <w:rPr>
                <w:rFonts w:cs="Times New Roman"/>
                <w:szCs w:val="24"/>
              </w:rPr>
              <w:t xml:space="preserve">Geographic character of a population in relationship with biomass source and consumption. People living in higher altitude usually consume more </w:t>
            </w:r>
            <w:proofErr w:type="spellStart"/>
            <w:r w:rsidR="00604187">
              <w:rPr>
                <w:rFonts w:cs="Times New Roman"/>
                <w:szCs w:val="24"/>
              </w:rPr>
              <w:t>fuelwood</w:t>
            </w:r>
            <w:proofErr w:type="spellEnd"/>
            <w:r w:rsidRPr="00C149E9">
              <w:rPr>
                <w:rFonts w:cs="Times New Roman"/>
                <w:szCs w:val="24"/>
              </w:rPr>
              <w:t xml:space="preserve"> for heating</w:t>
            </w:r>
          </w:p>
        </w:tc>
        <w:tc>
          <w:tcPr>
            <w:tcW w:w="3330" w:type="dxa"/>
            <w:tcMar>
              <w:top w:w="100" w:type="dxa"/>
              <w:left w:w="100" w:type="dxa"/>
              <w:bottom w:w="100" w:type="dxa"/>
              <w:right w:w="100" w:type="dxa"/>
            </w:tcMar>
          </w:tcPr>
          <w:p w14:paraId="1CD05DA8" w14:textId="77777777" w:rsidR="00807C37" w:rsidRPr="00C149E9" w:rsidRDefault="00807C37" w:rsidP="00C035B2">
            <w:pPr>
              <w:spacing w:before="0"/>
              <w:jc w:val="left"/>
              <w:rPr>
                <w:rFonts w:cs="Times New Roman"/>
                <w:szCs w:val="24"/>
              </w:rPr>
            </w:pPr>
            <w:r w:rsidRPr="00C149E9">
              <w:rPr>
                <w:rFonts w:cs="Times New Roman"/>
                <w:szCs w:val="24"/>
              </w:rPr>
              <w:t>Global ASTER Digital elevation model, resolution 30 m. Computed as mean value for each commune</w:t>
            </w:r>
          </w:p>
        </w:tc>
      </w:tr>
      <w:tr w:rsidR="00807C37" w:rsidRPr="00C149E9" w14:paraId="0BF83303" w14:textId="77777777" w:rsidTr="00D416A4">
        <w:tc>
          <w:tcPr>
            <w:tcW w:w="2250" w:type="dxa"/>
            <w:tcMar>
              <w:top w:w="100" w:type="dxa"/>
              <w:left w:w="100" w:type="dxa"/>
              <w:bottom w:w="100" w:type="dxa"/>
              <w:right w:w="100" w:type="dxa"/>
            </w:tcMar>
          </w:tcPr>
          <w:p w14:paraId="7141B0EB" w14:textId="149EF656" w:rsidR="00807C37" w:rsidRPr="00C149E9" w:rsidRDefault="00807C37" w:rsidP="00C035B2">
            <w:pPr>
              <w:spacing w:before="0"/>
              <w:jc w:val="left"/>
              <w:rPr>
                <w:rFonts w:cs="Times New Roman"/>
                <w:szCs w:val="24"/>
              </w:rPr>
            </w:pPr>
            <w:r w:rsidRPr="00C149E9">
              <w:rPr>
                <w:rFonts w:cs="Times New Roman"/>
                <w:szCs w:val="24"/>
              </w:rPr>
              <w:t>Mean slope</w:t>
            </w:r>
          </w:p>
        </w:tc>
        <w:tc>
          <w:tcPr>
            <w:tcW w:w="3960" w:type="dxa"/>
            <w:tcMar>
              <w:top w:w="100" w:type="dxa"/>
              <w:left w:w="100" w:type="dxa"/>
              <w:bottom w:w="100" w:type="dxa"/>
              <w:right w:w="100" w:type="dxa"/>
            </w:tcMar>
          </w:tcPr>
          <w:p w14:paraId="002D1812" w14:textId="77777777" w:rsidR="00807C37" w:rsidRPr="00C149E9" w:rsidRDefault="00807C37" w:rsidP="00C035B2">
            <w:pPr>
              <w:spacing w:before="0"/>
              <w:jc w:val="left"/>
              <w:rPr>
                <w:rFonts w:cs="Times New Roman"/>
                <w:szCs w:val="24"/>
              </w:rPr>
            </w:pPr>
            <w:r w:rsidRPr="00C149E9">
              <w:rPr>
                <w:rFonts w:cs="Times New Roman"/>
                <w:szCs w:val="24"/>
              </w:rPr>
              <w:t>Reflect the terrain condition and accessibility</w:t>
            </w:r>
          </w:p>
        </w:tc>
        <w:tc>
          <w:tcPr>
            <w:tcW w:w="3330" w:type="dxa"/>
            <w:tcMar>
              <w:top w:w="100" w:type="dxa"/>
              <w:left w:w="100" w:type="dxa"/>
              <w:bottom w:w="100" w:type="dxa"/>
              <w:right w:w="100" w:type="dxa"/>
            </w:tcMar>
          </w:tcPr>
          <w:p w14:paraId="5D010A62" w14:textId="77777777" w:rsidR="00807C37" w:rsidRPr="00C149E9" w:rsidRDefault="00807C37" w:rsidP="00C035B2">
            <w:pPr>
              <w:spacing w:before="0"/>
              <w:jc w:val="left"/>
              <w:rPr>
                <w:rFonts w:cs="Times New Roman"/>
                <w:szCs w:val="24"/>
              </w:rPr>
            </w:pPr>
            <w:r w:rsidRPr="00C149E9">
              <w:rPr>
                <w:rFonts w:cs="Times New Roman"/>
                <w:szCs w:val="24"/>
              </w:rPr>
              <w:t>Global ASTER Digital elevation model, resolution 30 m. Computed as mean value for each commune</w:t>
            </w:r>
          </w:p>
        </w:tc>
      </w:tr>
      <w:tr w:rsidR="00807C37" w:rsidRPr="00C149E9" w14:paraId="14BB5C28" w14:textId="77777777" w:rsidTr="00D416A4">
        <w:tc>
          <w:tcPr>
            <w:tcW w:w="2250" w:type="dxa"/>
            <w:tcMar>
              <w:top w:w="100" w:type="dxa"/>
              <w:left w:w="100" w:type="dxa"/>
              <w:bottom w:w="100" w:type="dxa"/>
              <w:right w:w="100" w:type="dxa"/>
            </w:tcMar>
          </w:tcPr>
          <w:p w14:paraId="4BC9C10C" w14:textId="77777777" w:rsidR="00807C37" w:rsidRPr="00C149E9" w:rsidRDefault="00807C37" w:rsidP="00C035B2">
            <w:pPr>
              <w:spacing w:before="0"/>
              <w:jc w:val="left"/>
              <w:rPr>
                <w:rFonts w:cs="Times New Roman"/>
                <w:szCs w:val="24"/>
              </w:rPr>
            </w:pPr>
            <w:r w:rsidRPr="00C149E9">
              <w:rPr>
                <w:rFonts w:cs="Times New Roman"/>
                <w:szCs w:val="24"/>
              </w:rPr>
              <w:t xml:space="preserve"> Distance to road</w:t>
            </w:r>
          </w:p>
        </w:tc>
        <w:tc>
          <w:tcPr>
            <w:tcW w:w="3960" w:type="dxa"/>
            <w:tcMar>
              <w:top w:w="100" w:type="dxa"/>
              <w:left w:w="100" w:type="dxa"/>
              <w:bottom w:w="100" w:type="dxa"/>
              <w:right w:w="100" w:type="dxa"/>
            </w:tcMar>
          </w:tcPr>
          <w:p w14:paraId="15FFC3BA" w14:textId="77777777" w:rsidR="00807C37" w:rsidRPr="00C149E9" w:rsidRDefault="00807C37" w:rsidP="00C035B2">
            <w:pPr>
              <w:spacing w:before="0"/>
              <w:jc w:val="left"/>
              <w:rPr>
                <w:rFonts w:cs="Times New Roman"/>
                <w:szCs w:val="24"/>
              </w:rPr>
            </w:pPr>
            <w:r w:rsidRPr="00C149E9">
              <w:rPr>
                <w:rFonts w:cs="Times New Roman"/>
                <w:szCs w:val="24"/>
              </w:rPr>
              <w:t>Reflect the level of access to transportation</w:t>
            </w:r>
          </w:p>
        </w:tc>
        <w:tc>
          <w:tcPr>
            <w:tcW w:w="3330" w:type="dxa"/>
            <w:tcMar>
              <w:top w:w="100" w:type="dxa"/>
              <w:left w:w="100" w:type="dxa"/>
              <w:bottom w:w="100" w:type="dxa"/>
              <w:right w:w="100" w:type="dxa"/>
            </w:tcMar>
          </w:tcPr>
          <w:p w14:paraId="10046C4C" w14:textId="77777777" w:rsidR="00807C37" w:rsidRPr="00C149E9" w:rsidRDefault="00807C37" w:rsidP="00C035B2">
            <w:pPr>
              <w:spacing w:before="0"/>
              <w:jc w:val="left"/>
              <w:rPr>
                <w:rFonts w:cs="Times New Roman"/>
                <w:szCs w:val="24"/>
              </w:rPr>
            </w:pPr>
            <w:r w:rsidRPr="00C149E9">
              <w:rPr>
                <w:rFonts w:cs="Times New Roman"/>
                <w:szCs w:val="24"/>
              </w:rPr>
              <w:t>Distance to national road, inter-provincial road, inter-district road. Computed as mean value for each commune</w:t>
            </w:r>
          </w:p>
        </w:tc>
      </w:tr>
      <w:tr w:rsidR="00807C37" w:rsidRPr="00C149E9" w14:paraId="0B7C8921" w14:textId="77777777" w:rsidTr="00D416A4">
        <w:tc>
          <w:tcPr>
            <w:tcW w:w="2250" w:type="dxa"/>
            <w:tcMar>
              <w:top w:w="100" w:type="dxa"/>
              <w:left w:w="100" w:type="dxa"/>
              <w:bottom w:w="100" w:type="dxa"/>
              <w:right w:w="100" w:type="dxa"/>
            </w:tcMar>
          </w:tcPr>
          <w:p w14:paraId="72CB1503" w14:textId="77777777" w:rsidR="00807C37" w:rsidRPr="00C149E9" w:rsidRDefault="00807C37" w:rsidP="00C035B2">
            <w:pPr>
              <w:spacing w:before="0"/>
              <w:jc w:val="left"/>
              <w:rPr>
                <w:rFonts w:cs="Times New Roman"/>
                <w:szCs w:val="24"/>
              </w:rPr>
            </w:pPr>
            <w:r w:rsidRPr="00C149E9">
              <w:rPr>
                <w:rFonts w:cs="Times New Roman"/>
                <w:szCs w:val="24"/>
              </w:rPr>
              <w:t>Average annual temperature</w:t>
            </w:r>
          </w:p>
        </w:tc>
        <w:tc>
          <w:tcPr>
            <w:tcW w:w="3960" w:type="dxa"/>
            <w:tcMar>
              <w:top w:w="100" w:type="dxa"/>
              <w:left w:w="100" w:type="dxa"/>
              <w:bottom w:w="100" w:type="dxa"/>
              <w:right w:w="100" w:type="dxa"/>
            </w:tcMar>
          </w:tcPr>
          <w:p w14:paraId="73F213EA" w14:textId="29C3B5C2" w:rsidR="00807C37" w:rsidRPr="00C149E9" w:rsidRDefault="00807C37" w:rsidP="00C035B2">
            <w:pPr>
              <w:spacing w:before="0"/>
              <w:jc w:val="left"/>
              <w:rPr>
                <w:rFonts w:cs="Times New Roman"/>
                <w:szCs w:val="24"/>
              </w:rPr>
            </w:pPr>
            <w:r w:rsidRPr="00C149E9">
              <w:rPr>
                <w:rFonts w:cs="Times New Roman"/>
                <w:szCs w:val="24"/>
              </w:rPr>
              <w:t xml:space="preserve">Area with lower temperature would need more </w:t>
            </w:r>
            <w:proofErr w:type="spellStart"/>
            <w:r w:rsidR="00604187">
              <w:rPr>
                <w:rFonts w:cs="Times New Roman"/>
                <w:szCs w:val="24"/>
              </w:rPr>
              <w:t>fuelwood</w:t>
            </w:r>
            <w:proofErr w:type="spellEnd"/>
            <w:r w:rsidRPr="00C149E9">
              <w:rPr>
                <w:rFonts w:cs="Times New Roman"/>
                <w:szCs w:val="24"/>
              </w:rPr>
              <w:t xml:space="preserve"> for heating and cooking</w:t>
            </w:r>
          </w:p>
        </w:tc>
        <w:tc>
          <w:tcPr>
            <w:tcW w:w="3330" w:type="dxa"/>
            <w:tcMar>
              <w:top w:w="100" w:type="dxa"/>
              <w:left w:w="100" w:type="dxa"/>
              <w:bottom w:w="100" w:type="dxa"/>
              <w:right w:w="100" w:type="dxa"/>
            </w:tcMar>
          </w:tcPr>
          <w:p w14:paraId="28F2F3B7" w14:textId="6F2D98FE" w:rsidR="00807C37" w:rsidRPr="00C149E9" w:rsidRDefault="00F034CB" w:rsidP="00C035B2">
            <w:pPr>
              <w:spacing w:before="0"/>
              <w:jc w:val="left"/>
              <w:rPr>
                <w:rFonts w:cs="Times New Roman"/>
                <w:szCs w:val="24"/>
              </w:rPr>
            </w:pPr>
            <w:proofErr w:type="spellStart"/>
            <w:r>
              <w:rPr>
                <w:rFonts w:cs="Times New Roman"/>
                <w:szCs w:val="24"/>
              </w:rPr>
              <w:t>WorldC</w:t>
            </w:r>
            <w:r w:rsidR="00807C37" w:rsidRPr="00C149E9">
              <w:rPr>
                <w:rFonts w:cs="Times New Roman"/>
                <w:szCs w:val="24"/>
              </w:rPr>
              <w:t>lim</w:t>
            </w:r>
            <w:proofErr w:type="spellEnd"/>
            <w:r w:rsidR="00807C37" w:rsidRPr="00C149E9">
              <w:rPr>
                <w:rFonts w:cs="Times New Roman"/>
                <w:szCs w:val="24"/>
              </w:rPr>
              <w:t>, global climate data at 1 km resolution. Computed as mean value for each commune</w:t>
            </w:r>
          </w:p>
        </w:tc>
      </w:tr>
      <w:tr w:rsidR="00807C37" w:rsidRPr="00C149E9" w14:paraId="2DF08FFB" w14:textId="77777777" w:rsidTr="00D416A4">
        <w:tc>
          <w:tcPr>
            <w:tcW w:w="2250" w:type="dxa"/>
            <w:tcMar>
              <w:top w:w="100" w:type="dxa"/>
              <w:left w:w="100" w:type="dxa"/>
              <w:bottom w:w="100" w:type="dxa"/>
              <w:right w:w="100" w:type="dxa"/>
            </w:tcMar>
          </w:tcPr>
          <w:p w14:paraId="43A55BB4" w14:textId="77777777" w:rsidR="00807C37" w:rsidRPr="00C149E9" w:rsidRDefault="00807C37" w:rsidP="00C035B2">
            <w:pPr>
              <w:spacing w:before="0"/>
              <w:jc w:val="left"/>
              <w:rPr>
                <w:rFonts w:cs="Times New Roman"/>
                <w:szCs w:val="24"/>
              </w:rPr>
            </w:pPr>
            <w:r w:rsidRPr="00C149E9">
              <w:rPr>
                <w:rFonts w:cs="Times New Roman"/>
                <w:szCs w:val="24"/>
              </w:rPr>
              <w:t>Min temp of coldest month</w:t>
            </w:r>
          </w:p>
        </w:tc>
        <w:tc>
          <w:tcPr>
            <w:tcW w:w="3960" w:type="dxa"/>
            <w:tcMar>
              <w:top w:w="100" w:type="dxa"/>
              <w:left w:w="100" w:type="dxa"/>
              <w:bottom w:w="100" w:type="dxa"/>
              <w:right w:w="100" w:type="dxa"/>
            </w:tcMar>
          </w:tcPr>
          <w:p w14:paraId="39BBE261" w14:textId="006CFEBA" w:rsidR="00807C37" w:rsidRPr="00C149E9" w:rsidRDefault="00807C37" w:rsidP="00C035B2">
            <w:pPr>
              <w:spacing w:before="0"/>
              <w:jc w:val="left"/>
              <w:rPr>
                <w:rFonts w:cs="Times New Roman"/>
                <w:szCs w:val="24"/>
              </w:rPr>
            </w:pPr>
            <w:r w:rsidRPr="00C149E9">
              <w:rPr>
                <w:rFonts w:cs="Times New Roman"/>
                <w:szCs w:val="24"/>
              </w:rPr>
              <w:t xml:space="preserve">Area with lower temperature would need more </w:t>
            </w:r>
            <w:proofErr w:type="spellStart"/>
            <w:r w:rsidR="00604187">
              <w:rPr>
                <w:rFonts w:cs="Times New Roman"/>
                <w:szCs w:val="24"/>
              </w:rPr>
              <w:t>fuelwood</w:t>
            </w:r>
            <w:proofErr w:type="spellEnd"/>
            <w:r w:rsidRPr="00C149E9">
              <w:rPr>
                <w:rFonts w:cs="Times New Roman"/>
                <w:szCs w:val="24"/>
              </w:rPr>
              <w:t xml:space="preserve"> for heating and cooking</w:t>
            </w:r>
          </w:p>
        </w:tc>
        <w:tc>
          <w:tcPr>
            <w:tcW w:w="3330" w:type="dxa"/>
            <w:tcMar>
              <w:top w:w="100" w:type="dxa"/>
              <w:left w:w="100" w:type="dxa"/>
              <w:bottom w:w="100" w:type="dxa"/>
              <w:right w:w="100" w:type="dxa"/>
            </w:tcMar>
          </w:tcPr>
          <w:p w14:paraId="77E882D8" w14:textId="6CBA05F2" w:rsidR="00807C37" w:rsidRPr="00C149E9" w:rsidRDefault="00F034CB" w:rsidP="00C035B2">
            <w:pPr>
              <w:spacing w:before="0"/>
              <w:jc w:val="left"/>
              <w:rPr>
                <w:rFonts w:cs="Times New Roman"/>
                <w:szCs w:val="24"/>
              </w:rPr>
            </w:pPr>
            <w:proofErr w:type="spellStart"/>
            <w:r>
              <w:rPr>
                <w:rFonts w:cs="Times New Roman"/>
                <w:szCs w:val="24"/>
              </w:rPr>
              <w:t>WorldC</w:t>
            </w:r>
            <w:r w:rsidR="00807C37" w:rsidRPr="00C149E9">
              <w:rPr>
                <w:rFonts w:cs="Times New Roman"/>
                <w:szCs w:val="24"/>
              </w:rPr>
              <w:t>lim</w:t>
            </w:r>
            <w:proofErr w:type="spellEnd"/>
            <w:r w:rsidR="00807C37" w:rsidRPr="00C149E9">
              <w:rPr>
                <w:rFonts w:cs="Times New Roman"/>
                <w:szCs w:val="24"/>
              </w:rPr>
              <w:t>, global climate data at 1 km resolution. Computed as mean value for each commune</w:t>
            </w:r>
          </w:p>
        </w:tc>
      </w:tr>
      <w:tr w:rsidR="00807C37" w:rsidRPr="00C149E9" w14:paraId="7D18EBFB" w14:textId="77777777" w:rsidTr="00D416A4">
        <w:trPr>
          <w:trHeight w:val="720"/>
        </w:trPr>
        <w:tc>
          <w:tcPr>
            <w:tcW w:w="2250" w:type="dxa"/>
            <w:tcMar>
              <w:top w:w="100" w:type="dxa"/>
              <w:left w:w="100" w:type="dxa"/>
              <w:bottom w:w="100" w:type="dxa"/>
              <w:right w:w="100" w:type="dxa"/>
            </w:tcMar>
          </w:tcPr>
          <w:p w14:paraId="00D05F3D" w14:textId="77777777" w:rsidR="00807C37" w:rsidRPr="00C149E9" w:rsidRDefault="00807C37" w:rsidP="00C035B2">
            <w:pPr>
              <w:spacing w:before="0"/>
              <w:jc w:val="left"/>
              <w:rPr>
                <w:rFonts w:cs="Times New Roman"/>
                <w:szCs w:val="24"/>
              </w:rPr>
            </w:pPr>
            <w:r w:rsidRPr="00C149E9">
              <w:rPr>
                <w:rFonts w:cs="Times New Roman"/>
                <w:szCs w:val="24"/>
              </w:rPr>
              <w:lastRenderedPageBreak/>
              <w:t>Cover % of natural forest area</w:t>
            </w:r>
          </w:p>
        </w:tc>
        <w:tc>
          <w:tcPr>
            <w:tcW w:w="3960" w:type="dxa"/>
            <w:tcMar>
              <w:top w:w="100" w:type="dxa"/>
              <w:left w:w="100" w:type="dxa"/>
              <w:bottom w:w="100" w:type="dxa"/>
              <w:right w:w="100" w:type="dxa"/>
            </w:tcMar>
          </w:tcPr>
          <w:p w14:paraId="54E24C79" w14:textId="4FE519F1" w:rsidR="00807C37" w:rsidRPr="00C149E9" w:rsidRDefault="00807C37" w:rsidP="00C035B2">
            <w:pPr>
              <w:spacing w:before="0"/>
              <w:jc w:val="left"/>
              <w:rPr>
                <w:rFonts w:cs="Times New Roman"/>
                <w:szCs w:val="24"/>
              </w:rPr>
            </w:pPr>
            <w:r w:rsidRPr="00C149E9">
              <w:rPr>
                <w:rFonts w:cs="Times New Roman"/>
                <w:szCs w:val="24"/>
              </w:rPr>
              <w:t xml:space="preserve">Reflect the source of </w:t>
            </w:r>
            <w:proofErr w:type="spellStart"/>
            <w:r w:rsidR="00604187">
              <w:rPr>
                <w:rFonts w:cs="Times New Roman"/>
                <w:szCs w:val="24"/>
              </w:rPr>
              <w:t>fuelwood</w:t>
            </w:r>
            <w:proofErr w:type="spellEnd"/>
          </w:p>
        </w:tc>
        <w:tc>
          <w:tcPr>
            <w:tcW w:w="3330" w:type="dxa"/>
            <w:tcMar>
              <w:top w:w="100" w:type="dxa"/>
              <w:left w:w="100" w:type="dxa"/>
              <w:bottom w:w="100" w:type="dxa"/>
              <w:right w:w="100" w:type="dxa"/>
            </w:tcMar>
          </w:tcPr>
          <w:p w14:paraId="089CA956" w14:textId="77777777" w:rsidR="00807C37" w:rsidRPr="00C149E9" w:rsidRDefault="00807C37" w:rsidP="00C035B2">
            <w:pPr>
              <w:spacing w:before="0"/>
              <w:jc w:val="left"/>
              <w:rPr>
                <w:rFonts w:cs="Times New Roman"/>
                <w:szCs w:val="24"/>
              </w:rPr>
            </w:pPr>
            <w:r w:rsidRPr="00C149E9">
              <w:rPr>
                <w:rFonts w:cs="Times New Roman"/>
                <w:szCs w:val="24"/>
              </w:rPr>
              <w:t>MARD, National forest inventory 2010, available at provincial level</w:t>
            </w:r>
          </w:p>
        </w:tc>
      </w:tr>
      <w:tr w:rsidR="00807C37" w:rsidRPr="00C149E9" w14:paraId="72102C93" w14:textId="77777777" w:rsidTr="00D416A4">
        <w:tc>
          <w:tcPr>
            <w:tcW w:w="2250" w:type="dxa"/>
            <w:tcMar>
              <w:top w:w="100" w:type="dxa"/>
              <w:left w:w="100" w:type="dxa"/>
              <w:bottom w:w="100" w:type="dxa"/>
              <w:right w:w="100" w:type="dxa"/>
            </w:tcMar>
          </w:tcPr>
          <w:p w14:paraId="4021EEAD" w14:textId="77777777" w:rsidR="00807C37" w:rsidRPr="00C149E9" w:rsidRDefault="00807C37" w:rsidP="00C035B2">
            <w:pPr>
              <w:spacing w:before="0"/>
              <w:jc w:val="left"/>
              <w:rPr>
                <w:rFonts w:cs="Times New Roman"/>
                <w:szCs w:val="24"/>
              </w:rPr>
            </w:pPr>
            <w:r w:rsidRPr="00C149E9">
              <w:rPr>
                <w:rFonts w:cs="Times New Roman"/>
                <w:szCs w:val="24"/>
              </w:rPr>
              <w:t>Cover % of plantation forest area</w:t>
            </w:r>
          </w:p>
        </w:tc>
        <w:tc>
          <w:tcPr>
            <w:tcW w:w="3960" w:type="dxa"/>
            <w:tcMar>
              <w:top w:w="100" w:type="dxa"/>
              <w:left w:w="100" w:type="dxa"/>
              <w:bottom w:w="100" w:type="dxa"/>
              <w:right w:w="100" w:type="dxa"/>
            </w:tcMar>
          </w:tcPr>
          <w:p w14:paraId="70CE2B4D" w14:textId="487A4C41" w:rsidR="00807C37" w:rsidRPr="00C149E9" w:rsidRDefault="00807C37" w:rsidP="00C035B2">
            <w:pPr>
              <w:spacing w:before="0"/>
              <w:jc w:val="left"/>
              <w:rPr>
                <w:rFonts w:cs="Times New Roman"/>
                <w:szCs w:val="24"/>
              </w:rPr>
            </w:pPr>
            <w:r w:rsidRPr="00C149E9">
              <w:rPr>
                <w:rFonts w:cs="Times New Roman"/>
                <w:szCs w:val="24"/>
              </w:rPr>
              <w:t xml:space="preserve">Reflect the source of </w:t>
            </w:r>
            <w:proofErr w:type="spellStart"/>
            <w:r w:rsidR="00604187">
              <w:rPr>
                <w:rFonts w:cs="Times New Roman"/>
                <w:szCs w:val="24"/>
              </w:rPr>
              <w:t>fuelwood</w:t>
            </w:r>
            <w:proofErr w:type="spellEnd"/>
          </w:p>
        </w:tc>
        <w:tc>
          <w:tcPr>
            <w:tcW w:w="3330" w:type="dxa"/>
            <w:tcMar>
              <w:top w:w="100" w:type="dxa"/>
              <w:left w:w="100" w:type="dxa"/>
              <w:bottom w:w="100" w:type="dxa"/>
              <w:right w:w="100" w:type="dxa"/>
            </w:tcMar>
          </w:tcPr>
          <w:p w14:paraId="30601B9D" w14:textId="77777777" w:rsidR="00807C37" w:rsidRPr="00C149E9" w:rsidRDefault="00807C37" w:rsidP="00C035B2">
            <w:pPr>
              <w:spacing w:before="0"/>
              <w:jc w:val="left"/>
              <w:rPr>
                <w:rFonts w:cs="Times New Roman"/>
                <w:szCs w:val="24"/>
              </w:rPr>
            </w:pPr>
            <w:r w:rsidRPr="00C149E9">
              <w:rPr>
                <w:rFonts w:cs="Times New Roman"/>
                <w:szCs w:val="24"/>
              </w:rPr>
              <w:t>MARD, National forest inventory 2010, available at provincial level</w:t>
            </w:r>
          </w:p>
        </w:tc>
      </w:tr>
    </w:tbl>
    <w:p w14:paraId="718AFBBC" w14:textId="77777777" w:rsidR="00807C37" w:rsidRPr="00C149E9" w:rsidRDefault="00807C37" w:rsidP="00807C37">
      <w:pPr>
        <w:rPr>
          <w:rFonts w:cs="Times New Roman"/>
          <w:szCs w:val="24"/>
        </w:rPr>
      </w:pPr>
      <w:r w:rsidRPr="00C149E9">
        <w:rPr>
          <w:rFonts w:cs="Times New Roman"/>
          <w:color w:val="212F40"/>
          <w:szCs w:val="24"/>
          <w:highlight w:val="white"/>
        </w:rPr>
        <w:t xml:space="preserve"> </w:t>
      </w:r>
    </w:p>
    <w:p w14:paraId="7BE850B5" w14:textId="4E88EB2D" w:rsidR="00807C37" w:rsidRDefault="00807C37" w:rsidP="00807C37">
      <w:pPr>
        <w:rPr>
          <w:rFonts w:cs="Times New Roman"/>
          <w:szCs w:val="24"/>
        </w:rPr>
      </w:pPr>
      <w:r w:rsidRPr="00C322B4">
        <w:rPr>
          <w:rFonts w:cs="Times New Roman"/>
          <w:szCs w:val="24"/>
          <w:highlight w:val="white"/>
        </w:rPr>
        <w:t xml:space="preserve">All of the above information is extracted for each commune in Thanh Hoa and </w:t>
      </w:r>
      <w:proofErr w:type="spellStart"/>
      <w:r w:rsidRPr="00C322B4">
        <w:rPr>
          <w:rFonts w:cs="Times New Roman"/>
          <w:szCs w:val="24"/>
          <w:highlight w:val="white"/>
        </w:rPr>
        <w:t>Nghe</w:t>
      </w:r>
      <w:proofErr w:type="spellEnd"/>
      <w:r w:rsidRPr="00C322B4">
        <w:rPr>
          <w:rFonts w:cs="Times New Roman"/>
          <w:szCs w:val="24"/>
          <w:highlight w:val="white"/>
        </w:rPr>
        <w:t xml:space="preserve"> An. To classify all </w:t>
      </w:r>
      <w:proofErr w:type="gramStart"/>
      <w:r w:rsidRPr="00C322B4">
        <w:rPr>
          <w:rFonts w:cs="Times New Roman"/>
          <w:szCs w:val="24"/>
          <w:highlight w:val="white"/>
        </w:rPr>
        <w:t>commune</w:t>
      </w:r>
      <w:proofErr w:type="gramEnd"/>
      <w:r w:rsidRPr="00C322B4">
        <w:rPr>
          <w:rFonts w:cs="Times New Roman"/>
          <w:szCs w:val="24"/>
          <w:highlight w:val="white"/>
        </w:rPr>
        <w:t xml:space="preserve"> in the study area into homogenous group, the K-mean clustering method is employed. This procedure uses non-hierarchical clustering of observations according to </w:t>
      </w:r>
      <w:proofErr w:type="spellStart"/>
      <w:r w:rsidRPr="00C322B4">
        <w:rPr>
          <w:rFonts w:cs="Times New Roman"/>
          <w:szCs w:val="24"/>
          <w:highlight w:val="white"/>
        </w:rPr>
        <w:t>MacQueen's</w:t>
      </w:r>
      <w:proofErr w:type="spellEnd"/>
      <w:r w:rsidRPr="00C322B4">
        <w:rPr>
          <w:rFonts w:cs="Times New Roman"/>
          <w:szCs w:val="24"/>
          <w:highlight w:val="white"/>
        </w:rPr>
        <w:t xml:space="preserve"> algorithm</w:t>
      </w:r>
      <w:r w:rsidRPr="00C322B4">
        <w:rPr>
          <w:rFonts w:cs="Times New Roman"/>
          <w:szCs w:val="24"/>
          <w:highlight w:val="white"/>
          <w:vertAlign w:val="superscript"/>
        </w:rPr>
        <w:footnoteReference w:id="1"/>
      </w:r>
      <w:r w:rsidRPr="00C322B4">
        <w:rPr>
          <w:rFonts w:cs="Times New Roman"/>
          <w:szCs w:val="24"/>
          <w:highlight w:val="white"/>
        </w:rPr>
        <w:t>. The result of this process is 6 clusters of commune that are similar in term of biomass consumption (Fig1 and Fig 2). After some initial analysis of the clustering result, it was found that the</w:t>
      </w:r>
      <w:r w:rsidR="00F034CB" w:rsidRPr="00C322B4">
        <w:rPr>
          <w:rFonts w:cs="Times New Roman"/>
          <w:szCs w:val="24"/>
          <w:highlight w:val="white"/>
        </w:rPr>
        <w:t xml:space="preserve"> size of</w:t>
      </w:r>
      <w:r w:rsidRPr="00C322B4">
        <w:rPr>
          <w:rFonts w:cs="Times New Roman"/>
          <w:szCs w:val="24"/>
          <w:highlight w:val="white"/>
        </w:rPr>
        <w:t xml:space="preserve"> cluster </w:t>
      </w:r>
      <w:r w:rsidR="005D008A" w:rsidRPr="00C322B4">
        <w:rPr>
          <w:rFonts w:cs="Times New Roman"/>
          <w:szCs w:val="24"/>
          <w:highlight w:val="white"/>
        </w:rPr>
        <w:t>1</w:t>
      </w:r>
      <w:r w:rsidRPr="00C322B4">
        <w:rPr>
          <w:rFonts w:cs="Times New Roman"/>
          <w:szCs w:val="24"/>
          <w:highlight w:val="white"/>
        </w:rPr>
        <w:t xml:space="preserve"> is very small compare to other clusters. Cluster </w:t>
      </w:r>
      <w:r w:rsidR="005D008A" w:rsidRPr="00C322B4">
        <w:rPr>
          <w:rFonts w:cs="Times New Roman"/>
          <w:szCs w:val="24"/>
          <w:highlight w:val="white"/>
        </w:rPr>
        <w:t>1</w:t>
      </w:r>
      <w:r w:rsidRPr="00C322B4">
        <w:rPr>
          <w:rFonts w:cs="Times New Roman"/>
          <w:szCs w:val="24"/>
          <w:highlight w:val="white"/>
        </w:rPr>
        <w:t xml:space="preserve"> represent communes and wards with very high population </w:t>
      </w:r>
      <w:proofErr w:type="gramStart"/>
      <w:r w:rsidRPr="00C322B4">
        <w:rPr>
          <w:rFonts w:cs="Times New Roman"/>
          <w:szCs w:val="24"/>
          <w:highlight w:val="white"/>
        </w:rPr>
        <w:t>density that are</w:t>
      </w:r>
      <w:proofErr w:type="gramEnd"/>
      <w:r w:rsidRPr="00C322B4">
        <w:rPr>
          <w:rFonts w:cs="Times New Roman"/>
          <w:szCs w:val="24"/>
          <w:highlight w:val="white"/>
        </w:rPr>
        <w:t xml:space="preserve"> mainly located in city and big towns. </w:t>
      </w:r>
      <w:r w:rsidR="00E511F7">
        <w:rPr>
          <w:rFonts w:cs="Times New Roman"/>
          <w:szCs w:val="24"/>
          <w:highlight w:val="white"/>
        </w:rPr>
        <w:t>This</w:t>
      </w:r>
      <w:r w:rsidR="00E511F7" w:rsidRPr="00C322B4">
        <w:rPr>
          <w:rFonts w:cs="Times New Roman"/>
          <w:szCs w:val="24"/>
          <w:highlight w:val="white"/>
        </w:rPr>
        <w:t xml:space="preserve"> </w:t>
      </w:r>
      <w:r w:rsidRPr="00C322B4">
        <w:rPr>
          <w:rFonts w:cs="Times New Roman"/>
          <w:szCs w:val="24"/>
          <w:highlight w:val="white"/>
        </w:rPr>
        <w:t xml:space="preserve">area is not the target of this study, therefore it </w:t>
      </w:r>
      <w:r w:rsidR="005D008A" w:rsidRPr="00C322B4">
        <w:rPr>
          <w:rFonts w:cs="Times New Roman"/>
          <w:szCs w:val="24"/>
          <w:highlight w:val="white"/>
        </w:rPr>
        <w:t>was decided to exclude cluster 1</w:t>
      </w:r>
      <w:r w:rsidR="00C428A0" w:rsidRPr="00C322B4">
        <w:rPr>
          <w:rFonts w:cs="Times New Roman"/>
          <w:szCs w:val="24"/>
          <w:highlight w:val="white"/>
        </w:rPr>
        <w:t xml:space="preserve"> from the sampling scheme.</w:t>
      </w:r>
    </w:p>
    <w:p w14:paraId="2758F7FE" w14:textId="0117DD6C" w:rsidR="00E511F7" w:rsidRDefault="00E511F7" w:rsidP="00E511F7">
      <w:pPr>
        <w:pStyle w:val="Caption"/>
      </w:pPr>
      <w:bookmarkStart w:id="32" w:name="_Ref399598621"/>
      <w:proofErr w:type="gramStart"/>
      <w:r>
        <w:t xml:space="preserve">Table </w:t>
      </w:r>
      <w:proofErr w:type="gramEnd"/>
      <w:r w:rsidR="00AE5BB5">
        <w:fldChar w:fldCharType="begin"/>
      </w:r>
      <w:r w:rsidR="00AE5BB5">
        <w:instrText xml:space="preserve"> SEQ Table \* ARABIC </w:instrText>
      </w:r>
      <w:r w:rsidR="00AE5BB5">
        <w:fldChar w:fldCharType="separate"/>
      </w:r>
      <w:r w:rsidR="008B59F1">
        <w:rPr>
          <w:noProof/>
        </w:rPr>
        <w:t>2</w:t>
      </w:r>
      <w:r w:rsidR="00AE5BB5">
        <w:rPr>
          <w:noProof/>
        </w:rPr>
        <w:fldChar w:fldCharType="end"/>
      </w:r>
      <w:bookmarkEnd w:id="32"/>
      <w:proofErr w:type="gramStart"/>
      <w:r>
        <w:t>.</w:t>
      </w:r>
      <w:proofErr w:type="gramEnd"/>
      <w:r>
        <w:t xml:space="preserve"> Characteris</w:t>
      </w:r>
      <w:r w:rsidR="007825FB">
        <w:t>ti</w:t>
      </w:r>
      <w:r>
        <w:t>c</w:t>
      </w:r>
      <w:r w:rsidR="007825FB">
        <w:t>s</w:t>
      </w:r>
      <w:r>
        <w:t xml:space="preserve"> of cluster</w:t>
      </w:r>
    </w:p>
    <w:tbl>
      <w:tblPr>
        <w:tblW w:w="8502" w:type="dxa"/>
        <w:tblInd w:w="93" w:type="dxa"/>
        <w:tblLook w:val="04A0" w:firstRow="1" w:lastRow="0" w:firstColumn="1" w:lastColumn="0" w:noHBand="0" w:noVBand="1"/>
      </w:tblPr>
      <w:tblGrid>
        <w:gridCol w:w="1060"/>
        <w:gridCol w:w="1120"/>
        <w:gridCol w:w="1120"/>
        <w:gridCol w:w="966"/>
        <w:gridCol w:w="1007"/>
        <w:gridCol w:w="906"/>
        <w:gridCol w:w="1195"/>
        <w:gridCol w:w="1195"/>
      </w:tblGrid>
      <w:tr w:rsidR="00E511F7" w:rsidRPr="00971D7E" w14:paraId="0912CCB1" w14:textId="77777777" w:rsidTr="00E511F7">
        <w:trPr>
          <w:trHeight w:val="1268"/>
        </w:trPr>
        <w:tc>
          <w:tcPr>
            <w:tcW w:w="1060" w:type="dxa"/>
            <w:tcBorders>
              <w:top w:val="nil"/>
              <w:left w:val="nil"/>
              <w:bottom w:val="single" w:sz="4" w:space="0" w:color="95B3D7"/>
              <w:right w:val="nil"/>
            </w:tcBorders>
            <w:shd w:val="clear" w:color="DCE6F1" w:fill="DCE6F1"/>
            <w:noWrap/>
            <w:vAlign w:val="bottom"/>
            <w:hideMark/>
          </w:tcPr>
          <w:p w14:paraId="1B2E9887" w14:textId="77777777" w:rsidR="00E511F7" w:rsidRPr="00971D7E" w:rsidRDefault="00E511F7" w:rsidP="00E511F7">
            <w:pPr>
              <w:spacing w:before="0" w:line="240" w:lineRule="auto"/>
              <w:jc w:val="left"/>
              <w:rPr>
                <w:rFonts w:eastAsia="Times New Roman" w:cs="Times New Roman"/>
                <w:b/>
                <w:bCs/>
                <w:color w:val="000000"/>
                <w:sz w:val="18"/>
                <w:szCs w:val="18"/>
              </w:rPr>
            </w:pPr>
            <w:r w:rsidRPr="00971D7E">
              <w:rPr>
                <w:rFonts w:eastAsia="Times New Roman" w:cs="Times New Roman"/>
                <w:b/>
                <w:bCs/>
                <w:color w:val="000000"/>
                <w:sz w:val="18"/>
                <w:szCs w:val="18"/>
              </w:rPr>
              <w:t>Cluster</w:t>
            </w:r>
          </w:p>
        </w:tc>
        <w:tc>
          <w:tcPr>
            <w:tcW w:w="1120" w:type="dxa"/>
            <w:tcBorders>
              <w:top w:val="nil"/>
              <w:left w:val="nil"/>
              <w:bottom w:val="single" w:sz="4" w:space="0" w:color="95B3D7"/>
              <w:right w:val="nil"/>
            </w:tcBorders>
            <w:shd w:val="clear" w:color="DCE6F1" w:fill="DCE6F1"/>
            <w:vAlign w:val="bottom"/>
            <w:hideMark/>
          </w:tcPr>
          <w:p w14:paraId="659E30EF" w14:textId="77777777" w:rsidR="00E511F7" w:rsidRPr="00971D7E" w:rsidRDefault="00E511F7" w:rsidP="00E511F7">
            <w:pPr>
              <w:spacing w:before="0" w:line="240" w:lineRule="auto"/>
              <w:jc w:val="center"/>
              <w:rPr>
                <w:rFonts w:eastAsia="Times New Roman" w:cs="Times New Roman"/>
                <w:b/>
                <w:bCs/>
                <w:color w:val="000000"/>
                <w:sz w:val="18"/>
                <w:szCs w:val="18"/>
              </w:rPr>
            </w:pPr>
            <w:r w:rsidRPr="00971D7E">
              <w:rPr>
                <w:rFonts w:eastAsia="Times New Roman" w:cs="Times New Roman"/>
                <w:b/>
                <w:bCs/>
                <w:color w:val="000000"/>
                <w:sz w:val="18"/>
                <w:szCs w:val="18"/>
              </w:rPr>
              <w:t>Avg. area of natural forest (ha/person)</w:t>
            </w:r>
          </w:p>
        </w:tc>
        <w:tc>
          <w:tcPr>
            <w:tcW w:w="1120" w:type="dxa"/>
            <w:tcBorders>
              <w:top w:val="nil"/>
              <w:left w:val="nil"/>
              <w:bottom w:val="single" w:sz="4" w:space="0" w:color="95B3D7"/>
              <w:right w:val="nil"/>
            </w:tcBorders>
            <w:shd w:val="clear" w:color="DCE6F1" w:fill="DCE6F1"/>
            <w:vAlign w:val="bottom"/>
            <w:hideMark/>
          </w:tcPr>
          <w:p w14:paraId="00C81C04" w14:textId="77777777" w:rsidR="00E511F7" w:rsidRPr="00971D7E" w:rsidRDefault="00E511F7" w:rsidP="00E511F7">
            <w:pPr>
              <w:spacing w:before="0" w:line="240" w:lineRule="auto"/>
              <w:jc w:val="center"/>
              <w:rPr>
                <w:rFonts w:eastAsia="Times New Roman" w:cs="Times New Roman"/>
                <w:b/>
                <w:bCs/>
                <w:color w:val="000000"/>
                <w:sz w:val="18"/>
                <w:szCs w:val="18"/>
              </w:rPr>
            </w:pPr>
            <w:r w:rsidRPr="00971D7E">
              <w:rPr>
                <w:rFonts w:eastAsia="Times New Roman" w:cs="Times New Roman"/>
                <w:b/>
                <w:bCs/>
                <w:color w:val="000000"/>
                <w:sz w:val="18"/>
                <w:szCs w:val="18"/>
              </w:rPr>
              <w:t>Avg. area of plantation forest (ha/person)</w:t>
            </w:r>
          </w:p>
        </w:tc>
        <w:tc>
          <w:tcPr>
            <w:tcW w:w="946" w:type="dxa"/>
            <w:tcBorders>
              <w:top w:val="nil"/>
              <w:left w:val="nil"/>
              <w:bottom w:val="single" w:sz="4" w:space="0" w:color="95B3D7"/>
              <w:right w:val="nil"/>
            </w:tcBorders>
            <w:shd w:val="clear" w:color="DCE6F1" w:fill="DCE6F1"/>
            <w:vAlign w:val="bottom"/>
            <w:hideMark/>
          </w:tcPr>
          <w:p w14:paraId="17E77B1B" w14:textId="2A314B62" w:rsidR="00E511F7" w:rsidRPr="00971D7E" w:rsidRDefault="00E511F7" w:rsidP="00E511F7">
            <w:pPr>
              <w:spacing w:before="0" w:line="240" w:lineRule="auto"/>
              <w:jc w:val="center"/>
              <w:rPr>
                <w:rFonts w:eastAsia="Times New Roman" w:cs="Times New Roman"/>
                <w:b/>
                <w:bCs/>
                <w:color w:val="000000"/>
                <w:sz w:val="18"/>
                <w:szCs w:val="18"/>
              </w:rPr>
            </w:pPr>
            <w:r w:rsidRPr="00971D7E">
              <w:rPr>
                <w:rFonts w:eastAsia="Times New Roman" w:cs="Times New Roman"/>
                <w:b/>
                <w:bCs/>
                <w:color w:val="000000"/>
                <w:sz w:val="18"/>
                <w:szCs w:val="18"/>
              </w:rPr>
              <w:t>Avg</w:t>
            </w:r>
            <w:r w:rsidR="002B4947">
              <w:rPr>
                <w:rFonts w:eastAsia="Times New Roman" w:cs="Times New Roman"/>
                <w:b/>
                <w:bCs/>
                <w:color w:val="000000"/>
                <w:sz w:val="18"/>
                <w:szCs w:val="18"/>
              </w:rPr>
              <w:t>.</w:t>
            </w:r>
            <w:r w:rsidRPr="00971D7E">
              <w:rPr>
                <w:rFonts w:eastAsia="Times New Roman" w:cs="Times New Roman"/>
                <w:b/>
                <w:bCs/>
                <w:color w:val="000000"/>
                <w:sz w:val="18"/>
                <w:szCs w:val="18"/>
              </w:rPr>
              <w:t xml:space="preserve"> ratio of natural forest by commune (%)</w:t>
            </w:r>
          </w:p>
        </w:tc>
        <w:tc>
          <w:tcPr>
            <w:tcW w:w="981" w:type="dxa"/>
            <w:tcBorders>
              <w:top w:val="nil"/>
              <w:left w:val="nil"/>
              <w:bottom w:val="single" w:sz="4" w:space="0" w:color="95B3D7"/>
              <w:right w:val="nil"/>
            </w:tcBorders>
            <w:shd w:val="clear" w:color="DCE6F1" w:fill="DCE6F1"/>
            <w:vAlign w:val="bottom"/>
            <w:hideMark/>
          </w:tcPr>
          <w:p w14:paraId="266A7063" w14:textId="25E0231C" w:rsidR="00E511F7" w:rsidRPr="00971D7E" w:rsidRDefault="00E511F7" w:rsidP="002B4947">
            <w:pPr>
              <w:spacing w:before="0" w:line="240" w:lineRule="auto"/>
              <w:jc w:val="center"/>
              <w:rPr>
                <w:rFonts w:eastAsia="Times New Roman" w:cs="Times New Roman"/>
                <w:b/>
                <w:bCs/>
                <w:color w:val="000000"/>
                <w:sz w:val="18"/>
                <w:szCs w:val="18"/>
              </w:rPr>
            </w:pPr>
            <w:r w:rsidRPr="00971D7E">
              <w:rPr>
                <w:rFonts w:eastAsia="Times New Roman" w:cs="Times New Roman"/>
                <w:b/>
                <w:bCs/>
                <w:color w:val="000000"/>
                <w:sz w:val="18"/>
                <w:szCs w:val="18"/>
              </w:rPr>
              <w:t>Avg. ratio of plantation forest (%)</w:t>
            </w:r>
          </w:p>
        </w:tc>
        <w:tc>
          <w:tcPr>
            <w:tcW w:w="885" w:type="dxa"/>
            <w:tcBorders>
              <w:top w:val="nil"/>
              <w:left w:val="nil"/>
              <w:bottom w:val="single" w:sz="4" w:space="0" w:color="95B3D7"/>
              <w:right w:val="nil"/>
            </w:tcBorders>
            <w:shd w:val="clear" w:color="DCE6F1" w:fill="DCE6F1"/>
            <w:vAlign w:val="bottom"/>
            <w:hideMark/>
          </w:tcPr>
          <w:p w14:paraId="5C664012" w14:textId="77777777" w:rsidR="00E511F7" w:rsidRPr="00971D7E" w:rsidRDefault="00E511F7" w:rsidP="00E511F7">
            <w:pPr>
              <w:spacing w:before="0" w:line="240" w:lineRule="auto"/>
              <w:jc w:val="left"/>
              <w:rPr>
                <w:rFonts w:eastAsia="Times New Roman" w:cs="Times New Roman"/>
                <w:b/>
                <w:bCs/>
                <w:color w:val="000000"/>
                <w:sz w:val="18"/>
                <w:szCs w:val="18"/>
              </w:rPr>
            </w:pPr>
            <w:r w:rsidRPr="00971D7E">
              <w:rPr>
                <w:rFonts w:eastAsia="Times New Roman" w:cs="Times New Roman"/>
                <w:b/>
                <w:bCs/>
                <w:color w:val="000000"/>
                <w:sz w:val="18"/>
                <w:szCs w:val="18"/>
              </w:rPr>
              <w:t>Avg. elevation (m)</w:t>
            </w:r>
          </w:p>
        </w:tc>
        <w:tc>
          <w:tcPr>
            <w:tcW w:w="1195" w:type="dxa"/>
            <w:tcBorders>
              <w:top w:val="nil"/>
              <w:left w:val="nil"/>
              <w:bottom w:val="single" w:sz="4" w:space="0" w:color="95B3D7"/>
              <w:right w:val="nil"/>
            </w:tcBorders>
            <w:shd w:val="clear" w:color="DCE6F1" w:fill="DCE6F1"/>
            <w:vAlign w:val="bottom"/>
            <w:hideMark/>
          </w:tcPr>
          <w:p w14:paraId="59B4DA47" w14:textId="77777777" w:rsidR="00E511F7" w:rsidRPr="00971D7E" w:rsidRDefault="00E511F7" w:rsidP="00E511F7">
            <w:pPr>
              <w:spacing w:before="0" w:line="240" w:lineRule="auto"/>
              <w:jc w:val="left"/>
              <w:rPr>
                <w:rFonts w:eastAsia="Times New Roman" w:cs="Times New Roman"/>
                <w:b/>
                <w:bCs/>
                <w:color w:val="000000"/>
                <w:sz w:val="18"/>
                <w:szCs w:val="18"/>
              </w:rPr>
            </w:pPr>
            <w:r w:rsidRPr="00971D7E">
              <w:rPr>
                <w:rFonts w:eastAsia="Times New Roman" w:cs="Times New Roman"/>
                <w:b/>
                <w:bCs/>
                <w:color w:val="000000"/>
                <w:sz w:val="18"/>
                <w:szCs w:val="18"/>
              </w:rPr>
              <w:t xml:space="preserve">Avg. annual temperature (C </w:t>
            </w:r>
            <w:proofErr w:type="spellStart"/>
            <w:r w:rsidRPr="00971D7E">
              <w:rPr>
                <w:rFonts w:eastAsia="Times New Roman" w:cs="Times New Roman"/>
                <w:b/>
                <w:bCs/>
                <w:color w:val="000000"/>
                <w:sz w:val="18"/>
                <w:szCs w:val="18"/>
              </w:rPr>
              <w:t>deg</w:t>
            </w:r>
            <w:proofErr w:type="spellEnd"/>
            <w:r w:rsidRPr="00971D7E">
              <w:rPr>
                <w:rFonts w:eastAsia="Times New Roman" w:cs="Times New Roman"/>
                <w:b/>
                <w:bCs/>
                <w:color w:val="000000"/>
                <w:sz w:val="18"/>
                <w:szCs w:val="18"/>
              </w:rPr>
              <w:t>)</w:t>
            </w:r>
          </w:p>
        </w:tc>
        <w:tc>
          <w:tcPr>
            <w:tcW w:w="1195" w:type="dxa"/>
            <w:tcBorders>
              <w:top w:val="nil"/>
              <w:left w:val="nil"/>
              <w:bottom w:val="single" w:sz="4" w:space="0" w:color="95B3D7"/>
              <w:right w:val="nil"/>
            </w:tcBorders>
            <w:shd w:val="clear" w:color="DCE6F1" w:fill="DCE6F1"/>
            <w:vAlign w:val="bottom"/>
            <w:hideMark/>
          </w:tcPr>
          <w:p w14:paraId="0A26AEF6" w14:textId="77777777" w:rsidR="00E511F7" w:rsidRPr="00971D7E" w:rsidRDefault="00E511F7" w:rsidP="00E511F7">
            <w:pPr>
              <w:spacing w:before="0" w:line="240" w:lineRule="auto"/>
              <w:jc w:val="left"/>
              <w:rPr>
                <w:rFonts w:eastAsia="Times New Roman" w:cs="Times New Roman"/>
                <w:b/>
                <w:bCs/>
                <w:color w:val="000000"/>
                <w:sz w:val="18"/>
                <w:szCs w:val="18"/>
              </w:rPr>
            </w:pPr>
            <w:r w:rsidRPr="00971D7E">
              <w:rPr>
                <w:rFonts w:eastAsia="Times New Roman" w:cs="Times New Roman"/>
                <w:b/>
                <w:bCs/>
                <w:color w:val="000000"/>
                <w:sz w:val="18"/>
                <w:szCs w:val="18"/>
              </w:rPr>
              <w:t xml:space="preserve">Avg. temperature of the coldest month (C </w:t>
            </w:r>
            <w:proofErr w:type="spellStart"/>
            <w:r w:rsidRPr="00971D7E">
              <w:rPr>
                <w:rFonts w:eastAsia="Times New Roman" w:cs="Times New Roman"/>
                <w:b/>
                <w:bCs/>
                <w:color w:val="000000"/>
                <w:sz w:val="18"/>
                <w:szCs w:val="18"/>
              </w:rPr>
              <w:t>Deg</w:t>
            </w:r>
            <w:proofErr w:type="spellEnd"/>
            <w:r w:rsidRPr="00971D7E">
              <w:rPr>
                <w:rFonts w:eastAsia="Times New Roman" w:cs="Times New Roman"/>
                <w:b/>
                <w:bCs/>
                <w:color w:val="000000"/>
                <w:sz w:val="18"/>
                <w:szCs w:val="18"/>
              </w:rPr>
              <w:t>)</w:t>
            </w:r>
          </w:p>
        </w:tc>
      </w:tr>
      <w:tr w:rsidR="00E511F7" w:rsidRPr="00971D7E" w14:paraId="05667F0B" w14:textId="77777777" w:rsidTr="00E511F7">
        <w:trPr>
          <w:trHeight w:val="300"/>
        </w:trPr>
        <w:tc>
          <w:tcPr>
            <w:tcW w:w="1060" w:type="dxa"/>
            <w:tcBorders>
              <w:top w:val="nil"/>
              <w:left w:val="nil"/>
              <w:bottom w:val="nil"/>
              <w:right w:val="nil"/>
            </w:tcBorders>
            <w:shd w:val="clear" w:color="auto" w:fill="auto"/>
            <w:noWrap/>
            <w:vAlign w:val="bottom"/>
            <w:hideMark/>
          </w:tcPr>
          <w:p w14:paraId="3143540E" w14:textId="77777777" w:rsidR="00E511F7" w:rsidRPr="00971D7E" w:rsidRDefault="00E511F7" w:rsidP="00E511F7">
            <w:pPr>
              <w:spacing w:before="0" w:line="240" w:lineRule="auto"/>
              <w:jc w:val="left"/>
              <w:rPr>
                <w:rFonts w:eastAsia="Times New Roman" w:cs="Times New Roman"/>
                <w:color w:val="000000"/>
                <w:sz w:val="18"/>
                <w:szCs w:val="18"/>
              </w:rPr>
            </w:pPr>
            <w:r w:rsidRPr="00971D7E">
              <w:rPr>
                <w:rFonts w:eastAsia="Times New Roman" w:cs="Times New Roman"/>
                <w:color w:val="000000"/>
                <w:sz w:val="18"/>
                <w:szCs w:val="18"/>
              </w:rPr>
              <w:t>1</w:t>
            </w:r>
          </w:p>
        </w:tc>
        <w:tc>
          <w:tcPr>
            <w:tcW w:w="1120" w:type="dxa"/>
            <w:tcBorders>
              <w:top w:val="nil"/>
              <w:left w:val="nil"/>
              <w:bottom w:val="nil"/>
              <w:right w:val="nil"/>
            </w:tcBorders>
            <w:shd w:val="clear" w:color="auto" w:fill="auto"/>
            <w:noWrap/>
            <w:vAlign w:val="bottom"/>
            <w:hideMark/>
          </w:tcPr>
          <w:p w14:paraId="7EFC67F0" w14:textId="77777777" w:rsidR="00E511F7" w:rsidRPr="00971D7E" w:rsidRDefault="00E511F7" w:rsidP="00E511F7">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0.000</w:t>
            </w:r>
          </w:p>
        </w:tc>
        <w:tc>
          <w:tcPr>
            <w:tcW w:w="1120" w:type="dxa"/>
            <w:tcBorders>
              <w:top w:val="nil"/>
              <w:left w:val="nil"/>
              <w:bottom w:val="nil"/>
              <w:right w:val="nil"/>
            </w:tcBorders>
            <w:shd w:val="clear" w:color="auto" w:fill="auto"/>
            <w:noWrap/>
            <w:vAlign w:val="bottom"/>
            <w:hideMark/>
          </w:tcPr>
          <w:p w14:paraId="342C4DA3" w14:textId="77777777" w:rsidR="00E511F7" w:rsidRPr="00971D7E" w:rsidRDefault="00E511F7" w:rsidP="00E511F7">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0.00</w:t>
            </w:r>
          </w:p>
        </w:tc>
        <w:tc>
          <w:tcPr>
            <w:tcW w:w="946" w:type="dxa"/>
            <w:tcBorders>
              <w:top w:val="nil"/>
              <w:left w:val="nil"/>
              <w:bottom w:val="nil"/>
              <w:right w:val="nil"/>
            </w:tcBorders>
            <w:shd w:val="clear" w:color="auto" w:fill="auto"/>
            <w:noWrap/>
            <w:vAlign w:val="bottom"/>
            <w:hideMark/>
          </w:tcPr>
          <w:p w14:paraId="22AB2BFA" w14:textId="77777777" w:rsidR="00E511F7" w:rsidRPr="00971D7E" w:rsidRDefault="00E511F7" w:rsidP="00E511F7">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0.0</w:t>
            </w:r>
          </w:p>
        </w:tc>
        <w:tc>
          <w:tcPr>
            <w:tcW w:w="981" w:type="dxa"/>
            <w:tcBorders>
              <w:top w:val="nil"/>
              <w:left w:val="nil"/>
              <w:bottom w:val="nil"/>
              <w:right w:val="nil"/>
            </w:tcBorders>
            <w:shd w:val="clear" w:color="auto" w:fill="auto"/>
            <w:noWrap/>
            <w:vAlign w:val="bottom"/>
            <w:hideMark/>
          </w:tcPr>
          <w:p w14:paraId="1BC2CD6B" w14:textId="77777777" w:rsidR="00E511F7" w:rsidRPr="00971D7E" w:rsidRDefault="00E511F7" w:rsidP="00E511F7">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0.7</w:t>
            </w:r>
          </w:p>
        </w:tc>
        <w:tc>
          <w:tcPr>
            <w:tcW w:w="885" w:type="dxa"/>
            <w:tcBorders>
              <w:top w:val="nil"/>
              <w:left w:val="nil"/>
              <w:bottom w:val="nil"/>
              <w:right w:val="nil"/>
            </w:tcBorders>
            <w:shd w:val="clear" w:color="auto" w:fill="auto"/>
            <w:noWrap/>
            <w:vAlign w:val="bottom"/>
            <w:hideMark/>
          </w:tcPr>
          <w:p w14:paraId="1B4F532C" w14:textId="77777777" w:rsidR="00E511F7" w:rsidRPr="00971D7E" w:rsidRDefault="00E511F7" w:rsidP="00E511F7">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12.2</w:t>
            </w:r>
          </w:p>
        </w:tc>
        <w:tc>
          <w:tcPr>
            <w:tcW w:w="1195" w:type="dxa"/>
            <w:tcBorders>
              <w:top w:val="nil"/>
              <w:left w:val="nil"/>
              <w:bottom w:val="nil"/>
              <w:right w:val="nil"/>
            </w:tcBorders>
            <w:shd w:val="clear" w:color="auto" w:fill="auto"/>
            <w:noWrap/>
            <w:vAlign w:val="bottom"/>
            <w:hideMark/>
          </w:tcPr>
          <w:p w14:paraId="4D367588" w14:textId="77777777" w:rsidR="00E511F7" w:rsidRPr="00971D7E" w:rsidRDefault="00E511F7" w:rsidP="00E511F7">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21.7</w:t>
            </w:r>
          </w:p>
        </w:tc>
        <w:tc>
          <w:tcPr>
            <w:tcW w:w="1195" w:type="dxa"/>
            <w:tcBorders>
              <w:top w:val="nil"/>
              <w:left w:val="nil"/>
              <w:bottom w:val="nil"/>
              <w:right w:val="nil"/>
            </w:tcBorders>
            <w:shd w:val="clear" w:color="auto" w:fill="auto"/>
            <w:noWrap/>
            <w:vAlign w:val="bottom"/>
            <w:hideMark/>
          </w:tcPr>
          <w:p w14:paraId="3D47C53D" w14:textId="77777777" w:rsidR="00E511F7" w:rsidRPr="00971D7E" w:rsidRDefault="00E511F7" w:rsidP="00E511F7">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13.9</w:t>
            </w:r>
          </w:p>
        </w:tc>
      </w:tr>
      <w:tr w:rsidR="00E511F7" w:rsidRPr="00971D7E" w14:paraId="45390690" w14:textId="77777777" w:rsidTr="00E511F7">
        <w:trPr>
          <w:trHeight w:val="300"/>
        </w:trPr>
        <w:tc>
          <w:tcPr>
            <w:tcW w:w="1060" w:type="dxa"/>
            <w:tcBorders>
              <w:top w:val="nil"/>
              <w:left w:val="nil"/>
              <w:bottom w:val="nil"/>
              <w:right w:val="nil"/>
            </w:tcBorders>
            <w:shd w:val="clear" w:color="auto" w:fill="auto"/>
            <w:noWrap/>
            <w:vAlign w:val="bottom"/>
            <w:hideMark/>
          </w:tcPr>
          <w:p w14:paraId="48248038" w14:textId="77777777" w:rsidR="00E511F7" w:rsidRPr="00971D7E" w:rsidRDefault="00E511F7" w:rsidP="00E511F7">
            <w:pPr>
              <w:spacing w:before="0" w:line="240" w:lineRule="auto"/>
              <w:jc w:val="left"/>
              <w:rPr>
                <w:rFonts w:eastAsia="Times New Roman" w:cs="Times New Roman"/>
                <w:color w:val="000000"/>
                <w:sz w:val="18"/>
                <w:szCs w:val="18"/>
              </w:rPr>
            </w:pPr>
            <w:r w:rsidRPr="00971D7E">
              <w:rPr>
                <w:rFonts w:eastAsia="Times New Roman" w:cs="Times New Roman"/>
                <w:color w:val="000000"/>
                <w:sz w:val="18"/>
                <w:szCs w:val="18"/>
              </w:rPr>
              <w:t>2</w:t>
            </w:r>
          </w:p>
        </w:tc>
        <w:tc>
          <w:tcPr>
            <w:tcW w:w="1120" w:type="dxa"/>
            <w:tcBorders>
              <w:top w:val="nil"/>
              <w:left w:val="nil"/>
              <w:bottom w:val="nil"/>
              <w:right w:val="nil"/>
            </w:tcBorders>
            <w:shd w:val="clear" w:color="auto" w:fill="auto"/>
            <w:noWrap/>
            <w:vAlign w:val="bottom"/>
            <w:hideMark/>
          </w:tcPr>
          <w:p w14:paraId="3B57B92A" w14:textId="77777777" w:rsidR="00E511F7" w:rsidRPr="00971D7E" w:rsidRDefault="00E511F7" w:rsidP="00E511F7">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0.000</w:t>
            </w:r>
          </w:p>
        </w:tc>
        <w:tc>
          <w:tcPr>
            <w:tcW w:w="1120" w:type="dxa"/>
            <w:tcBorders>
              <w:top w:val="nil"/>
              <w:left w:val="nil"/>
              <w:bottom w:val="nil"/>
              <w:right w:val="nil"/>
            </w:tcBorders>
            <w:shd w:val="clear" w:color="auto" w:fill="auto"/>
            <w:noWrap/>
            <w:vAlign w:val="bottom"/>
            <w:hideMark/>
          </w:tcPr>
          <w:p w14:paraId="2F674B6A" w14:textId="77777777" w:rsidR="00E511F7" w:rsidRPr="00971D7E" w:rsidRDefault="00E511F7" w:rsidP="00E511F7">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0.00</w:t>
            </w:r>
          </w:p>
        </w:tc>
        <w:tc>
          <w:tcPr>
            <w:tcW w:w="946" w:type="dxa"/>
            <w:tcBorders>
              <w:top w:val="nil"/>
              <w:left w:val="nil"/>
              <w:bottom w:val="nil"/>
              <w:right w:val="nil"/>
            </w:tcBorders>
            <w:shd w:val="clear" w:color="auto" w:fill="auto"/>
            <w:noWrap/>
            <w:vAlign w:val="bottom"/>
            <w:hideMark/>
          </w:tcPr>
          <w:p w14:paraId="28C4DC1A" w14:textId="77777777" w:rsidR="00E511F7" w:rsidRPr="00971D7E" w:rsidRDefault="00E511F7" w:rsidP="00E511F7">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0.1</w:t>
            </w:r>
          </w:p>
        </w:tc>
        <w:tc>
          <w:tcPr>
            <w:tcW w:w="981" w:type="dxa"/>
            <w:tcBorders>
              <w:top w:val="nil"/>
              <w:left w:val="nil"/>
              <w:bottom w:val="nil"/>
              <w:right w:val="nil"/>
            </w:tcBorders>
            <w:shd w:val="clear" w:color="auto" w:fill="auto"/>
            <w:noWrap/>
            <w:vAlign w:val="bottom"/>
            <w:hideMark/>
          </w:tcPr>
          <w:p w14:paraId="233CACEF" w14:textId="77777777" w:rsidR="00E511F7" w:rsidRPr="00971D7E" w:rsidRDefault="00E511F7" w:rsidP="00E511F7">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1.8</w:t>
            </w:r>
          </w:p>
        </w:tc>
        <w:tc>
          <w:tcPr>
            <w:tcW w:w="885" w:type="dxa"/>
            <w:tcBorders>
              <w:top w:val="nil"/>
              <w:left w:val="nil"/>
              <w:bottom w:val="nil"/>
              <w:right w:val="nil"/>
            </w:tcBorders>
            <w:shd w:val="clear" w:color="auto" w:fill="auto"/>
            <w:noWrap/>
            <w:vAlign w:val="bottom"/>
            <w:hideMark/>
          </w:tcPr>
          <w:p w14:paraId="69C31E58" w14:textId="77777777" w:rsidR="00E511F7" w:rsidRPr="00971D7E" w:rsidRDefault="00E511F7" w:rsidP="00E511F7">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14.2</w:t>
            </w:r>
          </w:p>
        </w:tc>
        <w:tc>
          <w:tcPr>
            <w:tcW w:w="1195" w:type="dxa"/>
            <w:tcBorders>
              <w:top w:val="nil"/>
              <w:left w:val="nil"/>
              <w:bottom w:val="nil"/>
              <w:right w:val="nil"/>
            </w:tcBorders>
            <w:shd w:val="clear" w:color="auto" w:fill="auto"/>
            <w:noWrap/>
            <w:vAlign w:val="bottom"/>
            <w:hideMark/>
          </w:tcPr>
          <w:p w14:paraId="7D7007C8" w14:textId="77777777" w:rsidR="00E511F7" w:rsidRPr="00971D7E" w:rsidRDefault="00E511F7" w:rsidP="00E511F7">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24.3</w:t>
            </w:r>
          </w:p>
        </w:tc>
        <w:tc>
          <w:tcPr>
            <w:tcW w:w="1195" w:type="dxa"/>
            <w:tcBorders>
              <w:top w:val="nil"/>
              <w:left w:val="nil"/>
              <w:bottom w:val="nil"/>
              <w:right w:val="nil"/>
            </w:tcBorders>
            <w:shd w:val="clear" w:color="auto" w:fill="auto"/>
            <w:noWrap/>
            <w:vAlign w:val="bottom"/>
            <w:hideMark/>
          </w:tcPr>
          <w:p w14:paraId="4DE7807C" w14:textId="77777777" w:rsidR="00E511F7" w:rsidRPr="00971D7E" w:rsidRDefault="00E511F7" w:rsidP="00E511F7">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14.4</w:t>
            </w:r>
          </w:p>
        </w:tc>
      </w:tr>
      <w:tr w:rsidR="00E511F7" w:rsidRPr="00971D7E" w14:paraId="7B33DF33" w14:textId="77777777" w:rsidTr="00E511F7">
        <w:trPr>
          <w:trHeight w:val="300"/>
        </w:trPr>
        <w:tc>
          <w:tcPr>
            <w:tcW w:w="1060" w:type="dxa"/>
            <w:tcBorders>
              <w:top w:val="nil"/>
              <w:left w:val="nil"/>
              <w:bottom w:val="nil"/>
              <w:right w:val="nil"/>
            </w:tcBorders>
            <w:shd w:val="clear" w:color="auto" w:fill="auto"/>
            <w:noWrap/>
            <w:vAlign w:val="bottom"/>
            <w:hideMark/>
          </w:tcPr>
          <w:p w14:paraId="37BDA345" w14:textId="77777777" w:rsidR="00E511F7" w:rsidRPr="00971D7E" w:rsidRDefault="00E511F7" w:rsidP="00E511F7">
            <w:pPr>
              <w:spacing w:before="0" w:line="240" w:lineRule="auto"/>
              <w:jc w:val="left"/>
              <w:rPr>
                <w:rFonts w:eastAsia="Times New Roman" w:cs="Times New Roman"/>
                <w:color w:val="000000"/>
                <w:sz w:val="18"/>
                <w:szCs w:val="18"/>
              </w:rPr>
            </w:pPr>
            <w:r w:rsidRPr="00971D7E">
              <w:rPr>
                <w:rFonts w:eastAsia="Times New Roman" w:cs="Times New Roman"/>
                <w:color w:val="000000"/>
                <w:sz w:val="18"/>
                <w:szCs w:val="18"/>
              </w:rPr>
              <w:t>3</w:t>
            </w:r>
          </w:p>
        </w:tc>
        <w:tc>
          <w:tcPr>
            <w:tcW w:w="1120" w:type="dxa"/>
            <w:tcBorders>
              <w:top w:val="nil"/>
              <w:left w:val="nil"/>
              <w:bottom w:val="nil"/>
              <w:right w:val="nil"/>
            </w:tcBorders>
            <w:shd w:val="clear" w:color="auto" w:fill="auto"/>
            <w:noWrap/>
            <w:vAlign w:val="bottom"/>
            <w:hideMark/>
          </w:tcPr>
          <w:p w14:paraId="012D698F" w14:textId="77777777" w:rsidR="00E511F7" w:rsidRPr="00971D7E" w:rsidRDefault="00E511F7" w:rsidP="00E511F7">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0.021</w:t>
            </w:r>
          </w:p>
        </w:tc>
        <w:tc>
          <w:tcPr>
            <w:tcW w:w="1120" w:type="dxa"/>
            <w:tcBorders>
              <w:top w:val="nil"/>
              <w:left w:val="nil"/>
              <w:bottom w:val="nil"/>
              <w:right w:val="nil"/>
            </w:tcBorders>
            <w:shd w:val="clear" w:color="auto" w:fill="auto"/>
            <w:noWrap/>
            <w:vAlign w:val="bottom"/>
            <w:hideMark/>
          </w:tcPr>
          <w:p w14:paraId="46373E1C" w14:textId="77777777" w:rsidR="00E511F7" w:rsidRPr="00971D7E" w:rsidRDefault="00E511F7" w:rsidP="00E511F7">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0.06</w:t>
            </w:r>
          </w:p>
        </w:tc>
        <w:tc>
          <w:tcPr>
            <w:tcW w:w="946" w:type="dxa"/>
            <w:tcBorders>
              <w:top w:val="nil"/>
              <w:left w:val="nil"/>
              <w:bottom w:val="nil"/>
              <w:right w:val="nil"/>
            </w:tcBorders>
            <w:shd w:val="clear" w:color="auto" w:fill="auto"/>
            <w:noWrap/>
            <w:vAlign w:val="bottom"/>
            <w:hideMark/>
          </w:tcPr>
          <w:p w14:paraId="505683A0" w14:textId="77777777" w:rsidR="00E511F7" w:rsidRPr="00971D7E" w:rsidRDefault="00E511F7" w:rsidP="00E511F7">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4.0</w:t>
            </w:r>
          </w:p>
        </w:tc>
        <w:tc>
          <w:tcPr>
            <w:tcW w:w="981" w:type="dxa"/>
            <w:tcBorders>
              <w:top w:val="nil"/>
              <w:left w:val="nil"/>
              <w:bottom w:val="nil"/>
              <w:right w:val="nil"/>
            </w:tcBorders>
            <w:shd w:val="clear" w:color="auto" w:fill="auto"/>
            <w:noWrap/>
            <w:vAlign w:val="bottom"/>
            <w:hideMark/>
          </w:tcPr>
          <w:p w14:paraId="2204730F" w14:textId="77777777" w:rsidR="00E511F7" w:rsidRPr="00971D7E" w:rsidRDefault="00E511F7" w:rsidP="00E511F7">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20.1</w:t>
            </w:r>
          </w:p>
        </w:tc>
        <w:tc>
          <w:tcPr>
            <w:tcW w:w="885" w:type="dxa"/>
            <w:tcBorders>
              <w:top w:val="nil"/>
              <w:left w:val="nil"/>
              <w:bottom w:val="nil"/>
              <w:right w:val="nil"/>
            </w:tcBorders>
            <w:shd w:val="clear" w:color="auto" w:fill="auto"/>
            <w:noWrap/>
            <w:vAlign w:val="bottom"/>
            <w:hideMark/>
          </w:tcPr>
          <w:p w14:paraId="1FBEC970" w14:textId="77777777" w:rsidR="00E511F7" w:rsidRPr="00971D7E" w:rsidRDefault="00E511F7" w:rsidP="00E511F7">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46.9</w:t>
            </w:r>
          </w:p>
        </w:tc>
        <w:tc>
          <w:tcPr>
            <w:tcW w:w="1195" w:type="dxa"/>
            <w:tcBorders>
              <w:top w:val="nil"/>
              <w:left w:val="nil"/>
              <w:bottom w:val="nil"/>
              <w:right w:val="nil"/>
            </w:tcBorders>
            <w:shd w:val="clear" w:color="auto" w:fill="auto"/>
            <w:noWrap/>
            <w:vAlign w:val="bottom"/>
            <w:hideMark/>
          </w:tcPr>
          <w:p w14:paraId="75428FFF" w14:textId="77777777" w:rsidR="00E511F7" w:rsidRPr="00971D7E" w:rsidRDefault="00E511F7" w:rsidP="00E511F7">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24.2</w:t>
            </w:r>
          </w:p>
        </w:tc>
        <w:tc>
          <w:tcPr>
            <w:tcW w:w="1195" w:type="dxa"/>
            <w:tcBorders>
              <w:top w:val="nil"/>
              <w:left w:val="nil"/>
              <w:bottom w:val="nil"/>
              <w:right w:val="nil"/>
            </w:tcBorders>
            <w:shd w:val="clear" w:color="auto" w:fill="auto"/>
            <w:noWrap/>
            <w:vAlign w:val="bottom"/>
            <w:hideMark/>
          </w:tcPr>
          <w:p w14:paraId="159B2053" w14:textId="77777777" w:rsidR="00E511F7" w:rsidRPr="00971D7E" w:rsidRDefault="00E511F7" w:rsidP="00E511F7">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14.3</w:t>
            </w:r>
          </w:p>
        </w:tc>
      </w:tr>
      <w:tr w:rsidR="00E511F7" w:rsidRPr="00971D7E" w14:paraId="2E4CBB2A" w14:textId="77777777" w:rsidTr="00E511F7">
        <w:trPr>
          <w:trHeight w:val="300"/>
        </w:trPr>
        <w:tc>
          <w:tcPr>
            <w:tcW w:w="1060" w:type="dxa"/>
            <w:tcBorders>
              <w:top w:val="nil"/>
              <w:left w:val="nil"/>
              <w:bottom w:val="nil"/>
              <w:right w:val="nil"/>
            </w:tcBorders>
            <w:shd w:val="clear" w:color="auto" w:fill="auto"/>
            <w:noWrap/>
            <w:vAlign w:val="bottom"/>
            <w:hideMark/>
          </w:tcPr>
          <w:p w14:paraId="10069992" w14:textId="77777777" w:rsidR="00E511F7" w:rsidRPr="00971D7E" w:rsidRDefault="00E511F7" w:rsidP="00E511F7">
            <w:pPr>
              <w:spacing w:before="0" w:line="240" w:lineRule="auto"/>
              <w:jc w:val="left"/>
              <w:rPr>
                <w:rFonts w:eastAsia="Times New Roman" w:cs="Times New Roman"/>
                <w:color w:val="000000"/>
                <w:sz w:val="18"/>
                <w:szCs w:val="18"/>
              </w:rPr>
            </w:pPr>
            <w:r w:rsidRPr="00971D7E">
              <w:rPr>
                <w:rFonts w:eastAsia="Times New Roman" w:cs="Times New Roman"/>
                <w:color w:val="000000"/>
                <w:sz w:val="18"/>
                <w:szCs w:val="18"/>
              </w:rPr>
              <w:t>4</w:t>
            </w:r>
          </w:p>
        </w:tc>
        <w:tc>
          <w:tcPr>
            <w:tcW w:w="1120" w:type="dxa"/>
            <w:tcBorders>
              <w:top w:val="nil"/>
              <w:left w:val="nil"/>
              <w:bottom w:val="nil"/>
              <w:right w:val="nil"/>
            </w:tcBorders>
            <w:shd w:val="clear" w:color="auto" w:fill="auto"/>
            <w:noWrap/>
            <w:vAlign w:val="bottom"/>
            <w:hideMark/>
          </w:tcPr>
          <w:p w14:paraId="683E3B32" w14:textId="77777777" w:rsidR="00E511F7" w:rsidRPr="00971D7E" w:rsidRDefault="00E511F7" w:rsidP="00E511F7">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0.058</w:t>
            </w:r>
          </w:p>
        </w:tc>
        <w:tc>
          <w:tcPr>
            <w:tcW w:w="1120" w:type="dxa"/>
            <w:tcBorders>
              <w:top w:val="nil"/>
              <w:left w:val="nil"/>
              <w:bottom w:val="nil"/>
              <w:right w:val="nil"/>
            </w:tcBorders>
            <w:shd w:val="clear" w:color="auto" w:fill="auto"/>
            <w:noWrap/>
            <w:vAlign w:val="bottom"/>
            <w:hideMark/>
          </w:tcPr>
          <w:p w14:paraId="3671E01B" w14:textId="77777777" w:rsidR="00E511F7" w:rsidRPr="00971D7E" w:rsidRDefault="00E511F7" w:rsidP="00E511F7">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0.09</w:t>
            </w:r>
          </w:p>
        </w:tc>
        <w:tc>
          <w:tcPr>
            <w:tcW w:w="946" w:type="dxa"/>
            <w:tcBorders>
              <w:top w:val="nil"/>
              <w:left w:val="nil"/>
              <w:bottom w:val="nil"/>
              <w:right w:val="nil"/>
            </w:tcBorders>
            <w:shd w:val="clear" w:color="auto" w:fill="auto"/>
            <w:noWrap/>
            <w:vAlign w:val="bottom"/>
            <w:hideMark/>
          </w:tcPr>
          <w:p w14:paraId="49AF37B6" w14:textId="77777777" w:rsidR="00E511F7" w:rsidRPr="00971D7E" w:rsidRDefault="00E511F7" w:rsidP="00E511F7">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10.1</w:t>
            </w:r>
          </w:p>
        </w:tc>
        <w:tc>
          <w:tcPr>
            <w:tcW w:w="981" w:type="dxa"/>
            <w:tcBorders>
              <w:top w:val="nil"/>
              <w:left w:val="nil"/>
              <w:bottom w:val="nil"/>
              <w:right w:val="nil"/>
            </w:tcBorders>
            <w:shd w:val="clear" w:color="auto" w:fill="auto"/>
            <w:noWrap/>
            <w:vAlign w:val="bottom"/>
            <w:hideMark/>
          </w:tcPr>
          <w:p w14:paraId="61F91B08" w14:textId="77777777" w:rsidR="00E511F7" w:rsidRPr="00971D7E" w:rsidRDefault="00E511F7" w:rsidP="00E511F7">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19.6</w:t>
            </w:r>
          </w:p>
        </w:tc>
        <w:tc>
          <w:tcPr>
            <w:tcW w:w="885" w:type="dxa"/>
            <w:tcBorders>
              <w:top w:val="nil"/>
              <w:left w:val="nil"/>
              <w:bottom w:val="nil"/>
              <w:right w:val="nil"/>
            </w:tcBorders>
            <w:shd w:val="clear" w:color="auto" w:fill="auto"/>
            <w:noWrap/>
            <w:vAlign w:val="bottom"/>
            <w:hideMark/>
          </w:tcPr>
          <w:p w14:paraId="2C8EDA8C" w14:textId="77777777" w:rsidR="00E511F7" w:rsidRPr="00971D7E" w:rsidRDefault="00E511F7" w:rsidP="00E511F7">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84.4</w:t>
            </w:r>
          </w:p>
        </w:tc>
        <w:tc>
          <w:tcPr>
            <w:tcW w:w="1195" w:type="dxa"/>
            <w:tcBorders>
              <w:top w:val="nil"/>
              <w:left w:val="nil"/>
              <w:bottom w:val="nil"/>
              <w:right w:val="nil"/>
            </w:tcBorders>
            <w:shd w:val="clear" w:color="auto" w:fill="auto"/>
            <w:noWrap/>
            <w:vAlign w:val="bottom"/>
            <w:hideMark/>
          </w:tcPr>
          <w:p w14:paraId="7F630220" w14:textId="77777777" w:rsidR="00E511F7" w:rsidRPr="00971D7E" w:rsidRDefault="00E511F7" w:rsidP="00E511F7">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24.1</w:t>
            </w:r>
          </w:p>
        </w:tc>
        <w:tc>
          <w:tcPr>
            <w:tcW w:w="1195" w:type="dxa"/>
            <w:tcBorders>
              <w:top w:val="nil"/>
              <w:left w:val="nil"/>
              <w:bottom w:val="nil"/>
              <w:right w:val="nil"/>
            </w:tcBorders>
            <w:shd w:val="clear" w:color="auto" w:fill="auto"/>
            <w:noWrap/>
            <w:vAlign w:val="bottom"/>
            <w:hideMark/>
          </w:tcPr>
          <w:p w14:paraId="14557A97" w14:textId="77777777" w:rsidR="00E511F7" w:rsidRPr="00971D7E" w:rsidRDefault="00E511F7" w:rsidP="00E511F7">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14.0</w:t>
            </w:r>
          </w:p>
        </w:tc>
      </w:tr>
      <w:tr w:rsidR="00E511F7" w:rsidRPr="00971D7E" w14:paraId="0F651059" w14:textId="77777777" w:rsidTr="00E511F7">
        <w:trPr>
          <w:trHeight w:val="300"/>
        </w:trPr>
        <w:tc>
          <w:tcPr>
            <w:tcW w:w="1060" w:type="dxa"/>
            <w:tcBorders>
              <w:top w:val="nil"/>
              <w:left w:val="nil"/>
              <w:bottom w:val="nil"/>
              <w:right w:val="nil"/>
            </w:tcBorders>
            <w:shd w:val="clear" w:color="auto" w:fill="auto"/>
            <w:noWrap/>
            <w:vAlign w:val="bottom"/>
            <w:hideMark/>
          </w:tcPr>
          <w:p w14:paraId="50B4F899" w14:textId="77777777" w:rsidR="00E511F7" w:rsidRPr="00971D7E" w:rsidRDefault="00E511F7" w:rsidP="00E511F7">
            <w:pPr>
              <w:spacing w:before="0" w:line="240" w:lineRule="auto"/>
              <w:jc w:val="left"/>
              <w:rPr>
                <w:rFonts w:eastAsia="Times New Roman" w:cs="Times New Roman"/>
                <w:color w:val="000000"/>
                <w:sz w:val="18"/>
                <w:szCs w:val="18"/>
              </w:rPr>
            </w:pPr>
            <w:r w:rsidRPr="00971D7E">
              <w:rPr>
                <w:rFonts w:eastAsia="Times New Roman" w:cs="Times New Roman"/>
                <w:color w:val="000000"/>
                <w:sz w:val="18"/>
                <w:szCs w:val="18"/>
              </w:rPr>
              <w:t>5</w:t>
            </w:r>
          </w:p>
        </w:tc>
        <w:tc>
          <w:tcPr>
            <w:tcW w:w="1120" w:type="dxa"/>
            <w:tcBorders>
              <w:top w:val="nil"/>
              <w:left w:val="nil"/>
              <w:bottom w:val="nil"/>
              <w:right w:val="nil"/>
            </w:tcBorders>
            <w:shd w:val="clear" w:color="auto" w:fill="auto"/>
            <w:noWrap/>
            <w:vAlign w:val="bottom"/>
            <w:hideMark/>
          </w:tcPr>
          <w:p w14:paraId="49B1E437" w14:textId="77777777" w:rsidR="00E511F7" w:rsidRPr="00971D7E" w:rsidRDefault="00E511F7" w:rsidP="00E511F7">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0.925</w:t>
            </w:r>
          </w:p>
        </w:tc>
        <w:tc>
          <w:tcPr>
            <w:tcW w:w="1120" w:type="dxa"/>
            <w:tcBorders>
              <w:top w:val="nil"/>
              <w:left w:val="nil"/>
              <w:bottom w:val="nil"/>
              <w:right w:val="nil"/>
            </w:tcBorders>
            <w:shd w:val="clear" w:color="auto" w:fill="auto"/>
            <w:noWrap/>
            <w:vAlign w:val="bottom"/>
            <w:hideMark/>
          </w:tcPr>
          <w:p w14:paraId="488CFBA1" w14:textId="77777777" w:rsidR="00E511F7" w:rsidRPr="00971D7E" w:rsidRDefault="00E511F7" w:rsidP="00E511F7">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0.11</w:t>
            </w:r>
          </w:p>
        </w:tc>
        <w:tc>
          <w:tcPr>
            <w:tcW w:w="946" w:type="dxa"/>
            <w:tcBorders>
              <w:top w:val="nil"/>
              <w:left w:val="nil"/>
              <w:bottom w:val="nil"/>
              <w:right w:val="nil"/>
            </w:tcBorders>
            <w:shd w:val="clear" w:color="auto" w:fill="auto"/>
            <w:noWrap/>
            <w:vAlign w:val="bottom"/>
            <w:hideMark/>
          </w:tcPr>
          <w:p w14:paraId="639E2DAC" w14:textId="77777777" w:rsidR="00E511F7" w:rsidRPr="00971D7E" w:rsidRDefault="00E511F7" w:rsidP="00E511F7">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49.2</w:t>
            </w:r>
          </w:p>
        </w:tc>
        <w:tc>
          <w:tcPr>
            <w:tcW w:w="981" w:type="dxa"/>
            <w:tcBorders>
              <w:top w:val="nil"/>
              <w:left w:val="nil"/>
              <w:bottom w:val="nil"/>
              <w:right w:val="nil"/>
            </w:tcBorders>
            <w:shd w:val="clear" w:color="auto" w:fill="auto"/>
            <w:noWrap/>
            <w:vAlign w:val="bottom"/>
            <w:hideMark/>
          </w:tcPr>
          <w:p w14:paraId="464B05B0" w14:textId="77777777" w:rsidR="00E511F7" w:rsidRPr="00971D7E" w:rsidRDefault="00E511F7" w:rsidP="00E511F7">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7.9</w:t>
            </w:r>
          </w:p>
        </w:tc>
        <w:tc>
          <w:tcPr>
            <w:tcW w:w="885" w:type="dxa"/>
            <w:tcBorders>
              <w:top w:val="nil"/>
              <w:left w:val="nil"/>
              <w:bottom w:val="nil"/>
              <w:right w:val="nil"/>
            </w:tcBorders>
            <w:shd w:val="clear" w:color="auto" w:fill="auto"/>
            <w:noWrap/>
            <w:vAlign w:val="bottom"/>
            <w:hideMark/>
          </w:tcPr>
          <w:p w14:paraId="4726017C" w14:textId="77777777" w:rsidR="00E511F7" w:rsidRPr="00971D7E" w:rsidRDefault="00E511F7" w:rsidP="00E511F7">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293.6</w:t>
            </w:r>
          </w:p>
        </w:tc>
        <w:tc>
          <w:tcPr>
            <w:tcW w:w="1195" w:type="dxa"/>
            <w:tcBorders>
              <w:top w:val="nil"/>
              <w:left w:val="nil"/>
              <w:bottom w:val="nil"/>
              <w:right w:val="nil"/>
            </w:tcBorders>
            <w:shd w:val="clear" w:color="auto" w:fill="auto"/>
            <w:noWrap/>
            <w:vAlign w:val="bottom"/>
            <w:hideMark/>
          </w:tcPr>
          <w:p w14:paraId="1813D601" w14:textId="77777777" w:rsidR="00E511F7" w:rsidRPr="00971D7E" w:rsidRDefault="00E511F7" w:rsidP="00E511F7">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23.0</w:t>
            </w:r>
          </w:p>
        </w:tc>
        <w:tc>
          <w:tcPr>
            <w:tcW w:w="1195" w:type="dxa"/>
            <w:tcBorders>
              <w:top w:val="nil"/>
              <w:left w:val="nil"/>
              <w:bottom w:val="nil"/>
              <w:right w:val="nil"/>
            </w:tcBorders>
            <w:shd w:val="clear" w:color="auto" w:fill="auto"/>
            <w:noWrap/>
            <w:vAlign w:val="bottom"/>
            <w:hideMark/>
          </w:tcPr>
          <w:p w14:paraId="4C05A3AD" w14:textId="77777777" w:rsidR="00E511F7" w:rsidRPr="00971D7E" w:rsidRDefault="00E511F7" w:rsidP="00E511F7">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12.4</w:t>
            </w:r>
          </w:p>
        </w:tc>
      </w:tr>
      <w:tr w:rsidR="00E511F7" w:rsidRPr="00971D7E" w14:paraId="2CD498A4" w14:textId="77777777" w:rsidTr="00E511F7">
        <w:trPr>
          <w:trHeight w:val="300"/>
        </w:trPr>
        <w:tc>
          <w:tcPr>
            <w:tcW w:w="1060" w:type="dxa"/>
            <w:tcBorders>
              <w:top w:val="nil"/>
              <w:left w:val="nil"/>
              <w:bottom w:val="nil"/>
              <w:right w:val="nil"/>
            </w:tcBorders>
            <w:shd w:val="clear" w:color="auto" w:fill="auto"/>
            <w:noWrap/>
            <w:vAlign w:val="bottom"/>
            <w:hideMark/>
          </w:tcPr>
          <w:p w14:paraId="3330DA69" w14:textId="77777777" w:rsidR="00E511F7" w:rsidRPr="00971D7E" w:rsidRDefault="00E511F7" w:rsidP="00E511F7">
            <w:pPr>
              <w:spacing w:before="0" w:line="240" w:lineRule="auto"/>
              <w:jc w:val="left"/>
              <w:rPr>
                <w:rFonts w:eastAsia="Times New Roman" w:cs="Times New Roman"/>
                <w:color w:val="000000"/>
                <w:sz w:val="18"/>
                <w:szCs w:val="18"/>
              </w:rPr>
            </w:pPr>
            <w:r w:rsidRPr="00971D7E">
              <w:rPr>
                <w:rFonts w:eastAsia="Times New Roman" w:cs="Times New Roman"/>
                <w:color w:val="000000"/>
                <w:sz w:val="18"/>
                <w:szCs w:val="18"/>
              </w:rPr>
              <w:t>6</w:t>
            </w:r>
          </w:p>
        </w:tc>
        <w:tc>
          <w:tcPr>
            <w:tcW w:w="1120" w:type="dxa"/>
            <w:tcBorders>
              <w:top w:val="nil"/>
              <w:left w:val="nil"/>
              <w:bottom w:val="nil"/>
              <w:right w:val="nil"/>
            </w:tcBorders>
            <w:shd w:val="clear" w:color="auto" w:fill="auto"/>
            <w:noWrap/>
            <w:vAlign w:val="bottom"/>
            <w:hideMark/>
          </w:tcPr>
          <w:p w14:paraId="7437AAD5" w14:textId="77777777" w:rsidR="00E511F7" w:rsidRPr="00971D7E" w:rsidRDefault="00E511F7" w:rsidP="00E511F7">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2.262</w:t>
            </w:r>
          </w:p>
        </w:tc>
        <w:tc>
          <w:tcPr>
            <w:tcW w:w="1120" w:type="dxa"/>
            <w:tcBorders>
              <w:top w:val="nil"/>
              <w:left w:val="nil"/>
              <w:bottom w:val="nil"/>
              <w:right w:val="nil"/>
            </w:tcBorders>
            <w:shd w:val="clear" w:color="auto" w:fill="auto"/>
            <w:noWrap/>
            <w:vAlign w:val="bottom"/>
            <w:hideMark/>
          </w:tcPr>
          <w:p w14:paraId="16A1B288" w14:textId="77777777" w:rsidR="00E511F7" w:rsidRPr="00971D7E" w:rsidRDefault="00E511F7" w:rsidP="00E511F7">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0.11</w:t>
            </w:r>
          </w:p>
        </w:tc>
        <w:tc>
          <w:tcPr>
            <w:tcW w:w="946" w:type="dxa"/>
            <w:tcBorders>
              <w:top w:val="nil"/>
              <w:left w:val="nil"/>
              <w:bottom w:val="nil"/>
              <w:right w:val="nil"/>
            </w:tcBorders>
            <w:shd w:val="clear" w:color="auto" w:fill="auto"/>
            <w:noWrap/>
            <w:vAlign w:val="bottom"/>
            <w:hideMark/>
          </w:tcPr>
          <w:p w14:paraId="544AB657" w14:textId="77777777" w:rsidR="00E511F7" w:rsidRPr="00971D7E" w:rsidRDefault="00E511F7" w:rsidP="00E511F7">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54.6</w:t>
            </w:r>
          </w:p>
        </w:tc>
        <w:tc>
          <w:tcPr>
            <w:tcW w:w="981" w:type="dxa"/>
            <w:tcBorders>
              <w:top w:val="nil"/>
              <w:left w:val="nil"/>
              <w:bottom w:val="nil"/>
              <w:right w:val="nil"/>
            </w:tcBorders>
            <w:shd w:val="clear" w:color="auto" w:fill="auto"/>
            <w:noWrap/>
            <w:vAlign w:val="bottom"/>
            <w:hideMark/>
          </w:tcPr>
          <w:p w14:paraId="51420484" w14:textId="77777777" w:rsidR="00E511F7" w:rsidRPr="00971D7E" w:rsidRDefault="00E511F7" w:rsidP="00E511F7">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3.8</w:t>
            </w:r>
          </w:p>
        </w:tc>
        <w:tc>
          <w:tcPr>
            <w:tcW w:w="885" w:type="dxa"/>
            <w:tcBorders>
              <w:top w:val="nil"/>
              <w:left w:val="nil"/>
              <w:bottom w:val="nil"/>
              <w:right w:val="nil"/>
            </w:tcBorders>
            <w:shd w:val="clear" w:color="auto" w:fill="auto"/>
            <w:noWrap/>
            <w:vAlign w:val="bottom"/>
            <w:hideMark/>
          </w:tcPr>
          <w:p w14:paraId="6CB41EC8" w14:textId="77777777" w:rsidR="00E511F7" w:rsidRPr="00971D7E" w:rsidRDefault="00E511F7" w:rsidP="00E511F7">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669.1</w:t>
            </w:r>
          </w:p>
        </w:tc>
        <w:tc>
          <w:tcPr>
            <w:tcW w:w="1195" w:type="dxa"/>
            <w:tcBorders>
              <w:top w:val="nil"/>
              <w:left w:val="nil"/>
              <w:bottom w:val="nil"/>
              <w:right w:val="nil"/>
            </w:tcBorders>
            <w:shd w:val="clear" w:color="auto" w:fill="auto"/>
            <w:noWrap/>
            <w:vAlign w:val="bottom"/>
            <w:hideMark/>
          </w:tcPr>
          <w:p w14:paraId="550DCEE6" w14:textId="77777777" w:rsidR="00E511F7" w:rsidRPr="00971D7E" w:rsidRDefault="00E511F7" w:rsidP="00E511F7">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20.9</w:t>
            </w:r>
          </w:p>
        </w:tc>
        <w:tc>
          <w:tcPr>
            <w:tcW w:w="1195" w:type="dxa"/>
            <w:tcBorders>
              <w:top w:val="nil"/>
              <w:left w:val="nil"/>
              <w:bottom w:val="nil"/>
              <w:right w:val="nil"/>
            </w:tcBorders>
            <w:shd w:val="clear" w:color="auto" w:fill="auto"/>
            <w:noWrap/>
            <w:vAlign w:val="bottom"/>
            <w:hideMark/>
          </w:tcPr>
          <w:p w14:paraId="0DC72B4B" w14:textId="77777777" w:rsidR="00E511F7" w:rsidRPr="00971D7E" w:rsidRDefault="00E511F7" w:rsidP="00E511F7">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10.0</w:t>
            </w:r>
          </w:p>
        </w:tc>
      </w:tr>
    </w:tbl>
    <w:p w14:paraId="72F08E7C" w14:textId="77777777" w:rsidR="00E511F7" w:rsidRPr="00E511F7" w:rsidRDefault="00E511F7" w:rsidP="00E511F7"/>
    <w:p w14:paraId="7FF5B000" w14:textId="347CA831" w:rsidR="00AA3230" w:rsidRDefault="00E511F7" w:rsidP="00AA3230">
      <w:pPr>
        <w:rPr>
          <w:rFonts w:cs="Times New Roman"/>
          <w:szCs w:val="24"/>
        </w:rPr>
      </w:pPr>
      <w:r>
        <w:rPr>
          <w:rFonts w:cs="Times New Roman"/>
          <w:szCs w:val="24"/>
        </w:rPr>
        <w:t>Looking at key parameters of the cluster (</w:t>
      </w:r>
      <w:r>
        <w:rPr>
          <w:rFonts w:cs="Times New Roman"/>
          <w:szCs w:val="24"/>
        </w:rPr>
        <w:fldChar w:fldCharType="begin"/>
      </w:r>
      <w:r>
        <w:rPr>
          <w:rFonts w:cs="Times New Roman"/>
          <w:szCs w:val="24"/>
        </w:rPr>
        <w:instrText xml:space="preserve"> REF _Ref399598621 \h </w:instrText>
      </w:r>
      <w:r>
        <w:rPr>
          <w:rFonts w:cs="Times New Roman"/>
          <w:szCs w:val="24"/>
        </w:rPr>
      </w:r>
      <w:r>
        <w:rPr>
          <w:rFonts w:cs="Times New Roman"/>
          <w:szCs w:val="24"/>
        </w:rPr>
        <w:fldChar w:fldCharType="separate"/>
      </w:r>
      <w:ins w:id="33" w:author="Nguyen Thanh Quang" w:date="2014-10-15T09:10:00Z">
        <w:r w:rsidR="008B59F1">
          <w:t xml:space="preserve">Table </w:t>
        </w:r>
        <w:r w:rsidR="008B59F1">
          <w:rPr>
            <w:noProof/>
          </w:rPr>
          <w:t>2</w:t>
        </w:r>
      </w:ins>
      <w:del w:id="34" w:author="Nguyen Thanh Quang" w:date="2014-10-15T09:10:00Z">
        <w:r w:rsidDel="008B59F1">
          <w:delText xml:space="preserve">Table </w:delText>
        </w:r>
        <w:r w:rsidDel="008B59F1">
          <w:rPr>
            <w:noProof/>
          </w:rPr>
          <w:delText>3</w:delText>
        </w:r>
      </w:del>
      <w:r>
        <w:rPr>
          <w:rFonts w:cs="Times New Roman"/>
          <w:szCs w:val="24"/>
        </w:rPr>
        <w:fldChar w:fldCharType="end"/>
      </w:r>
      <w:r>
        <w:rPr>
          <w:rFonts w:cs="Times New Roman"/>
          <w:szCs w:val="24"/>
        </w:rPr>
        <w:t>) it can be seen that cluster 1 to 6 is spreading from delta (cluster 1 and 2) to forest and mountain area (cluster 5 and 6) with cluster 3 and 4 representing the hilly area in between.</w:t>
      </w:r>
      <w:r w:rsidR="00586CE7">
        <w:rPr>
          <w:rFonts w:cs="Times New Roman"/>
          <w:szCs w:val="24"/>
        </w:rPr>
        <w:t xml:space="preserve"> The </w:t>
      </w:r>
      <w:proofErr w:type="gramStart"/>
      <w:r w:rsidR="00586CE7">
        <w:rPr>
          <w:rFonts w:cs="Times New Roman"/>
          <w:szCs w:val="24"/>
        </w:rPr>
        <w:t>elevation of the cluster reflect</w:t>
      </w:r>
      <w:proofErr w:type="gramEnd"/>
      <w:r w:rsidR="00586CE7">
        <w:rPr>
          <w:rFonts w:cs="Times New Roman"/>
          <w:szCs w:val="24"/>
        </w:rPr>
        <w:t xml:space="preserve"> this pattern very clearly. </w:t>
      </w:r>
      <w:r w:rsidR="00AA3230">
        <w:rPr>
          <w:rFonts w:cs="Times New Roman"/>
          <w:szCs w:val="24"/>
        </w:rPr>
        <w:t>The</w:t>
      </w:r>
      <w:r w:rsidR="00586CE7">
        <w:rPr>
          <w:rFonts w:cs="Times New Roman"/>
          <w:szCs w:val="24"/>
        </w:rPr>
        <w:t xml:space="preserve"> distinct characteristic of cluster 5 and 6 is that </w:t>
      </w:r>
      <w:r w:rsidR="00AA3230">
        <w:rPr>
          <w:rFonts w:cs="Times New Roman"/>
          <w:szCs w:val="24"/>
        </w:rPr>
        <w:t xml:space="preserve">the coverage of </w:t>
      </w:r>
      <w:r w:rsidR="00586CE7">
        <w:rPr>
          <w:rFonts w:cs="Times New Roman"/>
          <w:szCs w:val="24"/>
        </w:rPr>
        <w:t>natural forest</w:t>
      </w:r>
      <w:r w:rsidR="00AA3230">
        <w:rPr>
          <w:rFonts w:cs="Times New Roman"/>
          <w:szCs w:val="24"/>
        </w:rPr>
        <w:t xml:space="preserve"> </w:t>
      </w:r>
      <w:r w:rsidR="00586CE7">
        <w:rPr>
          <w:rFonts w:cs="Times New Roman"/>
          <w:szCs w:val="24"/>
        </w:rPr>
        <w:t>is</w:t>
      </w:r>
      <w:r w:rsidR="00AA3230">
        <w:rPr>
          <w:rFonts w:cs="Times New Roman"/>
          <w:szCs w:val="24"/>
        </w:rPr>
        <w:t xml:space="preserve"> very high,</w:t>
      </w:r>
      <w:r w:rsidR="00586CE7">
        <w:rPr>
          <w:rFonts w:cs="Times New Roman"/>
          <w:szCs w:val="24"/>
        </w:rPr>
        <w:t xml:space="preserve"> </w:t>
      </w:r>
      <w:r w:rsidR="00AA3230">
        <w:rPr>
          <w:rFonts w:cs="Times New Roman"/>
          <w:szCs w:val="24"/>
        </w:rPr>
        <w:t>49.2% and 54.6% respectively. People in th</w:t>
      </w:r>
      <w:r w:rsidR="002B4947">
        <w:rPr>
          <w:rFonts w:cs="Times New Roman"/>
          <w:szCs w:val="24"/>
        </w:rPr>
        <w:t>ese</w:t>
      </w:r>
      <w:r w:rsidR="00AA3230">
        <w:rPr>
          <w:rFonts w:cs="Times New Roman"/>
          <w:szCs w:val="24"/>
        </w:rPr>
        <w:t xml:space="preserve"> cluster</w:t>
      </w:r>
      <w:r w:rsidR="002B4947">
        <w:rPr>
          <w:rFonts w:cs="Times New Roman"/>
          <w:szCs w:val="24"/>
        </w:rPr>
        <w:t>s</w:t>
      </w:r>
      <w:r w:rsidR="00AA3230">
        <w:rPr>
          <w:rFonts w:cs="Times New Roman"/>
          <w:szCs w:val="24"/>
        </w:rPr>
        <w:t xml:space="preserve"> have easy access to natural forest and consequently </w:t>
      </w:r>
      <w:r w:rsidR="002B4947">
        <w:rPr>
          <w:rFonts w:cs="Times New Roman"/>
          <w:szCs w:val="24"/>
        </w:rPr>
        <w:t>easy</w:t>
      </w:r>
      <w:r w:rsidR="00AA3230">
        <w:rPr>
          <w:rFonts w:cs="Times New Roman"/>
          <w:szCs w:val="24"/>
        </w:rPr>
        <w:t xml:space="preserve"> access to high quality </w:t>
      </w:r>
      <w:proofErr w:type="spellStart"/>
      <w:r w:rsidR="00604187">
        <w:rPr>
          <w:rFonts w:cs="Times New Roman"/>
          <w:szCs w:val="24"/>
        </w:rPr>
        <w:t>fuelwood</w:t>
      </w:r>
      <w:proofErr w:type="spellEnd"/>
      <w:r w:rsidR="00AA3230">
        <w:rPr>
          <w:rFonts w:cs="Times New Roman"/>
          <w:szCs w:val="24"/>
        </w:rPr>
        <w:t>.</w:t>
      </w:r>
    </w:p>
    <w:p w14:paraId="319EC248" w14:textId="294CB5CD" w:rsidR="00586CE7" w:rsidRDefault="00AA3230" w:rsidP="00AA3230">
      <w:pPr>
        <w:rPr>
          <w:rFonts w:cs="Times New Roman"/>
          <w:szCs w:val="24"/>
        </w:rPr>
      </w:pPr>
      <w:r>
        <w:rPr>
          <w:rFonts w:cs="Times New Roman"/>
          <w:szCs w:val="24"/>
        </w:rPr>
        <w:t>In cluster 3 and 4 the most important character is the high coverage of plantation forest, 20.1% and 19.6% respectively.</w:t>
      </w:r>
      <w:r w:rsidR="002B4947">
        <w:rPr>
          <w:rFonts w:cs="Times New Roman"/>
          <w:szCs w:val="24"/>
        </w:rPr>
        <w:t xml:space="preserve"> Cluster 2 and 1 has almost no natural forest and very little plantation forest</w:t>
      </w:r>
      <w:r w:rsidR="008F2538">
        <w:rPr>
          <w:rFonts w:cs="Times New Roman"/>
          <w:szCs w:val="24"/>
        </w:rPr>
        <w:t>.</w:t>
      </w:r>
    </w:p>
    <w:p w14:paraId="1A6D21DF" w14:textId="240717D3" w:rsidR="00C035B2" w:rsidRDefault="00807C37" w:rsidP="00AF188B">
      <w:pPr>
        <w:rPr>
          <w:bCs/>
        </w:rPr>
      </w:pPr>
      <w:r w:rsidRPr="00807C37">
        <w:rPr>
          <w:bCs/>
        </w:rPr>
        <w:t>A</w:t>
      </w:r>
      <w:r>
        <w:rPr>
          <w:bCs/>
        </w:rPr>
        <w:t xml:space="preserve"> brief </w:t>
      </w:r>
      <w:r w:rsidR="00D90B1D">
        <w:rPr>
          <w:bCs/>
        </w:rPr>
        <w:t xml:space="preserve">description </w:t>
      </w:r>
      <w:r>
        <w:rPr>
          <w:bCs/>
        </w:rPr>
        <w:t>of each cluster is</w:t>
      </w:r>
      <w:r w:rsidR="00D90B1D">
        <w:rPr>
          <w:bCs/>
        </w:rPr>
        <w:t xml:space="preserve"> presented</w:t>
      </w:r>
      <w:r>
        <w:rPr>
          <w:bCs/>
        </w:rPr>
        <w:t xml:space="preserve"> below:</w:t>
      </w:r>
    </w:p>
    <w:p w14:paraId="67B93410" w14:textId="080A1D0E" w:rsidR="00807C37" w:rsidRDefault="00EA0670" w:rsidP="008F2538">
      <w:pPr>
        <w:spacing w:before="0" w:after="200" w:line="276" w:lineRule="auto"/>
        <w:jc w:val="left"/>
        <w:rPr>
          <w:bCs/>
        </w:rPr>
      </w:pPr>
      <w:proofErr w:type="gramStart"/>
      <w:r>
        <w:lastRenderedPageBreak/>
        <w:t xml:space="preserve">Table </w:t>
      </w:r>
      <w:proofErr w:type="gramEnd"/>
      <w:r w:rsidR="00AE5BB5">
        <w:fldChar w:fldCharType="begin"/>
      </w:r>
      <w:r w:rsidR="00AE5BB5">
        <w:instrText xml:space="preserve"> SEQ Table \* ARABIC </w:instrText>
      </w:r>
      <w:r w:rsidR="00AE5BB5">
        <w:fldChar w:fldCharType="separate"/>
      </w:r>
      <w:r w:rsidR="008B59F1">
        <w:rPr>
          <w:noProof/>
        </w:rPr>
        <w:t>3</w:t>
      </w:r>
      <w:r w:rsidR="00AE5BB5">
        <w:rPr>
          <w:noProof/>
        </w:rPr>
        <w:fldChar w:fldCharType="end"/>
      </w:r>
      <w:proofErr w:type="gramStart"/>
      <w:r>
        <w:t>.</w:t>
      </w:r>
      <w:proofErr w:type="gramEnd"/>
      <w:r>
        <w:t xml:space="preserve"> Description of cluster</w:t>
      </w:r>
    </w:p>
    <w:tbl>
      <w:tblPr>
        <w:tblStyle w:val="TableGrid"/>
        <w:tblW w:w="9738" w:type="dxa"/>
        <w:tblLook w:val="04A0" w:firstRow="1" w:lastRow="0" w:firstColumn="1" w:lastColumn="0" w:noHBand="0" w:noVBand="1"/>
      </w:tblPr>
      <w:tblGrid>
        <w:gridCol w:w="1368"/>
        <w:gridCol w:w="6480"/>
        <w:gridCol w:w="1890"/>
      </w:tblGrid>
      <w:tr w:rsidR="00807C37" w:rsidRPr="00C12C82" w14:paraId="02E5ED0B" w14:textId="77777777" w:rsidTr="00D416A4">
        <w:tc>
          <w:tcPr>
            <w:tcW w:w="1368" w:type="dxa"/>
            <w:tcBorders>
              <w:bottom w:val="single" w:sz="4" w:space="0" w:color="auto"/>
            </w:tcBorders>
          </w:tcPr>
          <w:p w14:paraId="2CF11728" w14:textId="292E5445" w:rsidR="00807C37" w:rsidRPr="00290DFD" w:rsidRDefault="008C1EB2" w:rsidP="008C1EB2">
            <w:pPr>
              <w:jc w:val="center"/>
              <w:rPr>
                <w:b/>
                <w:bCs/>
              </w:rPr>
            </w:pPr>
            <w:r w:rsidRPr="00290DFD">
              <w:rPr>
                <w:b/>
              </w:rPr>
              <w:br w:type="page"/>
            </w:r>
            <w:r w:rsidR="00807C37" w:rsidRPr="00290DFD">
              <w:rPr>
                <w:b/>
                <w:bCs/>
              </w:rPr>
              <w:t>Cluster</w:t>
            </w:r>
          </w:p>
        </w:tc>
        <w:tc>
          <w:tcPr>
            <w:tcW w:w="6480" w:type="dxa"/>
          </w:tcPr>
          <w:p w14:paraId="38122F8D" w14:textId="77777777" w:rsidR="00807C37" w:rsidRPr="00290DFD" w:rsidRDefault="00807C37" w:rsidP="008C1EB2">
            <w:pPr>
              <w:jc w:val="center"/>
              <w:rPr>
                <w:b/>
                <w:bCs/>
              </w:rPr>
            </w:pPr>
            <w:r w:rsidRPr="00290DFD">
              <w:rPr>
                <w:b/>
                <w:bCs/>
              </w:rPr>
              <w:t>Interpretation</w:t>
            </w:r>
          </w:p>
        </w:tc>
        <w:tc>
          <w:tcPr>
            <w:tcW w:w="1890" w:type="dxa"/>
            <w:tcBorders>
              <w:bottom w:val="single" w:sz="4" w:space="0" w:color="auto"/>
            </w:tcBorders>
          </w:tcPr>
          <w:p w14:paraId="2CB6FBC8" w14:textId="77777777" w:rsidR="00807C37" w:rsidRPr="00290DFD" w:rsidRDefault="00807C37" w:rsidP="008C1EB2">
            <w:pPr>
              <w:jc w:val="center"/>
              <w:rPr>
                <w:b/>
                <w:bCs/>
              </w:rPr>
            </w:pPr>
            <w:r w:rsidRPr="00290DFD">
              <w:rPr>
                <w:b/>
                <w:bCs/>
              </w:rPr>
              <w:t>Forest to Delta</w:t>
            </w:r>
            <w:r w:rsidR="008C1EB2" w:rsidRPr="00290DFD">
              <w:rPr>
                <w:b/>
                <w:bCs/>
              </w:rPr>
              <w:t xml:space="preserve"> Characteristics</w:t>
            </w:r>
          </w:p>
        </w:tc>
      </w:tr>
      <w:tr w:rsidR="00807C37" w14:paraId="52026D17" w14:textId="77777777" w:rsidTr="00D416A4">
        <w:tc>
          <w:tcPr>
            <w:tcW w:w="1368" w:type="dxa"/>
            <w:tcBorders>
              <w:bottom w:val="single" w:sz="4" w:space="0" w:color="auto"/>
            </w:tcBorders>
            <w:shd w:val="clear" w:color="auto" w:fill="A83800"/>
          </w:tcPr>
          <w:p w14:paraId="49C37A1D" w14:textId="77777777" w:rsidR="00807C37" w:rsidRDefault="00807C37" w:rsidP="008C1EB2">
            <w:pPr>
              <w:jc w:val="center"/>
              <w:rPr>
                <w:bCs/>
              </w:rPr>
            </w:pPr>
            <w:r>
              <w:rPr>
                <w:bCs/>
              </w:rPr>
              <w:t>Cluster 6</w:t>
            </w:r>
          </w:p>
        </w:tc>
        <w:tc>
          <w:tcPr>
            <w:tcW w:w="6480" w:type="dxa"/>
          </w:tcPr>
          <w:p w14:paraId="6B309070" w14:textId="224F787E" w:rsidR="00807C37" w:rsidRDefault="00807C37" w:rsidP="001A66AC">
            <w:pPr>
              <w:rPr>
                <w:bCs/>
              </w:rPr>
            </w:pPr>
            <w:r>
              <w:rPr>
                <w:bCs/>
              </w:rPr>
              <w:t xml:space="preserve">Highest mountainous area, highest coverage of natural forest, less coverage of plantation forest, farthest to main truck roads, lowest </w:t>
            </w:r>
            <w:r w:rsidR="00F034CB">
              <w:rPr>
                <w:bCs/>
              </w:rPr>
              <w:t>temperature</w:t>
            </w:r>
            <w:r>
              <w:rPr>
                <w:bCs/>
              </w:rPr>
              <w:t xml:space="preserve"> of the medium coldest month </w:t>
            </w:r>
            <w:r w:rsidR="00F034CB">
              <w:rPr>
                <w:bCs/>
              </w:rPr>
              <w:t>temperature</w:t>
            </w:r>
            <w:r>
              <w:rPr>
                <w:bCs/>
              </w:rPr>
              <w:t>, lowest population density</w:t>
            </w:r>
          </w:p>
        </w:tc>
        <w:tc>
          <w:tcPr>
            <w:tcW w:w="1890" w:type="dxa"/>
            <w:tcBorders>
              <w:bottom w:val="dotted" w:sz="4" w:space="0" w:color="auto"/>
            </w:tcBorders>
          </w:tcPr>
          <w:p w14:paraId="41220ABB" w14:textId="77777777" w:rsidR="00807C37" w:rsidRDefault="008C1EB2" w:rsidP="008C1EB2">
            <w:pPr>
              <w:jc w:val="center"/>
              <w:rPr>
                <w:bCs/>
              </w:rPr>
            </w:pPr>
            <w:r>
              <w:rPr>
                <w:bCs/>
                <w:noProof/>
                <w:lang w:val="en-GB" w:eastAsia="en-GB"/>
              </w:rPr>
              <mc:AlternateContent>
                <mc:Choice Requires="wps">
                  <w:drawing>
                    <wp:anchor distT="0" distB="0" distL="114300" distR="114300" simplePos="0" relativeHeight="251658752" behindDoc="0" locked="0" layoutInCell="1" allowOverlap="1" wp14:anchorId="3D3D4515" wp14:editId="3D54E40D">
                      <wp:simplePos x="0" y="0"/>
                      <wp:positionH relativeFrom="column">
                        <wp:posOffset>545161</wp:posOffset>
                      </wp:positionH>
                      <wp:positionV relativeFrom="paragraph">
                        <wp:posOffset>235668</wp:posOffset>
                      </wp:positionV>
                      <wp:extent cx="0" cy="3355450"/>
                      <wp:effectExtent l="171450" t="0" r="76200" b="54610"/>
                      <wp:wrapNone/>
                      <wp:docPr id="19" name="Straight Arrow Connector 19"/>
                      <wp:cNvGraphicFramePr/>
                      <a:graphic xmlns:a="http://schemas.openxmlformats.org/drawingml/2006/main">
                        <a:graphicData uri="http://schemas.microsoft.com/office/word/2010/wordprocessingShape">
                          <wps:wsp>
                            <wps:cNvCnPr/>
                            <wps:spPr>
                              <a:xfrm>
                                <a:off x="0" y="0"/>
                                <a:ext cx="0" cy="3355450"/>
                              </a:xfrm>
                              <a:prstGeom prst="straightConnector1">
                                <a:avLst/>
                              </a:prstGeom>
                              <a:ln w="5715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type w14:anchorId="01CFBEA8" id="_x0000_t32" coordsize="21600,21600" o:spt="32" o:oned="t" path="m,l21600,21600e" filled="f">
                      <v:path arrowok="t" fillok="f" o:connecttype="none"/>
                      <o:lock v:ext="edit" shapetype="t"/>
                    </v:shapetype>
                    <v:shape id="Straight Arrow Connector 19" o:spid="_x0000_s1026" type="#_x0000_t32" style="position:absolute;margin-left:42.95pt;margin-top:18.55pt;width:0;height:264.2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" strokecolor="#4579b8 [3044]" strokeweight="4.5pt">
                      <v:stroke endarrow="open"/>
                    </v:shape>
                  </w:pict>
                </mc:Fallback>
              </mc:AlternateContent>
            </w:r>
            <w:r>
              <w:rPr>
                <w:bCs/>
              </w:rPr>
              <w:t>Forest</w:t>
            </w:r>
          </w:p>
        </w:tc>
      </w:tr>
      <w:tr w:rsidR="00807C37" w14:paraId="1CEEB982" w14:textId="77777777" w:rsidTr="00D416A4">
        <w:tc>
          <w:tcPr>
            <w:tcW w:w="1368" w:type="dxa"/>
            <w:tcBorders>
              <w:bottom w:val="single" w:sz="4" w:space="0" w:color="auto"/>
            </w:tcBorders>
            <w:shd w:val="clear" w:color="auto" w:fill="73B2FF"/>
          </w:tcPr>
          <w:p w14:paraId="421FFE4C" w14:textId="714E7EF3" w:rsidR="00807C37" w:rsidRDefault="005D008A" w:rsidP="008C1EB2">
            <w:pPr>
              <w:jc w:val="center"/>
              <w:rPr>
                <w:bCs/>
              </w:rPr>
            </w:pPr>
            <w:r>
              <w:rPr>
                <w:bCs/>
              </w:rPr>
              <w:t>Cluster 5</w:t>
            </w:r>
          </w:p>
        </w:tc>
        <w:tc>
          <w:tcPr>
            <w:tcW w:w="6480" w:type="dxa"/>
          </w:tcPr>
          <w:p w14:paraId="606B7583" w14:textId="77777777" w:rsidR="00807C37" w:rsidRDefault="00807C37" w:rsidP="00434644">
            <w:pPr>
              <w:rPr>
                <w:bCs/>
              </w:rPr>
            </w:pPr>
            <w:r>
              <w:rPr>
                <w:bCs/>
              </w:rPr>
              <w:t xml:space="preserve">High mountainous area, high coverage of natural forest, more plantation forest, closer to main truck roads, </w:t>
            </w:r>
            <w:r w:rsidR="008C1EB2">
              <w:rPr>
                <w:bCs/>
              </w:rPr>
              <w:t xml:space="preserve">many depressed communes, </w:t>
            </w:r>
            <w:r>
              <w:rPr>
                <w:bCs/>
              </w:rPr>
              <w:t>less cold, higher population density</w:t>
            </w:r>
          </w:p>
        </w:tc>
        <w:tc>
          <w:tcPr>
            <w:tcW w:w="1890" w:type="dxa"/>
            <w:tcBorders>
              <w:top w:val="dotted" w:sz="4" w:space="0" w:color="auto"/>
              <w:bottom w:val="dotted" w:sz="4" w:space="0" w:color="auto"/>
            </w:tcBorders>
          </w:tcPr>
          <w:p w14:paraId="1587FC82" w14:textId="77777777" w:rsidR="00807C37" w:rsidRDefault="00807C37" w:rsidP="008C1EB2">
            <w:pPr>
              <w:jc w:val="center"/>
              <w:rPr>
                <w:bCs/>
              </w:rPr>
            </w:pPr>
          </w:p>
        </w:tc>
      </w:tr>
      <w:tr w:rsidR="00807C37" w14:paraId="72CBB1BF" w14:textId="77777777" w:rsidTr="00D416A4">
        <w:tc>
          <w:tcPr>
            <w:tcW w:w="1368" w:type="dxa"/>
            <w:tcBorders>
              <w:bottom w:val="single" w:sz="4" w:space="0" w:color="auto"/>
            </w:tcBorders>
            <w:shd w:val="clear" w:color="auto" w:fill="FFFF73"/>
          </w:tcPr>
          <w:p w14:paraId="0D4F5F23" w14:textId="3A24E918" w:rsidR="00807C37" w:rsidRDefault="005D008A" w:rsidP="008C1EB2">
            <w:pPr>
              <w:jc w:val="center"/>
              <w:rPr>
                <w:bCs/>
              </w:rPr>
            </w:pPr>
            <w:r>
              <w:rPr>
                <w:bCs/>
              </w:rPr>
              <w:t>Cluster 4</w:t>
            </w:r>
          </w:p>
        </w:tc>
        <w:tc>
          <w:tcPr>
            <w:tcW w:w="6480" w:type="dxa"/>
          </w:tcPr>
          <w:p w14:paraId="390169F4" w14:textId="77777777" w:rsidR="00807C37" w:rsidRDefault="00807C37" w:rsidP="00434644">
            <w:pPr>
              <w:rPr>
                <w:bCs/>
              </w:rPr>
            </w:pPr>
            <w:r>
              <w:rPr>
                <w:bCs/>
              </w:rPr>
              <w:t xml:space="preserve">Low mountain and hills, less natural forest coverage, high plantation forest coverage, close to main truck roads, </w:t>
            </w:r>
            <w:r w:rsidR="008C1EB2">
              <w:rPr>
                <w:bCs/>
              </w:rPr>
              <w:t xml:space="preserve">less depressed communes, </w:t>
            </w:r>
            <w:r>
              <w:rPr>
                <w:bCs/>
              </w:rPr>
              <w:t>less cold, population density increase</w:t>
            </w:r>
            <w:r w:rsidR="008C1EB2">
              <w:rPr>
                <w:bCs/>
              </w:rPr>
              <w:t xml:space="preserve"> significantly.</w:t>
            </w:r>
          </w:p>
        </w:tc>
        <w:tc>
          <w:tcPr>
            <w:tcW w:w="1890" w:type="dxa"/>
            <w:tcBorders>
              <w:top w:val="dotted" w:sz="4" w:space="0" w:color="auto"/>
              <w:bottom w:val="dotted" w:sz="4" w:space="0" w:color="auto"/>
            </w:tcBorders>
          </w:tcPr>
          <w:p w14:paraId="064A7DE0" w14:textId="77777777" w:rsidR="00807C37" w:rsidRDefault="00807C37" w:rsidP="008C1EB2">
            <w:pPr>
              <w:jc w:val="center"/>
              <w:rPr>
                <w:bCs/>
              </w:rPr>
            </w:pPr>
          </w:p>
        </w:tc>
      </w:tr>
      <w:tr w:rsidR="00807C37" w14:paraId="190886A5" w14:textId="77777777" w:rsidTr="00D416A4">
        <w:tc>
          <w:tcPr>
            <w:tcW w:w="1368" w:type="dxa"/>
            <w:tcBorders>
              <w:bottom w:val="single" w:sz="4" w:space="0" w:color="auto"/>
            </w:tcBorders>
            <w:shd w:val="clear" w:color="auto" w:fill="38A800"/>
          </w:tcPr>
          <w:p w14:paraId="0B6ECF25" w14:textId="062CF8D1" w:rsidR="00807C37" w:rsidRDefault="005D008A" w:rsidP="008C1EB2">
            <w:pPr>
              <w:jc w:val="center"/>
              <w:rPr>
                <w:bCs/>
              </w:rPr>
            </w:pPr>
            <w:r>
              <w:rPr>
                <w:bCs/>
              </w:rPr>
              <w:t>Cluster 3</w:t>
            </w:r>
          </w:p>
        </w:tc>
        <w:tc>
          <w:tcPr>
            <w:tcW w:w="6480" w:type="dxa"/>
          </w:tcPr>
          <w:p w14:paraId="350D8181" w14:textId="77777777" w:rsidR="00807C37" w:rsidRDefault="008C1EB2" w:rsidP="00434644">
            <w:pPr>
              <w:rPr>
                <w:bCs/>
              </w:rPr>
            </w:pPr>
            <w:r>
              <w:rPr>
                <w:bCs/>
              </w:rPr>
              <w:t>Major hills and flat land, almost no natural forest, most plantation forest coverage, very close major roads, almost no depressed communes, not cold, high population density</w:t>
            </w:r>
          </w:p>
        </w:tc>
        <w:tc>
          <w:tcPr>
            <w:tcW w:w="1890" w:type="dxa"/>
            <w:tcBorders>
              <w:top w:val="dotted" w:sz="4" w:space="0" w:color="auto"/>
              <w:bottom w:val="dotted" w:sz="4" w:space="0" w:color="auto"/>
            </w:tcBorders>
          </w:tcPr>
          <w:p w14:paraId="622DFB24" w14:textId="77777777" w:rsidR="00807C37" w:rsidRDefault="00807C37" w:rsidP="008C1EB2">
            <w:pPr>
              <w:jc w:val="center"/>
              <w:rPr>
                <w:bCs/>
              </w:rPr>
            </w:pPr>
          </w:p>
        </w:tc>
      </w:tr>
      <w:tr w:rsidR="00807C37" w14:paraId="3AA81845" w14:textId="77777777" w:rsidTr="00D416A4">
        <w:tc>
          <w:tcPr>
            <w:tcW w:w="1368" w:type="dxa"/>
            <w:shd w:val="clear" w:color="auto" w:fill="FFAA00"/>
          </w:tcPr>
          <w:p w14:paraId="7722375D" w14:textId="56C3A910" w:rsidR="00807C37" w:rsidRDefault="008C1EB2" w:rsidP="008C1EB2">
            <w:pPr>
              <w:jc w:val="center"/>
              <w:rPr>
                <w:bCs/>
              </w:rPr>
            </w:pPr>
            <w:r>
              <w:rPr>
                <w:bCs/>
              </w:rPr>
              <w:t>Cluster</w:t>
            </w:r>
            <w:r w:rsidR="005D008A">
              <w:rPr>
                <w:bCs/>
              </w:rPr>
              <w:t xml:space="preserve"> 2</w:t>
            </w:r>
          </w:p>
        </w:tc>
        <w:tc>
          <w:tcPr>
            <w:tcW w:w="6480" w:type="dxa"/>
          </w:tcPr>
          <w:p w14:paraId="76B2D94D" w14:textId="77777777" w:rsidR="00807C37" w:rsidRDefault="008C1EB2" w:rsidP="00434644">
            <w:pPr>
              <w:rPr>
                <w:bCs/>
              </w:rPr>
            </w:pPr>
            <w:r>
              <w:rPr>
                <w:bCs/>
              </w:rPr>
              <w:t>Delta land, no natural forest, few plantation forest, closest to major roads, warmest, highest population density</w:t>
            </w:r>
          </w:p>
        </w:tc>
        <w:tc>
          <w:tcPr>
            <w:tcW w:w="1890" w:type="dxa"/>
            <w:tcBorders>
              <w:top w:val="dotted" w:sz="4" w:space="0" w:color="auto"/>
            </w:tcBorders>
            <w:vAlign w:val="bottom"/>
          </w:tcPr>
          <w:p w14:paraId="46475C2E" w14:textId="77777777" w:rsidR="008C1EB2" w:rsidRDefault="008C1EB2" w:rsidP="008C1EB2">
            <w:pPr>
              <w:jc w:val="center"/>
              <w:rPr>
                <w:bCs/>
              </w:rPr>
            </w:pPr>
            <w:r>
              <w:rPr>
                <w:bCs/>
              </w:rPr>
              <w:t>Delta</w:t>
            </w:r>
          </w:p>
        </w:tc>
      </w:tr>
    </w:tbl>
    <w:p w14:paraId="5DB7D473" w14:textId="77777777" w:rsidR="00807C37" w:rsidRDefault="00807C37" w:rsidP="00AF188B">
      <w:pPr>
        <w:rPr>
          <w:bCs/>
        </w:rPr>
      </w:pPr>
    </w:p>
    <w:p w14:paraId="705E2142" w14:textId="3DFA701E" w:rsidR="008C1EB2" w:rsidRDefault="00EA0670" w:rsidP="00AF188B">
      <w:pPr>
        <w:rPr>
          <w:bCs/>
        </w:rPr>
      </w:pPr>
      <w:r w:rsidRPr="00C035B2">
        <w:rPr>
          <w:bCs/>
        </w:rPr>
        <w:t>Map</w:t>
      </w:r>
      <w:r w:rsidR="008C1EB2" w:rsidRPr="00C035B2">
        <w:rPr>
          <w:bCs/>
        </w:rPr>
        <w:t xml:space="preserve"> of these clusters </w:t>
      </w:r>
      <w:proofErr w:type="spellStart"/>
      <w:r w:rsidR="003B5B06">
        <w:rPr>
          <w:bCs/>
        </w:rPr>
        <w:t>in</w:t>
      </w:r>
      <w:r w:rsidR="008C1EB2" w:rsidRPr="00C035B2">
        <w:rPr>
          <w:bCs/>
        </w:rPr>
        <w:t>Thanh</w:t>
      </w:r>
      <w:proofErr w:type="spellEnd"/>
      <w:r w:rsidR="008C1EB2" w:rsidRPr="00C035B2">
        <w:rPr>
          <w:bCs/>
        </w:rPr>
        <w:t xml:space="preserve"> Hoa and </w:t>
      </w:r>
      <w:proofErr w:type="spellStart"/>
      <w:r w:rsidR="008C1EB2" w:rsidRPr="00C035B2">
        <w:rPr>
          <w:bCs/>
        </w:rPr>
        <w:t>Nghe</w:t>
      </w:r>
      <w:proofErr w:type="spellEnd"/>
      <w:r w:rsidR="008C1EB2" w:rsidRPr="00C035B2">
        <w:rPr>
          <w:bCs/>
        </w:rPr>
        <w:t xml:space="preserve"> </w:t>
      </w:r>
      <w:proofErr w:type="gramStart"/>
      <w:r w:rsidR="008C1EB2" w:rsidRPr="00C035B2">
        <w:rPr>
          <w:bCs/>
        </w:rPr>
        <w:t>An are</w:t>
      </w:r>
      <w:proofErr w:type="gramEnd"/>
      <w:r w:rsidR="008C1EB2" w:rsidRPr="00C035B2">
        <w:rPr>
          <w:bCs/>
        </w:rPr>
        <w:t xml:space="preserve"> as below:</w:t>
      </w:r>
    </w:p>
    <w:p w14:paraId="662EC6E1" w14:textId="77777777" w:rsidR="00393B09" w:rsidRDefault="00393B09" w:rsidP="00AF188B">
      <w:pPr>
        <w:rPr>
          <w:bCs/>
        </w:rPr>
      </w:pPr>
    </w:p>
    <w:p w14:paraId="2B9080C7" w14:textId="77777777" w:rsidR="00393B09" w:rsidRDefault="00393B09">
      <w:pPr>
        <w:spacing w:before="0" w:after="200" w:line="276" w:lineRule="auto"/>
        <w:rPr>
          <w:bCs/>
          <w:noProof/>
        </w:rPr>
      </w:pPr>
      <w:r>
        <w:rPr>
          <w:bCs/>
          <w:noProof/>
        </w:rPr>
        <w:br w:type="page"/>
      </w:r>
    </w:p>
    <w:p w14:paraId="61A9205E" w14:textId="4B7B2B58" w:rsidR="00393B09" w:rsidRDefault="00C035B2" w:rsidP="00AF188B">
      <w:pPr>
        <w:rPr>
          <w:bCs/>
        </w:rPr>
      </w:pPr>
      <w:r>
        <w:rPr>
          <w:bCs/>
          <w:noProof/>
          <w:lang w:val="en-GB" w:eastAsia="en-GB"/>
        </w:rPr>
        <w:lastRenderedPageBreak/>
        <w:drawing>
          <wp:inline distT="0" distB="0" distL="0" distR="0" wp14:anchorId="759DF13D" wp14:editId="50A82B6C">
            <wp:extent cx="5733415" cy="6664914"/>
            <wp:effectExtent l="0" t="0" r="635" b="3175"/>
            <wp:docPr id="5" name="Picture 5" descr="E:\GFD\02 Ongoing projects\0193 SNV fuelwood baseline\Implementation\Reports\Phan tich so lieu\Cluster_full_s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GFD\02 Ongoing projects\0193 SNV fuelwood baseline\Implementation\Reports\Phan tich so lieu\Cluster_full_sort.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3415" cy="6664914"/>
                    </a:xfrm>
                    <a:prstGeom prst="rect">
                      <a:avLst/>
                    </a:prstGeom>
                    <a:noFill/>
                    <a:ln>
                      <a:noFill/>
                    </a:ln>
                  </pic:spPr>
                </pic:pic>
              </a:graphicData>
            </a:graphic>
          </wp:inline>
        </w:drawing>
      </w:r>
    </w:p>
    <w:p w14:paraId="161FF8A2" w14:textId="772F71EB" w:rsidR="00E511F7" w:rsidRDefault="00EA0670" w:rsidP="00290DFD">
      <w:proofErr w:type="gramStart"/>
      <w:r>
        <w:t xml:space="preserve">Figure </w:t>
      </w:r>
      <w:proofErr w:type="gramEnd"/>
      <w:r w:rsidR="00AE5BB5">
        <w:fldChar w:fldCharType="begin"/>
      </w:r>
      <w:r w:rsidR="00AE5BB5">
        <w:instrText xml:space="preserve"> SEQ Figure \* ARABIC </w:instrText>
      </w:r>
      <w:r w:rsidR="00AE5BB5">
        <w:fldChar w:fldCharType="separate"/>
      </w:r>
      <w:r w:rsidR="008B59F1">
        <w:rPr>
          <w:noProof/>
        </w:rPr>
        <w:t>1</w:t>
      </w:r>
      <w:r w:rsidR="00AE5BB5">
        <w:rPr>
          <w:noProof/>
        </w:rPr>
        <w:fldChar w:fldCharType="end"/>
      </w:r>
      <w:proofErr w:type="gramStart"/>
      <w:r>
        <w:t>.</w:t>
      </w:r>
      <w:proofErr w:type="gramEnd"/>
      <w:r>
        <w:t xml:space="preserve"> Map of cluster in Thanh Hoa and </w:t>
      </w:r>
      <w:proofErr w:type="spellStart"/>
      <w:r>
        <w:t>Nghe</w:t>
      </w:r>
      <w:proofErr w:type="spellEnd"/>
      <w:r>
        <w:t xml:space="preserve"> An</w:t>
      </w:r>
    </w:p>
    <w:p w14:paraId="5F6C5CBC" w14:textId="1F5CC8EA" w:rsidR="00421D17" w:rsidRDefault="00421D17" w:rsidP="00290DFD"/>
    <w:p w14:paraId="371278A2" w14:textId="5AFC0D7F" w:rsidR="00C428A0" w:rsidRDefault="00B07737" w:rsidP="00CB3289">
      <w:pPr>
        <w:rPr>
          <w:bCs/>
        </w:rPr>
      </w:pPr>
      <w:r>
        <w:rPr>
          <w:bCs/>
        </w:rPr>
        <w:t>Once the cluster</w:t>
      </w:r>
      <w:r w:rsidR="00EA0670">
        <w:rPr>
          <w:bCs/>
        </w:rPr>
        <w:t>s</w:t>
      </w:r>
      <w:r>
        <w:rPr>
          <w:bCs/>
        </w:rPr>
        <w:t xml:space="preserve"> were identified and characterized the communes were selected </w:t>
      </w:r>
      <w:r w:rsidR="00EA0670">
        <w:rPr>
          <w:bCs/>
        </w:rPr>
        <w:t xml:space="preserve">with advice from provincial VFD officers </w:t>
      </w:r>
      <w:r>
        <w:rPr>
          <w:bCs/>
        </w:rPr>
        <w:t xml:space="preserve">so that each cluster </w:t>
      </w:r>
      <w:proofErr w:type="gramStart"/>
      <w:r>
        <w:rPr>
          <w:bCs/>
        </w:rPr>
        <w:t>have</w:t>
      </w:r>
      <w:proofErr w:type="gramEnd"/>
      <w:r>
        <w:rPr>
          <w:bCs/>
        </w:rPr>
        <w:t xml:space="preserve"> at least one communes. The list of commune selected for field survey is presented in</w:t>
      </w:r>
      <w:r w:rsidR="00EE6473">
        <w:rPr>
          <w:bCs/>
        </w:rPr>
        <w:t xml:space="preserve"> </w:t>
      </w:r>
      <w:r w:rsidR="00EE6473">
        <w:rPr>
          <w:bCs/>
        </w:rPr>
        <w:fldChar w:fldCharType="begin"/>
      </w:r>
      <w:r w:rsidR="00EE6473">
        <w:rPr>
          <w:bCs/>
        </w:rPr>
        <w:instrText xml:space="preserve"> REF _Ref399087172 \h </w:instrText>
      </w:r>
      <w:r w:rsidR="00EE6473">
        <w:rPr>
          <w:bCs/>
        </w:rPr>
      </w:r>
      <w:r w:rsidR="00EE6473">
        <w:rPr>
          <w:bCs/>
        </w:rPr>
        <w:fldChar w:fldCharType="separate"/>
      </w:r>
      <w:ins w:id="35" w:author="Nguyen Thanh Quang" w:date="2014-10-15T09:10:00Z">
        <w:r w:rsidR="008B59F1">
          <w:t xml:space="preserve">Table </w:t>
        </w:r>
        <w:r w:rsidR="008B59F1">
          <w:rPr>
            <w:noProof/>
          </w:rPr>
          <w:t>4</w:t>
        </w:r>
      </w:ins>
      <w:del w:id="36" w:author="Nguyen Thanh Quang" w:date="2014-10-15T09:10:00Z">
        <w:r w:rsidR="00BD6C81" w:rsidDel="008B59F1">
          <w:delText xml:space="preserve">Table </w:delText>
        </w:r>
        <w:r w:rsidR="00BD6C81" w:rsidDel="008B59F1">
          <w:rPr>
            <w:noProof/>
          </w:rPr>
          <w:delText>3</w:delText>
        </w:r>
      </w:del>
      <w:r w:rsidR="00EE6473">
        <w:rPr>
          <w:bCs/>
        </w:rPr>
        <w:fldChar w:fldCharType="end"/>
      </w:r>
      <w:r w:rsidR="00EE6473">
        <w:rPr>
          <w:bCs/>
        </w:rPr>
        <w:t>.</w:t>
      </w:r>
      <w:r w:rsidR="00C85308">
        <w:rPr>
          <w:bCs/>
        </w:rPr>
        <w:t xml:space="preserve"> From each commune, one village is selected with the advice of the commune PPC. From each village, about 15 household is selected with the advice of village’s head so that they represent different type of economic condition: poor household, rich households, household with and without pig </w:t>
      </w:r>
      <w:proofErr w:type="gramStart"/>
      <w:r w:rsidR="00C85308">
        <w:rPr>
          <w:bCs/>
        </w:rPr>
        <w:t>raising</w:t>
      </w:r>
      <w:proofErr w:type="gramEnd"/>
      <w:r w:rsidR="00C85308">
        <w:rPr>
          <w:bCs/>
        </w:rPr>
        <w:t>.</w:t>
      </w:r>
    </w:p>
    <w:p w14:paraId="5C34B81E" w14:textId="77777777" w:rsidR="00FA248B" w:rsidRDefault="00FA248B" w:rsidP="00CB3289">
      <w:pPr>
        <w:rPr>
          <w:bCs/>
        </w:rPr>
      </w:pPr>
    </w:p>
    <w:p w14:paraId="20CEEF87" w14:textId="4594886F" w:rsidR="00421D17" w:rsidRDefault="00EA0670" w:rsidP="00E44F45">
      <w:pPr>
        <w:pStyle w:val="Caption"/>
      </w:pPr>
      <w:bookmarkStart w:id="37" w:name="_Ref399087172"/>
      <w:proofErr w:type="gramStart"/>
      <w:r>
        <w:lastRenderedPageBreak/>
        <w:t xml:space="preserve">Table </w:t>
      </w:r>
      <w:proofErr w:type="gramEnd"/>
      <w:r w:rsidR="00AE5BB5">
        <w:fldChar w:fldCharType="begin"/>
      </w:r>
      <w:r w:rsidR="00AE5BB5">
        <w:instrText xml:space="preserve"> SEQ Table \* ARABIC </w:instrText>
      </w:r>
      <w:r w:rsidR="00AE5BB5">
        <w:fldChar w:fldCharType="separate"/>
      </w:r>
      <w:r w:rsidR="008B59F1">
        <w:rPr>
          <w:noProof/>
        </w:rPr>
        <w:t>4</w:t>
      </w:r>
      <w:r w:rsidR="00AE5BB5">
        <w:rPr>
          <w:noProof/>
        </w:rPr>
        <w:fldChar w:fldCharType="end"/>
      </w:r>
      <w:bookmarkEnd w:id="37"/>
      <w:proofErr w:type="gramStart"/>
      <w:r>
        <w:t>.</w:t>
      </w:r>
      <w:proofErr w:type="gramEnd"/>
      <w:r>
        <w:t xml:space="preserve"> List of commune selected for field survey</w:t>
      </w:r>
    </w:p>
    <w:tbl>
      <w:tblPr>
        <w:tblW w:w="9555" w:type="dxa"/>
        <w:tblInd w:w="93"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ook w:val="04A0" w:firstRow="1" w:lastRow="0" w:firstColumn="1" w:lastColumn="0" w:noHBand="0" w:noVBand="1"/>
      </w:tblPr>
      <w:tblGrid>
        <w:gridCol w:w="640"/>
        <w:gridCol w:w="2075"/>
        <w:gridCol w:w="2430"/>
        <w:gridCol w:w="2430"/>
        <w:gridCol w:w="1980"/>
      </w:tblGrid>
      <w:tr w:rsidR="00434644" w:rsidRPr="008C1EB2" w14:paraId="779D14D1" w14:textId="77777777" w:rsidTr="00045F30">
        <w:trPr>
          <w:trHeight w:val="300"/>
        </w:trPr>
        <w:tc>
          <w:tcPr>
            <w:tcW w:w="640" w:type="dxa"/>
            <w:tcBorders>
              <w:top w:val="single" w:sz="4" w:space="0" w:color="auto"/>
              <w:bottom w:val="single" w:sz="4" w:space="0" w:color="auto"/>
            </w:tcBorders>
            <w:shd w:val="clear" w:color="auto" w:fill="auto"/>
            <w:noWrap/>
          </w:tcPr>
          <w:p w14:paraId="3DC7C02C" w14:textId="77777777" w:rsidR="00434644" w:rsidRPr="00434644" w:rsidRDefault="00434644" w:rsidP="00434644">
            <w:pPr>
              <w:spacing w:beforeLines="60" w:before="144" w:afterLines="60" w:after="144" w:line="240" w:lineRule="auto"/>
              <w:jc w:val="center"/>
              <w:rPr>
                <w:rFonts w:ascii="Arial" w:eastAsia="Times New Roman" w:hAnsi="Arial" w:cs="Arial"/>
                <w:b/>
                <w:bCs/>
                <w:sz w:val="20"/>
                <w:szCs w:val="20"/>
              </w:rPr>
            </w:pPr>
            <w:r w:rsidRPr="00434644">
              <w:rPr>
                <w:rFonts w:ascii="Arial" w:eastAsia="Times New Roman" w:hAnsi="Arial" w:cs="Arial"/>
                <w:b/>
                <w:bCs/>
                <w:sz w:val="20"/>
                <w:szCs w:val="20"/>
              </w:rPr>
              <w:t>STT</w:t>
            </w:r>
          </w:p>
        </w:tc>
        <w:tc>
          <w:tcPr>
            <w:tcW w:w="2075" w:type="dxa"/>
            <w:tcBorders>
              <w:top w:val="single" w:sz="4" w:space="0" w:color="auto"/>
              <w:bottom w:val="single" w:sz="4" w:space="0" w:color="auto"/>
            </w:tcBorders>
            <w:shd w:val="clear" w:color="auto" w:fill="auto"/>
            <w:noWrap/>
          </w:tcPr>
          <w:p w14:paraId="33241F51" w14:textId="77777777" w:rsidR="00434644" w:rsidRPr="00434644" w:rsidRDefault="00434644" w:rsidP="00434644">
            <w:pPr>
              <w:spacing w:beforeLines="60" w:before="144" w:afterLines="60" w:after="144" w:line="240" w:lineRule="auto"/>
              <w:jc w:val="center"/>
              <w:rPr>
                <w:rFonts w:ascii="Arial" w:eastAsia="Times New Roman" w:hAnsi="Arial" w:cs="Arial"/>
                <w:b/>
                <w:bCs/>
                <w:sz w:val="20"/>
                <w:szCs w:val="20"/>
              </w:rPr>
            </w:pPr>
            <w:r w:rsidRPr="00434644">
              <w:rPr>
                <w:rFonts w:ascii="Arial" w:eastAsia="Times New Roman" w:hAnsi="Arial" w:cs="Arial"/>
                <w:b/>
                <w:bCs/>
                <w:sz w:val="20"/>
                <w:szCs w:val="20"/>
              </w:rPr>
              <w:t>Province</w:t>
            </w:r>
          </w:p>
        </w:tc>
        <w:tc>
          <w:tcPr>
            <w:tcW w:w="2430" w:type="dxa"/>
            <w:tcBorders>
              <w:top w:val="single" w:sz="4" w:space="0" w:color="auto"/>
              <w:bottom w:val="single" w:sz="4" w:space="0" w:color="auto"/>
            </w:tcBorders>
            <w:shd w:val="clear" w:color="auto" w:fill="auto"/>
            <w:noWrap/>
          </w:tcPr>
          <w:p w14:paraId="0BD23D45" w14:textId="77777777" w:rsidR="00434644" w:rsidRPr="00434644" w:rsidRDefault="00434644" w:rsidP="00434644">
            <w:pPr>
              <w:spacing w:beforeLines="60" w:before="144" w:afterLines="60" w:after="144" w:line="240" w:lineRule="auto"/>
              <w:jc w:val="center"/>
              <w:rPr>
                <w:rFonts w:ascii="Arial" w:eastAsia="Times New Roman" w:hAnsi="Arial" w:cs="Arial"/>
                <w:b/>
                <w:bCs/>
                <w:sz w:val="20"/>
                <w:szCs w:val="20"/>
              </w:rPr>
            </w:pPr>
            <w:r w:rsidRPr="00434644">
              <w:rPr>
                <w:rFonts w:ascii="Arial" w:eastAsia="Times New Roman" w:hAnsi="Arial" w:cs="Arial"/>
                <w:b/>
                <w:bCs/>
                <w:sz w:val="20"/>
                <w:szCs w:val="20"/>
              </w:rPr>
              <w:t>District</w:t>
            </w:r>
          </w:p>
        </w:tc>
        <w:tc>
          <w:tcPr>
            <w:tcW w:w="2430" w:type="dxa"/>
            <w:tcBorders>
              <w:top w:val="single" w:sz="4" w:space="0" w:color="auto"/>
              <w:bottom w:val="single" w:sz="4" w:space="0" w:color="auto"/>
            </w:tcBorders>
            <w:shd w:val="clear" w:color="auto" w:fill="auto"/>
            <w:noWrap/>
          </w:tcPr>
          <w:p w14:paraId="1B85478D" w14:textId="77777777" w:rsidR="00434644" w:rsidRPr="00434644" w:rsidRDefault="00434644" w:rsidP="00434644">
            <w:pPr>
              <w:spacing w:beforeLines="60" w:before="144" w:afterLines="60" w:after="144" w:line="240" w:lineRule="auto"/>
              <w:jc w:val="center"/>
              <w:rPr>
                <w:rFonts w:ascii="Arial" w:eastAsia="Times New Roman" w:hAnsi="Arial" w:cs="Arial"/>
                <w:b/>
                <w:bCs/>
                <w:sz w:val="20"/>
                <w:szCs w:val="20"/>
              </w:rPr>
            </w:pPr>
            <w:r w:rsidRPr="00434644">
              <w:rPr>
                <w:rFonts w:ascii="Arial" w:eastAsia="Times New Roman" w:hAnsi="Arial" w:cs="Arial"/>
                <w:b/>
                <w:bCs/>
                <w:sz w:val="20"/>
                <w:szCs w:val="20"/>
              </w:rPr>
              <w:t>Commune</w:t>
            </w:r>
          </w:p>
        </w:tc>
        <w:tc>
          <w:tcPr>
            <w:tcW w:w="1980" w:type="dxa"/>
            <w:tcBorders>
              <w:top w:val="single" w:sz="4" w:space="0" w:color="auto"/>
              <w:bottom w:val="single" w:sz="4" w:space="0" w:color="auto"/>
            </w:tcBorders>
            <w:shd w:val="clear" w:color="000000" w:fill="auto"/>
            <w:noWrap/>
          </w:tcPr>
          <w:p w14:paraId="6316AAA3" w14:textId="550E0ED3" w:rsidR="00434644" w:rsidRPr="00434644" w:rsidRDefault="00434644" w:rsidP="00C035B2">
            <w:pPr>
              <w:spacing w:beforeLines="60" w:before="144" w:afterLines="60" w:after="144" w:line="240" w:lineRule="auto"/>
              <w:jc w:val="center"/>
              <w:rPr>
                <w:rFonts w:ascii="Arial" w:eastAsia="Times New Roman" w:hAnsi="Arial" w:cs="Arial"/>
                <w:b/>
                <w:bCs/>
                <w:color w:val="FF0000"/>
                <w:sz w:val="20"/>
                <w:szCs w:val="20"/>
              </w:rPr>
            </w:pPr>
            <w:r w:rsidRPr="00434644">
              <w:rPr>
                <w:rFonts w:ascii="Arial" w:eastAsia="Times New Roman" w:hAnsi="Arial" w:cs="Arial"/>
                <w:b/>
                <w:bCs/>
                <w:sz w:val="20"/>
                <w:szCs w:val="20"/>
              </w:rPr>
              <w:t>Cluster</w:t>
            </w:r>
          </w:p>
        </w:tc>
      </w:tr>
      <w:tr w:rsidR="008C1EB2" w:rsidRPr="008C1EB2" w14:paraId="5027DA2D" w14:textId="77777777" w:rsidTr="00045F30">
        <w:trPr>
          <w:trHeight w:val="300"/>
        </w:trPr>
        <w:tc>
          <w:tcPr>
            <w:tcW w:w="640" w:type="dxa"/>
            <w:tcBorders>
              <w:top w:val="single" w:sz="4" w:space="0" w:color="auto"/>
            </w:tcBorders>
            <w:shd w:val="clear" w:color="auto" w:fill="auto"/>
            <w:noWrap/>
            <w:hideMark/>
          </w:tcPr>
          <w:p w14:paraId="60347B74" w14:textId="77777777" w:rsidR="008C1EB2" w:rsidRPr="00434644" w:rsidRDefault="00421D17" w:rsidP="00434644">
            <w:pPr>
              <w:spacing w:beforeLines="60" w:before="144" w:afterLines="60" w:after="144" w:line="240" w:lineRule="auto"/>
              <w:jc w:val="center"/>
              <w:rPr>
                <w:rFonts w:ascii="Arial" w:eastAsia="Times New Roman" w:hAnsi="Arial" w:cs="Arial"/>
                <w:sz w:val="20"/>
                <w:szCs w:val="20"/>
              </w:rPr>
            </w:pPr>
            <w:r w:rsidRPr="00434644">
              <w:rPr>
                <w:rFonts w:ascii="Arial" w:hAnsi="Arial" w:cs="Arial"/>
                <w:sz w:val="20"/>
                <w:szCs w:val="20"/>
              </w:rPr>
              <w:br w:type="page"/>
            </w:r>
            <w:r w:rsidR="008C1EB2" w:rsidRPr="00434644">
              <w:rPr>
                <w:rFonts w:ascii="Arial" w:eastAsia="Times New Roman" w:hAnsi="Arial" w:cs="Arial"/>
                <w:sz w:val="20"/>
                <w:szCs w:val="20"/>
              </w:rPr>
              <w:t>1</w:t>
            </w:r>
          </w:p>
        </w:tc>
        <w:tc>
          <w:tcPr>
            <w:tcW w:w="2075" w:type="dxa"/>
            <w:tcBorders>
              <w:top w:val="single" w:sz="4" w:space="0" w:color="auto"/>
            </w:tcBorders>
            <w:shd w:val="clear" w:color="auto" w:fill="auto"/>
            <w:noWrap/>
            <w:hideMark/>
          </w:tcPr>
          <w:p w14:paraId="5870EFC6"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 xml:space="preserve">Thanh </w:t>
            </w:r>
            <w:proofErr w:type="spellStart"/>
            <w:r w:rsidRPr="00434644">
              <w:rPr>
                <w:rFonts w:ascii="Arial" w:eastAsia="Times New Roman" w:hAnsi="Arial" w:cs="Arial"/>
                <w:sz w:val="20"/>
                <w:szCs w:val="20"/>
              </w:rPr>
              <w:t>Hóa</w:t>
            </w:r>
            <w:proofErr w:type="spellEnd"/>
          </w:p>
        </w:tc>
        <w:tc>
          <w:tcPr>
            <w:tcW w:w="2430" w:type="dxa"/>
            <w:tcBorders>
              <w:top w:val="single" w:sz="4" w:space="0" w:color="auto"/>
            </w:tcBorders>
            <w:shd w:val="clear" w:color="auto" w:fill="auto"/>
            <w:noWrap/>
            <w:hideMark/>
          </w:tcPr>
          <w:p w14:paraId="7FAB6893"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proofErr w:type="spellStart"/>
            <w:r w:rsidRPr="00434644">
              <w:rPr>
                <w:rFonts w:ascii="Arial" w:eastAsia="Times New Roman" w:hAnsi="Arial" w:cs="Arial"/>
                <w:sz w:val="20"/>
                <w:szCs w:val="20"/>
              </w:rPr>
              <w:t>Bá</w:t>
            </w:r>
            <w:proofErr w:type="spellEnd"/>
            <w:r w:rsidRPr="00434644">
              <w:rPr>
                <w:rFonts w:ascii="Arial" w:eastAsia="Times New Roman" w:hAnsi="Arial" w:cs="Arial"/>
                <w:sz w:val="20"/>
                <w:szCs w:val="20"/>
              </w:rPr>
              <w:t xml:space="preserve"> </w:t>
            </w:r>
            <w:proofErr w:type="spellStart"/>
            <w:r w:rsidRPr="00434644">
              <w:rPr>
                <w:rFonts w:ascii="Arial" w:eastAsia="Times New Roman" w:hAnsi="Arial" w:cs="Arial"/>
                <w:sz w:val="20"/>
                <w:szCs w:val="20"/>
              </w:rPr>
              <w:t>Thước</w:t>
            </w:r>
            <w:proofErr w:type="spellEnd"/>
          </w:p>
        </w:tc>
        <w:tc>
          <w:tcPr>
            <w:tcW w:w="2430" w:type="dxa"/>
            <w:tcBorders>
              <w:top w:val="single" w:sz="4" w:space="0" w:color="auto"/>
            </w:tcBorders>
            <w:shd w:val="clear" w:color="auto" w:fill="auto"/>
            <w:noWrap/>
            <w:hideMark/>
          </w:tcPr>
          <w:p w14:paraId="6DD7D3F3"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proofErr w:type="spellStart"/>
            <w:r w:rsidRPr="00434644">
              <w:rPr>
                <w:rFonts w:ascii="Arial" w:eastAsia="Times New Roman" w:hAnsi="Arial" w:cs="Arial"/>
                <w:sz w:val="20"/>
                <w:szCs w:val="20"/>
              </w:rPr>
              <w:t>Thiết</w:t>
            </w:r>
            <w:proofErr w:type="spellEnd"/>
            <w:r w:rsidRPr="00434644">
              <w:rPr>
                <w:rFonts w:ascii="Arial" w:eastAsia="Times New Roman" w:hAnsi="Arial" w:cs="Arial"/>
                <w:sz w:val="20"/>
                <w:szCs w:val="20"/>
              </w:rPr>
              <w:t xml:space="preserve"> </w:t>
            </w:r>
            <w:proofErr w:type="spellStart"/>
            <w:r w:rsidRPr="00434644">
              <w:rPr>
                <w:rFonts w:ascii="Arial" w:eastAsia="Times New Roman" w:hAnsi="Arial" w:cs="Arial"/>
                <w:sz w:val="20"/>
                <w:szCs w:val="20"/>
              </w:rPr>
              <w:t>Ống</w:t>
            </w:r>
            <w:proofErr w:type="spellEnd"/>
          </w:p>
        </w:tc>
        <w:tc>
          <w:tcPr>
            <w:tcW w:w="1980" w:type="dxa"/>
            <w:tcBorders>
              <w:top w:val="single" w:sz="4" w:space="0" w:color="auto"/>
            </w:tcBorders>
            <w:shd w:val="clear" w:color="000000" w:fill="73B2FF"/>
            <w:noWrap/>
            <w:hideMark/>
          </w:tcPr>
          <w:p w14:paraId="0BEAF78F" w14:textId="7658D85A" w:rsidR="008C1EB2" w:rsidRPr="00434644" w:rsidRDefault="005D008A" w:rsidP="00434644">
            <w:pPr>
              <w:spacing w:beforeLines="60" w:before="144" w:afterLines="60" w:after="144" w:line="240" w:lineRule="auto"/>
              <w:jc w:val="center"/>
              <w:rPr>
                <w:rFonts w:ascii="Arial" w:eastAsia="Times New Roman" w:hAnsi="Arial" w:cs="Arial"/>
                <w:sz w:val="20"/>
                <w:szCs w:val="20"/>
              </w:rPr>
            </w:pPr>
            <w:r>
              <w:rPr>
                <w:rFonts w:ascii="Arial" w:eastAsia="Times New Roman" w:hAnsi="Arial" w:cs="Arial"/>
                <w:sz w:val="20"/>
                <w:szCs w:val="20"/>
              </w:rPr>
              <w:t>5</w:t>
            </w:r>
          </w:p>
        </w:tc>
      </w:tr>
      <w:tr w:rsidR="008C1EB2" w:rsidRPr="008C1EB2" w14:paraId="57057A20" w14:textId="77777777" w:rsidTr="00045F30">
        <w:trPr>
          <w:trHeight w:val="300"/>
        </w:trPr>
        <w:tc>
          <w:tcPr>
            <w:tcW w:w="640" w:type="dxa"/>
            <w:shd w:val="clear" w:color="auto" w:fill="auto"/>
            <w:noWrap/>
            <w:hideMark/>
          </w:tcPr>
          <w:p w14:paraId="23E9D727"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2</w:t>
            </w:r>
          </w:p>
        </w:tc>
        <w:tc>
          <w:tcPr>
            <w:tcW w:w="2075" w:type="dxa"/>
            <w:shd w:val="clear" w:color="auto" w:fill="auto"/>
            <w:noWrap/>
            <w:hideMark/>
          </w:tcPr>
          <w:p w14:paraId="5CEFAEBC"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 xml:space="preserve">Thanh </w:t>
            </w:r>
            <w:proofErr w:type="spellStart"/>
            <w:r w:rsidRPr="00434644">
              <w:rPr>
                <w:rFonts w:ascii="Arial" w:eastAsia="Times New Roman" w:hAnsi="Arial" w:cs="Arial"/>
                <w:sz w:val="20"/>
                <w:szCs w:val="20"/>
              </w:rPr>
              <w:t>Hóa</w:t>
            </w:r>
            <w:proofErr w:type="spellEnd"/>
          </w:p>
        </w:tc>
        <w:tc>
          <w:tcPr>
            <w:tcW w:w="2430" w:type="dxa"/>
            <w:shd w:val="clear" w:color="auto" w:fill="auto"/>
            <w:noWrap/>
            <w:hideMark/>
          </w:tcPr>
          <w:p w14:paraId="720F4BA5"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proofErr w:type="spellStart"/>
            <w:r w:rsidRPr="00434644">
              <w:rPr>
                <w:rFonts w:ascii="Arial" w:eastAsia="Times New Roman" w:hAnsi="Arial" w:cs="Arial"/>
                <w:sz w:val="20"/>
                <w:szCs w:val="20"/>
              </w:rPr>
              <w:t>Bá</w:t>
            </w:r>
            <w:proofErr w:type="spellEnd"/>
            <w:r w:rsidRPr="00434644">
              <w:rPr>
                <w:rFonts w:ascii="Arial" w:eastAsia="Times New Roman" w:hAnsi="Arial" w:cs="Arial"/>
                <w:sz w:val="20"/>
                <w:szCs w:val="20"/>
              </w:rPr>
              <w:t xml:space="preserve"> </w:t>
            </w:r>
            <w:proofErr w:type="spellStart"/>
            <w:r w:rsidRPr="00434644">
              <w:rPr>
                <w:rFonts w:ascii="Arial" w:eastAsia="Times New Roman" w:hAnsi="Arial" w:cs="Arial"/>
                <w:sz w:val="20"/>
                <w:szCs w:val="20"/>
              </w:rPr>
              <w:t>Thước</w:t>
            </w:r>
            <w:proofErr w:type="spellEnd"/>
          </w:p>
        </w:tc>
        <w:tc>
          <w:tcPr>
            <w:tcW w:w="2430" w:type="dxa"/>
            <w:shd w:val="clear" w:color="auto" w:fill="auto"/>
            <w:noWrap/>
            <w:hideMark/>
          </w:tcPr>
          <w:p w14:paraId="4FD5E19E"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proofErr w:type="spellStart"/>
            <w:r w:rsidRPr="00434644">
              <w:rPr>
                <w:rFonts w:ascii="Arial" w:eastAsia="Times New Roman" w:hAnsi="Arial" w:cs="Arial"/>
                <w:sz w:val="20"/>
                <w:szCs w:val="20"/>
              </w:rPr>
              <w:t>Bản</w:t>
            </w:r>
            <w:proofErr w:type="spellEnd"/>
            <w:r w:rsidRPr="00434644">
              <w:rPr>
                <w:rFonts w:ascii="Arial" w:eastAsia="Times New Roman" w:hAnsi="Arial" w:cs="Arial"/>
                <w:sz w:val="20"/>
                <w:szCs w:val="20"/>
              </w:rPr>
              <w:t xml:space="preserve"> </w:t>
            </w:r>
            <w:proofErr w:type="spellStart"/>
            <w:r w:rsidRPr="00434644">
              <w:rPr>
                <w:rFonts w:ascii="Arial" w:eastAsia="Times New Roman" w:hAnsi="Arial" w:cs="Arial"/>
                <w:sz w:val="20"/>
                <w:szCs w:val="20"/>
              </w:rPr>
              <w:t>Công</w:t>
            </w:r>
            <w:proofErr w:type="spellEnd"/>
          </w:p>
        </w:tc>
        <w:tc>
          <w:tcPr>
            <w:tcW w:w="1980" w:type="dxa"/>
            <w:shd w:val="clear" w:color="000000" w:fill="73B2FF"/>
            <w:noWrap/>
            <w:hideMark/>
          </w:tcPr>
          <w:p w14:paraId="5B3D3ACC" w14:textId="0CEE9333" w:rsidR="008C1EB2" w:rsidRPr="00434644" w:rsidRDefault="005D008A" w:rsidP="00434644">
            <w:pPr>
              <w:spacing w:beforeLines="60" w:before="144" w:afterLines="60" w:after="144" w:line="240" w:lineRule="auto"/>
              <w:jc w:val="center"/>
              <w:rPr>
                <w:rFonts w:ascii="Arial" w:eastAsia="Times New Roman" w:hAnsi="Arial" w:cs="Arial"/>
                <w:sz w:val="20"/>
                <w:szCs w:val="20"/>
              </w:rPr>
            </w:pPr>
            <w:r>
              <w:rPr>
                <w:rFonts w:ascii="Arial" w:eastAsia="Times New Roman" w:hAnsi="Arial" w:cs="Arial"/>
                <w:sz w:val="20"/>
                <w:szCs w:val="20"/>
              </w:rPr>
              <w:t>5</w:t>
            </w:r>
          </w:p>
        </w:tc>
      </w:tr>
      <w:tr w:rsidR="008C1EB2" w:rsidRPr="008C1EB2" w14:paraId="1E14E6FE" w14:textId="77777777" w:rsidTr="00045F30">
        <w:trPr>
          <w:trHeight w:val="300"/>
        </w:trPr>
        <w:tc>
          <w:tcPr>
            <w:tcW w:w="640" w:type="dxa"/>
            <w:shd w:val="clear" w:color="auto" w:fill="auto"/>
            <w:noWrap/>
            <w:hideMark/>
          </w:tcPr>
          <w:p w14:paraId="082B0B8C"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3</w:t>
            </w:r>
          </w:p>
        </w:tc>
        <w:tc>
          <w:tcPr>
            <w:tcW w:w="2075" w:type="dxa"/>
            <w:shd w:val="clear" w:color="auto" w:fill="auto"/>
            <w:noWrap/>
            <w:hideMark/>
          </w:tcPr>
          <w:p w14:paraId="7666BF3D"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 xml:space="preserve">Thanh </w:t>
            </w:r>
            <w:proofErr w:type="spellStart"/>
            <w:r w:rsidRPr="00434644">
              <w:rPr>
                <w:rFonts w:ascii="Arial" w:eastAsia="Times New Roman" w:hAnsi="Arial" w:cs="Arial"/>
                <w:sz w:val="20"/>
                <w:szCs w:val="20"/>
              </w:rPr>
              <w:t>Hóa</w:t>
            </w:r>
            <w:proofErr w:type="spellEnd"/>
          </w:p>
        </w:tc>
        <w:tc>
          <w:tcPr>
            <w:tcW w:w="2430" w:type="dxa"/>
            <w:shd w:val="clear" w:color="auto" w:fill="auto"/>
            <w:noWrap/>
            <w:hideMark/>
          </w:tcPr>
          <w:p w14:paraId="5EC38F01"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 xml:space="preserve">Lang </w:t>
            </w:r>
            <w:proofErr w:type="spellStart"/>
            <w:r w:rsidRPr="00434644">
              <w:rPr>
                <w:rFonts w:ascii="Arial" w:eastAsia="Times New Roman" w:hAnsi="Arial" w:cs="Arial"/>
                <w:sz w:val="20"/>
                <w:szCs w:val="20"/>
              </w:rPr>
              <w:t>Chánh</w:t>
            </w:r>
            <w:proofErr w:type="spellEnd"/>
          </w:p>
        </w:tc>
        <w:tc>
          <w:tcPr>
            <w:tcW w:w="2430" w:type="dxa"/>
            <w:shd w:val="clear" w:color="auto" w:fill="auto"/>
            <w:noWrap/>
            <w:hideMark/>
          </w:tcPr>
          <w:p w14:paraId="0F51FF58"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proofErr w:type="spellStart"/>
            <w:r w:rsidRPr="00434644">
              <w:rPr>
                <w:rFonts w:ascii="Arial" w:eastAsia="Times New Roman" w:hAnsi="Arial" w:cs="Arial"/>
                <w:sz w:val="20"/>
                <w:szCs w:val="20"/>
              </w:rPr>
              <w:t>Giao</w:t>
            </w:r>
            <w:proofErr w:type="spellEnd"/>
            <w:r w:rsidRPr="00434644">
              <w:rPr>
                <w:rFonts w:ascii="Arial" w:eastAsia="Times New Roman" w:hAnsi="Arial" w:cs="Arial"/>
                <w:sz w:val="20"/>
                <w:szCs w:val="20"/>
              </w:rPr>
              <w:t xml:space="preserve"> An</w:t>
            </w:r>
          </w:p>
        </w:tc>
        <w:tc>
          <w:tcPr>
            <w:tcW w:w="1980" w:type="dxa"/>
            <w:shd w:val="clear" w:color="000000" w:fill="FFFF73"/>
            <w:noWrap/>
            <w:hideMark/>
          </w:tcPr>
          <w:p w14:paraId="57BD8E9C" w14:textId="59CA8DF1" w:rsidR="008C1EB2" w:rsidRPr="00434644" w:rsidRDefault="005D008A" w:rsidP="00434644">
            <w:pPr>
              <w:spacing w:beforeLines="60" w:before="144" w:afterLines="60" w:after="144" w:line="240" w:lineRule="auto"/>
              <w:jc w:val="center"/>
              <w:rPr>
                <w:rFonts w:ascii="Arial" w:eastAsia="Times New Roman" w:hAnsi="Arial" w:cs="Arial"/>
                <w:sz w:val="20"/>
                <w:szCs w:val="20"/>
              </w:rPr>
            </w:pPr>
            <w:r>
              <w:rPr>
                <w:rFonts w:ascii="Arial" w:eastAsia="Times New Roman" w:hAnsi="Arial" w:cs="Arial"/>
                <w:sz w:val="20"/>
                <w:szCs w:val="20"/>
              </w:rPr>
              <w:t>4</w:t>
            </w:r>
          </w:p>
        </w:tc>
      </w:tr>
      <w:tr w:rsidR="008C1EB2" w:rsidRPr="008C1EB2" w14:paraId="79A60386" w14:textId="77777777" w:rsidTr="00045F30">
        <w:trPr>
          <w:trHeight w:val="300"/>
        </w:trPr>
        <w:tc>
          <w:tcPr>
            <w:tcW w:w="640" w:type="dxa"/>
            <w:shd w:val="clear" w:color="auto" w:fill="auto"/>
            <w:noWrap/>
            <w:hideMark/>
          </w:tcPr>
          <w:p w14:paraId="22EE5C77"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4</w:t>
            </w:r>
          </w:p>
        </w:tc>
        <w:tc>
          <w:tcPr>
            <w:tcW w:w="2075" w:type="dxa"/>
            <w:shd w:val="clear" w:color="auto" w:fill="auto"/>
            <w:noWrap/>
            <w:hideMark/>
          </w:tcPr>
          <w:p w14:paraId="2D5E11EE"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 xml:space="preserve">Thanh </w:t>
            </w:r>
            <w:proofErr w:type="spellStart"/>
            <w:r w:rsidRPr="00434644">
              <w:rPr>
                <w:rFonts w:ascii="Arial" w:eastAsia="Times New Roman" w:hAnsi="Arial" w:cs="Arial"/>
                <w:sz w:val="20"/>
                <w:szCs w:val="20"/>
              </w:rPr>
              <w:t>Hóa</w:t>
            </w:r>
            <w:proofErr w:type="spellEnd"/>
          </w:p>
        </w:tc>
        <w:tc>
          <w:tcPr>
            <w:tcW w:w="2430" w:type="dxa"/>
            <w:shd w:val="clear" w:color="auto" w:fill="auto"/>
            <w:noWrap/>
            <w:hideMark/>
          </w:tcPr>
          <w:p w14:paraId="0CE2A2FE"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 xml:space="preserve">Lang </w:t>
            </w:r>
            <w:proofErr w:type="spellStart"/>
            <w:r w:rsidRPr="00434644">
              <w:rPr>
                <w:rFonts w:ascii="Arial" w:eastAsia="Times New Roman" w:hAnsi="Arial" w:cs="Arial"/>
                <w:sz w:val="20"/>
                <w:szCs w:val="20"/>
              </w:rPr>
              <w:t>Chánh</w:t>
            </w:r>
            <w:proofErr w:type="spellEnd"/>
          </w:p>
        </w:tc>
        <w:tc>
          <w:tcPr>
            <w:tcW w:w="2430" w:type="dxa"/>
            <w:shd w:val="clear" w:color="auto" w:fill="auto"/>
            <w:noWrap/>
            <w:hideMark/>
          </w:tcPr>
          <w:p w14:paraId="6D93A158"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proofErr w:type="spellStart"/>
            <w:r w:rsidRPr="00434644">
              <w:rPr>
                <w:rFonts w:ascii="Arial" w:eastAsia="Times New Roman" w:hAnsi="Arial" w:cs="Arial"/>
                <w:sz w:val="20"/>
                <w:szCs w:val="20"/>
              </w:rPr>
              <w:t>Trí</w:t>
            </w:r>
            <w:proofErr w:type="spellEnd"/>
            <w:r w:rsidRPr="00434644">
              <w:rPr>
                <w:rFonts w:ascii="Arial" w:eastAsia="Times New Roman" w:hAnsi="Arial" w:cs="Arial"/>
                <w:sz w:val="20"/>
                <w:szCs w:val="20"/>
              </w:rPr>
              <w:t xml:space="preserve"> </w:t>
            </w:r>
            <w:proofErr w:type="spellStart"/>
            <w:r w:rsidRPr="00434644">
              <w:rPr>
                <w:rFonts w:ascii="Arial" w:eastAsia="Times New Roman" w:hAnsi="Arial" w:cs="Arial"/>
                <w:sz w:val="20"/>
                <w:szCs w:val="20"/>
              </w:rPr>
              <w:t>Năng</w:t>
            </w:r>
            <w:proofErr w:type="spellEnd"/>
          </w:p>
        </w:tc>
        <w:tc>
          <w:tcPr>
            <w:tcW w:w="1980" w:type="dxa"/>
            <w:shd w:val="clear" w:color="000000" w:fill="A83800"/>
            <w:noWrap/>
            <w:hideMark/>
          </w:tcPr>
          <w:p w14:paraId="53A19A37"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6</w:t>
            </w:r>
          </w:p>
        </w:tc>
      </w:tr>
      <w:tr w:rsidR="008C1EB2" w:rsidRPr="008C1EB2" w14:paraId="14DD8FB9" w14:textId="77777777" w:rsidTr="00045F30">
        <w:trPr>
          <w:trHeight w:val="300"/>
        </w:trPr>
        <w:tc>
          <w:tcPr>
            <w:tcW w:w="640" w:type="dxa"/>
            <w:shd w:val="clear" w:color="auto" w:fill="auto"/>
            <w:noWrap/>
            <w:hideMark/>
          </w:tcPr>
          <w:p w14:paraId="70E219D2"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5</w:t>
            </w:r>
          </w:p>
        </w:tc>
        <w:tc>
          <w:tcPr>
            <w:tcW w:w="2075" w:type="dxa"/>
            <w:shd w:val="clear" w:color="auto" w:fill="auto"/>
            <w:noWrap/>
            <w:hideMark/>
          </w:tcPr>
          <w:p w14:paraId="2D058E18"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 xml:space="preserve">Thanh </w:t>
            </w:r>
            <w:proofErr w:type="spellStart"/>
            <w:r w:rsidRPr="00434644">
              <w:rPr>
                <w:rFonts w:ascii="Arial" w:eastAsia="Times New Roman" w:hAnsi="Arial" w:cs="Arial"/>
                <w:sz w:val="20"/>
                <w:szCs w:val="20"/>
              </w:rPr>
              <w:t>Hóa</w:t>
            </w:r>
            <w:proofErr w:type="spellEnd"/>
          </w:p>
        </w:tc>
        <w:tc>
          <w:tcPr>
            <w:tcW w:w="2430" w:type="dxa"/>
            <w:shd w:val="clear" w:color="auto" w:fill="auto"/>
            <w:noWrap/>
            <w:hideMark/>
          </w:tcPr>
          <w:p w14:paraId="4928EB7C"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 xml:space="preserve">Ngọc </w:t>
            </w:r>
            <w:proofErr w:type="spellStart"/>
            <w:r w:rsidRPr="00434644">
              <w:rPr>
                <w:rFonts w:ascii="Arial" w:eastAsia="Times New Roman" w:hAnsi="Arial" w:cs="Arial"/>
                <w:sz w:val="20"/>
                <w:szCs w:val="20"/>
              </w:rPr>
              <w:t>Lặc</w:t>
            </w:r>
            <w:proofErr w:type="spellEnd"/>
          </w:p>
        </w:tc>
        <w:tc>
          <w:tcPr>
            <w:tcW w:w="2430" w:type="dxa"/>
            <w:shd w:val="clear" w:color="auto" w:fill="auto"/>
            <w:noWrap/>
            <w:hideMark/>
          </w:tcPr>
          <w:p w14:paraId="41DED9CD"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 xml:space="preserve">Minh </w:t>
            </w:r>
            <w:proofErr w:type="spellStart"/>
            <w:r w:rsidRPr="00434644">
              <w:rPr>
                <w:rFonts w:ascii="Arial" w:eastAsia="Times New Roman" w:hAnsi="Arial" w:cs="Arial"/>
                <w:sz w:val="20"/>
                <w:szCs w:val="20"/>
              </w:rPr>
              <w:t>Sơn</w:t>
            </w:r>
            <w:proofErr w:type="spellEnd"/>
          </w:p>
        </w:tc>
        <w:tc>
          <w:tcPr>
            <w:tcW w:w="1980" w:type="dxa"/>
            <w:shd w:val="clear" w:color="000000" w:fill="FFFF73"/>
            <w:noWrap/>
            <w:hideMark/>
          </w:tcPr>
          <w:p w14:paraId="1D565A94" w14:textId="7E32982D" w:rsidR="008C1EB2" w:rsidRPr="00434644" w:rsidRDefault="005D008A" w:rsidP="00434644">
            <w:pPr>
              <w:spacing w:beforeLines="60" w:before="144" w:afterLines="60" w:after="144" w:line="240" w:lineRule="auto"/>
              <w:jc w:val="center"/>
              <w:rPr>
                <w:rFonts w:ascii="Arial" w:eastAsia="Times New Roman" w:hAnsi="Arial" w:cs="Arial"/>
                <w:sz w:val="20"/>
                <w:szCs w:val="20"/>
              </w:rPr>
            </w:pPr>
            <w:r>
              <w:rPr>
                <w:rFonts w:ascii="Arial" w:eastAsia="Times New Roman" w:hAnsi="Arial" w:cs="Arial"/>
                <w:sz w:val="20"/>
                <w:szCs w:val="20"/>
              </w:rPr>
              <w:t>4</w:t>
            </w:r>
          </w:p>
        </w:tc>
      </w:tr>
      <w:tr w:rsidR="008C1EB2" w:rsidRPr="008C1EB2" w14:paraId="0B7F990C" w14:textId="77777777" w:rsidTr="00045F30">
        <w:trPr>
          <w:trHeight w:val="300"/>
        </w:trPr>
        <w:tc>
          <w:tcPr>
            <w:tcW w:w="640" w:type="dxa"/>
            <w:shd w:val="clear" w:color="auto" w:fill="auto"/>
            <w:noWrap/>
            <w:hideMark/>
          </w:tcPr>
          <w:p w14:paraId="12DF6947"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6</w:t>
            </w:r>
          </w:p>
        </w:tc>
        <w:tc>
          <w:tcPr>
            <w:tcW w:w="2075" w:type="dxa"/>
            <w:shd w:val="clear" w:color="auto" w:fill="auto"/>
            <w:noWrap/>
            <w:hideMark/>
          </w:tcPr>
          <w:p w14:paraId="1FD67DB2"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 xml:space="preserve">Thanh </w:t>
            </w:r>
            <w:proofErr w:type="spellStart"/>
            <w:r w:rsidRPr="00434644">
              <w:rPr>
                <w:rFonts w:ascii="Arial" w:eastAsia="Times New Roman" w:hAnsi="Arial" w:cs="Arial"/>
                <w:sz w:val="20"/>
                <w:szCs w:val="20"/>
              </w:rPr>
              <w:t>Hóa</w:t>
            </w:r>
            <w:proofErr w:type="spellEnd"/>
          </w:p>
        </w:tc>
        <w:tc>
          <w:tcPr>
            <w:tcW w:w="2430" w:type="dxa"/>
            <w:shd w:val="clear" w:color="auto" w:fill="auto"/>
            <w:noWrap/>
            <w:hideMark/>
          </w:tcPr>
          <w:p w14:paraId="02A0D249"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 xml:space="preserve">Ngọc </w:t>
            </w:r>
            <w:proofErr w:type="spellStart"/>
            <w:r w:rsidRPr="00434644">
              <w:rPr>
                <w:rFonts w:ascii="Arial" w:eastAsia="Times New Roman" w:hAnsi="Arial" w:cs="Arial"/>
                <w:sz w:val="20"/>
                <w:szCs w:val="20"/>
              </w:rPr>
              <w:t>Lặc</w:t>
            </w:r>
            <w:proofErr w:type="spellEnd"/>
          </w:p>
        </w:tc>
        <w:tc>
          <w:tcPr>
            <w:tcW w:w="2430" w:type="dxa"/>
            <w:shd w:val="clear" w:color="auto" w:fill="auto"/>
            <w:noWrap/>
            <w:hideMark/>
          </w:tcPr>
          <w:p w14:paraId="6EAFEBF8"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 xml:space="preserve">Ngọc </w:t>
            </w:r>
            <w:proofErr w:type="spellStart"/>
            <w:r w:rsidRPr="00434644">
              <w:rPr>
                <w:rFonts w:ascii="Arial" w:eastAsia="Times New Roman" w:hAnsi="Arial" w:cs="Arial"/>
                <w:sz w:val="20"/>
                <w:szCs w:val="20"/>
              </w:rPr>
              <w:t>Khê</w:t>
            </w:r>
            <w:proofErr w:type="spellEnd"/>
          </w:p>
        </w:tc>
        <w:tc>
          <w:tcPr>
            <w:tcW w:w="1980" w:type="dxa"/>
            <w:shd w:val="clear" w:color="000000" w:fill="FFFF73"/>
            <w:noWrap/>
            <w:hideMark/>
          </w:tcPr>
          <w:p w14:paraId="6DFC84CD" w14:textId="385666D4" w:rsidR="008C1EB2" w:rsidRPr="00434644" w:rsidRDefault="005D008A" w:rsidP="00434644">
            <w:pPr>
              <w:spacing w:beforeLines="60" w:before="144" w:afterLines="60" w:after="144" w:line="240" w:lineRule="auto"/>
              <w:jc w:val="center"/>
              <w:rPr>
                <w:rFonts w:ascii="Arial" w:eastAsia="Times New Roman" w:hAnsi="Arial" w:cs="Arial"/>
                <w:sz w:val="20"/>
                <w:szCs w:val="20"/>
              </w:rPr>
            </w:pPr>
            <w:r>
              <w:rPr>
                <w:rFonts w:ascii="Arial" w:eastAsia="Times New Roman" w:hAnsi="Arial" w:cs="Arial"/>
                <w:sz w:val="20"/>
                <w:szCs w:val="20"/>
              </w:rPr>
              <w:t>4</w:t>
            </w:r>
          </w:p>
        </w:tc>
      </w:tr>
      <w:tr w:rsidR="008C1EB2" w:rsidRPr="008C1EB2" w14:paraId="58E87978" w14:textId="77777777" w:rsidTr="00045F30">
        <w:trPr>
          <w:trHeight w:val="300"/>
        </w:trPr>
        <w:tc>
          <w:tcPr>
            <w:tcW w:w="640" w:type="dxa"/>
            <w:shd w:val="clear" w:color="auto" w:fill="auto"/>
            <w:noWrap/>
            <w:hideMark/>
          </w:tcPr>
          <w:p w14:paraId="391F1C7B"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7</w:t>
            </w:r>
          </w:p>
        </w:tc>
        <w:tc>
          <w:tcPr>
            <w:tcW w:w="2075" w:type="dxa"/>
            <w:shd w:val="clear" w:color="auto" w:fill="auto"/>
            <w:noWrap/>
            <w:hideMark/>
          </w:tcPr>
          <w:p w14:paraId="79945A38"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 xml:space="preserve">Thanh </w:t>
            </w:r>
            <w:proofErr w:type="spellStart"/>
            <w:r w:rsidRPr="00434644">
              <w:rPr>
                <w:rFonts w:ascii="Arial" w:eastAsia="Times New Roman" w:hAnsi="Arial" w:cs="Arial"/>
                <w:sz w:val="20"/>
                <w:szCs w:val="20"/>
              </w:rPr>
              <w:t>Hóa</w:t>
            </w:r>
            <w:proofErr w:type="spellEnd"/>
          </w:p>
        </w:tc>
        <w:tc>
          <w:tcPr>
            <w:tcW w:w="2430" w:type="dxa"/>
            <w:shd w:val="clear" w:color="auto" w:fill="auto"/>
            <w:noWrap/>
            <w:hideMark/>
          </w:tcPr>
          <w:p w14:paraId="4B5617BF"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proofErr w:type="spellStart"/>
            <w:r w:rsidRPr="00434644">
              <w:rPr>
                <w:rFonts w:ascii="Arial" w:eastAsia="Times New Roman" w:hAnsi="Arial" w:cs="Arial"/>
                <w:sz w:val="20"/>
                <w:szCs w:val="20"/>
              </w:rPr>
              <w:t>Thường</w:t>
            </w:r>
            <w:proofErr w:type="spellEnd"/>
            <w:r w:rsidRPr="00434644">
              <w:rPr>
                <w:rFonts w:ascii="Arial" w:eastAsia="Times New Roman" w:hAnsi="Arial" w:cs="Arial"/>
                <w:sz w:val="20"/>
                <w:szCs w:val="20"/>
              </w:rPr>
              <w:t xml:space="preserve"> </w:t>
            </w:r>
            <w:proofErr w:type="spellStart"/>
            <w:r w:rsidRPr="00434644">
              <w:rPr>
                <w:rFonts w:ascii="Arial" w:eastAsia="Times New Roman" w:hAnsi="Arial" w:cs="Arial"/>
                <w:sz w:val="20"/>
                <w:szCs w:val="20"/>
              </w:rPr>
              <w:t>Xuân</w:t>
            </w:r>
            <w:proofErr w:type="spellEnd"/>
          </w:p>
        </w:tc>
        <w:tc>
          <w:tcPr>
            <w:tcW w:w="2430" w:type="dxa"/>
            <w:shd w:val="clear" w:color="auto" w:fill="auto"/>
            <w:noWrap/>
            <w:hideMark/>
          </w:tcPr>
          <w:p w14:paraId="40D9C88A"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proofErr w:type="spellStart"/>
            <w:r w:rsidRPr="00434644">
              <w:rPr>
                <w:rFonts w:ascii="Arial" w:eastAsia="Times New Roman" w:hAnsi="Arial" w:cs="Arial"/>
                <w:sz w:val="20"/>
                <w:szCs w:val="20"/>
              </w:rPr>
              <w:t>Xuân</w:t>
            </w:r>
            <w:proofErr w:type="spellEnd"/>
            <w:r w:rsidRPr="00434644">
              <w:rPr>
                <w:rFonts w:ascii="Arial" w:eastAsia="Times New Roman" w:hAnsi="Arial" w:cs="Arial"/>
                <w:sz w:val="20"/>
                <w:szCs w:val="20"/>
              </w:rPr>
              <w:t xml:space="preserve"> </w:t>
            </w:r>
            <w:proofErr w:type="spellStart"/>
            <w:r w:rsidRPr="00434644">
              <w:rPr>
                <w:rFonts w:ascii="Arial" w:eastAsia="Times New Roman" w:hAnsi="Arial" w:cs="Arial"/>
                <w:sz w:val="20"/>
                <w:szCs w:val="20"/>
              </w:rPr>
              <w:t>Dương</w:t>
            </w:r>
            <w:proofErr w:type="spellEnd"/>
          </w:p>
        </w:tc>
        <w:tc>
          <w:tcPr>
            <w:tcW w:w="1980" w:type="dxa"/>
            <w:shd w:val="clear" w:color="000000" w:fill="FFAA00"/>
            <w:noWrap/>
            <w:hideMark/>
          </w:tcPr>
          <w:p w14:paraId="7DEF1AEA" w14:textId="3837A807" w:rsidR="008C1EB2" w:rsidRPr="00434644" w:rsidRDefault="005D008A" w:rsidP="00434644">
            <w:pPr>
              <w:spacing w:beforeLines="60" w:before="144" w:afterLines="60" w:after="144" w:line="240" w:lineRule="auto"/>
              <w:jc w:val="center"/>
              <w:rPr>
                <w:rFonts w:ascii="Arial" w:eastAsia="Times New Roman" w:hAnsi="Arial" w:cs="Arial"/>
                <w:sz w:val="20"/>
                <w:szCs w:val="20"/>
              </w:rPr>
            </w:pPr>
            <w:r>
              <w:rPr>
                <w:rFonts w:ascii="Arial" w:eastAsia="Times New Roman" w:hAnsi="Arial" w:cs="Arial"/>
                <w:sz w:val="20"/>
                <w:szCs w:val="20"/>
              </w:rPr>
              <w:t>2</w:t>
            </w:r>
          </w:p>
        </w:tc>
      </w:tr>
      <w:tr w:rsidR="008C1EB2" w:rsidRPr="008C1EB2" w14:paraId="400E676C" w14:textId="77777777" w:rsidTr="00045F30">
        <w:trPr>
          <w:trHeight w:val="300"/>
        </w:trPr>
        <w:tc>
          <w:tcPr>
            <w:tcW w:w="640" w:type="dxa"/>
            <w:shd w:val="clear" w:color="auto" w:fill="auto"/>
            <w:noWrap/>
            <w:hideMark/>
          </w:tcPr>
          <w:p w14:paraId="6988D12D"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8</w:t>
            </w:r>
          </w:p>
        </w:tc>
        <w:tc>
          <w:tcPr>
            <w:tcW w:w="2075" w:type="dxa"/>
            <w:shd w:val="clear" w:color="auto" w:fill="auto"/>
            <w:noWrap/>
            <w:hideMark/>
          </w:tcPr>
          <w:p w14:paraId="40CD8A5B"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 xml:space="preserve">Thanh </w:t>
            </w:r>
            <w:proofErr w:type="spellStart"/>
            <w:r w:rsidRPr="00434644">
              <w:rPr>
                <w:rFonts w:ascii="Arial" w:eastAsia="Times New Roman" w:hAnsi="Arial" w:cs="Arial"/>
                <w:sz w:val="20"/>
                <w:szCs w:val="20"/>
              </w:rPr>
              <w:t>Hóa</w:t>
            </w:r>
            <w:proofErr w:type="spellEnd"/>
          </w:p>
        </w:tc>
        <w:tc>
          <w:tcPr>
            <w:tcW w:w="2430" w:type="dxa"/>
            <w:shd w:val="clear" w:color="auto" w:fill="auto"/>
            <w:noWrap/>
            <w:hideMark/>
          </w:tcPr>
          <w:p w14:paraId="2841AB30"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proofErr w:type="spellStart"/>
            <w:r w:rsidRPr="00434644">
              <w:rPr>
                <w:rFonts w:ascii="Arial" w:eastAsia="Times New Roman" w:hAnsi="Arial" w:cs="Arial"/>
                <w:sz w:val="20"/>
                <w:szCs w:val="20"/>
              </w:rPr>
              <w:t>Thường</w:t>
            </w:r>
            <w:proofErr w:type="spellEnd"/>
            <w:r w:rsidRPr="00434644">
              <w:rPr>
                <w:rFonts w:ascii="Arial" w:eastAsia="Times New Roman" w:hAnsi="Arial" w:cs="Arial"/>
                <w:sz w:val="20"/>
                <w:szCs w:val="20"/>
              </w:rPr>
              <w:t xml:space="preserve"> </w:t>
            </w:r>
            <w:proofErr w:type="spellStart"/>
            <w:r w:rsidRPr="00434644">
              <w:rPr>
                <w:rFonts w:ascii="Arial" w:eastAsia="Times New Roman" w:hAnsi="Arial" w:cs="Arial"/>
                <w:sz w:val="20"/>
                <w:szCs w:val="20"/>
              </w:rPr>
              <w:t>Xuân</w:t>
            </w:r>
            <w:proofErr w:type="spellEnd"/>
          </w:p>
        </w:tc>
        <w:tc>
          <w:tcPr>
            <w:tcW w:w="2430" w:type="dxa"/>
            <w:shd w:val="clear" w:color="auto" w:fill="auto"/>
            <w:noWrap/>
            <w:hideMark/>
          </w:tcPr>
          <w:p w14:paraId="7A511A04"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proofErr w:type="spellStart"/>
            <w:r w:rsidRPr="00434644">
              <w:rPr>
                <w:rFonts w:ascii="Arial" w:eastAsia="Times New Roman" w:hAnsi="Arial" w:cs="Arial"/>
                <w:sz w:val="20"/>
                <w:szCs w:val="20"/>
              </w:rPr>
              <w:t>Xuân</w:t>
            </w:r>
            <w:proofErr w:type="spellEnd"/>
            <w:r w:rsidRPr="00434644">
              <w:rPr>
                <w:rFonts w:ascii="Arial" w:eastAsia="Times New Roman" w:hAnsi="Arial" w:cs="Arial"/>
                <w:sz w:val="20"/>
                <w:szCs w:val="20"/>
              </w:rPr>
              <w:t xml:space="preserve"> Cao</w:t>
            </w:r>
          </w:p>
        </w:tc>
        <w:tc>
          <w:tcPr>
            <w:tcW w:w="1980" w:type="dxa"/>
            <w:shd w:val="clear" w:color="000000" w:fill="38A800"/>
            <w:noWrap/>
            <w:hideMark/>
          </w:tcPr>
          <w:p w14:paraId="145FF388" w14:textId="0DF66618" w:rsidR="008C1EB2" w:rsidRPr="00434644" w:rsidRDefault="005D008A" w:rsidP="00434644">
            <w:pPr>
              <w:spacing w:beforeLines="60" w:before="144" w:afterLines="60" w:after="144" w:line="240" w:lineRule="auto"/>
              <w:jc w:val="center"/>
              <w:rPr>
                <w:rFonts w:ascii="Arial" w:eastAsia="Times New Roman" w:hAnsi="Arial" w:cs="Arial"/>
                <w:sz w:val="20"/>
                <w:szCs w:val="20"/>
              </w:rPr>
            </w:pPr>
            <w:r>
              <w:rPr>
                <w:rFonts w:ascii="Arial" w:eastAsia="Times New Roman" w:hAnsi="Arial" w:cs="Arial"/>
                <w:sz w:val="20"/>
                <w:szCs w:val="20"/>
              </w:rPr>
              <w:t>3</w:t>
            </w:r>
          </w:p>
        </w:tc>
      </w:tr>
      <w:tr w:rsidR="008C1EB2" w:rsidRPr="008C1EB2" w14:paraId="76C73919" w14:textId="77777777" w:rsidTr="00045F30">
        <w:trPr>
          <w:trHeight w:val="300"/>
        </w:trPr>
        <w:tc>
          <w:tcPr>
            <w:tcW w:w="640" w:type="dxa"/>
            <w:shd w:val="clear" w:color="auto" w:fill="auto"/>
            <w:noWrap/>
            <w:hideMark/>
          </w:tcPr>
          <w:p w14:paraId="03A26ADC"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9</w:t>
            </w:r>
          </w:p>
        </w:tc>
        <w:tc>
          <w:tcPr>
            <w:tcW w:w="2075" w:type="dxa"/>
            <w:shd w:val="clear" w:color="auto" w:fill="auto"/>
            <w:noWrap/>
            <w:hideMark/>
          </w:tcPr>
          <w:p w14:paraId="08EA3E7C"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proofErr w:type="spellStart"/>
            <w:r w:rsidRPr="00434644">
              <w:rPr>
                <w:rFonts w:ascii="Arial" w:eastAsia="Times New Roman" w:hAnsi="Arial" w:cs="Arial"/>
                <w:sz w:val="20"/>
                <w:szCs w:val="20"/>
              </w:rPr>
              <w:t>Nghệ</w:t>
            </w:r>
            <w:proofErr w:type="spellEnd"/>
            <w:r w:rsidRPr="00434644">
              <w:rPr>
                <w:rFonts w:ascii="Arial" w:eastAsia="Times New Roman" w:hAnsi="Arial" w:cs="Arial"/>
                <w:sz w:val="20"/>
                <w:szCs w:val="20"/>
              </w:rPr>
              <w:t xml:space="preserve"> An</w:t>
            </w:r>
          </w:p>
        </w:tc>
        <w:tc>
          <w:tcPr>
            <w:tcW w:w="2430" w:type="dxa"/>
            <w:shd w:val="clear" w:color="auto" w:fill="auto"/>
            <w:noWrap/>
            <w:hideMark/>
          </w:tcPr>
          <w:p w14:paraId="1D6BD63E"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 xml:space="preserve">Anh </w:t>
            </w:r>
            <w:proofErr w:type="spellStart"/>
            <w:r w:rsidRPr="00434644">
              <w:rPr>
                <w:rFonts w:ascii="Arial" w:eastAsia="Times New Roman" w:hAnsi="Arial" w:cs="Arial"/>
                <w:sz w:val="20"/>
                <w:szCs w:val="20"/>
              </w:rPr>
              <w:t>Sơn</w:t>
            </w:r>
            <w:proofErr w:type="spellEnd"/>
          </w:p>
        </w:tc>
        <w:tc>
          <w:tcPr>
            <w:tcW w:w="2430" w:type="dxa"/>
            <w:shd w:val="clear" w:color="auto" w:fill="auto"/>
            <w:noWrap/>
            <w:hideMark/>
          </w:tcPr>
          <w:p w14:paraId="4D06CF08"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proofErr w:type="spellStart"/>
            <w:r w:rsidRPr="00434644">
              <w:rPr>
                <w:rFonts w:ascii="Arial" w:eastAsia="Times New Roman" w:hAnsi="Arial" w:cs="Arial"/>
                <w:sz w:val="20"/>
                <w:szCs w:val="20"/>
              </w:rPr>
              <w:t>Hùng</w:t>
            </w:r>
            <w:proofErr w:type="spellEnd"/>
            <w:r w:rsidRPr="00434644">
              <w:rPr>
                <w:rFonts w:ascii="Arial" w:eastAsia="Times New Roman" w:hAnsi="Arial" w:cs="Arial"/>
                <w:sz w:val="20"/>
                <w:szCs w:val="20"/>
              </w:rPr>
              <w:t xml:space="preserve"> </w:t>
            </w:r>
            <w:proofErr w:type="spellStart"/>
            <w:r w:rsidRPr="00434644">
              <w:rPr>
                <w:rFonts w:ascii="Arial" w:eastAsia="Times New Roman" w:hAnsi="Arial" w:cs="Arial"/>
                <w:sz w:val="20"/>
                <w:szCs w:val="20"/>
              </w:rPr>
              <w:t>Sơn</w:t>
            </w:r>
            <w:proofErr w:type="spellEnd"/>
          </w:p>
        </w:tc>
        <w:tc>
          <w:tcPr>
            <w:tcW w:w="1980" w:type="dxa"/>
            <w:shd w:val="clear" w:color="000000" w:fill="38A800"/>
            <w:noWrap/>
            <w:hideMark/>
          </w:tcPr>
          <w:p w14:paraId="19413CD3" w14:textId="54540A1D" w:rsidR="008C1EB2" w:rsidRPr="00434644" w:rsidRDefault="005D008A" w:rsidP="00434644">
            <w:pPr>
              <w:spacing w:beforeLines="60" w:before="144" w:afterLines="60" w:after="144" w:line="240" w:lineRule="auto"/>
              <w:jc w:val="center"/>
              <w:rPr>
                <w:rFonts w:ascii="Arial" w:eastAsia="Times New Roman" w:hAnsi="Arial" w:cs="Arial"/>
                <w:sz w:val="20"/>
                <w:szCs w:val="20"/>
              </w:rPr>
            </w:pPr>
            <w:r>
              <w:rPr>
                <w:rFonts w:ascii="Arial" w:eastAsia="Times New Roman" w:hAnsi="Arial" w:cs="Arial"/>
                <w:sz w:val="20"/>
                <w:szCs w:val="20"/>
              </w:rPr>
              <w:t>3</w:t>
            </w:r>
          </w:p>
        </w:tc>
      </w:tr>
      <w:tr w:rsidR="008C1EB2" w:rsidRPr="008C1EB2" w14:paraId="2354AFD0" w14:textId="77777777" w:rsidTr="00045F30">
        <w:trPr>
          <w:trHeight w:val="300"/>
        </w:trPr>
        <w:tc>
          <w:tcPr>
            <w:tcW w:w="640" w:type="dxa"/>
            <w:shd w:val="clear" w:color="auto" w:fill="auto"/>
            <w:noWrap/>
            <w:hideMark/>
          </w:tcPr>
          <w:p w14:paraId="53E67B1A"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10</w:t>
            </w:r>
          </w:p>
        </w:tc>
        <w:tc>
          <w:tcPr>
            <w:tcW w:w="2075" w:type="dxa"/>
            <w:shd w:val="clear" w:color="auto" w:fill="auto"/>
            <w:noWrap/>
            <w:hideMark/>
          </w:tcPr>
          <w:p w14:paraId="4C0D7A92"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proofErr w:type="spellStart"/>
            <w:r w:rsidRPr="00434644">
              <w:rPr>
                <w:rFonts w:ascii="Arial" w:eastAsia="Times New Roman" w:hAnsi="Arial" w:cs="Arial"/>
                <w:sz w:val="20"/>
                <w:szCs w:val="20"/>
              </w:rPr>
              <w:t>Nghệ</w:t>
            </w:r>
            <w:proofErr w:type="spellEnd"/>
            <w:r w:rsidRPr="00434644">
              <w:rPr>
                <w:rFonts w:ascii="Arial" w:eastAsia="Times New Roman" w:hAnsi="Arial" w:cs="Arial"/>
                <w:sz w:val="20"/>
                <w:szCs w:val="20"/>
              </w:rPr>
              <w:t xml:space="preserve"> An</w:t>
            </w:r>
          </w:p>
        </w:tc>
        <w:tc>
          <w:tcPr>
            <w:tcW w:w="2430" w:type="dxa"/>
            <w:shd w:val="clear" w:color="auto" w:fill="auto"/>
            <w:noWrap/>
            <w:hideMark/>
          </w:tcPr>
          <w:p w14:paraId="3C2422FC"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 xml:space="preserve">Anh </w:t>
            </w:r>
            <w:proofErr w:type="spellStart"/>
            <w:r w:rsidRPr="00434644">
              <w:rPr>
                <w:rFonts w:ascii="Arial" w:eastAsia="Times New Roman" w:hAnsi="Arial" w:cs="Arial"/>
                <w:sz w:val="20"/>
                <w:szCs w:val="20"/>
              </w:rPr>
              <w:t>Sơn</w:t>
            </w:r>
            <w:proofErr w:type="spellEnd"/>
          </w:p>
        </w:tc>
        <w:tc>
          <w:tcPr>
            <w:tcW w:w="2430" w:type="dxa"/>
            <w:shd w:val="clear" w:color="auto" w:fill="auto"/>
            <w:noWrap/>
            <w:hideMark/>
          </w:tcPr>
          <w:p w14:paraId="515EDF42"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 xml:space="preserve">Đức </w:t>
            </w:r>
            <w:proofErr w:type="spellStart"/>
            <w:r w:rsidRPr="00434644">
              <w:rPr>
                <w:rFonts w:ascii="Arial" w:eastAsia="Times New Roman" w:hAnsi="Arial" w:cs="Arial"/>
                <w:sz w:val="20"/>
                <w:szCs w:val="20"/>
              </w:rPr>
              <w:t>Sơn</w:t>
            </w:r>
            <w:proofErr w:type="spellEnd"/>
          </w:p>
        </w:tc>
        <w:tc>
          <w:tcPr>
            <w:tcW w:w="1980" w:type="dxa"/>
            <w:shd w:val="clear" w:color="000000" w:fill="FFFF73"/>
            <w:noWrap/>
            <w:hideMark/>
          </w:tcPr>
          <w:p w14:paraId="3FA7CC48" w14:textId="345B019A" w:rsidR="008C1EB2" w:rsidRPr="00434644" w:rsidRDefault="005D008A" w:rsidP="00434644">
            <w:pPr>
              <w:spacing w:beforeLines="60" w:before="144" w:afterLines="60" w:after="144" w:line="240" w:lineRule="auto"/>
              <w:jc w:val="center"/>
              <w:rPr>
                <w:rFonts w:ascii="Arial" w:eastAsia="Times New Roman" w:hAnsi="Arial" w:cs="Arial"/>
                <w:sz w:val="20"/>
                <w:szCs w:val="20"/>
              </w:rPr>
            </w:pPr>
            <w:r>
              <w:rPr>
                <w:rFonts w:ascii="Arial" w:eastAsia="Times New Roman" w:hAnsi="Arial" w:cs="Arial"/>
                <w:sz w:val="20"/>
                <w:szCs w:val="20"/>
              </w:rPr>
              <w:t>4</w:t>
            </w:r>
          </w:p>
        </w:tc>
      </w:tr>
      <w:tr w:rsidR="008C1EB2" w:rsidRPr="008C1EB2" w14:paraId="5382D338" w14:textId="77777777" w:rsidTr="00045F30">
        <w:trPr>
          <w:trHeight w:val="300"/>
        </w:trPr>
        <w:tc>
          <w:tcPr>
            <w:tcW w:w="640" w:type="dxa"/>
            <w:shd w:val="clear" w:color="auto" w:fill="auto"/>
            <w:noWrap/>
            <w:hideMark/>
          </w:tcPr>
          <w:p w14:paraId="02E9873F"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11</w:t>
            </w:r>
          </w:p>
        </w:tc>
        <w:tc>
          <w:tcPr>
            <w:tcW w:w="2075" w:type="dxa"/>
            <w:shd w:val="clear" w:color="auto" w:fill="auto"/>
            <w:noWrap/>
            <w:hideMark/>
          </w:tcPr>
          <w:p w14:paraId="53F636B4"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proofErr w:type="spellStart"/>
            <w:r w:rsidRPr="00434644">
              <w:rPr>
                <w:rFonts w:ascii="Arial" w:eastAsia="Times New Roman" w:hAnsi="Arial" w:cs="Arial"/>
                <w:sz w:val="20"/>
                <w:szCs w:val="20"/>
              </w:rPr>
              <w:t>Nghệ</w:t>
            </w:r>
            <w:proofErr w:type="spellEnd"/>
            <w:r w:rsidRPr="00434644">
              <w:rPr>
                <w:rFonts w:ascii="Arial" w:eastAsia="Times New Roman" w:hAnsi="Arial" w:cs="Arial"/>
                <w:sz w:val="20"/>
                <w:szCs w:val="20"/>
              </w:rPr>
              <w:t xml:space="preserve"> An</w:t>
            </w:r>
          </w:p>
        </w:tc>
        <w:tc>
          <w:tcPr>
            <w:tcW w:w="2430" w:type="dxa"/>
            <w:shd w:val="clear" w:color="auto" w:fill="auto"/>
            <w:noWrap/>
            <w:hideMark/>
          </w:tcPr>
          <w:p w14:paraId="279D87CA"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proofErr w:type="spellStart"/>
            <w:r w:rsidRPr="00434644">
              <w:rPr>
                <w:rFonts w:ascii="Arial" w:eastAsia="Times New Roman" w:hAnsi="Arial" w:cs="Arial"/>
                <w:sz w:val="20"/>
                <w:szCs w:val="20"/>
              </w:rPr>
              <w:t>Tương</w:t>
            </w:r>
            <w:proofErr w:type="spellEnd"/>
            <w:r w:rsidRPr="00434644">
              <w:rPr>
                <w:rFonts w:ascii="Arial" w:eastAsia="Times New Roman" w:hAnsi="Arial" w:cs="Arial"/>
                <w:sz w:val="20"/>
                <w:szCs w:val="20"/>
              </w:rPr>
              <w:t xml:space="preserve"> </w:t>
            </w:r>
            <w:proofErr w:type="spellStart"/>
            <w:r w:rsidRPr="00434644">
              <w:rPr>
                <w:rFonts w:ascii="Arial" w:eastAsia="Times New Roman" w:hAnsi="Arial" w:cs="Arial"/>
                <w:sz w:val="20"/>
                <w:szCs w:val="20"/>
              </w:rPr>
              <w:t>Dương</w:t>
            </w:r>
            <w:proofErr w:type="spellEnd"/>
          </w:p>
        </w:tc>
        <w:tc>
          <w:tcPr>
            <w:tcW w:w="2430" w:type="dxa"/>
            <w:shd w:val="clear" w:color="auto" w:fill="auto"/>
            <w:noWrap/>
            <w:hideMark/>
          </w:tcPr>
          <w:p w14:paraId="616F062E"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proofErr w:type="spellStart"/>
            <w:r w:rsidRPr="00434644">
              <w:rPr>
                <w:rFonts w:ascii="Arial" w:eastAsia="Times New Roman" w:hAnsi="Arial" w:cs="Arial"/>
                <w:sz w:val="20"/>
                <w:szCs w:val="20"/>
              </w:rPr>
              <w:t>Yên</w:t>
            </w:r>
            <w:proofErr w:type="spellEnd"/>
            <w:r w:rsidRPr="00434644">
              <w:rPr>
                <w:rFonts w:ascii="Arial" w:eastAsia="Times New Roman" w:hAnsi="Arial" w:cs="Arial"/>
                <w:sz w:val="20"/>
                <w:szCs w:val="20"/>
              </w:rPr>
              <w:t xml:space="preserve"> </w:t>
            </w:r>
            <w:proofErr w:type="spellStart"/>
            <w:r w:rsidRPr="00434644">
              <w:rPr>
                <w:rFonts w:ascii="Arial" w:eastAsia="Times New Roman" w:hAnsi="Arial" w:cs="Arial"/>
                <w:sz w:val="20"/>
                <w:szCs w:val="20"/>
              </w:rPr>
              <w:t>Tĩnh</w:t>
            </w:r>
            <w:proofErr w:type="spellEnd"/>
          </w:p>
        </w:tc>
        <w:tc>
          <w:tcPr>
            <w:tcW w:w="1980" w:type="dxa"/>
            <w:shd w:val="clear" w:color="000000" w:fill="73B2FF"/>
            <w:noWrap/>
            <w:hideMark/>
          </w:tcPr>
          <w:p w14:paraId="7B4CFC95" w14:textId="6E6A6EBF" w:rsidR="008C1EB2" w:rsidRPr="00434644" w:rsidRDefault="005D008A" w:rsidP="00434644">
            <w:pPr>
              <w:spacing w:beforeLines="60" w:before="144" w:afterLines="60" w:after="144" w:line="240" w:lineRule="auto"/>
              <w:jc w:val="center"/>
              <w:rPr>
                <w:rFonts w:ascii="Arial" w:eastAsia="Times New Roman" w:hAnsi="Arial" w:cs="Arial"/>
                <w:sz w:val="20"/>
                <w:szCs w:val="20"/>
              </w:rPr>
            </w:pPr>
            <w:r>
              <w:rPr>
                <w:rFonts w:ascii="Arial" w:eastAsia="Times New Roman" w:hAnsi="Arial" w:cs="Arial"/>
                <w:sz w:val="20"/>
                <w:szCs w:val="20"/>
              </w:rPr>
              <w:t>5</w:t>
            </w:r>
          </w:p>
        </w:tc>
      </w:tr>
      <w:tr w:rsidR="008C1EB2" w:rsidRPr="008C1EB2" w14:paraId="4ED9A584" w14:textId="77777777" w:rsidTr="00045F30">
        <w:trPr>
          <w:trHeight w:val="300"/>
        </w:trPr>
        <w:tc>
          <w:tcPr>
            <w:tcW w:w="640" w:type="dxa"/>
            <w:shd w:val="clear" w:color="auto" w:fill="auto"/>
            <w:noWrap/>
            <w:hideMark/>
          </w:tcPr>
          <w:p w14:paraId="5CEDE52E"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12</w:t>
            </w:r>
          </w:p>
        </w:tc>
        <w:tc>
          <w:tcPr>
            <w:tcW w:w="2075" w:type="dxa"/>
            <w:shd w:val="clear" w:color="auto" w:fill="auto"/>
            <w:noWrap/>
            <w:hideMark/>
          </w:tcPr>
          <w:p w14:paraId="2D7E0DBF"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proofErr w:type="spellStart"/>
            <w:r w:rsidRPr="00434644">
              <w:rPr>
                <w:rFonts w:ascii="Arial" w:eastAsia="Times New Roman" w:hAnsi="Arial" w:cs="Arial"/>
                <w:sz w:val="20"/>
                <w:szCs w:val="20"/>
              </w:rPr>
              <w:t>Nghệ</w:t>
            </w:r>
            <w:proofErr w:type="spellEnd"/>
            <w:r w:rsidRPr="00434644">
              <w:rPr>
                <w:rFonts w:ascii="Arial" w:eastAsia="Times New Roman" w:hAnsi="Arial" w:cs="Arial"/>
                <w:sz w:val="20"/>
                <w:szCs w:val="20"/>
              </w:rPr>
              <w:t xml:space="preserve"> An</w:t>
            </w:r>
          </w:p>
        </w:tc>
        <w:tc>
          <w:tcPr>
            <w:tcW w:w="2430" w:type="dxa"/>
            <w:shd w:val="clear" w:color="auto" w:fill="auto"/>
            <w:noWrap/>
            <w:hideMark/>
          </w:tcPr>
          <w:p w14:paraId="57E231C6"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proofErr w:type="spellStart"/>
            <w:r w:rsidRPr="00434644">
              <w:rPr>
                <w:rFonts w:ascii="Arial" w:eastAsia="Times New Roman" w:hAnsi="Arial" w:cs="Arial"/>
                <w:sz w:val="20"/>
                <w:szCs w:val="20"/>
              </w:rPr>
              <w:t>Tương</w:t>
            </w:r>
            <w:proofErr w:type="spellEnd"/>
            <w:r w:rsidRPr="00434644">
              <w:rPr>
                <w:rFonts w:ascii="Arial" w:eastAsia="Times New Roman" w:hAnsi="Arial" w:cs="Arial"/>
                <w:sz w:val="20"/>
                <w:szCs w:val="20"/>
              </w:rPr>
              <w:t xml:space="preserve"> </w:t>
            </w:r>
            <w:proofErr w:type="spellStart"/>
            <w:r w:rsidRPr="00434644">
              <w:rPr>
                <w:rFonts w:ascii="Arial" w:eastAsia="Times New Roman" w:hAnsi="Arial" w:cs="Arial"/>
                <w:sz w:val="20"/>
                <w:szCs w:val="20"/>
              </w:rPr>
              <w:t>Dương</w:t>
            </w:r>
            <w:proofErr w:type="spellEnd"/>
          </w:p>
        </w:tc>
        <w:tc>
          <w:tcPr>
            <w:tcW w:w="2430" w:type="dxa"/>
            <w:shd w:val="clear" w:color="auto" w:fill="auto"/>
            <w:noWrap/>
            <w:hideMark/>
          </w:tcPr>
          <w:p w14:paraId="1B9C6D85"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Nga My</w:t>
            </w:r>
          </w:p>
        </w:tc>
        <w:tc>
          <w:tcPr>
            <w:tcW w:w="1980" w:type="dxa"/>
            <w:shd w:val="clear" w:color="000000" w:fill="73B2FF"/>
            <w:noWrap/>
            <w:hideMark/>
          </w:tcPr>
          <w:p w14:paraId="5B225311" w14:textId="7C6381E1" w:rsidR="008C1EB2" w:rsidRPr="00434644" w:rsidRDefault="005D008A" w:rsidP="00434644">
            <w:pPr>
              <w:spacing w:beforeLines="60" w:before="144" w:afterLines="60" w:after="144" w:line="240" w:lineRule="auto"/>
              <w:jc w:val="center"/>
              <w:rPr>
                <w:rFonts w:ascii="Arial" w:eastAsia="Times New Roman" w:hAnsi="Arial" w:cs="Arial"/>
                <w:sz w:val="20"/>
                <w:szCs w:val="20"/>
              </w:rPr>
            </w:pPr>
            <w:r>
              <w:rPr>
                <w:rFonts w:ascii="Arial" w:eastAsia="Times New Roman" w:hAnsi="Arial" w:cs="Arial"/>
                <w:sz w:val="20"/>
                <w:szCs w:val="20"/>
              </w:rPr>
              <w:t>5</w:t>
            </w:r>
          </w:p>
        </w:tc>
      </w:tr>
      <w:tr w:rsidR="008C1EB2" w:rsidRPr="008C1EB2" w14:paraId="4FAFD850" w14:textId="77777777" w:rsidTr="00045F30">
        <w:trPr>
          <w:trHeight w:val="300"/>
        </w:trPr>
        <w:tc>
          <w:tcPr>
            <w:tcW w:w="640" w:type="dxa"/>
            <w:shd w:val="clear" w:color="auto" w:fill="auto"/>
            <w:noWrap/>
            <w:hideMark/>
          </w:tcPr>
          <w:p w14:paraId="0EAF99D7"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13</w:t>
            </w:r>
          </w:p>
        </w:tc>
        <w:tc>
          <w:tcPr>
            <w:tcW w:w="2075" w:type="dxa"/>
            <w:shd w:val="clear" w:color="auto" w:fill="auto"/>
            <w:noWrap/>
            <w:hideMark/>
          </w:tcPr>
          <w:p w14:paraId="01AD7B44"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proofErr w:type="spellStart"/>
            <w:r w:rsidRPr="00434644">
              <w:rPr>
                <w:rFonts w:ascii="Arial" w:eastAsia="Times New Roman" w:hAnsi="Arial" w:cs="Arial"/>
                <w:sz w:val="20"/>
                <w:szCs w:val="20"/>
              </w:rPr>
              <w:t>Nghệ</w:t>
            </w:r>
            <w:proofErr w:type="spellEnd"/>
            <w:r w:rsidRPr="00434644">
              <w:rPr>
                <w:rFonts w:ascii="Arial" w:eastAsia="Times New Roman" w:hAnsi="Arial" w:cs="Arial"/>
                <w:sz w:val="20"/>
                <w:szCs w:val="20"/>
              </w:rPr>
              <w:t xml:space="preserve"> An</w:t>
            </w:r>
          </w:p>
        </w:tc>
        <w:tc>
          <w:tcPr>
            <w:tcW w:w="2430" w:type="dxa"/>
            <w:shd w:val="clear" w:color="auto" w:fill="auto"/>
            <w:noWrap/>
            <w:hideMark/>
          </w:tcPr>
          <w:p w14:paraId="775E8EFB"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proofErr w:type="spellStart"/>
            <w:r w:rsidRPr="00434644">
              <w:rPr>
                <w:rFonts w:ascii="Arial" w:eastAsia="Times New Roman" w:hAnsi="Arial" w:cs="Arial"/>
                <w:sz w:val="20"/>
                <w:szCs w:val="20"/>
              </w:rPr>
              <w:t>Quế</w:t>
            </w:r>
            <w:proofErr w:type="spellEnd"/>
            <w:r w:rsidRPr="00434644">
              <w:rPr>
                <w:rFonts w:ascii="Arial" w:eastAsia="Times New Roman" w:hAnsi="Arial" w:cs="Arial"/>
                <w:sz w:val="20"/>
                <w:szCs w:val="20"/>
              </w:rPr>
              <w:t xml:space="preserve"> Phong</w:t>
            </w:r>
          </w:p>
        </w:tc>
        <w:tc>
          <w:tcPr>
            <w:tcW w:w="2430" w:type="dxa"/>
            <w:shd w:val="clear" w:color="auto" w:fill="auto"/>
            <w:noWrap/>
            <w:hideMark/>
          </w:tcPr>
          <w:p w14:paraId="01A024A2"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proofErr w:type="spellStart"/>
            <w:r w:rsidRPr="00434644">
              <w:rPr>
                <w:rFonts w:ascii="Arial" w:eastAsia="Times New Roman" w:hAnsi="Arial" w:cs="Arial"/>
                <w:sz w:val="20"/>
                <w:szCs w:val="20"/>
              </w:rPr>
              <w:t>Châu</w:t>
            </w:r>
            <w:proofErr w:type="spellEnd"/>
            <w:r w:rsidRPr="00434644">
              <w:rPr>
                <w:rFonts w:ascii="Arial" w:eastAsia="Times New Roman" w:hAnsi="Arial" w:cs="Arial"/>
                <w:sz w:val="20"/>
                <w:szCs w:val="20"/>
              </w:rPr>
              <w:t xml:space="preserve"> Kim</w:t>
            </w:r>
          </w:p>
        </w:tc>
        <w:tc>
          <w:tcPr>
            <w:tcW w:w="1980" w:type="dxa"/>
            <w:shd w:val="clear" w:color="000000" w:fill="A83800"/>
            <w:noWrap/>
            <w:hideMark/>
          </w:tcPr>
          <w:p w14:paraId="77A9FF30"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6</w:t>
            </w:r>
          </w:p>
        </w:tc>
      </w:tr>
      <w:tr w:rsidR="008C1EB2" w:rsidRPr="008C1EB2" w14:paraId="16751380" w14:textId="77777777" w:rsidTr="00045F30">
        <w:trPr>
          <w:trHeight w:val="300"/>
        </w:trPr>
        <w:tc>
          <w:tcPr>
            <w:tcW w:w="640" w:type="dxa"/>
            <w:shd w:val="clear" w:color="auto" w:fill="auto"/>
            <w:noWrap/>
            <w:hideMark/>
          </w:tcPr>
          <w:p w14:paraId="280A4E74"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14</w:t>
            </w:r>
          </w:p>
        </w:tc>
        <w:tc>
          <w:tcPr>
            <w:tcW w:w="2075" w:type="dxa"/>
            <w:shd w:val="clear" w:color="auto" w:fill="auto"/>
            <w:noWrap/>
            <w:hideMark/>
          </w:tcPr>
          <w:p w14:paraId="2E70865E"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proofErr w:type="spellStart"/>
            <w:r w:rsidRPr="00434644">
              <w:rPr>
                <w:rFonts w:ascii="Arial" w:eastAsia="Times New Roman" w:hAnsi="Arial" w:cs="Arial"/>
                <w:sz w:val="20"/>
                <w:szCs w:val="20"/>
              </w:rPr>
              <w:t>Nghệ</w:t>
            </w:r>
            <w:proofErr w:type="spellEnd"/>
            <w:r w:rsidRPr="00434644">
              <w:rPr>
                <w:rFonts w:ascii="Arial" w:eastAsia="Times New Roman" w:hAnsi="Arial" w:cs="Arial"/>
                <w:sz w:val="20"/>
                <w:szCs w:val="20"/>
              </w:rPr>
              <w:t xml:space="preserve"> An</w:t>
            </w:r>
          </w:p>
        </w:tc>
        <w:tc>
          <w:tcPr>
            <w:tcW w:w="2430" w:type="dxa"/>
            <w:shd w:val="clear" w:color="auto" w:fill="auto"/>
            <w:noWrap/>
            <w:hideMark/>
          </w:tcPr>
          <w:p w14:paraId="2DDF8FE7"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proofErr w:type="spellStart"/>
            <w:r w:rsidRPr="00434644">
              <w:rPr>
                <w:rFonts w:ascii="Arial" w:eastAsia="Times New Roman" w:hAnsi="Arial" w:cs="Arial"/>
                <w:sz w:val="20"/>
                <w:szCs w:val="20"/>
              </w:rPr>
              <w:t>Quế</w:t>
            </w:r>
            <w:proofErr w:type="spellEnd"/>
            <w:r w:rsidRPr="00434644">
              <w:rPr>
                <w:rFonts w:ascii="Arial" w:eastAsia="Times New Roman" w:hAnsi="Arial" w:cs="Arial"/>
                <w:sz w:val="20"/>
                <w:szCs w:val="20"/>
              </w:rPr>
              <w:t xml:space="preserve"> Phong</w:t>
            </w:r>
          </w:p>
        </w:tc>
        <w:tc>
          <w:tcPr>
            <w:tcW w:w="2430" w:type="dxa"/>
            <w:shd w:val="clear" w:color="auto" w:fill="auto"/>
            <w:noWrap/>
            <w:hideMark/>
          </w:tcPr>
          <w:p w14:paraId="74A05CE4"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proofErr w:type="spellStart"/>
            <w:r w:rsidRPr="00434644">
              <w:rPr>
                <w:rFonts w:ascii="Arial" w:eastAsia="Times New Roman" w:hAnsi="Arial" w:cs="Arial"/>
                <w:sz w:val="20"/>
                <w:szCs w:val="20"/>
              </w:rPr>
              <w:t>Châu</w:t>
            </w:r>
            <w:proofErr w:type="spellEnd"/>
            <w:r w:rsidRPr="00434644">
              <w:rPr>
                <w:rFonts w:ascii="Arial" w:eastAsia="Times New Roman" w:hAnsi="Arial" w:cs="Arial"/>
                <w:sz w:val="20"/>
                <w:szCs w:val="20"/>
              </w:rPr>
              <w:t xml:space="preserve"> </w:t>
            </w:r>
            <w:proofErr w:type="spellStart"/>
            <w:r w:rsidRPr="00434644">
              <w:rPr>
                <w:rFonts w:ascii="Arial" w:eastAsia="Times New Roman" w:hAnsi="Arial" w:cs="Arial"/>
                <w:sz w:val="20"/>
                <w:szCs w:val="20"/>
              </w:rPr>
              <w:t>Thôn</w:t>
            </w:r>
            <w:proofErr w:type="spellEnd"/>
          </w:p>
        </w:tc>
        <w:tc>
          <w:tcPr>
            <w:tcW w:w="1980" w:type="dxa"/>
            <w:shd w:val="clear" w:color="000000" w:fill="A83800"/>
            <w:noWrap/>
            <w:hideMark/>
          </w:tcPr>
          <w:p w14:paraId="47189E13"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6</w:t>
            </w:r>
          </w:p>
        </w:tc>
      </w:tr>
    </w:tbl>
    <w:p w14:paraId="21060178" w14:textId="419E9089" w:rsidR="007A5D2C" w:rsidRDefault="0063607F" w:rsidP="00AF188B">
      <w:pPr>
        <w:rPr>
          <w:bCs/>
        </w:rPr>
      </w:pPr>
      <w:r>
        <w:rPr>
          <w:bCs/>
        </w:rPr>
        <w:t>In this selection of sample, cluster 2 is represented by only 1 commune. Cluster 2 has more population, higher population density. But the size of sample is smaller because VFD PPMU suggested that survey should be conducted in high land area where there are more forest coverage and more project activities.</w:t>
      </w:r>
    </w:p>
    <w:tbl>
      <w:tblPr>
        <w:tblStyle w:val="TableGrid"/>
        <w:tblW w:w="8010" w:type="dxa"/>
        <w:tblInd w:w="558" w:type="dxa"/>
        <w:tblLook w:val="04A0" w:firstRow="1" w:lastRow="0" w:firstColumn="1" w:lastColumn="0" w:noHBand="0" w:noVBand="1"/>
      </w:tblPr>
      <w:tblGrid>
        <w:gridCol w:w="2898"/>
        <w:gridCol w:w="1602"/>
        <w:gridCol w:w="1800"/>
        <w:gridCol w:w="1710"/>
      </w:tblGrid>
      <w:tr w:rsidR="00C131F0" w14:paraId="7503C3F7" w14:textId="77777777" w:rsidTr="00E513D9">
        <w:tc>
          <w:tcPr>
            <w:tcW w:w="2898" w:type="dxa"/>
          </w:tcPr>
          <w:p w14:paraId="6CF051CB" w14:textId="77777777" w:rsidR="00C131F0" w:rsidRDefault="00C131F0" w:rsidP="00157E78">
            <w:pPr>
              <w:jc w:val="center"/>
            </w:pPr>
            <w:r>
              <w:t>Geographic area</w:t>
            </w:r>
          </w:p>
        </w:tc>
        <w:tc>
          <w:tcPr>
            <w:tcW w:w="1602" w:type="dxa"/>
          </w:tcPr>
          <w:p w14:paraId="5A7EDC8B" w14:textId="77777777" w:rsidR="00C131F0" w:rsidRDefault="00C131F0" w:rsidP="00157E78">
            <w:pPr>
              <w:jc w:val="center"/>
            </w:pPr>
            <w:r>
              <w:t>Population (person)</w:t>
            </w:r>
          </w:p>
        </w:tc>
        <w:tc>
          <w:tcPr>
            <w:tcW w:w="1800" w:type="dxa"/>
          </w:tcPr>
          <w:p w14:paraId="4FDFADD1" w14:textId="24D15A20" w:rsidR="00C131F0" w:rsidRDefault="00E513D9" w:rsidP="00157E78">
            <w:pPr>
              <w:jc w:val="center"/>
            </w:pPr>
            <w:r>
              <w:t>Natural forest area (ha)</w:t>
            </w:r>
          </w:p>
        </w:tc>
        <w:tc>
          <w:tcPr>
            <w:tcW w:w="1710" w:type="dxa"/>
          </w:tcPr>
          <w:p w14:paraId="531C054A" w14:textId="0E7B30F4" w:rsidR="00C131F0" w:rsidRDefault="00E513D9" w:rsidP="00157E78">
            <w:pPr>
              <w:jc w:val="center"/>
            </w:pPr>
            <w:r>
              <w:t>Plantation forest area (ha)</w:t>
            </w:r>
          </w:p>
        </w:tc>
      </w:tr>
      <w:tr w:rsidR="00E513D9" w14:paraId="14D40078" w14:textId="77777777" w:rsidTr="00157E78">
        <w:tc>
          <w:tcPr>
            <w:tcW w:w="2898" w:type="dxa"/>
          </w:tcPr>
          <w:p w14:paraId="2C81E400" w14:textId="77777777" w:rsidR="00E513D9" w:rsidRDefault="00E513D9" w:rsidP="00157E78">
            <w:pPr>
              <w:jc w:val="center"/>
            </w:pPr>
            <w:r>
              <w:t xml:space="preserve">Thanh Hoa and </w:t>
            </w:r>
            <w:proofErr w:type="spellStart"/>
            <w:r>
              <w:t>Nghe</w:t>
            </w:r>
            <w:proofErr w:type="spellEnd"/>
            <w:r>
              <w:t xml:space="preserve"> An</w:t>
            </w:r>
          </w:p>
        </w:tc>
        <w:tc>
          <w:tcPr>
            <w:tcW w:w="1602" w:type="dxa"/>
          </w:tcPr>
          <w:p w14:paraId="0E14A4DA" w14:textId="4E8D2E73" w:rsidR="00E513D9" w:rsidRPr="00391E99" w:rsidRDefault="00391E99" w:rsidP="00391E99">
            <w:pPr>
              <w:jc w:val="center"/>
            </w:pPr>
            <w:r w:rsidRPr="00391E99">
              <w:t xml:space="preserve">       6,501,383 </w:t>
            </w:r>
          </w:p>
        </w:tc>
        <w:tc>
          <w:tcPr>
            <w:tcW w:w="1800" w:type="dxa"/>
            <w:vAlign w:val="bottom"/>
          </w:tcPr>
          <w:p w14:paraId="4904F24C" w14:textId="226143DD" w:rsidR="00E513D9" w:rsidRPr="00391E99" w:rsidRDefault="00391E99" w:rsidP="00391E99">
            <w:pPr>
              <w:jc w:val="center"/>
            </w:pPr>
            <w:r w:rsidRPr="00391E99">
              <w:t xml:space="preserve">    1,037,561 </w:t>
            </w:r>
          </w:p>
        </w:tc>
        <w:tc>
          <w:tcPr>
            <w:tcW w:w="1710" w:type="dxa"/>
            <w:vAlign w:val="bottom"/>
          </w:tcPr>
          <w:p w14:paraId="5DD022CD" w14:textId="2873555B" w:rsidR="00E513D9" w:rsidRDefault="00E513D9" w:rsidP="00E513D9">
            <w:pPr>
              <w:jc w:val="center"/>
            </w:pPr>
            <w:r w:rsidRPr="00E513D9">
              <w:t>216,659</w:t>
            </w:r>
          </w:p>
        </w:tc>
      </w:tr>
      <w:tr w:rsidR="00391E99" w:rsidRPr="00E7747D" w14:paraId="48ECC8E6" w14:textId="77777777" w:rsidTr="00E513D9">
        <w:tc>
          <w:tcPr>
            <w:tcW w:w="2898" w:type="dxa"/>
          </w:tcPr>
          <w:p w14:paraId="2422C7F3" w14:textId="77777777" w:rsidR="00391E99" w:rsidRDefault="00391E99" w:rsidP="00157E78">
            <w:pPr>
              <w:jc w:val="center"/>
            </w:pPr>
            <w:r>
              <w:t>Cluster 6</w:t>
            </w:r>
          </w:p>
        </w:tc>
        <w:tc>
          <w:tcPr>
            <w:tcW w:w="1602" w:type="dxa"/>
            <w:vAlign w:val="bottom"/>
          </w:tcPr>
          <w:p w14:paraId="655D6C46" w14:textId="77777777" w:rsidR="00391E99" w:rsidRDefault="00391E99" w:rsidP="00157E78">
            <w:pPr>
              <w:jc w:val="center"/>
            </w:pPr>
            <w:r w:rsidRPr="009518BC">
              <w:t>245,812</w:t>
            </w:r>
          </w:p>
        </w:tc>
        <w:tc>
          <w:tcPr>
            <w:tcW w:w="1800" w:type="dxa"/>
            <w:vAlign w:val="bottom"/>
          </w:tcPr>
          <w:p w14:paraId="4C0F9FB5" w14:textId="19692C14" w:rsidR="00391E99" w:rsidRDefault="00391E99" w:rsidP="00157E78">
            <w:pPr>
              <w:jc w:val="center"/>
            </w:pPr>
            <w:r w:rsidRPr="00391E99">
              <w:t>513,817</w:t>
            </w:r>
          </w:p>
        </w:tc>
        <w:tc>
          <w:tcPr>
            <w:tcW w:w="1710" w:type="dxa"/>
            <w:vAlign w:val="bottom"/>
          </w:tcPr>
          <w:p w14:paraId="0E6EBA46" w14:textId="27356275" w:rsidR="00391E99" w:rsidRPr="00E513D9" w:rsidRDefault="00391E99" w:rsidP="00157E78">
            <w:pPr>
              <w:jc w:val="center"/>
            </w:pPr>
            <w:r w:rsidRPr="00391E99">
              <w:t>22,734</w:t>
            </w:r>
          </w:p>
        </w:tc>
      </w:tr>
      <w:tr w:rsidR="00391E99" w:rsidRPr="00E7747D" w14:paraId="4153AE4D" w14:textId="77777777" w:rsidTr="00E513D9">
        <w:tc>
          <w:tcPr>
            <w:tcW w:w="2898" w:type="dxa"/>
          </w:tcPr>
          <w:p w14:paraId="3EE4059B" w14:textId="77777777" w:rsidR="00391E99" w:rsidRDefault="00391E99" w:rsidP="00157E78">
            <w:pPr>
              <w:jc w:val="center"/>
            </w:pPr>
            <w:r>
              <w:t>Cluster 5</w:t>
            </w:r>
          </w:p>
        </w:tc>
        <w:tc>
          <w:tcPr>
            <w:tcW w:w="1602" w:type="dxa"/>
            <w:vAlign w:val="bottom"/>
          </w:tcPr>
          <w:p w14:paraId="4CB7F448" w14:textId="77777777" w:rsidR="00391E99" w:rsidRDefault="00391E99" w:rsidP="00157E78">
            <w:pPr>
              <w:jc w:val="center"/>
            </w:pPr>
            <w:r w:rsidRPr="009518BC">
              <w:t>539,052</w:t>
            </w:r>
          </w:p>
        </w:tc>
        <w:tc>
          <w:tcPr>
            <w:tcW w:w="1800" w:type="dxa"/>
            <w:vAlign w:val="bottom"/>
          </w:tcPr>
          <w:p w14:paraId="48235A5A" w14:textId="72CCBEB3" w:rsidR="00391E99" w:rsidRDefault="00391E99" w:rsidP="00157E78">
            <w:pPr>
              <w:jc w:val="center"/>
            </w:pPr>
            <w:r w:rsidRPr="00391E99">
              <w:t>455,911</w:t>
            </w:r>
          </w:p>
        </w:tc>
        <w:tc>
          <w:tcPr>
            <w:tcW w:w="1710" w:type="dxa"/>
            <w:vAlign w:val="bottom"/>
          </w:tcPr>
          <w:p w14:paraId="0F4E13A1" w14:textId="446456A3" w:rsidR="00391E99" w:rsidRPr="00E513D9" w:rsidRDefault="00391E99" w:rsidP="00157E78">
            <w:pPr>
              <w:jc w:val="center"/>
            </w:pPr>
            <w:r w:rsidRPr="00391E99">
              <w:t>53,826</w:t>
            </w:r>
          </w:p>
        </w:tc>
      </w:tr>
      <w:tr w:rsidR="00391E99" w:rsidRPr="00E7747D" w14:paraId="5490245B" w14:textId="77777777" w:rsidTr="00E513D9">
        <w:tc>
          <w:tcPr>
            <w:tcW w:w="2898" w:type="dxa"/>
          </w:tcPr>
          <w:p w14:paraId="42529D42" w14:textId="77777777" w:rsidR="00391E99" w:rsidRDefault="00391E99" w:rsidP="00157E78">
            <w:pPr>
              <w:jc w:val="center"/>
            </w:pPr>
            <w:r>
              <w:t>Cluster 4</w:t>
            </w:r>
          </w:p>
        </w:tc>
        <w:tc>
          <w:tcPr>
            <w:tcW w:w="1602" w:type="dxa"/>
            <w:vAlign w:val="bottom"/>
          </w:tcPr>
          <w:p w14:paraId="7667CC48" w14:textId="77777777" w:rsidR="00391E99" w:rsidRDefault="00391E99" w:rsidP="00157E78">
            <w:pPr>
              <w:jc w:val="center"/>
            </w:pPr>
            <w:r w:rsidRPr="009518BC">
              <w:t>824,786</w:t>
            </w:r>
          </w:p>
        </w:tc>
        <w:tc>
          <w:tcPr>
            <w:tcW w:w="1800" w:type="dxa"/>
            <w:vAlign w:val="bottom"/>
          </w:tcPr>
          <w:p w14:paraId="0714E829" w14:textId="33BCC526" w:rsidR="00391E99" w:rsidRDefault="00391E99" w:rsidP="00157E78">
            <w:pPr>
              <w:jc w:val="center"/>
            </w:pPr>
            <w:r w:rsidRPr="00391E99">
              <w:t>43,159</w:t>
            </w:r>
          </w:p>
        </w:tc>
        <w:tc>
          <w:tcPr>
            <w:tcW w:w="1710" w:type="dxa"/>
            <w:vAlign w:val="bottom"/>
          </w:tcPr>
          <w:p w14:paraId="481B2611" w14:textId="70A5990A" w:rsidR="00391E99" w:rsidRPr="00E513D9" w:rsidRDefault="00391E99" w:rsidP="00157E78">
            <w:pPr>
              <w:jc w:val="center"/>
            </w:pPr>
            <w:r w:rsidRPr="00391E99">
              <w:t>58,844</w:t>
            </w:r>
          </w:p>
        </w:tc>
      </w:tr>
      <w:tr w:rsidR="00391E99" w:rsidRPr="00E7747D" w14:paraId="504A6D43" w14:textId="77777777" w:rsidTr="00E513D9">
        <w:tc>
          <w:tcPr>
            <w:tcW w:w="2898" w:type="dxa"/>
          </w:tcPr>
          <w:p w14:paraId="38CF8A28" w14:textId="77777777" w:rsidR="00391E99" w:rsidRDefault="00391E99" w:rsidP="00157E78">
            <w:pPr>
              <w:jc w:val="center"/>
            </w:pPr>
            <w:r>
              <w:t>Cluster 3</w:t>
            </w:r>
          </w:p>
        </w:tc>
        <w:tc>
          <w:tcPr>
            <w:tcW w:w="1602" w:type="dxa"/>
            <w:vAlign w:val="bottom"/>
          </w:tcPr>
          <w:p w14:paraId="0CF3E4DF" w14:textId="77777777" w:rsidR="00391E99" w:rsidRDefault="00391E99" w:rsidP="00157E78">
            <w:pPr>
              <w:jc w:val="center"/>
            </w:pPr>
            <w:r w:rsidRPr="009518BC">
              <w:t>1,357,861</w:t>
            </w:r>
          </w:p>
        </w:tc>
        <w:tc>
          <w:tcPr>
            <w:tcW w:w="1800" w:type="dxa"/>
            <w:vAlign w:val="bottom"/>
          </w:tcPr>
          <w:p w14:paraId="039FE54E" w14:textId="6BE420D6" w:rsidR="00391E99" w:rsidRDefault="00391E99" w:rsidP="00157E78">
            <w:pPr>
              <w:jc w:val="center"/>
            </w:pPr>
            <w:r w:rsidRPr="00391E99">
              <w:t>24,048</w:t>
            </w:r>
          </w:p>
        </w:tc>
        <w:tc>
          <w:tcPr>
            <w:tcW w:w="1710" w:type="dxa"/>
            <w:vAlign w:val="bottom"/>
          </w:tcPr>
          <w:p w14:paraId="282C8DD8" w14:textId="6FBB5947" w:rsidR="00391E99" w:rsidRPr="00E513D9" w:rsidRDefault="00391E99" w:rsidP="00157E78">
            <w:pPr>
              <w:jc w:val="center"/>
            </w:pPr>
            <w:r w:rsidRPr="00391E99">
              <w:t>73,820</w:t>
            </w:r>
          </w:p>
        </w:tc>
      </w:tr>
      <w:tr w:rsidR="00391E99" w:rsidRPr="00E7747D" w14:paraId="2A9CC245" w14:textId="77777777" w:rsidTr="00E513D9">
        <w:tc>
          <w:tcPr>
            <w:tcW w:w="2898" w:type="dxa"/>
          </w:tcPr>
          <w:p w14:paraId="524E7C5B" w14:textId="77777777" w:rsidR="00391E99" w:rsidRDefault="00391E99" w:rsidP="00157E78">
            <w:pPr>
              <w:jc w:val="center"/>
            </w:pPr>
            <w:r>
              <w:t>Cluster 2</w:t>
            </w:r>
          </w:p>
        </w:tc>
        <w:tc>
          <w:tcPr>
            <w:tcW w:w="1602" w:type="dxa"/>
            <w:vAlign w:val="bottom"/>
          </w:tcPr>
          <w:p w14:paraId="280580CF" w14:textId="77777777" w:rsidR="00391E99" w:rsidRDefault="00391E99" w:rsidP="00157E78">
            <w:pPr>
              <w:jc w:val="center"/>
            </w:pPr>
            <w:r w:rsidRPr="009518BC">
              <w:t>3,241,477</w:t>
            </w:r>
          </w:p>
        </w:tc>
        <w:tc>
          <w:tcPr>
            <w:tcW w:w="1800" w:type="dxa"/>
            <w:vAlign w:val="bottom"/>
          </w:tcPr>
          <w:p w14:paraId="762B3F31" w14:textId="29CCB05F" w:rsidR="00391E99" w:rsidRDefault="00391E99" w:rsidP="00157E78">
            <w:pPr>
              <w:jc w:val="center"/>
            </w:pPr>
            <w:r w:rsidRPr="00391E99">
              <w:t>625</w:t>
            </w:r>
          </w:p>
        </w:tc>
        <w:tc>
          <w:tcPr>
            <w:tcW w:w="1710" w:type="dxa"/>
            <w:vAlign w:val="bottom"/>
          </w:tcPr>
          <w:p w14:paraId="74242B44" w14:textId="672DBBEE" w:rsidR="00391E99" w:rsidRPr="00E513D9" w:rsidRDefault="00391E99" w:rsidP="00157E78">
            <w:pPr>
              <w:jc w:val="center"/>
            </w:pPr>
            <w:r w:rsidRPr="00391E99">
              <w:t>7,344</w:t>
            </w:r>
          </w:p>
        </w:tc>
      </w:tr>
      <w:tr w:rsidR="00391E99" w:rsidRPr="00E7747D" w14:paraId="2B932900" w14:textId="77777777" w:rsidTr="00604187">
        <w:tc>
          <w:tcPr>
            <w:tcW w:w="2898" w:type="dxa"/>
          </w:tcPr>
          <w:p w14:paraId="2EB0C317" w14:textId="4798A271" w:rsidR="00391E99" w:rsidRDefault="00391E99" w:rsidP="00157E78">
            <w:pPr>
              <w:jc w:val="center"/>
            </w:pPr>
            <w:r>
              <w:t>Cluster 1</w:t>
            </w:r>
          </w:p>
        </w:tc>
        <w:tc>
          <w:tcPr>
            <w:tcW w:w="1602" w:type="dxa"/>
            <w:vAlign w:val="bottom"/>
          </w:tcPr>
          <w:p w14:paraId="4E391C4D" w14:textId="2915DBB6" w:rsidR="00391E99" w:rsidRPr="009518BC" w:rsidRDefault="00391E99" w:rsidP="00157E78">
            <w:pPr>
              <w:jc w:val="center"/>
            </w:pPr>
            <w:r>
              <w:t>296,573</w:t>
            </w:r>
          </w:p>
        </w:tc>
        <w:tc>
          <w:tcPr>
            <w:tcW w:w="1800" w:type="dxa"/>
            <w:vAlign w:val="center"/>
          </w:tcPr>
          <w:p w14:paraId="7FFF92BB" w14:textId="0B560029" w:rsidR="00391E99" w:rsidRDefault="00391E99" w:rsidP="00157E78">
            <w:pPr>
              <w:jc w:val="center"/>
            </w:pPr>
            <w:r w:rsidRPr="00391E99">
              <w:t xml:space="preserve"> 0</w:t>
            </w:r>
          </w:p>
        </w:tc>
        <w:tc>
          <w:tcPr>
            <w:tcW w:w="1710" w:type="dxa"/>
            <w:vAlign w:val="center"/>
          </w:tcPr>
          <w:p w14:paraId="0AAD0B32" w14:textId="7DAE26EB" w:rsidR="00391E99" w:rsidRPr="00E513D9" w:rsidRDefault="00391E99" w:rsidP="00157E78">
            <w:pPr>
              <w:jc w:val="center"/>
            </w:pPr>
            <w:r w:rsidRPr="00391E99">
              <w:t>90</w:t>
            </w:r>
          </w:p>
        </w:tc>
      </w:tr>
    </w:tbl>
    <w:p w14:paraId="6F8A4BB4" w14:textId="16956623" w:rsidR="00F01C15" w:rsidRDefault="00EA0670" w:rsidP="00EC4005">
      <w:pPr>
        <w:pStyle w:val="Heading2"/>
      </w:pPr>
      <w:bookmarkStart w:id="38" w:name="_Toc400445998"/>
      <w:r>
        <w:lastRenderedPageBreak/>
        <w:t>Field</w:t>
      </w:r>
      <w:r w:rsidR="00F01C15">
        <w:t xml:space="preserve"> survey</w:t>
      </w:r>
      <w:bookmarkEnd w:id="38"/>
    </w:p>
    <w:p w14:paraId="2787391F" w14:textId="15C23A98" w:rsidR="00F01C15" w:rsidRPr="009B5223" w:rsidRDefault="00F01C15" w:rsidP="009B5223">
      <w:pPr>
        <w:rPr>
          <w:b/>
          <w:bCs/>
          <w:i/>
        </w:rPr>
      </w:pPr>
      <w:r w:rsidRPr="009B5223">
        <w:rPr>
          <w:b/>
          <w:bCs/>
          <w:i/>
        </w:rPr>
        <w:t xml:space="preserve">Household </w:t>
      </w:r>
      <w:proofErr w:type="spellStart"/>
      <w:r w:rsidRPr="009B5223">
        <w:rPr>
          <w:b/>
          <w:bCs/>
          <w:i/>
        </w:rPr>
        <w:t>fuelwood</w:t>
      </w:r>
      <w:proofErr w:type="spellEnd"/>
      <w:r w:rsidRPr="009B5223">
        <w:rPr>
          <w:b/>
          <w:bCs/>
          <w:i/>
        </w:rPr>
        <w:t xml:space="preserve"> consumption</w:t>
      </w:r>
    </w:p>
    <w:p w14:paraId="070947EE" w14:textId="6A0DCEBF" w:rsidR="008F2538" w:rsidRDefault="007A5D2C" w:rsidP="007A5D2C">
      <w:r>
        <w:t>A q</w:t>
      </w:r>
      <w:r w:rsidR="00740419">
        <w:t>uestionnaire</w:t>
      </w:r>
      <w:r>
        <w:t xml:space="preserve"> is designed for household interview. </w:t>
      </w:r>
      <w:r w:rsidR="008F2538">
        <w:t>The questionnaire include 5 parts, each part include quantitative and qualitative questions. It is designed that some questions are asked for verify answers of other questions. The 5 parts are:</w:t>
      </w:r>
    </w:p>
    <w:p w14:paraId="5D02E863" w14:textId="77777777" w:rsidR="00DB5CF4" w:rsidRDefault="008F2538" w:rsidP="00AC7A69">
      <w:pPr>
        <w:pStyle w:val="ListParagraph"/>
        <w:numPr>
          <w:ilvl w:val="0"/>
          <w:numId w:val="14"/>
        </w:numPr>
        <w:contextualSpacing w:val="0"/>
      </w:pPr>
      <w:r>
        <w:t xml:space="preserve">Part I: General information about household demography, their major income making activities that relate to creating </w:t>
      </w:r>
      <w:proofErr w:type="spellStart"/>
      <w:r>
        <w:t>fuelwood</w:t>
      </w:r>
      <w:proofErr w:type="spellEnd"/>
      <w:r>
        <w:t xml:space="preserve"> or consuming </w:t>
      </w:r>
      <w:proofErr w:type="spellStart"/>
      <w:r>
        <w:t>fuelwood</w:t>
      </w:r>
      <w:proofErr w:type="spellEnd"/>
      <w:r>
        <w:t xml:space="preserve">. These activities </w:t>
      </w:r>
      <w:r w:rsidR="00AC7A69">
        <w:t>include</w:t>
      </w:r>
      <w:r>
        <w:t xml:space="preserve"> agriculture cultivation/ afforestation/ pig </w:t>
      </w:r>
      <w:proofErr w:type="gramStart"/>
      <w:r>
        <w:t>raising</w:t>
      </w:r>
      <w:proofErr w:type="gramEnd"/>
      <w:r>
        <w:t xml:space="preserve">/ alcohol cooking/ other supplement jobs that consume </w:t>
      </w:r>
      <w:proofErr w:type="spellStart"/>
      <w:r>
        <w:t>fuelwood</w:t>
      </w:r>
      <w:proofErr w:type="spellEnd"/>
      <w:r>
        <w:t xml:space="preserve">. This part also includes questions about the species of forest plantation, and the age of the plants. This is to verify their answers about the source of </w:t>
      </w:r>
      <w:proofErr w:type="spellStart"/>
      <w:r>
        <w:t>fuelwood</w:t>
      </w:r>
      <w:proofErr w:type="spellEnd"/>
      <w:r>
        <w:t xml:space="preserve"> that they are consuming, as in many cases people are reluctant to admit that they collect wood from natural forest. </w:t>
      </w:r>
      <w:r w:rsidR="00DB5CF4">
        <w:t>For example:</w:t>
      </w:r>
    </w:p>
    <w:p w14:paraId="6EDB5AB2" w14:textId="2C2B05C9" w:rsidR="00DB5CF4" w:rsidRDefault="008F2538" w:rsidP="00DB5CF4">
      <w:pPr>
        <w:pStyle w:val="ListParagraph"/>
        <w:numPr>
          <w:ilvl w:val="1"/>
          <w:numId w:val="14"/>
        </w:numPr>
        <w:contextualSpacing w:val="0"/>
      </w:pPr>
      <w:r>
        <w:t>If the answer</w:t>
      </w:r>
      <w:r w:rsidR="00AC7A69">
        <w:t xml:space="preserve"> about the source of </w:t>
      </w:r>
      <w:proofErr w:type="spellStart"/>
      <w:r w:rsidR="00AC7A69">
        <w:t>fuelwood</w:t>
      </w:r>
      <w:proofErr w:type="spellEnd"/>
      <w:r>
        <w:t xml:space="preserve"> is that </w:t>
      </w:r>
      <w:r w:rsidR="00AC7A69">
        <w:t>100</w:t>
      </w:r>
      <w:r>
        <w:t xml:space="preserve">% of their </w:t>
      </w:r>
      <w:proofErr w:type="spellStart"/>
      <w:r>
        <w:t>fuelwood</w:t>
      </w:r>
      <w:proofErr w:type="spellEnd"/>
      <w:r>
        <w:t xml:space="preserve"> are from plantation</w:t>
      </w:r>
      <w:r w:rsidR="00AC7A69">
        <w:t xml:space="preserve"> forest</w:t>
      </w:r>
      <w:r>
        <w:t xml:space="preserve">, while their plants are acacia at the age of </w:t>
      </w:r>
      <w:r w:rsidR="00AC7A69">
        <w:t>8 years, then the answer is not verified because</w:t>
      </w:r>
      <w:r w:rsidR="002E4698">
        <w:t xml:space="preserve"> it would not be true that the person</w:t>
      </w:r>
      <w:r w:rsidR="00AC7A69">
        <w:t xml:space="preserve"> </w:t>
      </w:r>
      <w:r w:rsidR="00432536">
        <w:t xml:space="preserve">would </w:t>
      </w:r>
      <w:r w:rsidR="00AC7A69">
        <w:t xml:space="preserve">go into the acacia forest for every few days and cut some 8 year-old acacia trees for their biomass energy need. </w:t>
      </w:r>
      <w:r w:rsidR="00432536">
        <w:t xml:space="preserve">The 8 year-old acacia could be sold for paper material for higher price while they can cut tree from natural forest for free, not to mention </w:t>
      </w:r>
      <w:r w:rsidR="009B4A7F">
        <w:t>cutting tree in natural forest</w:t>
      </w:r>
      <w:r w:rsidR="00432536">
        <w:t xml:space="preserve"> is legal or not. </w:t>
      </w:r>
      <w:r w:rsidR="00DB5CF4">
        <w:t>The method for harvesting acacia is that they harvest hundreds of acacia for one time, at the age of 5-6 years old and more. Therefore they harvest acacia every several years, not every several days</w:t>
      </w:r>
      <w:r w:rsidR="00282D2C">
        <w:t xml:space="preserve"> while </w:t>
      </w:r>
      <w:proofErr w:type="spellStart"/>
      <w:r w:rsidR="00282D2C">
        <w:t>fuelwood</w:t>
      </w:r>
      <w:proofErr w:type="spellEnd"/>
      <w:r w:rsidR="00282D2C">
        <w:t xml:space="preserve"> for cooking is a daily need</w:t>
      </w:r>
      <w:r w:rsidR="00DB5CF4">
        <w:t>. By the time they harvest acacia</w:t>
      </w:r>
      <w:r w:rsidR="00132F29">
        <w:t xml:space="preserve"> (once every several years)</w:t>
      </w:r>
      <w:r w:rsidR="00DB5CF4">
        <w:t>, they can collect acacia bark</w:t>
      </w:r>
      <w:r w:rsidR="00132F29">
        <w:t xml:space="preserve"> for</w:t>
      </w:r>
      <w:r w:rsidR="00DB5CF4">
        <w:t xml:space="preserve"> and tops for </w:t>
      </w:r>
      <w:proofErr w:type="spellStart"/>
      <w:r w:rsidR="00DB5CF4">
        <w:t>fuelwood</w:t>
      </w:r>
      <w:proofErr w:type="spellEnd"/>
      <w:r w:rsidR="00DB5CF4">
        <w:t xml:space="preserve">. </w:t>
      </w:r>
      <w:r w:rsidR="002A3071">
        <w:t>But this activity cannot be done on a daily or weekly basis.</w:t>
      </w:r>
    </w:p>
    <w:p w14:paraId="31A36283" w14:textId="1C2F2A41" w:rsidR="008F2538" w:rsidRDefault="00DB5CF4" w:rsidP="00DB5CF4">
      <w:pPr>
        <w:pStyle w:val="ListParagraph"/>
        <w:numPr>
          <w:ilvl w:val="1"/>
          <w:numId w:val="14"/>
        </w:numPr>
        <w:contextualSpacing w:val="0"/>
      </w:pPr>
      <w:r>
        <w:t xml:space="preserve">If the answer about the source of </w:t>
      </w:r>
      <w:proofErr w:type="spellStart"/>
      <w:r>
        <w:t>fuelwood</w:t>
      </w:r>
      <w:proofErr w:type="spellEnd"/>
      <w:r>
        <w:t xml:space="preserve"> is that 80% are from bamboo, for a family of 4 persons which has 2 hectare of bamboo plantation forest, then the answer is accepted because the method they harvest bamboo is that they can cut one to several trees in a time. After they cut several bamboo trees, they can collect about 0.5-1m of the bamboo </w:t>
      </w:r>
      <w:r w:rsidR="006B2BCA">
        <w:t xml:space="preserve">trunk above the ground which </w:t>
      </w:r>
      <w:r w:rsidR="00282D2C">
        <w:t>is left after selling.</w:t>
      </w:r>
    </w:p>
    <w:p w14:paraId="35469A68" w14:textId="5AA1B389" w:rsidR="00AC7A69" w:rsidRDefault="00AC7A69" w:rsidP="00AC7A69">
      <w:pPr>
        <w:pStyle w:val="ListParagraph"/>
        <w:numPr>
          <w:ilvl w:val="0"/>
          <w:numId w:val="14"/>
        </w:numPr>
        <w:contextualSpacing w:val="0"/>
      </w:pPr>
      <w:r>
        <w:t xml:space="preserve">Part II: Information about </w:t>
      </w:r>
      <w:proofErr w:type="spellStart"/>
      <w:r>
        <w:t>fuelwood</w:t>
      </w:r>
      <w:proofErr w:type="spellEnd"/>
      <w:r>
        <w:t xml:space="preserve"> consumption amount; other alternative biomass options; size of </w:t>
      </w:r>
      <w:proofErr w:type="spellStart"/>
      <w:r>
        <w:t>fuelwood</w:t>
      </w:r>
      <w:proofErr w:type="spellEnd"/>
      <w:r>
        <w:t xml:space="preserve">; other alternative energy options such as electricity and LPG; and the trend in </w:t>
      </w:r>
      <w:proofErr w:type="spellStart"/>
      <w:r>
        <w:t>fuelwood</w:t>
      </w:r>
      <w:proofErr w:type="spellEnd"/>
      <w:r>
        <w:t xml:space="preserve"> consumption whether it is increasing or decreasing.</w:t>
      </w:r>
    </w:p>
    <w:p w14:paraId="6C24D355" w14:textId="56CE8000" w:rsidR="00F40F00" w:rsidRDefault="00F40F00" w:rsidP="00F40F00">
      <w:pPr>
        <w:pStyle w:val="ListParagraph"/>
        <w:numPr>
          <w:ilvl w:val="1"/>
          <w:numId w:val="14"/>
        </w:numPr>
        <w:contextualSpacing w:val="0"/>
      </w:pPr>
      <w:r>
        <w:t xml:space="preserve">Although a question is designed for estimation of </w:t>
      </w:r>
      <w:proofErr w:type="spellStart"/>
      <w:r>
        <w:t>fuelwood</w:t>
      </w:r>
      <w:proofErr w:type="spellEnd"/>
      <w:r>
        <w:t xml:space="preserve"> consumption for heating purposes, the data collected cannot be verified and might not be accurate because at the time of survey of August, no household is using </w:t>
      </w:r>
      <w:proofErr w:type="spellStart"/>
      <w:r>
        <w:t>fuelwood</w:t>
      </w:r>
      <w:proofErr w:type="spellEnd"/>
      <w:r>
        <w:t xml:space="preserve"> for heating.</w:t>
      </w:r>
    </w:p>
    <w:p w14:paraId="255F7895" w14:textId="42662282" w:rsidR="00AC7A69" w:rsidRDefault="00AC7A69" w:rsidP="00AC7A69">
      <w:pPr>
        <w:pStyle w:val="ListParagraph"/>
        <w:numPr>
          <w:ilvl w:val="0"/>
          <w:numId w:val="14"/>
        </w:numPr>
        <w:contextualSpacing w:val="0"/>
      </w:pPr>
      <w:r>
        <w:t>Part II</w:t>
      </w:r>
      <w:r w:rsidR="002F6412">
        <w:t>I</w:t>
      </w:r>
      <w:r>
        <w:t xml:space="preserve">: Information about </w:t>
      </w:r>
      <w:proofErr w:type="spellStart"/>
      <w:r>
        <w:t>fuelwood</w:t>
      </w:r>
      <w:proofErr w:type="spellEnd"/>
      <w:r>
        <w:t xml:space="preserve"> collection on how often they collect </w:t>
      </w:r>
      <w:proofErr w:type="gramStart"/>
      <w:r>
        <w:t>wood,</w:t>
      </w:r>
      <w:proofErr w:type="gramEnd"/>
      <w:r>
        <w:t xml:space="preserve"> and the amount of</w:t>
      </w:r>
      <w:r w:rsidR="002F6412">
        <w:t xml:space="preserve"> wood for</w:t>
      </w:r>
      <w:r>
        <w:t xml:space="preserve"> each time they collect wood. </w:t>
      </w:r>
      <w:r w:rsidR="002F6412">
        <w:t xml:space="preserve">Distance for wood collection and time amount for wood collection is to verify the data on amount of each time they collect wood. </w:t>
      </w:r>
      <w:r>
        <w:t xml:space="preserve">The answer </w:t>
      </w:r>
      <w:r w:rsidR="002F6412">
        <w:t xml:space="preserve">about amount of wood collected each time and collection frequency </w:t>
      </w:r>
      <w:r>
        <w:t xml:space="preserve">is to verify </w:t>
      </w:r>
      <w:r w:rsidR="002F6412">
        <w:lastRenderedPageBreak/>
        <w:t xml:space="preserve">their answer about </w:t>
      </w:r>
      <w:proofErr w:type="spellStart"/>
      <w:r w:rsidR="002F6412">
        <w:t>fuelwood</w:t>
      </w:r>
      <w:proofErr w:type="spellEnd"/>
      <w:r w:rsidR="002F6412">
        <w:t xml:space="preserve"> consumption amount. </w:t>
      </w:r>
      <w:proofErr w:type="gramStart"/>
      <w:r w:rsidR="002F6412">
        <w:t>This part also include</w:t>
      </w:r>
      <w:proofErr w:type="gramEnd"/>
      <w:r w:rsidR="002F6412">
        <w:t xml:space="preserve"> questions on the trend of availability/ scarcity of </w:t>
      </w:r>
      <w:proofErr w:type="spellStart"/>
      <w:r w:rsidR="002F6412">
        <w:t>fuelwood</w:t>
      </w:r>
      <w:proofErr w:type="spellEnd"/>
      <w:r w:rsidR="002F6412">
        <w:t>.</w:t>
      </w:r>
    </w:p>
    <w:p w14:paraId="6346ADA4" w14:textId="3B08B24D" w:rsidR="002F6412" w:rsidRDefault="002F6412" w:rsidP="00AC7A69">
      <w:pPr>
        <w:pStyle w:val="ListParagraph"/>
        <w:numPr>
          <w:ilvl w:val="0"/>
          <w:numId w:val="14"/>
        </w:numPr>
        <w:contextualSpacing w:val="0"/>
      </w:pPr>
      <w:r>
        <w:t xml:space="preserve">Part IV: Information about selling wood. This is to understand the </w:t>
      </w:r>
      <w:proofErr w:type="spellStart"/>
      <w:r>
        <w:t>fuelwood</w:t>
      </w:r>
      <w:proofErr w:type="spellEnd"/>
      <w:r>
        <w:t xml:space="preserve"> demand of other sectors.</w:t>
      </w:r>
    </w:p>
    <w:p w14:paraId="2980534E" w14:textId="1E3927F6" w:rsidR="002F6412" w:rsidRDefault="002F6412" w:rsidP="00AC7A69">
      <w:pPr>
        <w:pStyle w:val="ListParagraph"/>
        <w:numPr>
          <w:ilvl w:val="0"/>
          <w:numId w:val="14"/>
        </w:numPr>
        <w:contextualSpacing w:val="0"/>
      </w:pPr>
      <w:r>
        <w:t xml:space="preserve">Part V: Information about improved stove. This is to understand their actual need for </w:t>
      </w:r>
      <w:proofErr w:type="spellStart"/>
      <w:r>
        <w:t>fuelwood</w:t>
      </w:r>
      <w:proofErr w:type="spellEnd"/>
      <w:r>
        <w:t xml:space="preserve"> saving. </w:t>
      </w:r>
    </w:p>
    <w:p w14:paraId="5BC98FBF" w14:textId="0B289609" w:rsidR="00F8054F" w:rsidRDefault="009B5223" w:rsidP="007A5D2C">
      <w:pPr>
        <w:rPr>
          <w:bCs/>
        </w:rPr>
      </w:pPr>
      <w:r>
        <w:rPr>
          <w:bCs/>
        </w:rPr>
        <w:t xml:space="preserve">For each commune, </w:t>
      </w:r>
      <w:r w:rsidR="00406B70">
        <w:rPr>
          <w:bCs/>
        </w:rPr>
        <w:t>one</w:t>
      </w:r>
      <w:r>
        <w:rPr>
          <w:bCs/>
        </w:rPr>
        <w:t xml:space="preserve"> village is introduced b</w:t>
      </w:r>
      <w:r w:rsidR="00EA0670">
        <w:rPr>
          <w:bCs/>
        </w:rPr>
        <w:t>y commune officer for household</w:t>
      </w:r>
      <w:r>
        <w:rPr>
          <w:bCs/>
        </w:rPr>
        <w:t xml:space="preserve"> interview</w:t>
      </w:r>
      <w:r w:rsidR="00EA0670">
        <w:rPr>
          <w:bCs/>
        </w:rPr>
        <w:t>s</w:t>
      </w:r>
      <w:r>
        <w:rPr>
          <w:bCs/>
        </w:rPr>
        <w:t xml:space="preserve">. </w:t>
      </w:r>
      <w:r w:rsidR="00F8054F">
        <w:rPr>
          <w:bCs/>
        </w:rPr>
        <w:t xml:space="preserve">The criteria for the </w:t>
      </w:r>
      <w:proofErr w:type="spellStart"/>
      <w:r w:rsidR="00F8054F">
        <w:rPr>
          <w:bCs/>
        </w:rPr>
        <w:t>the</w:t>
      </w:r>
      <w:proofErr w:type="spellEnd"/>
      <w:r w:rsidR="00F8054F">
        <w:rPr>
          <w:bCs/>
        </w:rPr>
        <w:t xml:space="preserve"> commune officer to introduce the village is that the village should be of average income compared to the whole commune. </w:t>
      </w:r>
    </w:p>
    <w:p w14:paraId="5EA6B2BD" w14:textId="2F1085F4" w:rsidR="007A5D2C" w:rsidRDefault="009B5223" w:rsidP="007A5D2C">
      <w:pPr>
        <w:rPr>
          <w:bCs/>
        </w:rPr>
      </w:pPr>
      <w:r>
        <w:rPr>
          <w:bCs/>
        </w:rPr>
        <w:t>At each village, at least 15 households introduced by the village head participated in the interview.</w:t>
      </w:r>
      <w:r w:rsidR="00406B70">
        <w:rPr>
          <w:bCs/>
        </w:rPr>
        <w:t xml:space="preserve"> </w:t>
      </w:r>
      <w:r w:rsidR="00F8054F">
        <w:rPr>
          <w:bCs/>
        </w:rPr>
        <w:t xml:space="preserve">The selection of household is random by the village head. </w:t>
      </w:r>
      <w:r w:rsidR="00406B70">
        <w:rPr>
          <w:bCs/>
        </w:rPr>
        <w:t>Given an average village have about 100 to 150 households, the sample size of 15 household for one village were considered as sufficient.</w:t>
      </w:r>
    </w:p>
    <w:p w14:paraId="69480CCB" w14:textId="04EF19E4" w:rsidR="009B5223" w:rsidRDefault="009B5223" w:rsidP="007A5D2C">
      <w:r>
        <w:t xml:space="preserve">Commune officers (including people’s committee’s representative and/or forest rangers) were interviewed to find out the trend of household </w:t>
      </w:r>
      <w:proofErr w:type="spellStart"/>
      <w:r>
        <w:t>fuelwood</w:t>
      </w:r>
      <w:proofErr w:type="spellEnd"/>
      <w:r>
        <w:t xml:space="preserve"> consumptio</w:t>
      </w:r>
      <w:r w:rsidR="00AD08D1">
        <w:t xml:space="preserve">n </w:t>
      </w:r>
      <w:r w:rsidR="00AD08D1" w:rsidRPr="00EE6473">
        <w:t xml:space="preserve">in the </w:t>
      </w:r>
      <w:r w:rsidR="00EA0670" w:rsidRPr="00EE6473">
        <w:t>past</w:t>
      </w:r>
      <w:r w:rsidR="00EA0670">
        <w:t xml:space="preserve"> and near future.</w:t>
      </w:r>
    </w:p>
    <w:p w14:paraId="36CD251A" w14:textId="09763F3D" w:rsidR="002E1391" w:rsidRDefault="00EE6473" w:rsidP="002E1391">
      <w:r>
        <w:t xml:space="preserve">Two </w:t>
      </w:r>
      <w:r w:rsidR="002E1391">
        <w:t xml:space="preserve">restaurants and </w:t>
      </w:r>
      <w:r>
        <w:t>one</w:t>
      </w:r>
      <w:r w:rsidR="002E1391">
        <w:t xml:space="preserve"> primary school were visited for further understanding of residential demand for </w:t>
      </w:r>
      <w:proofErr w:type="spellStart"/>
      <w:r w:rsidR="002E1391">
        <w:t>fuelwood</w:t>
      </w:r>
      <w:proofErr w:type="spellEnd"/>
      <w:r w:rsidR="002E1391">
        <w:t>.</w:t>
      </w:r>
    </w:p>
    <w:p w14:paraId="78F31BC4" w14:textId="77777777" w:rsidR="00F01C15" w:rsidRPr="009B5223" w:rsidRDefault="00F01C15" w:rsidP="009B5223">
      <w:pPr>
        <w:rPr>
          <w:b/>
          <w:bCs/>
          <w:i/>
        </w:rPr>
      </w:pPr>
      <w:r w:rsidRPr="009B5223">
        <w:rPr>
          <w:b/>
          <w:bCs/>
          <w:i/>
        </w:rPr>
        <w:t>Local industrial consumption</w:t>
      </w:r>
    </w:p>
    <w:p w14:paraId="217D2EC8" w14:textId="03E5FA11" w:rsidR="00740419" w:rsidRDefault="00EE6473" w:rsidP="009B5223">
      <w:r>
        <w:t>Seven</w:t>
      </w:r>
      <w:r w:rsidR="009B5223">
        <w:t xml:space="preserve"> local industrial plants including </w:t>
      </w:r>
      <w:r>
        <w:t>three in Thanh Hoa and four</w:t>
      </w:r>
      <w:r w:rsidR="009B5223">
        <w:t xml:space="preserve"> in </w:t>
      </w:r>
      <w:proofErr w:type="spellStart"/>
      <w:r w:rsidR="009B5223">
        <w:t>Nghe</w:t>
      </w:r>
      <w:proofErr w:type="spellEnd"/>
      <w:r w:rsidR="009B5223">
        <w:t xml:space="preserve"> </w:t>
      </w:r>
      <w:proofErr w:type="spellStart"/>
      <w:r w:rsidR="009B5223">
        <w:t>An</w:t>
      </w:r>
      <w:proofErr w:type="spellEnd"/>
      <w:r w:rsidR="009B5223">
        <w:t xml:space="preserve"> were visited for interview and observation for </w:t>
      </w:r>
      <w:proofErr w:type="spellStart"/>
      <w:r w:rsidR="009B5223">
        <w:t>fuelwood</w:t>
      </w:r>
      <w:proofErr w:type="spellEnd"/>
      <w:r w:rsidR="009B5223">
        <w:t xml:space="preserve"> demand</w:t>
      </w:r>
      <w:r w:rsidR="00831134">
        <w:t>, including:</w:t>
      </w:r>
      <w:r w:rsidR="00432536">
        <w:t xml:space="preserve"> </w:t>
      </w:r>
      <w:r w:rsidR="00831134">
        <w:t>3 paper mills, 1 MDF, 1 wood chipper and 2 tea plant</w:t>
      </w:r>
      <w:r w:rsidR="00432536">
        <w:t>s</w:t>
      </w:r>
      <w:r w:rsidR="00831134">
        <w:t xml:space="preserve">. </w:t>
      </w:r>
      <w:r w:rsidR="00725A37">
        <w:t xml:space="preserve"> Patterned of </w:t>
      </w:r>
      <w:proofErr w:type="spellStart"/>
      <w:r w:rsidR="00604187">
        <w:t>fuelwood</w:t>
      </w:r>
      <w:proofErr w:type="spellEnd"/>
      <w:r w:rsidR="00725A37">
        <w:t xml:space="preserve"> consumption at industrial plan </w:t>
      </w:r>
      <w:proofErr w:type="gramStart"/>
      <w:r w:rsidR="00725A37">
        <w:t>were</w:t>
      </w:r>
      <w:proofErr w:type="gramEnd"/>
      <w:r w:rsidR="00725A37">
        <w:t xml:space="preserve"> collected using a semi-structured interview.</w:t>
      </w:r>
      <w:r w:rsidR="009B5223">
        <w:t xml:space="preserve"> </w:t>
      </w:r>
      <w:r w:rsidR="00725A37">
        <w:t>Key information and question</w:t>
      </w:r>
      <w:r w:rsidR="00831134">
        <w:t xml:space="preserve">s to be investigated are: </w:t>
      </w:r>
    </w:p>
    <w:p w14:paraId="334CBDF8" w14:textId="460B7390" w:rsidR="00725A37" w:rsidRDefault="00831134" w:rsidP="00E176EF">
      <w:pPr>
        <w:pStyle w:val="ListParagraph"/>
        <w:numPr>
          <w:ilvl w:val="0"/>
          <w:numId w:val="13"/>
        </w:numPr>
        <w:contextualSpacing w:val="0"/>
      </w:pPr>
      <w:r>
        <w:t>What is the major product of the plant</w:t>
      </w:r>
    </w:p>
    <w:p w14:paraId="1EF1A5A2" w14:textId="7579ACD5" w:rsidR="00725A37" w:rsidRDefault="00831134" w:rsidP="00E176EF">
      <w:pPr>
        <w:pStyle w:val="ListParagraph"/>
        <w:numPr>
          <w:ilvl w:val="0"/>
          <w:numId w:val="13"/>
        </w:numPr>
        <w:contextualSpacing w:val="0"/>
      </w:pPr>
      <w:r>
        <w:t>What is the i</w:t>
      </w:r>
      <w:r w:rsidR="00725A37">
        <w:t xml:space="preserve">nstalled </w:t>
      </w:r>
      <w:r>
        <w:t>capacity</w:t>
      </w:r>
    </w:p>
    <w:p w14:paraId="4354F9FF" w14:textId="62486AF4" w:rsidR="00725A37" w:rsidRDefault="00831134" w:rsidP="00E176EF">
      <w:pPr>
        <w:pStyle w:val="ListParagraph"/>
        <w:numPr>
          <w:ilvl w:val="0"/>
          <w:numId w:val="13"/>
        </w:numPr>
        <w:contextualSpacing w:val="0"/>
      </w:pPr>
      <w:r>
        <w:t>What is the a</w:t>
      </w:r>
      <w:r w:rsidR="00725A37">
        <w:t>ctual capacity</w:t>
      </w:r>
    </w:p>
    <w:p w14:paraId="017CB314" w14:textId="4E01CBE1" w:rsidR="00725A37" w:rsidRDefault="00831134" w:rsidP="00E176EF">
      <w:pPr>
        <w:pStyle w:val="ListParagraph"/>
        <w:numPr>
          <w:ilvl w:val="0"/>
          <w:numId w:val="13"/>
        </w:numPr>
        <w:contextualSpacing w:val="0"/>
      </w:pPr>
      <w:r>
        <w:t>The t</w:t>
      </w:r>
      <w:r w:rsidR="00725A37">
        <w:t>ype of thermal equipment</w:t>
      </w:r>
      <w:r>
        <w:t>: furnace, boiler.</w:t>
      </w:r>
    </w:p>
    <w:p w14:paraId="27EEB758" w14:textId="148E69ED" w:rsidR="00725A37" w:rsidRDefault="00725A37" w:rsidP="00E176EF">
      <w:pPr>
        <w:pStyle w:val="ListParagraph"/>
        <w:numPr>
          <w:ilvl w:val="0"/>
          <w:numId w:val="13"/>
        </w:numPr>
        <w:contextualSpacing w:val="0"/>
      </w:pPr>
      <w:r>
        <w:t>Type of fuel</w:t>
      </w:r>
      <w:r w:rsidR="00831134">
        <w:t xml:space="preserve">: </w:t>
      </w:r>
      <w:proofErr w:type="spellStart"/>
      <w:r w:rsidR="00604187">
        <w:t>fuelwood</w:t>
      </w:r>
      <w:proofErr w:type="spellEnd"/>
      <w:r w:rsidR="00831134">
        <w:t>, coal, oil.</w:t>
      </w:r>
    </w:p>
    <w:p w14:paraId="715A780D" w14:textId="2CBD243F" w:rsidR="00725A37" w:rsidRDefault="00725A37" w:rsidP="00E176EF">
      <w:pPr>
        <w:pStyle w:val="ListParagraph"/>
        <w:numPr>
          <w:ilvl w:val="0"/>
          <w:numId w:val="13"/>
        </w:numPr>
        <w:contextualSpacing w:val="0"/>
      </w:pPr>
      <w:r>
        <w:t>Quantity of fuel use per day</w:t>
      </w:r>
      <w:r w:rsidR="00831134">
        <w:t>.</w:t>
      </w:r>
    </w:p>
    <w:p w14:paraId="78D2F742" w14:textId="6F243EA7" w:rsidR="00725A37" w:rsidRDefault="00725A37" w:rsidP="00E176EF">
      <w:pPr>
        <w:pStyle w:val="ListParagraph"/>
        <w:numPr>
          <w:ilvl w:val="0"/>
          <w:numId w:val="13"/>
        </w:numPr>
        <w:contextualSpacing w:val="0"/>
      </w:pPr>
      <w:r>
        <w:t>Price of fuel: current and historical; comparison with alternative fuel</w:t>
      </w:r>
      <w:r w:rsidR="00831134">
        <w:t>.</w:t>
      </w:r>
    </w:p>
    <w:p w14:paraId="22A415A4" w14:textId="030CB8D8" w:rsidR="00725A37" w:rsidRDefault="00725A37" w:rsidP="00E176EF">
      <w:pPr>
        <w:pStyle w:val="ListParagraph"/>
        <w:numPr>
          <w:ilvl w:val="0"/>
          <w:numId w:val="13"/>
        </w:numPr>
        <w:contextualSpacing w:val="0"/>
      </w:pPr>
      <w:r>
        <w:t>Trend of fuel demand</w:t>
      </w:r>
      <w:r w:rsidR="00831134">
        <w:t>, f</w:t>
      </w:r>
      <w:r>
        <w:t>uture plan for fuel switch and reason</w:t>
      </w:r>
      <w:r w:rsidR="00831134">
        <w:t>.</w:t>
      </w:r>
    </w:p>
    <w:p w14:paraId="5B58D5FB" w14:textId="77777777" w:rsidR="00F01C15" w:rsidRPr="009B5223" w:rsidRDefault="00F01C15" w:rsidP="009B5223">
      <w:pPr>
        <w:rPr>
          <w:b/>
          <w:bCs/>
          <w:i/>
        </w:rPr>
      </w:pPr>
      <w:r w:rsidRPr="009B5223">
        <w:rPr>
          <w:b/>
          <w:bCs/>
          <w:i/>
        </w:rPr>
        <w:t>Wood middlemen investigation</w:t>
      </w:r>
    </w:p>
    <w:p w14:paraId="7A15F4A4" w14:textId="44FE4573" w:rsidR="00740419" w:rsidRDefault="00EE6473" w:rsidP="00CB3289">
      <w:r>
        <w:t>The consultant team visited two middlemen, one in</w:t>
      </w:r>
      <w:r w:rsidR="00831134">
        <w:t xml:space="preserve"> </w:t>
      </w:r>
      <w:r>
        <w:t>Thanh Hoa and one</w:t>
      </w:r>
      <w:r w:rsidR="009B5223">
        <w:t xml:space="preserve"> in </w:t>
      </w:r>
      <w:proofErr w:type="spellStart"/>
      <w:r w:rsidR="009B5223">
        <w:t>Nghe</w:t>
      </w:r>
      <w:proofErr w:type="spellEnd"/>
      <w:r w:rsidR="009B5223">
        <w:t xml:space="preserve"> An. </w:t>
      </w:r>
      <w:r w:rsidR="00740419">
        <w:t>In-depth interview</w:t>
      </w:r>
      <w:r w:rsidR="00CB3289">
        <w:t xml:space="preserve">s were conducted with the middlemen to further understanding commercial </w:t>
      </w:r>
      <w:r w:rsidR="009B5223">
        <w:t xml:space="preserve">demand for </w:t>
      </w:r>
      <w:proofErr w:type="spellStart"/>
      <w:r w:rsidR="009B5223">
        <w:t>fuelwood</w:t>
      </w:r>
      <w:proofErr w:type="spellEnd"/>
      <w:r w:rsidR="009B5223">
        <w:t xml:space="preserve"> and actors of </w:t>
      </w:r>
      <w:proofErr w:type="spellStart"/>
      <w:r w:rsidR="009B5223">
        <w:t>fuelwood</w:t>
      </w:r>
      <w:proofErr w:type="spellEnd"/>
      <w:r w:rsidR="009B5223">
        <w:t xml:space="preserve"> value chain</w:t>
      </w:r>
      <w:r w:rsidR="009F0F3F">
        <w:t>, and value created by each activity in the chain</w:t>
      </w:r>
      <w:r w:rsidR="009B5223">
        <w:t>.</w:t>
      </w:r>
      <w:r w:rsidR="00831134">
        <w:t xml:space="preserve"> Key </w:t>
      </w:r>
      <w:r w:rsidR="0018377B">
        <w:t>information</w:t>
      </w:r>
      <w:r w:rsidR="00831134">
        <w:t xml:space="preserve"> to be investigated </w:t>
      </w:r>
      <w:r w:rsidR="0018377B">
        <w:t>from</w:t>
      </w:r>
      <w:r w:rsidR="00831134">
        <w:t xml:space="preserve"> the </w:t>
      </w:r>
      <w:r w:rsidR="00AA4284">
        <w:t>middleman</w:t>
      </w:r>
      <w:r w:rsidR="00831134">
        <w:t xml:space="preserve"> </w:t>
      </w:r>
      <w:proofErr w:type="gramStart"/>
      <w:r w:rsidR="00831134">
        <w:t>are</w:t>
      </w:r>
      <w:proofErr w:type="gramEnd"/>
      <w:r w:rsidR="00831134">
        <w:t>:</w:t>
      </w:r>
    </w:p>
    <w:p w14:paraId="4B02CE61" w14:textId="27388AB9" w:rsidR="00831134" w:rsidRDefault="00831134" w:rsidP="00E176EF">
      <w:pPr>
        <w:pStyle w:val="ListParagraph"/>
        <w:numPr>
          <w:ilvl w:val="0"/>
          <w:numId w:val="13"/>
        </w:numPr>
        <w:contextualSpacing w:val="0"/>
      </w:pPr>
      <w:r>
        <w:t>Location of exploitation</w:t>
      </w:r>
    </w:p>
    <w:p w14:paraId="25A0DC84" w14:textId="7DAA405F" w:rsidR="00831134" w:rsidRDefault="00831134" w:rsidP="00E176EF">
      <w:pPr>
        <w:pStyle w:val="ListParagraph"/>
        <w:numPr>
          <w:ilvl w:val="0"/>
          <w:numId w:val="13"/>
        </w:numPr>
        <w:contextualSpacing w:val="0"/>
      </w:pPr>
      <w:r>
        <w:t>Quantity of daily exploitation</w:t>
      </w:r>
    </w:p>
    <w:p w14:paraId="2426C041" w14:textId="236C8D5D" w:rsidR="00831134" w:rsidRDefault="00831134" w:rsidP="00E176EF">
      <w:pPr>
        <w:pStyle w:val="ListParagraph"/>
        <w:numPr>
          <w:ilvl w:val="0"/>
          <w:numId w:val="13"/>
        </w:numPr>
        <w:contextualSpacing w:val="0"/>
      </w:pPr>
      <w:r>
        <w:lastRenderedPageBreak/>
        <w:t>C</w:t>
      </w:r>
      <w:r w:rsidR="00AA4284">
        <w:t>ost</w:t>
      </w:r>
      <w:r>
        <w:t>: exploitation, loading, legal document, transportation</w:t>
      </w:r>
    </w:p>
    <w:p w14:paraId="37015681" w14:textId="335BEBC0" w:rsidR="00831134" w:rsidRDefault="00831134" w:rsidP="00E176EF">
      <w:pPr>
        <w:pStyle w:val="ListParagraph"/>
        <w:numPr>
          <w:ilvl w:val="0"/>
          <w:numId w:val="13"/>
        </w:numPr>
        <w:contextualSpacing w:val="0"/>
      </w:pPr>
      <w:r>
        <w:t>Distance of transportation</w:t>
      </w:r>
    </w:p>
    <w:p w14:paraId="580B54DF" w14:textId="1DA25086" w:rsidR="00831134" w:rsidRDefault="00831134" w:rsidP="00E176EF">
      <w:pPr>
        <w:pStyle w:val="ListParagraph"/>
        <w:numPr>
          <w:ilvl w:val="0"/>
          <w:numId w:val="13"/>
        </w:numPr>
        <w:contextualSpacing w:val="0"/>
      </w:pPr>
      <w:r>
        <w:t>Quality and type of wood</w:t>
      </w:r>
    </w:p>
    <w:p w14:paraId="686FE6FD" w14:textId="38E0A838" w:rsidR="00831134" w:rsidRDefault="00831134" w:rsidP="00E176EF">
      <w:pPr>
        <w:pStyle w:val="ListParagraph"/>
        <w:numPr>
          <w:ilvl w:val="0"/>
          <w:numId w:val="13"/>
        </w:numPr>
        <w:contextualSpacing w:val="0"/>
      </w:pPr>
      <w:r>
        <w:t>Selling price</w:t>
      </w:r>
    </w:p>
    <w:p w14:paraId="5A8EFBF0" w14:textId="045C6EAE" w:rsidR="003C5D84" w:rsidRDefault="006C2A75" w:rsidP="00E176EF">
      <w:pPr>
        <w:pStyle w:val="ListParagraph"/>
        <w:numPr>
          <w:ilvl w:val="0"/>
          <w:numId w:val="13"/>
        </w:numPr>
        <w:contextualSpacing w:val="0"/>
      </w:pPr>
      <w:r>
        <w:t>Who are</w:t>
      </w:r>
      <w:r w:rsidR="003C5D84">
        <w:t xml:space="preserve"> the </w:t>
      </w:r>
      <w:r>
        <w:t xml:space="preserve">current and potential </w:t>
      </w:r>
      <w:r w:rsidR="003C5D84">
        <w:t>buyers</w:t>
      </w:r>
    </w:p>
    <w:p w14:paraId="45165F7D" w14:textId="3A1C1A24" w:rsidR="003B5B06" w:rsidRPr="0063607F" w:rsidRDefault="003B5B06" w:rsidP="00290DFD">
      <w:pPr>
        <w:pStyle w:val="Heading2"/>
      </w:pPr>
      <w:bookmarkStart w:id="39" w:name="_Toc400445999"/>
      <w:r w:rsidRPr="0063607F">
        <w:t>Data processing and analysis</w:t>
      </w:r>
      <w:bookmarkEnd w:id="39"/>
    </w:p>
    <w:p w14:paraId="6FB4197E" w14:textId="5BE89095" w:rsidR="00290DFD" w:rsidRDefault="0063607F" w:rsidP="0063607F">
      <w:pPr>
        <w:pStyle w:val="Heading3"/>
      </w:pPr>
      <w:bookmarkStart w:id="40" w:name="_Toc400446000"/>
      <w:r>
        <w:t>Data processing for household survey</w:t>
      </w:r>
      <w:bookmarkEnd w:id="40"/>
    </w:p>
    <w:p w14:paraId="03FF9460" w14:textId="54E54E7D" w:rsidR="0063607F" w:rsidRDefault="0063607F" w:rsidP="0063607F">
      <w:r>
        <w:t xml:space="preserve">221 households were surveyed </w:t>
      </w:r>
      <w:r w:rsidR="00F03F78">
        <w:t xml:space="preserve">to identify residential </w:t>
      </w:r>
      <w:proofErr w:type="spellStart"/>
      <w:r w:rsidR="00F03F78">
        <w:t>fuelwood</w:t>
      </w:r>
      <w:proofErr w:type="spellEnd"/>
      <w:r w:rsidR="00F03F78">
        <w:t xml:space="preserve"> demand. The major </w:t>
      </w:r>
      <w:proofErr w:type="gramStart"/>
      <w:r w:rsidR="008D579F">
        <w:t xml:space="preserve">use of </w:t>
      </w:r>
      <w:proofErr w:type="spellStart"/>
      <w:r w:rsidR="008D579F">
        <w:t>fuelwood</w:t>
      </w:r>
      <w:proofErr w:type="spellEnd"/>
      <w:r w:rsidR="008D579F">
        <w:t xml:space="preserve"> are</w:t>
      </w:r>
      <w:proofErr w:type="gramEnd"/>
      <w:r w:rsidR="008D579F">
        <w:t xml:space="preserve"> for following purposes:</w:t>
      </w:r>
    </w:p>
    <w:p w14:paraId="3C0CDF75" w14:textId="1582C3ED" w:rsidR="008D579F" w:rsidRDefault="008D579F" w:rsidP="008D579F">
      <w:pPr>
        <w:pStyle w:val="ListParagraph"/>
        <w:numPr>
          <w:ilvl w:val="0"/>
          <w:numId w:val="13"/>
        </w:numPr>
        <w:contextualSpacing w:val="0"/>
      </w:pPr>
      <w:r>
        <w:t>Cooking for people</w:t>
      </w:r>
    </w:p>
    <w:p w14:paraId="2B026253" w14:textId="0EB50C1A" w:rsidR="008D579F" w:rsidRDefault="008D579F" w:rsidP="008D579F">
      <w:pPr>
        <w:pStyle w:val="ListParagraph"/>
        <w:numPr>
          <w:ilvl w:val="0"/>
          <w:numId w:val="13"/>
        </w:numPr>
        <w:contextualSpacing w:val="0"/>
      </w:pPr>
      <w:r>
        <w:t>Cooking for pig</w:t>
      </w:r>
    </w:p>
    <w:p w14:paraId="54A3104C" w14:textId="13C39123" w:rsidR="008D579F" w:rsidRDefault="008D579F" w:rsidP="008D579F">
      <w:pPr>
        <w:pStyle w:val="ListParagraph"/>
        <w:numPr>
          <w:ilvl w:val="0"/>
          <w:numId w:val="13"/>
        </w:numPr>
        <w:contextualSpacing w:val="0"/>
      </w:pPr>
      <w:r>
        <w:t>Cooking alcohol</w:t>
      </w:r>
    </w:p>
    <w:p w14:paraId="529E08C7" w14:textId="30D32828" w:rsidR="008D579F" w:rsidRDefault="008D579F" w:rsidP="008D579F">
      <w:pPr>
        <w:pStyle w:val="ListParagraph"/>
        <w:numPr>
          <w:ilvl w:val="0"/>
          <w:numId w:val="13"/>
        </w:numPr>
        <w:contextualSpacing w:val="0"/>
      </w:pPr>
      <w:r>
        <w:t xml:space="preserve">Supplement jobs: making </w:t>
      </w:r>
      <w:proofErr w:type="spellStart"/>
      <w:r>
        <w:t>taufu</w:t>
      </w:r>
      <w:proofErr w:type="spellEnd"/>
      <w:r>
        <w:t>, making rice leaf</w:t>
      </w:r>
    </w:p>
    <w:p w14:paraId="26A80378" w14:textId="6A10DE6F" w:rsidR="008D579F" w:rsidRDefault="008D579F" w:rsidP="008D579F">
      <w:r>
        <w:t xml:space="preserve">It is assumed that the amount of </w:t>
      </w:r>
      <w:proofErr w:type="spellStart"/>
      <w:r>
        <w:t>fuelwood</w:t>
      </w:r>
      <w:proofErr w:type="spellEnd"/>
      <w:r>
        <w:t xml:space="preserve"> used for cooking for one person is not much different between one </w:t>
      </w:r>
      <w:proofErr w:type="gramStart"/>
      <w:r>
        <w:t>person</w:t>
      </w:r>
      <w:proofErr w:type="gramEnd"/>
      <w:r>
        <w:t xml:space="preserve"> to another at different age. </w:t>
      </w:r>
    </w:p>
    <w:p w14:paraId="2FB845B2" w14:textId="387CB00F" w:rsidR="008D579F" w:rsidRDefault="008D579F" w:rsidP="008D579F">
      <w:r>
        <w:t xml:space="preserve">However, the amount for cooking for one pig is very much different. For a pig at one month old, the </w:t>
      </w:r>
      <w:proofErr w:type="spellStart"/>
      <w:r>
        <w:t>fuelwood</w:t>
      </w:r>
      <w:proofErr w:type="spellEnd"/>
      <w:r>
        <w:t xml:space="preserve"> amount for cooking for one pig could be half of that for a person, while for a pig at 4 to 5 months old, it would be double of the </w:t>
      </w:r>
      <w:proofErr w:type="spellStart"/>
      <w:r>
        <w:t>fuelwood</w:t>
      </w:r>
      <w:proofErr w:type="spellEnd"/>
      <w:r>
        <w:t xml:space="preserve"> amount for cooking for one person. Therefore, even for 2 households that are raising the same number of pigs, the amount of </w:t>
      </w:r>
      <w:proofErr w:type="spellStart"/>
      <w:r>
        <w:t>fuelwood</w:t>
      </w:r>
      <w:proofErr w:type="spellEnd"/>
      <w:r>
        <w:t xml:space="preserve"> used per pig head is much differs. In additions, some families are very successful in utilizing biogas from pig manure, while others are less successful. Therefore it would be unreliable to calculate the average </w:t>
      </w:r>
      <w:proofErr w:type="spellStart"/>
      <w:r>
        <w:t>fuelwood</w:t>
      </w:r>
      <w:proofErr w:type="spellEnd"/>
      <w:r>
        <w:t xml:space="preserve"> used for cooking pig feed for one month or one year.</w:t>
      </w:r>
    </w:p>
    <w:p w14:paraId="648A5300" w14:textId="56DB6827" w:rsidR="008B77BB" w:rsidRDefault="008B77BB" w:rsidP="008D579F">
      <w:r>
        <w:t xml:space="preserve">The household that raise pig at higher </w:t>
      </w:r>
      <w:r w:rsidRPr="00045F30">
        <w:t>amount (10 pig heads</w:t>
      </w:r>
      <w:r>
        <w:t xml:space="preserve"> and above per one year) will be looking at the use of biogas, or intention to use biogas.</w:t>
      </w:r>
    </w:p>
    <w:p w14:paraId="24324B3A" w14:textId="11FF54A7" w:rsidR="008D579F" w:rsidRDefault="008D579F" w:rsidP="008D579F">
      <w:r>
        <w:t xml:space="preserve">It is similar for the families which distill alcohol or other supplement job. Even distilling alcohol is their frequent </w:t>
      </w:r>
      <w:proofErr w:type="gramStart"/>
      <w:r>
        <w:t>activities,</w:t>
      </w:r>
      <w:proofErr w:type="gramEnd"/>
      <w:r>
        <w:t xml:space="preserve"> many families do not does it every day by every few days. Therefore estimation of </w:t>
      </w:r>
      <w:proofErr w:type="spellStart"/>
      <w:r>
        <w:t>fuelwood</w:t>
      </w:r>
      <w:proofErr w:type="spellEnd"/>
      <w:r>
        <w:t xml:space="preserve"> for alcohol distilling and supplement job would not be reliable.</w:t>
      </w:r>
    </w:p>
    <w:p w14:paraId="66A639AB" w14:textId="6E09E2C7" w:rsidR="008D579F" w:rsidRDefault="008D579F" w:rsidP="008D579F">
      <w:r>
        <w:t xml:space="preserve">Therefore, </w:t>
      </w:r>
      <w:r w:rsidR="00083C03">
        <w:t xml:space="preserve">in order to </w:t>
      </w:r>
      <w:r w:rsidR="0085090B">
        <w:t>estimate</w:t>
      </w:r>
      <w:r w:rsidR="00083C03">
        <w:t xml:space="preserve"> the average </w:t>
      </w:r>
      <w:proofErr w:type="spellStart"/>
      <w:r w:rsidR="00083C03">
        <w:t>fuelwood</w:t>
      </w:r>
      <w:proofErr w:type="spellEnd"/>
      <w:r w:rsidR="00083C03">
        <w:t xml:space="preserve"> per person per month, all households that raise pigs or have supplement jobs are removed from the calculation. For the rest of the households that only use </w:t>
      </w:r>
      <w:proofErr w:type="spellStart"/>
      <w:r w:rsidR="00083C03">
        <w:t>fuelwood</w:t>
      </w:r>
      <w:proofErr w:type="spellEnd"/>
      <w:r w:rsidR="00083C03">
        <w:t xml:space="preserve"> for cooking for people, average </w:t>
      </w:r>
      <w:proofErr w:type="spellStart"/>
      <w:r w:rsidR="00083C03">
        <w:t>fuelwood</w:t>
      </w:r>
      <w:proofErr w:type="spellEnd"/>
      <w:r w:rsidR="00083C03">
        <w:t xml:space="preserve"> per per</w:t>
      </w:r>
      <w:r w:rsidR="00C67627">
        <w:t>son per month is calculated for each household, and then for the whole commune</w:t>
      </w:r>
      <w:r w:rsidR="00B02A9C">
        <w:t xml:space="preserve"> sample</w:t>
      </w:r>
      <w:r w:rsidR="00C67627">
        <w:t>.</w:t>
      </w:r>
    </w:p>
    <w:p w14:paraId="1198F7BB" w14:textId="215549CA" w:rsidR="00083C03" w:rsidRDefault="00083C03" w:rsidP="008D579F">
      <w:r>
        <w:t xml:space="preserve">Another factor that </w:t>
      </w:r>
      <w:proofErr w:type="gramStart"/>
      <w:r>
        <w:t>influence</w:t>
      </w:r>
      <w:proofErr w:type="gramEnd"/>
      <w:r>
        <w:t xml:space="preserve"> the use of </w:t>
      </w:r>
      <w:proofErr w:type="spellStart"/>
      <w:r>
        <w:t>fuelwood</w:t>
      </w:r>
      <w:proofErr w:type="spellEnd"/>
      <w:r>
        <w:t xml:space="preserve"> is the alternative energy of electricity and LPG. The households that have higher income tend to use more electricity and LPG for which they have to pay, while the households that have low income tend to rely more on </w:t>
      </w:r>
      <w:proofErr w:type="spellStart"/>
      <w:r>
        <w:t>fuelwood</w:t>
      </w:r>
      <w:proofErr w:type="spellEnd"/>
      <w:r>
        <w:t xml:space="preserve"> as a source of free energy. Since the village for survey </w:t>
      </w:r>
      <w:r w:rsidR="00547523">
        <w:t xml:space="preserve">is selected by commune officer with the criteria of ‘average income compared to other villages of the commune’, it is assumed that </w:t>
      </w:r>
      <w:r w:rsidR="007E32C3">
        <w:t xml:space="preserve">the average </w:t>
      </w:r>
      <w:proofErr w:type="spellStart"/>
      <w:r w:rsidR="007E32C3">
        <w:lastRenderedPageBreak/>
        <w:t>fuelwood</w:t>
      </w:r>
      <w:proofErr w:type="spellEnd"/>
      <w:r w:rsidR="007E32C3">
        <w:t xml:space="preserve"> consumption of the sample will represent the average </w:t>
      </w:r>
      <w:proofErr w:type="spellStart"/>
      <w:r w:rsidR="007E32C3">
        <w:t>fuelwood</w:t>
      </w:r>
      <w:proofErr w:type="spellEnd"/>
      <w:r w:rsidR="007E32C3">
        <w:t xml:space="preserve"> consumption of the commune.</w:t>
      </w:r>
    </w:p>
    <w:p w14:paraId="2A5E43DB" w14:textId="564A92D7" w:rsidR="00D3342C" w:rsidRDefault="00A50B79" w:rsidP="008D579F">
      <w:r>
        <w:t>Quantitative d</w:t>
      </w:r>
      <w:r w:rsidR="00D3342C">
        <w:t xml:space="preserve">ata </w:t>
      </w:r>
      <w:r>
        <w:t xml:space="preserve">processing </w:t>
      </w:r>
      <w:r w:rsidR="00D3342C">
        <w:t xml:space="preserve">will indicate the average </w:t>
      </w:r>
      <w:proofErr w:type="spellStart"/>
      <w:r w:rsidR="00D3342C">
        <w:t>fuelwood</w:t>
      </w:r>
      <w:proofErr w:type="spellEnd"/>
      <w:r w:rsidR="00D3342C">
        <w:t xml:space="preserve"> consumption </w:t>
      </w:r>
      <w:r w:rsidR="00EF11F4">
        <w:t xml:space="preserve">per person per month by each commune of survey, and each cluster. </w:t>
      </w:r>
    </w:p>
    <w:p w14:paraId="5EF08B52" w14:textId="2E7FA27A" w:rsidR="00A50B79" w:rsidRDefault="00A50B79" w:rsidP="00A50B79">
      <w:pPr>
        <w:pStyle w:val="Heading3"/>
      </w:pPr>
      <w:bookmarkStart w:id="41" w:name="_Toc400446001"/>
      <w:r>
        <w:t xml:space="preserve">Data processing for </w:t>
      </w:r>
      <w:r w:rsidR="004B646A">
        <w:t xml:space="preserve">industrial and commercial </w:t>
      </w:r>
      <w:proofErr w:type="spellStart"/>
      <w:r w:rsidR="004B646A">
        <w:t>fuelwood</w:t>
      </w:r>
      <w:proofErr w:type="spellEnd"/>
      <w:r w:rsidR="004B646A">
        <w:t xml:space="preserve"> survey</w:t>
      </w:r>
      <w:bookmarkEnd w:id="41"/>
    </w:p>
    <w:p w14:paraId="7188F603" w14:textId="7BF8FDE2" w:rsidR="004B646A" w:rsidRDefault="00326907" w:rsidP="004B646A">
      <w:r>
        <w:t xml:space="preserve">It is found out from the survey that commercial </w:t>
      </w:r>
      <w:proofErr w:type="spellStart"/>
      <w:r w:rsidR="00D754B8">
        <w:t>fuelwood</w:t>
      </w:r>
      <w:proofErr w:type="spellEnd"/>
      <w:r w:rsidR="00D754B8">
        <w:t xml:space="preserve"> is only supplied to local industrial plants within the distance of 50km. The plants purchase </w:t>
      </w:r>
      <w:proofErr w:type="spellStart"/>
      <w:r w:rsidR="00D754B8">
        <w:t>fuelwood</w:t>
      </w:r>
      <w:proofErr w:type="spellEnd"/>
      <w:r w:rsidR="00D754B8">
        <w:t xml:space="preserve"> from the middleman. There is no trading companies involved in this activity because the major amount of these commercial wood are either illegal or at the grey area between legal and illegal. This will be further analyzed later.</w:t>
      </w:r>
    </w:p>
    <w:p w14:paraId="69C055D4" w14:textId="77777777" w:rsidR="00EF419C" w:rsidRDefault="00266E4E" w:rsidP="004B646A">
      <w:r>
        <w:t xml:space="preserve">Investigation on commercial </w:t>
      </w:r>
      <w:proofErr w:type="spellStart"/>
      <w:r>
        <w:t>fuelwood</w:t>
      </w:r>
      <w:proofErr w:type="spellEnd"/>
      <w:r>
        <w:t xml:space="preserve"> </w:t>
      </w:r>
      <w:r w:rsidR="009667CA">
        <w:t xml:space="preserve">is </w:t>
      </w:r>
      <w:r>
        <w:t>only conducted at one selected site of each province</w:t>
      </w:r>
      <w:r w:rsidR="009667CA">
        <w:t>.</w:t>
      </w:r>
      <w:r>
        <w:t xml:space="preserve"> A larger scale of investigation is not considered because </w:t>
      </w:r>
      <w:proofErr w:type="gramStart"/>
      <w:r>
        <w:t>this involve</w:t>
      </w:r>
      <w:proofErr w:type="gramEnd"/>
      <w:r>
        <w:t xml:space="preserve"> certain risks for the investigator while working with </w:t>
      </w:r>
      <w:r w:rsidR="009F3632">
        <w:t xml:space="preserve">the middlemen who purchase illegal </w:t>
      </w:r>
      <w:proofErr w:type="spellStart"/>
      <w:r w:rsidR="009F3632">
        <w:t>fuelwood</w:t>
      </w:r>
      <w:proofErr w:type="spellEnd"/>
      <w:r w:rsidR="009F3632">
        <w:t xml:space="preserve">. </w:t>
      </w:r>
      <w:r w:rsidR="000515A3">
        <w:t xml:space="preserve">Therefore quantitative data analysis is only conducted in a very small scale to identify the commercial </w:t>
      </w:r>
      <w:proofErr w:type="spellStart"/>
      <w:r w:rsidR="000515A3">
        <w:t>fuelwood</w:t>
      </w:r>
      <w:proofErr w:type="spellEnd"/>
      <w:r w:rsidR="000515A3">
        <w:t xml:space="preserve"> amount of specific geographic area of investigation in each province.</w:t>
      </w:r>
      <w:r w:rsidR="002E6938">
        <w:t xml:space="preserve"> </w:t>
      </w:r>
      <w:r w:rsidR="00EF419C">
        <w:t xml:space="preserve">The data for commercial </w:t>
      </w:r>
      <w:proofErr w:type="spellStart"/>
      <w:r w:rsidR="00EF419C">
        <w:t>fuelwood</w:t>
      </w:r>
      <w:proofErr w:type="spellEnd"/>
      <w:r w:rsidR="00EF419C">
        <w:t xml:space="preserve"> consumption and residential </w:t>
      </w:r>
      <w:proofErr w:type="spellStart"/>
      <w:r w:rsidR="00EF419C">
        <w:t>fuelwood</w:t>
      </w:r>
      <w:proofErr w:type="spellEnd"/>
      <w:r w:rsidR="00EF419C">
        <w:t xml:space="preserve"> consumption will be compared to identify the key factors that create the pressures on exploitation of natural forest trees, especially the larger trees.</w:t>
      </w:r>
    </w:p>
    <w:p w14:paraId="22F0B45F" w14:textId="2D685535" w:rsidR="00D754B8" w:rsidRDefault="00EF419C" w:rsidP="004B646A">
      <w:proofErr w:type="spellStart"/>
      <w:r>
        <w:t>Eventhough</w:t>
      </w:r>
      <w:proofErr w:type="spellEnd"/>
      <w:r>
        <w:t xml:space="preserve"> material wood is not of the subject of this research, investigation have been done with middlemen who purchase material wood including acacia </w:t>
      </w:r>
      <w:r w:rsidR="005E3DFF">
        <w:t>traders</w:t>
      </w:r>
      <w:r>
        <w:t xml:space="preserve"> for wood chippers for paper material, and bamboo </w:t>
      </w:r>
      <w:r w:rsidR="005E3DFF">
        <w:t>traders</w:t>
      </w:r>
      <w:r>
        <w:t xml:space="preserve"> who then sell bamboo to construction works to be used a pillars.</w:t>
      </w:r>
      <w:r w:rsidR="005E3DFF">
        <w:t xml:space="preserve"> This is to understand the price of material wood compared to </w:t>
      </w:r>
      <w:proofErr w:type="spellStart"/>
      <w:r w:rsidR="005E3DFF">
        <w:t>fuelwood</w:t>
      </w:r>
      <w:proofErr w:type="spellEnd"/>
      <w:r w:rsidR="005E3DFF">
        <w:t xml:space="preserve"> and the pressure on the natural forest which are being converted into plantation forest for material wood for higher value.</w:t>
      </w:r>
    </w:p>
    <w:p w14:paraId="04BFA365" w14:textId="77777777" w:rsidR="00A655A4" w:rsidRDefault="0081426D" w:rsidP="004B646A">
      <w:r>
        <w:t xml:space="preserve">Investigation at local industrial plants were conducted at the plants which use </w:t>
      </w:r>
      <w:proofErr w:type="spellStart"/>
      <w:r>
        <w:t>fuelwood</w:t>
      </w:r>
      <w:proofErr w:type="spellEnd"/>
      <w:r w:rsidR="00A655A4">
        <w:t xml:space="preserve"> for their thermal </w:t>
      </w:r>
      <w:proofErr w:type="spellStart"/>
      <w:r w:rsidR="00A655A4">
        <w:t>equipments</w:t>
      </w:r>
      <w:proofErr w:type="spellEnd"/>
      <w:r>
        <w:t xml:space="preserve">, and those which use coal and dust coal as an alternative fuel. The data will be qualitatively analyzed to further understand who would use </w:t>
      </w:r>
      <w:proofErr w:type="spellStart"/>
      <w:r>
        <w:t>fuelwood</w:t>
      </w:r>
      <w:proofErr w:type="spellEnd"/>
      <w:r>
        <w:t xml:space="preserve">, why they would use </w:t>
      </w:r>
      <w:proofErr w:type="spellStart"/>
      <w:r>
        <w:t>fuelwood</w:t>
      </w:r>
      <w:proofErr w:type="spellEnd"/>
      <w:r>
        <w:t xml:space="preserve"> instead of other fuel, and what would be the future trend on the </w:t>
      </w:r>
      <w:proofErr w:type="spellStart"/>
      <w:r>
        <w:t>fuelwood</w:t>
      </w:r>
      <w:proofErr w:type="spellEnd"/>
      <w:r>
        <w:t xml:space="preserve"> consumption </w:t>
      </w:r>
      <w:r w:rsidR="0018525A">
        <w:t xml:space="preserve">at these local industrial plants. </w:t>
      </w:r>
    </w:p>
    <w:p w14:paraId="63CD36D6" w14:textId="27EF66B2" w:rsidR="004B1A4C" w:rsidRDefault="004B1A4C" w:rsidP="004B646A">
      <w:r>
        <w:t xml:space="preserve">In order to quantitatively estimate local industrial demand for </w:t>
      </w:r>
      <w:proofErr w:type="spellStart"/>
      <w:r>
        <w:t>fuelwood</w:t>
      </w:r>
      <w:proofErr w:type="spellEnd"/>
      <w:r>
        <w:t xml:space="preserve">, data for total capacity by each industrial sector by district is needed. Each industrial sector such as paper mill, tea processing, MDF manufacturing, alcohol and beverage, food processing has a typical production procedure and a typical indicator for fuel consumption per product unit which can be </w:t>
      </w:r>
      <w:proofErr w:type="spellStart"/>
      <w:r>
        <w:t>use</w:t>
      </w:r>
      <w:proofErr w:type="spellEnd"/>
      <w:r>
        <w:t xml:space="preserve"> as a reference. Therefore data for total capacity by industrial sector is needed to estimate the total fuel demand. </w:t>
      </w:r>
    </w:p>
    <w:p w14:paraId="486D6603" w14:textId="19D2EF6E" w:rsidR="004B1A4C" w:rsidRDefault="004B1A4C" w:rsidP="004B646A">
      <w:r>
        <w:t xml:space="preserve">The field trip of this research shows that the distance is one of the key </w:t>
      </w:r>
      <w:proofErr w:type="gramStart"/>
      <w:r>
        <w:t>factor</w:t>
      </w:r>
      <w:proofErr w:type="gramEnd"/>
      <w:r>
        <w:t xml:space="preserve"> that impact on the plant’s option to use </w:t>
      </w:r>
      <w:proofErr w:type="spellStart"/>
      <w:r>
        <w:t>fuelwood</w:t>
      </w:r>
      <w:proofErr w:type="spellEnd"/>
      <w:r>
        <w:t xml:space="preserve"> or coal. Within a distance of 50km from the forest source, the price of </w:t>
      </w:r>
      <w:proofErr w:type="spellStart"/>
      <w:r>
        <w:t>fuelwood</w:t>
      </w:r>
      <w:proofErr w:type="spellEnd"/>
      <w:r>
        <w:t xml:space="preserve"> is relatively cheaper than coal. If the distance from the forest source to the plant is farther than 50km, the transportation cost for </w:t>
      </w:r>
      <w:proofErr w:type="spellStart"/>
      <w:r>
        <w:t>fuelwood</w:t>
      </w:r>
      <w:proofErr w:type="spellEnd"/>
      <w:r>
        <w:t xml:space="preserve"> will significantly increase and police punishment cost will occur that makes the price of </w:t>
      </w:r>
      <w:proofErr w:type="spellStart"/>
      <w:r>
        <w:t>fuelwood</w:t>
      </w:r>
      <w:proofErr w:type="spellEnd"/>
      <w:r>
        <w:t xml:space="preserve"> more expensive than coal. </w:t>
      </w:r>
      <w:r w:rsidR="00A83C2F">
        <w:t xml:space="preserve">Therefore, it needs to identify the locations of the plants to project the potential </w:t>
      </w:r>
      <w:proofErr w:type="spellStart"/>
      <w:r w:rsidR="00A83C2F">
        <w:t>fuelwood</w:t>
      </w:r>
      <w:proofErr w:type="spellEnd"/>
      <w:r w:rsidR="00A83C2F">
        <w:t xml:space="preserve"> demand. Hence the capacity of industrial sector by district is required for a quantitative analysis.</w:t>
      </w:r>
    </w:p>
    <w:p w14:paraId="0BE578F3" w14:textId="52BD9438" w:rsidR="0081426D" w:rsidRDefault="0018525A" w:rsidP="004B646A">
      <w:r>
        <w:lastRenderedPageBreak/>
        <w:t xml:space="preserve">Since there is not data on local industrial plants available with specific information on production capacity, a quantitative estimation of </w:t>
      </w:r>
      <w:proofErr w:type="spellStart"/>
      <w:r>
        <w:t>fuelwood</w:t>
      </w:r>
      <w:proofErr w:type="spellEnd"/>
      <w:r>
        <w:t xml:space="preserve"> demand for the local plants cannot be done with reliability.</w:t>
      </w:r>
    </w:p>
    <w:p w14:paraId="5B8FF14E" w14:textId="79F52956" w:rsidR="008B0685" w:rsidRDefault="008B0685" w:rsidP="008B0685">
      <w:pPr>
        <w:pStyle w:val="Heading3"/>
      </w:pPr>
      <w:bookmarkStart w:id="42" w:name="_Toc400446002"/>
      <w:r>
        <w:t xml:space="preserve">Data processing for </w:t>
      </w:r>
      <w:proofErr w:type="spellStart"/>
      <w:r>
        <w:t>fuelwood</w:t>
      </w:r>
      <w:proofErr w:type="spellEnd"/>
      <w:r>
        <w:t xml:space="preserve"> using for pig raising</w:t>
      </w:r>
      <w:bookmarkEnd w:id="42"/>
    </w:p>
    <w:p w14:paraId="03B60BF3" w14:textId="3DE6A0C6" w:rsidR="008B0685" w:rsidRDefault="008B0685" w:rsidP="008B0685">
      <w:r>
        <w:t>Data available in provincial statistics book only include the numbers of pig heads raised annually by district. Further detailed data for numbers of pig heads per year per commune is not available.</w:t>
      </w:r>
      <w:r w:rsidR="00F73191">
        <w:t xml:space="preserve"> Therefore it cannot apply the calculation by cluster.</w:t>
      </w:r>
    </w:p>
    <w:p w14:paraId="5C47D85E" w14:textId="1427934F" w:rsidR="008B0685" w:rsidRPr="008B0685" w:rsidRDefault="00F73191" w:rsidP="008B0685">
      <w:r>
        <w:t xml:space="preserve">For estimation of </w:t>
      </w:r>
      <w:proofErr w:type="spellStart"/>
      <w:r>
        <w:t>fuelwood</w:t>
      </w:r>
      <w:proofErr w:type="spellEnd"/>
      <w:r>
        <w:t xml:space="preserve"> used for pig </w:t>
      </w:r>
      <w:proofErr w:type="gramStart"/>
      <w:r>
        <w:t>raising</w:t>
      </w:r>
      <w:proofErr w:type="gramEnd"/>
      <w:r>
        <w:t xml:space="preserve">, </w:t>
      </w:r>
      <w:r w:rsidR="008B0685">
        <w:t xml:space="preserve">a qualitative estimation </w:t>
      </w:r>
      <w:r>
        <w:t xml:space="preserve">will be conducted, based on estimation of </w:t>
      </w:r>
      <w:proofErr w:type="spellStart"/>
      <w:r>
        <w:t>fuelwood</w:t>
      </w:r>
      <w:proofErr w:type="spellEnd"/>
      <w:r>
        <w:t xml:space="preserve"> used for one pig head by district, and statistics of total pig heads by district of each province.</w:t>
      </w:r>
    </w:p>
    <w:p w14:paraId="7062ACA0" w14:textId="77777777" w:rsidR="00F01C15" w:rsidRDefault="003C1689" w:rsidP="00AF188B">
      <w:pPr>
        <w:pStyle w:val="Heading1"/>
      </w:pPr>
      <w:bookmarkStart w:id="43" w:name="_Toc400446003"/>
      <w:r>
        <w:t>Findings</w:t>
      </w:r>
      <w:bookmarkEnd w:id="43"/>
    </w:p>
    <w:p w14:paraId="4B9B89B3" w14:textId="722E5522" w:rsidR="00290DFD" w:rsidRDefault="006555AF" w:rsidP="00290DFD">
      <w:pPr>
        <w:pStyle w:val="Heading2"/>
      </w:pPr>
      <w:bookmarkStart w:id="44" w:name="_Toc400446004"/>
      <w:proofErr w:type="spellStart"/>
      <w:r>
        <w:t>F</w:t>
      </w:r>
      <w:r w:rsidR="004F3AF4">
        <w:t>uelwood</w:t>
      </w:r>
      <w:proofErr w:type="spellEnd"/>
      <w:r w:rsidR="004F3AF4">
        <w:t xml:space="preserve"> </w:t>
      </w:r>
      <w:r>
        <w:t>demand</w:t>
      </w:r>
      <w:bookmarkEnd w:id="44"/>
    </w:p>
    <w:p w14:paraId="62EE369A" w14:textId="784D9962" w:rsidR="00086A93" w:rsidRDefault="00086A93" w:rsidP="00086A93">
      <w:r>
        <w:t>This section includes three parts:</w:t>
      </w:r>
    </w:p>
    <w:p w14:paraId="6993C859" w14:textId="24F0B0D4" w:rsidR="00086A93" w:rsidRDefault="00086A93" w:rsidP="00086A93">
      <w:pPr>
        <w:pStyle w:val="ListParagraph"/>
        <w:numPr>
          <w:ilvl w:val="0"/>
          <w:numId w:val="13"/>
        </w:numPr>
        <w:contextualSpacing w:val="0"/>
      </w:pPr>
      <w:r>
        <w:t xml:space="preserve">Residential </w:t>
      </w:r>
      <w:proofErr w:type="spellStart"/>
      <w:r>
        <w:t>fuelwood</w:t>
      </w:r>
      <w:proofErr w:type="spellEnd"/>
      <w:r>
        <w:t xml:space="preserve"> </w:t>
      </w:r>
      <w:proofErr w:type="gramStart"/>
      <w:r>
        <w:t>consumption</w:t>
      </w:r>
      <w:r w:rsidR="001E2D31">
        <w:t>, that</w:t>
      </w:r>
      <w:proofErr w:type="gramEnd"/>
      <w:r w:rsidR="001E2D31">
        <w:t xml:space="preserve"> estimates the demand for </w:t>
      </w:r>
      <w:proofErr w:type="spellStart"/>
      <w:r w:rsidR="001E2D31">
        <w:t>fuelwood</w:t>
      </w:r>
      <w:proofErr w:type="spellEnd"/>
      <w:r w:rsidR="001E2D31">
        <w:t xml:space="preserve"> of the household for cooking and other purposes, and the trend of their consumption, whether the amount tends to increase or decrease.</w:t>
      </w:r>
    </w:p>
    <w:p w14:paraId="24FD2E19" w14:textId="7F143058" w:rsidR="00086A93" w:rsidRDefault="00086A93" w:rsidP="00086A93">
      <w:pPr>
        <w:pStyle w:val="ListParagraph"/>
        <w:numPr>
          <w:ilvl w:val="0"/>
          <w:numId w:val="13"/>
        </w:numPr>
        <w:contextualSpacing w:val="0"/>
      </w:pPr>
      <w:r>
        <w:t xml:space="preserve">Industrial and commercial </w:t>
      </w:r>
      <w:proofErr w:type="spellStart"/>
      <w:r>
        <w:t>fuelwood</w:t>
      </w:r>
      <w:proofErr w:type="spellEnd"/>
      <w:r>
        <w:t xml:space="preserve"> </w:t>
      </w:r>
      <w:proofErr w:type="gramStart"/>
      <w:r>
        <w:t>demand</w:t>
      </w:r>
      <w:r w:rsidR="001E2D31">
        <w:t>, that</w:t>
      </w:r>
      <w:proofErr w:type="gramEnd"/>
      <w:r w:rsidR="001E2D31">
        <w:t xml:space="preserve"> discuss the options of the local industrial plants for </w:t>
      </w:r>
      <w:proofErr w:type="spellStart"/>
      <w:r w:rsidR="001E2D31">
        <w:t>fuelwood</w:t>
      </w:r>
      <w:proofErr w:type="spellEnd"/>
      <w:r w:rsidR="001E2D31">
        <w:t xml:space="preserve"> instead of other fuel energy for their demand, and how the </w:t>
      </w:r>
      <w:proofErr w:type="spellStart"/>
      <w:r w:rsidR="001E2D31">
        <w:t>fuelwood</w:t>
      </w:r>
      <w:proofErr w:type="spellEnd"/>
      <w:r w:rsidR="001E2D31">
        <w:t xml:space="preserve"> trading activities are responding to these local industries.</w:t>
      </w:r>
    </w:p>
    <w:p w14:paraId="01EFE1F7" w14:textId="32A31834" w:rsidR="00086A93" w:rsidRDefault="00086A93" w:rsidP="00086A93">
      <w:pPr>
        <w:pStyle w:val="ListParagraph"/>
        <w:numPr>
          <w:ilvl w:val="0"/>
          <w:numId w:val="13"/>
        </w:numPr>
        <w:contextualSpacing w:val="0"/>
      </w:pPr>
      <w:r>
        <w:t xml:space="preserve">Total </w:t>
      </w:r>
      <w:proofErr w:type="spellStart"/>
      <w:r>
        <w:t>fuelwood</w:t>
      </w:r>
      <w:proofErr w:type="spellEnd"/>
      <w:r>
        <w:t xml:space="preserve"> demand</w:t>
      </w:r>
      <w:r w:rsidR="001E2D31">
        <w:t xml:space="preserve">, that compare the demand of two sectors: residential vs. industrial, in terms of quantity (amount of wood consumed) and quality of </w:t>
      </w:r>
      <w:proofErr w:type="spellStart"/>
      <w:r w:rsidR="001E2D31">
        <w:t>fuelwood</w:t>
      </w:r>
      <w:proofErr w:type="spellEnd"/>
      <w:r w:rsidR="001E2D31">
        <w:t xml:space="preserve"> (size of wood consumed) by each sector.</w:t>
      </w:r>
    </w:p>
    <w:p w14:paraId="06C2EAA3" w14:textId="144E4E1B" w:rsidR="002E1391" w:rsidRDefault="003940D7" w:rsidP="001D25EB">
      <w:pPr>
        <w:pStyle w:val="Heading3"/>
      </w:pPr>
      <w:bookmarkStart w:id="45" w:name="_Toc400446005"/>
      <w:r>
        <w:t xml:space="preserve">Household </w:t>
      </w:r>
      <w:proofErr w:type="spellStart"/>
      <w:r w:rsidR="006555AF">
        <w:t>fuelwood</w:t>
      </w:r>
      <w:proofErr w:type="spellEnd"/>
      <w:r w:rsidR="006555AF">
        <w:t xml:space="preserve"> demand</w:t>
      </w:r>
      <w:bookmarkEnd w:id="45"/>
    </w:p>
    <w:p w14:paraId="5355656E" w14:textId="04351501" w:rsidR="006555AF" w:rsidRDefault="005A01E7" w:rsidP="005A01E7">
      <w:pPr>
        <w:pStyle w:val="Heading4"/>
      </w:pPr>
      <w:r>
        <w:t xml:space="preserve">Estimation of </w:t>
      </w:r>
      <w:proofErr w:type="spellStart"/>
      <w:r>
        <w:t>fuelwood</w:t>
      </w:r>
      <w:proofErr w:type="spellEnd"/>
      <w:r>
        <w:t xml:space="preserve"> consumption per person</w:t>
      </w:r>
    </w:p>
    <w:p w14:paraId="4BFC4E70" w14:textId="4FB785FA" w:rsidR="00A0111D" w:rsidRPr="00A0111D" w:rsidRDefault="00A0111D" w:rsidP="006555AF">
      <w:pPr>
        <w:rPr>
          <w:b/>
          <w:i/>
        </w:rPr>
      </w:pPr>
      <w:r w:rsidRPr="00A0111D">
        <w:rPr>
          <w:b/>
          <w:i/>
        </w:rPr>
        <w:t xml:space="preserve">Estimation of </w:t>
      </w:r>
      <w:proofErr w:type="spellStart"/>
      <w:r w:rsidRPr="00A0111D">
        <w:rPr>
          <w:b/>
          <w:i/>
        </w:rPr>
        <w:t>fuelwood</w:t>
      </w:r>
      <w:proofErr w:type="spellEnd"/>
      <w:r w:rsidRPr="00A0111D">
        <w:rPr>
          <w:b/>
          <w:i/>
        </w:rPr>
        <w:t xml:space="preserve"> consumption per person per commune survey</w:t>
      </w:r>
      <w:r w:rsidR="00F40F00">
        <w:rPr>
          <w:b/>
          <w:i/>
        </w:rPr>
        <w:t>ed</w:t>
      </w:r>
    </w:p>
    <w:p w14:paraId="62981A19" w14:textId="1A181946" w:rsidR="006555AF" w:rsidRDefault="006555AF" w:rsidP="006555AF">
      <w:r>
        <w:t xml:space="preserve">Average </w:t>
      </w:r>
      <w:proofErr w:type="spellStart"/>
      <w:r>
        <w:t>fuelwood</w:t>
      </w:r>
      <w:proofErr w:type="spellEnd"/>
      <w:r>
        <w:t xml:space="preserve"> </w:t>
      </w:r>
      <w:r w:rsidR="005A01E7">
        <w:t>consumption per person for cooking meals for each commune of survey is as below. Households that raise pigs or have supplement jobs have not been included in this calculation.</w:t>
      </w:r>
    </w:p>
    <w:p w14:paraId="499C2EE3" w14:textId="6A18B34F" w:rsidR="005A01E7" w:rsidRPr="005A01E7" w:rsidRDefault="005A01E7" w:rsidP="006555AF">
      <w:pPr>
        <w:rPr>
          <w:i/>
        </w:rPr>
      </w:pPr>
      <w:proofErr w:type="gramStart"/>
      <w:r w:rsidRPr="005A01E7">
        <w:rPr>
          <w:i/>
        </w:rPr>
        <w:t>Table.</w:t>
      </w:r>
      <w:proofErr w:type="gramEnd"/>
      <w:r w:rsidRPr="005A01E7">
        <w:rPr>
          <w:i/>
        </w:rPr>
        <w:t xml:space="preserve"> </w:t>
      </w:r>
      <w:r w:rsidR="006C4B50">
        <w:rPr>
          <w:i/>
        </w:rPr>
        <w:t xml:space="preserve">Average </w:t>
      </w:r>
      <w:proofErr w:type="spellStart"/>
      <w:r w:rsidRPr="005A01E7">
        <w:rPr>
          <w:i/>
        </w:rPr>
        <w:t>fuelwood</w:t>
      </w:r>
      <w:proofErr w:type="spellEnd"/>
      <w:r w:rsidRPr="005A01E7">
        <w:rPr>
          <w:i/>
        </w:rPr>
        <w:t xml:space="preserve"> consumption per person for meal cooking</w:t>
      </w:r>
    </w:p>
    <w:p w14:paraId="6DA36E37" w14:textId="77777777" w:rsidR="006555AF" w:rsidRDefault="006555AF" w:rsidP="006555AF"/>
    <w:tbl>
      <w:tblPr>
        <w:tblW w:w="9555" w:type="dxa"/>
        <w:tblInd w:w="93"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ook w:val="04A0" w:firstRow="1" w:lastRow="0" w:firstColumn="1" w:lastColumn="0" w:noHBand="0" w:noVBand="1"/>
      </w:tblPr>
      <w:tblGrid>
        <w:gridCol w:w="555"/>
        <w:gridCol w:w="1260"/>
        <w:gridCol w:w="1440"/>
        <w:gridCol w:w="1350"/>
        <w:gridCol w:w="1080"/>
        <w:gridCol w:w="1980"/>
        <w:gridCol w:w="1890"/>
      </w:tblGrid>
      <w:tr w:rsidR="005A01E7" w:rsidRPr="005A01E7" w14:paraId="6F3D9A90" w14:textId="27E1713E" w:rsidTr="00EE0B4C">
        <w:trPr>
          <w:trHeight w:val="300"/>
        </w:trPr>
        <w:tc>
          <w:tcPr>
            <w:tcW w:w="555" w:type="dxa"/>
            <w:tcBorders>
              <w:top w:val="single" w:sz="4" w:space="0" w:color="auto"/>
              <w:bottom w:val="single" w:sz="4" w:space="0" w:color="auto"/>
            </w:tcBorders>
            <w:shd w:val="clear" w:color="auto" w:fill="auto"/>
            <w:noWrap/>
          </w:tcPr>
          <w:p w14:paraId="7B070754" w14:textId="7CF76BCC" w:rsidR="005A01E7" w:rsidRPr="005A01E7" w:rsidRDefault="005A01E7" w:rsidP="005A01E7">
            <w:pPr>
              <w:spacing w:beforeLines="60" w:before="144" w:afterLines="60" w:after="144" w:line="240" w:lineRule="auto"/>
              <w:jc w:val="center"/>
              <w:rPr>
                <w:rFonts w:ascii="Arial" w:eastAsia="Times New Roman" w:hAnsi="Arial" w:cs="Arial"/>
                <w:b/>
                <w:bCs/>
                <w:sz w:val="18"/>
                <w:szCs w:val="18"/>
              </w:rPr>
            </w:pPr>
            <w:r>
              <w:rPr>
                <w:rFonts w:ascii="Arial" w:eastAsia="Times New Roman" w:hAnsi="Arial" w:cs="Arial"/>
                <w:b/>
                <w:bCs/>
                <w:sz w:val="18"/>
                <w:szCs w:val="18"/>
              </w:rPr>
              <w:t>No</w:t>
            </w:r>
          </w:p>
        </w:tc>
        <w:tc>
          <w:tcPr>
            <w:tcW w:w="1260" w:type="dxa"/>
            <w:tcBorders>
              <w:top w:val="single" w:sz="4" w:space="0" w:color="auto"/>
              <w:bottom w:val="single" w:sz="4" w:space="0" w:color="auto"/>
            </w:tcBorders>
            <w:shd w:val="clear" w:color="auto" w:fill="auto"/>
            <w:noWrap/>
          </w:tcPr>
          <w:p w14:paraId="57B10971" w14:textId="77777777" w:rsidR="005A01E7" w:rsidRPr="005A01E7" w:rsidRDefault="005A01E7" w:rsidP="005A01E7">
            <w:pPr>
              <w:spacing w:beforeLines="60" w:before="144" w:afterLines="60" w:after="144" w:line="240" w:lineRule="auto"/>
              <w:jc w:val="center"/>
              <w:rPr>
                <w:rFonts w:ascii="Arial" w:eastAsia="Times New Roman" w:hAnsi="Arial" w:cs="Arial"/>
                <w:b/>
                <w:bCs/>
                <w:sz w:val="18"/>
                <w:szCs w:val="18"/>
              </w:rPr>
            </w:pPr>
            <w:r w:rsidRPr="005A01E7">
              <w:rPr>
                <w:rFonts w:ascii="Arial" w:eastAsia="Times New Roman" w:hAnsi="Arial" w:cs="Arial"/>
                <w:b/>
                <w:bCs/>
                <w:sz w:val="18"/>
                <w:szCs w:val="18"/>
              </w:rPr>
              <w:t>Province</w:t>
            </w:r>
          </w:p>
        </w:tc>
        <w:tc>
          <w:tcPr>
            <w:tcW w:w="1440" w:type="dxa"/>
            <w:tcBorders>
              <w:top w:val="single" w:sz="4" w:space="0" w:color="auto"/>
              <w:bottom w:val="single" w:sz="4" w:space="0" w:color="auto"/>
            </w:tcBorders>
            <w:shd w:val="clear" w:color="auto" w:fill="auto"/>
            <w:noWrap/>
          </w:tcPr>
          <w:p w14:paraId="3DC40B7E" w14:textId="77777777" w:rsidR="005A01E7" w:rsidRPr="005A01E7" w:rsidRDefault="005A01E7" w:rsidP="005A01E7">
            <w:pPr>
              <w:spacing w:beforeLines="60" w:before="144" w:afterLines="60" w:after="144" w:line="240" w:lineRule="auto"/>
              <w:jc w:val="center"/>
              <w:rPr>
                <w:rFonts w:ascii="Arial" w:eastAsia="Times New Roman" w:hAnsi="Arial" w:cs="Arial"/>
                <w:b/>
                <w:bCs/>
                <w:sz w:val="18"/>
                <w:szCs w:val="18"/>
              </w:rPr>
            </w:pPr>
            <w:r w:rsidRPr="005A01E7">
              <w:rPr>
                <w:rFonts w:ascii="Arial" w:eastAsia="Times New Roman" w:hAnsi="Arial" w:cs="Arial"/>
                <w:b/>
                <w:bCs/>
                <w:sz w:val="18"/>
                <w:szCs w:val="18"/>
              </w:rPr>
              <w:t>District</w:t>
            </w:r>
          </w:p>
        </w:tc>
        <w:tc>
          <w:tcPr>
            <w:tcW w:w="1350" w:type="dxa"/>
            <w:tcBorders>
              <w:top w:val="single" w:sz="4" w:space="0" w:color="auto"/>
              <w:bottom w:val="single" w:sz="4" w:space="0" w:color="auto"/>
            </w:tcBorders>
            <w:shd w:val="clear" w:color="auto" w:fill="auto"/>
            <w:noWrap/>
          </w:tcPr>
          <w:p w14:paraId="24F9B9A4" w14:textId="77777777" w:rsidR="005A01E7" w:rsidRPr="005A01E7" w:rsidRDefault="005A01E7" w:rsidP="005A01E7">
            <w:pPr>
              <w:spacing w:beforeLines="60" w:before="144" w:afterLines="60" w:after="144" w:line="240" w:lineRule="auto"/>
              <w:jc w:val="center"/>
              <w:rPr>
                <w:rFonts w:ascii="Arial" w:eastAsia="Times New Roman" w:hAnsi="Arial" w:cs="Arial"/>
                <w:b/>
                <w:bCs/>
                <w:sz w:val="18"/>
                <w:szCs w:val="18"/>
              </w:rPr>
            </w:pPr>
            <w:r w:rsidRPr="005A01E7">
              <w:rPr>
                <w:rFonts w:ascii="Arial" w:eastAsia="Times New Roman" w:hAnsi="Arial" w:cs="Arial"/>
                <w:b/>
                <w:bCs/>
                <w:sz w:val="18"/>
                <w:szCs w:val="18"/>
              </w:rPr>
              <w:t>Commune</w:t>
            </w:r>
          </w:p>
        </w:tc>
        <w:tc>
          <w:tcPr>
            <w:tcW w:w="1080" w:type="dxa"/>
            <w:tcBorders>
              <w:top w:val="single" w:sz="4" w:space="0" w:color="auto"/>
              <w:bottom w:val="single" w:sz="4" w:space="0" w:color="auto"/>
            </w:tcBorders>
            <w:shd w:val="clear" w:color="000000" w:fill="auto"/>
            <w:noWrap/>
          </w:tcPr>
          <w:p w14:paraId="1B538C64" w14:textId="77777777" w:rsidR="005A01E7" w:rsidRPr="005A01E7" w:rsidRDefault="005A01E7" w:rsidP="005A01E7">
            <w:pPr>
              <w:spacing w:beforeLines="60" w:before="144" w:afterLines="60" w:after="144" w:line="240" w:lineRule="auto"/>
              <w:jc w:val="center"/>
              <w:rPr>
                <w:rFonts w:ascii="Arial" w:eastAsia="Times New Roman" w:hAnsi="Arial" w:cs="Arial"/>
                <w:b/>
                <w:bCs/>
                <w:color w:val="FF0000"/>
                <w:sz w:val="18"/>
                <w:szCs w:val="18"/>
              </w:rPr>
            </w:pPr>
            <w:r w:rsidRPr="005A01E7">
              <w:rPr>
                <w:rFonts w:ascii="Arial" w:eastAsia="Times New Roman" w:hAnsi="Arial" w:cs="Arial"/>
                <w:b/>
                <w:bCs/>
                <w:sz w:val="18"/>
                <w:szCs w:val="18"/>
              </w:rPr>
              <w:t>Cluster</w:t>
            </w:r>
          </w:p>
        </w:tc>
        <w:tc>
          <w:tcPr>
            <w:tcW w:w="1980" w:type="dxa"/>
            <w:tcBorders>
              <w:top w:val="single" w:sz="4" w:space="0" w:color="auto"/>
              <w:bottom w:val="single" w:sz="4" w:space="0" w:color="auto"/>
            </w:tcBorders>
            <w:shd w:val="clear" w:color="000000" w:fill="auto"/>
          </w:tcPr>
          <w:p w14:paraId="115A206A" w14:textId="2722FA19" w:rsidR="005A01E7" w:rsidRPr="005A01E7" w:rsidRDefault="005A01E7" w:rsidP="005A01E7">
            <w:pPr>
              <w:spacing w:beforeLines="60" w:before="144" w:afterLines="60" w:after="144" w:line="240" w:lineRule="auto"/>
              <w:jc w:val="center"/>
              <w:rPr>
                <w:rFonts w:ascii="Arial" w:eastAsia="Times New Roman" w:hAnsi="Arial" w:cs="Arial"/>
                <w:b/>
                <w:bCs/>
                <w:sz w:val="18"/>
                <w:szCs w:val="18"/>
              </w:rPr>
            </w:pPr>
            <w:r w:rsidRPr="005A01E7">
              <w:rPr>
                <w:rFonts w:ascii="Arial" w:eastAsia="Times New Roman" w:hAnsi="Arial" w:cs="Arial"/>
                <w:b/>
                <w:bCs/>
                <w:sz w:val="18"/>
                <w:szCs w:val="18"/>
              </w:rPr>
              <w:t xml:space="preserve">Average </w:t>
            </w:r>
            <w:proofErr w:type="spellStart"/>
            <w:r w:rsidRPr="005A01E7">
              <w:rPr>
                <w:rFonts w:ascii="Arial" w:eastAsia="Times New Roman" w:hAnsi="Arial" w:cs="Arial"/>
                <w:b/>
                <w:bCs/>
                <w:sz w:val="18"/>
                <w:szCs w:val="18"/>
              </w:rPr>
              <w:t>fuelwood</w:t>
            </w:r>
            <w:proofErr w:type="spellEnd"/>
            <w:r w:rsidRPr="005A01E7">
              <w:rPr>
                <w:rFonts w:ascii="Arial" w:eastAsia="Times New Roman" w:hAnsi="Arial" w:cs="Arial"/>
                <w:b/>
                <w:bCs/>
                <w:sz w:val="18"/>
                <w:szCs w:val="18"/>
              </w:rPr>
              <w:t xml:space="preserve"> consumption per person per month</w:t>
            </w:r>
            <w:r w:rsidR="00EE0B4C">
              <w:rPr>
                <w:rFonts w:ascii="Arial" w:eastAsia="Times New Roman" w:hAnsi="Arial" w:cs="Arial"/>
                <w:b/>
                <w:bCs/>
                <w:sz w:val="18"/>
                <w:szCs w:val="18"/>
              </w:rPr>
              <w:t xml:space="preserve"> (kg/person/month)</w:t>
            </w:r>
          </w:p>
        </w:tc>
        <w:tc>
          <w:tcPr>
            <w:tcW w:w="1890" w:type="dxa"/>
            <w:tcBorders>
              <w:top w:val="single" w:sz="4" w:space="0" w:color="auto"/>
              <w:bottom w:val="single" w:sz="4" w:space="0" w:color="auto"/>
            </w:tcBorders>
            <w:shd w:val="clear" w:color="000000" w:fill="auto"/>
          </w:tcPr>
          <w:p w14:paraId="0EC21112" w14:textId="79FD4776" w:rsidR="005A01E7" w:rsidRPr="005A01E7" w:rsidRDefault="005A01E7" w:rsidP="005A01E7">
            <w:pPr>
              <w:spacing w:beforeLines="60" w:before="144" w:afterLines="60" w:after="144" w:line="240" w:lineRule="auto"/>
              <w:jc w:val="center"/>
              <w:rPr>
                <w:rFonts w:ascii="Arial" w:eastAsia="Times New Roman" w:hAnsi="Arial" w:cs="Arial"/>
                <w:b/>
                <w:bCs/>
                <w:sz w:val="18"/>
                <w:szCs w:val="18"/>
              </w:rPr>
            </w:pPr>
            <w:r w:rsidRPr="005A01E7">
              <w:rPr>
                <w:rFonts w:ascii="Arial" w:eastAsia="Times New Roman" w:hAnsi="Arial" w:cs="Arial"/>
                <w:b/>
                <w:bCs/>
                <w:sz w:val="18"/>
                <w:szCs w:val="18"/>
              </w:rPr>
              <w:t xml:space="preserve">Average </w:t>
            </w:r>
            <w:proofErr w:type="spellStart"/>
            <w:r w:rsidRPr="005A01E7">
              <w:rPr>
                <w:rFonts w:ascii="Arial" w:eastAsia="Times New Roman" w:hAnsi="Arial" w:cs="Arial"/>
                <w:b/>
                <w:bCs/>
                <w:sz w:val="18"/>
                <w:szCs w:val="18"/>
              </w:rPr>
              <w:t>fuelwood</w:t>
            </w:r>
            <w:proofErr w:type="spellEnd"/>
            <w:r w:rsidRPr="005A01E7">
              <w:rPr>
                <w:rFonts w:ascii="Arial" w:eastAsia="Times New Roman" w:hAnsi="Arial" w:cs="Arial"/>
                <w:b/>
                <w:bCs/>
                <w:sz w:val="18"/>
                <w:szCs w:val="18"/>
              </w:rPr>
              <w:t xml:space="preserve"> consumption per person per year</w:t>
            </w:r>
            <w:r w:rsidR="00EE0B4C">
              <w:rPr>
                <w:rFonts w:ascii="Arial" w:eastAsia="Times New Roman" w:hAnsi="Arial" w:cs="Arial"/>
                <w:b/>
                <w:bCs/>
                <w:sz w:val="18"/>
                <w:szCs w:val="18"/>
              </w:rPr>
              <w:t xml:space="preserve"> (kg/person/year)</w:t>
            </w:r>
          </w:p>
        </w:tc>
      </w:tr>
      <w:tr w:rsidR="00EE0B4C" w:rsidRPr="005A01E7" w14:paraId="120BC52A" w14:textId="4615A632" w:rsidTr="00F45C4D">
        <w:trPr>
          <w:trHeight w:val="300"/>
        </w:trPr>
        <w:tc>
          <w:tcPr>
            <w:tcW w:w="555" w:type="dxa"/>
            <w:tcBorders>
              <w:top w:val="single" w:sz="4" w:space="0" w:color="auto"/>
            </w:tcBorders>
            <w:shd w:val="clear" w:color="auto" w:fill="auto"/>
            <w:noWrap/>
            <w:hideMark/>
          </w:tcPr>
          <w:p w14:paraId="295F7608" w14:textId="77777777"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sidRPr="005A01E7">
              <w:rPr>
                <w:rFonts w:ascii="Arial" w:hAnsi="Arial" w:cs="Arial"/>
                <w:sz w:val="18"/>
                <w:szCs w:val="18"/>
              </w:rPr>
              <w:br w:type="page"/>
            </w:r>
            <w:r w:rsidRPr="005A01E7">
              <w:rPr>
                <w:rFonts w:ascii="Arial" w:eastAsia="Times New Roman" w:hAnsi="Arial" w:cs="Arial"/>
                <w:sz w:val="18"/>
                <w:szCs w:val="18"/>
              </w:rPr>
              <w:t>1</w:t>
            </w:r>
          </w:p>
        </w:tc>
        <w:tc>
          <w:tcPr>
            <w:tcW w:w="1260" w:type="dxa"/>
            <w:tcBorders>
              <w:top w:val="single" w:sz="4" w:space="0" w:color="auto"/>
            </w:tcBorders>
            <w:shd w:val="clear" w:color="auto" w:fill="auto"/>
            <w:noWrap/>
            <w:hideMark/>
          </w:tcPr>
          <w:p w14:paraId="4E3FE427" w14:textId="77777777"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 xml:space="preserve">Thanh </w:t>
            </w:r>
            <w:proofErr w:type="spellStart"/>
            <w:r w:rsidRPr="005A01E7">
              <w:rPr>
                <w:rFonts w:ascii="Arial" w:eastAsia="Times New Roman" w:hAnsi="Arial" w:cs="Arial"/>
                <w:sz w:val="18"/>
                <w:szCs w:val="18"/>
              </w:rPr>
              <w:t>Hóa</w:t>
            </w:r>
            <w:proofErr w:type="spellEnd"/>
          </w:p>
        </w:tc>
        <w:tc>
          <w:tcPr>
            <w:tcW w:w="1440" w:type="dxa"/>
            <w:tcBorders>
              <w:top w:val="single" w:sz="4" w:space="0" w:color="auto"/>
            </w:tcBorders>
            <w:shd w:val="clear" w:color="auto" w:fill="auto"/>
            <w:noWrap/>
            <w:hideMark/>
          </w:tcPr>
          <w:p w14:paraId="04207E71" w14:textId="77777777" w:rsidR="00EE0B4C" w:rsidRPr="005A01E7" w:rsidRDefault="00EE0B4C" w:rsidP="005A01E7">
            <w:pPr>
              <w:spacing w:beforeLines="60" w:before="144" w:afterLines="60" w:after="144" w:line="240" w:lineRule="auto"/>
              <w:jc w:val="center"/>
              <w:rPr>
                <w:rFonts w:ascii="Arial" w:eastAsia="Times New Roman" w:hAnsi="Arial" w:cs="Arial"/>
                <w:sz w:val="18"/>
                <w:szCs w:val="18"/>
              </w:rPr>
            </w:pPr>
            <w:proofErr w:type="spellStart"/>
            <w:r w:rsidRPr="005A01E7">
              <w:rPr>
                <w:rFonts w:ascii="Arial" w:eastAsia="Times New Roman" w:hAnsi="Arial" w:cs="Arial"/>
                <w:sz w:val="18"/>
                <w:szCs w:val="18"/>
              </w:rPr>
              <w:t>Bá</w:t>
            </w:r>
            <w:proofErr w:type="spellEnd"/>
            <w:r w:rsidRPr="005A01E7">
              <w:rPr>
                <w:rFonts w:ascii="Arial" w:eastAsia="Times New Roman" w:hAnsi="Arial" w:cs="Arial"/>
                <w:sz w:val="18"/>
                <w:szCs w:val="18"/>
              </w:rPr>
              <w:t xml:space="preserve"> </w:t>
            </w:r>
            <w:proofErr w:type="spellStart"/>
            <w:r w:rsidRPr="005A01E7">
              <w:rPr>
                <w:rFonts w:ascii="Arial" w:eastAsia="Times New Roman" w:hAnsi="Arial" w:cs="Arial"/>
                <w:sz w:val="18"/>
                <w:szCs w:val="18"/>
              </w:rPr>
              <w:t>Thước</w:t>
            </w:r>
            <w:proofErr w:type="spellEnd"/>
          </w:p>
        </w:tc>
        <w:tc>
          <w:tcPr>
            <w:tcW w:w="1350" w:type="dxa"/>
            <w:tcBorders>
              <w:top w:val="single" w:sz="4" w:space="0" w:color="auto"/>
            </w:tcBorders>
            <w:shd w:val="clear" w:color="auto" w:fill="auto"/>
            <w:noWrap/>
            <w:hideMark/>
          </w:tcPr>
          <w:p w14:paraId="6D9F7975" w14:textId="77777777" w:rsidR="00EE0B4C" w:rsidRPr="005A01E7" w:rsidRDefault="00EE0B4C" w:rsidP="005A01E7">
            <w:pPr>
              <w:spacing w:beforeLines="60" w:before="144" w:afterLines="60" w:after="144" w:line="240" w:lineRule="auto"/>
              <w:jc w:val="center"/>
              <w:rPr>
                <w:rFonts w:ascii="Arial" w:eastAsia="Times New Roman" w:hAnsi="Arial" w:cs="Arial"/>
                <w:sz w:val="18"/>
                <w:szCs w:val="18"/>
              </w:rPr>
            </w:pPr>
            <w:proofErr w:type="spellStart"/>
            <w:r w:rsidRPr="005A01E7">
              <w:rPr>
                <w:rFonts w:ascii="Arial" w:eastAsia="Times New Roman" w:hAnsi="Arial" w:cs="Arial"/>
                <w:sz w:val="18"/>
                <w:szCs w:val="18"/>
              </w:rPr>
              <w:t>Thiết</w:t>
            </w:r>
            <w:proofErr w:type="spellEnd"/>
            <w:r w:rsidRPr="005A01E7">
              <w:rPr>
                <w:rFonts w:ascii="Arial" w:eastAsia="Times New Roman" w:hAnsi="Arial" w:cs="Arial"/>
                <w:sz w:val="18"/>
                <w:szCs w:val="18"/>
              </w:rPr>
              <w:t xml:space="preserve"> </w:t>
            </w:r>
            <w:proofErr w:type="spellStart"/>
            <w:r w:rsidRPr="005A01E7">
              <w:rPr>
                <w:rFonts w:ascii="Arial" w:eastAsia="Times New Roman" w:hAnsi="Arial" w:cs="Arial"/>
                <w:sz w:val="18"/>
                <w:szCs w:val="18"/>
              </w:rPr>
              <w:t>Ống</w:t>
            </w:r>
            <w:proofErr w:type="spellEnd"/>
          </w:p>
        </w:tc>
        <w:tc>
          <w:tcPr>
            <w:tcW w:w="1080" w:type="dxa"/>
            <w:tcBorders>
              <w:top w:val="single" w:sz="4" w:space="0" w:color="auto"/>
            </w:tcBorders>
            <w:shd w:val="clear" w:color="000000" w:fill="73B2FF"/>
            <w:noWrap/>
            <w:hideMark/>
          </w:tcPr>
          <w:p w14:paraId="1A03777D" w14:textId="77777777"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5</w:t>
            </w:r>
          </w:p>
        </w:tc>
        <w:tc>
          <w:tcPr>
            <w:tcW w:w="1980" w:type="dxa"/>
            <w:tcBorders>
              <w:top w:val="single" w:sz="4" w:space="0" w:color="auto"/>
              <w:bottom w:val="dotted" w:sz="4" w:space="0" w:color="auto"/>
            </w:tcBorders>
            <w:shd w:val="clear" w:color="auto" w:fill="auto"/>
          </w:tcPr>
          <w:p w14:paraId="3C5AD31E" w14:textId="007415CE"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Pr>
                <w:rFonts w:ascii="Arial" w:eastAsia="Times New Roman" w:hAnsi="Arial" w:cs="Arial"/>
                <w:sz w:val="18"/>
                <w:szCs w:val="18"/>
              </w:rPr>
              <w:t>22.5</w:t>
            </w:r>
          </w:p>
        </w:tc>
        <w:tc>
          <w:tcPr>
            <w:tcW w:w="1890" w:type="dxa"/>
            <w:tcBorders>
              <w:top w:val="single" w:sz="4" w:space="0" w:color="auto"/>
              <w:bottom w:val="dotted" w:sz="4" w:space="0" w:color="auto"/>
            </w:tcBorders>
            <w:shd w:val="clear" w:color="auto" w:fill="auto"/>
            <w:vAlign w:val="bottom"/>
          </w:tcPr>
          <w:p w14:paraId="4795B104" w14:textId="09E746DC"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sidRPr="00EE0B4C">
              <w:rPr>
                <w:rFonts w:ascii="Arial" w:eastAsia="Times New Roman" w:hAnsi="Arial" w:cs="Arial"/>
                <w:sz w:val="18"/>
                <w:szCs w:val="18"/>
              </w:rPr>
              <w:t>270</w:t>
            </w:r>
          </w:p>
        </w:tc>
      </w:tr>
      <w:tr w:rsidR="00EE0B4C" w:rsidRPr="005A01E7" w14:paraId="116F47CA" w14:textId="54B4D306" w:rsidTr="00F45C4D">
        <w:trPr>
          <w:trHeight w:val="300"/>
        </w:trPr>
        <w:tc>
          <w:tcPr>
            <w:tcW w:w="555" w:type="dxa"/>
            <w:shd w:val="clear" w:color="auto" w:fill="auto"/>
            <w:noWrap/>
            <w:hideMark/>
          </w:tcPr>
          <w:p w14:paraId="68978C0F" w14:textId="77777777"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lastRenderedPageBreak/>
              <w:t>2</w:t>
            </w:r>
          </w:p>
        </w:tc>
        <w:tc>
          <w:tcPr>
            <w:tcW w:w="1260" w:type="dxa"/>
            <w:shd w:val="clear" w:color="auto" w:fill="auto"/>
            <w:noWrap/>
            <w:hideMark/>
          </w:tcPr>
          <w:p w14:paraId="18E5174F" w14:textId="77777777"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 xml:space="preserve">Thanh </w:t>
            </w:r>
            <w:proofErr w:type="spellStart"/>
            <w:r w:rsidRPr="005A01E7">
              <w:rPr>
                <w:rFonts w:ascii="Arial" w:eastAsia="Times New Roman" w:hAnsi="Arial" w:cs="Arial"/>
                <w:sz w:val="18"/>
                <w:szCs w:val="18"/>
              </w:rPr>
              <w:t>Hóa</w:t>
            </w:r>
            <w:proofErr w:type="spellEnd"/>
          </w:p>
        </w:tc>
        <w:tc>
          <w:tcPr>
            <w:tcW w:w="1440" w:type="dxa"/>
            <w:shd w:val="clear" w:color="auto" w:fill="auto"/>
            <w:noWrap/>
            <w:hideMark/>
          </w:tcPr>
          <w:p w14:paraId="27BBEED8" w14:textId="77777777" w:rsidR="00EE0B4C" w:rsidRPr="005A01E7" w:rsidRDefault="00EE0B4C" w:rsidP="005A01E7">
            <w:pPr>
              <w:spacing w:beforeLines="60" w:before="144" w:afterLines="60" w:after="144" w:line="240" w:lineRule="auto"/>
              <w:jc w:val="center"/>
              <w:rPr>
                <w:rFonts w:ascii="Arial" w:eastAsia="Times New Roman" w:hAnsi="Arial" w:cs="Arial"/>
                <w:sz w:val="18"/>
                <w:szCs w:val="18"/>
              </w:rPr>
            </w:pPr>
            <w:proofErr w:type="spellStart"/>
            <w:r w:rsidRPr="005A01E7">
              <w:rPr>
                <w:rFonts w:ascii="Arial" w:eastAsia="Times New Roman" w:hAnsi="Arial" w:cs="Arial"/>
                <w:sz w:val="18"/>
                <w:szCs w:val="18"/>
              </w:rPr>
              <w:t>Bá</w:t>
            </w:r>
            <w:proofErr w:type="spellEnd"/>
            <w:r w:rsidRPr="005A01E7">
              <w:rPr>
                <w:rFonts w:ascii="Arial" w:eastAsia="Times New Roman" w:hAnsi="Arial" w:cs="Arial"/>
                <w:sz w:val="18"/>
                <w:szCs w:val="18"/>
              </w:rPr>
              <w:t xml:space="preserve"> </w:t>
            </w:r>
            <w:proofErr w:type="spellStart"/>
            <w:r w:rsidRPr="005A01E7">
              <w:rPr>
                <w:rFonts w:ascii="Arial" w:eastAsia="Times New Roman" w:hAnsi="Arial" w:cs="Arial"/>
                <w:sz w:val="18"/>
                <w:szCs w:val="18"/>
              </w:rPr>
              <w:t>Thước</w:t>
            </w:r>
            <w:proofErr w:type="spellEnd"/>
          </w:p>
        </w:tc>
        <w:tc>
          <w:tcPr>
            <w:tcW w:w="1350" w:type="dxa"/>
            <w:shd w:val="clear" w:color="auto" w:fill="auto"/>
            <w:noWrap/>
            <w:hideMark/>
          </w:tcPr>
          <w:p w14:paraId="6FC69055" w14:textId="77777777" w:rsidR="00EE0B4C" w:rsidRPr="005A01E7" w:rsidRDefault="00EE0B4C" w:rsidP="005A01E7">
            <w:pPr>
              <w:spacing w:beforeLines="60" w:before="144" w:afterLines="60" w:after="144" w:line="240" w:lineRule="auto"/>
              <w:jc w:val="center"/>
              <w:rPr>
                <w:rFonts w:ascii="Arial" w:eastAsia="Times New Roman" w:hAnsi="Arial" w:cs="Arial"/>
                <w:sz w:val="18"/>
                <w:szCs w:val="18"/>
              </w:rPr>
            </w:pPr>
            <w:proofErr w:type="spellStart"/>
            <w:r w:rsidRPr="005A01E7">
              <w:rPr>
                <w:rFonts w:ascii="Arial" w:eastAsia="Times New Roman" w:hAnsi="Arial" w:cs="Arial"/>
                <w:sz w:val="18"/>
                <w:szCs w:val="18"/>
              </w:rPr>
              <w:t>Bản</w:t>
            </w:r>
            <w:proofErr w:type="spellEnd"/>
            <w:r w:rsidRPr="005A01E7">
              <w:rPr>
                <w:rFonts w:ascii="Arial" w:eastAsia="Times New Roman" w:hAnsi="Arial" w:cs="Arial"/>
                <w:sz w:val="18"/>
                <w:szCs w:val="18"/>
              </w:rPr>
              <w:t xml:space="preserve"> </w:t>
            </w:r>
            <w:proofErr w:type="spellStart"/>
            <w:r w:rsidRPr="005A01E7">
              <w:rPr>
                <w:rFonts w:ascii="Arial" w:eastAsia="Times New Roman" w:hAnsi="Arial" w:cs="Arial"/>
                <w:sz w:val="18"/>
                <w:szCs w:val="18"/>
              </w:rPr>
              <w:t>Công</w:t>
            </w:r>
            <w:proofErr w:type="spellEnd"/>
          </w:p>
        </w:tc>
        <w:tc>
          <w:tcPr>
            <w:tcW w:w="1080" w:type="dxa"/>
            <w:shd w:val="clear" w:color="000000" w:fill="73B2FF"/>
            <w:noWrap/>
            <w:hideMark/>
          </w:tcPr>
          <w:p w14:paraId="2F9C121A" w14:textId="77777777"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5</w:t>
            </w:r>
          </w:p>
        </w:tc>
        <w:tc>
          <w:tcPr>
            <w:tcW w:w="1980" w:type="dxa"/>
            <w:tcBorders>
              <w:top w:val="dotted" w:sz="4" w:space="0" w:color="auto"/>
              <w:bottom w:val="dotted" w:sz="4" w:space="0" w:color="auto"/>
            </w:tcBorders>
            <w:shd w:val="clear" w:color="auto" w:fill="auto"/>
          </w:tcPr>
          <w:p w14:paraId="5E38AE63" w14:textId="3D672AAD"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Pr>
                <w:rFonts w:ascii="Arial" w:eastAsia="Times New Roman" w:hAnsi="Arial" w:cs="Arial"/>
                <w:sz w:val="18"/>
                <w:szCs w:val="18"/>
              </w:rPr>
              <w:t>47.0</w:t>
            </w:r>
          </w:p>
        </w:tc>
        <w:tc>
          <w:tcPr>
            <w:tcW w:w="1890" w:type="dxa"/>
            <w:tcBorders>
              <w:top w:val="dotted" w:sz="4" w:space="0" w:color="auto"/>
              <w:bottom w:val="dotted" w:sz="4" w:space="0" w:color="auto"/>
            </w:tcBorders>
            <w:shd w:val="clear" w:color="auto" w:fill="auto"/>
            <w:vAlign w:val="bottom"/>
          </w:tcPr>
          <w:p w14:paraId="38106E96" w14:textId="089628B0"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sidRPr="00EE0B4C">
              <w:rPr>
                <w:rFonts w:ascii="Arial" w:eastAsia="Times New Roman" w:hAnsi="Arial" w:cs="Arial"/>
                <w:sz w:val="18"/>
                <w:szCs w:val="18"/>
              </w:rPr>
              <w:t>564</w:t>
            </w:r>
          </w:p>
        </w:tc>
      </w:tr>
      <w:tr w:rsidR="00EE0B4C" w:rsidRPr="005A01E7" w14:paraId="6FD6CD7C" w14:textId="696F4F6D" w:rsidTr="00F45C4D">
        <w:trPr>
          <w:trHeight w:val="300"/>
        </w:trPr>
        <w:tc>
          <w:tcPr>
            <w:tcW w:w="555" w:type="dxa"/>
            <w:shd w:val="clear" w:color="auto" w:fill="auto"/>
            <w:noWrap/>
            <w:hideMark/>
          </w:tcPr>
          <w:p w14:paraId="7521C9C6" w14:textId="77777777"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3</w:t>
            </w:r>
          </w:p>
        </w:tc>
        <w:tc>
          <w:tcPr>
            <w:tcW w:w="1260" w:type="dxa"/>
            <w:shd w:val="clear" w:color="auto" w:fill="auto"/>
            <w:noWrap/>
            <w:hideMark/>
          </w:tcPr>
          <w:p w14:paraId="2C46B661" w14:textId="77777777"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 xml:space="preserve">Thanh </w:t>
            </w:r>
            <w:proofErr w:type="spellStart"/>
            <w:r w:rsidRPr="005A01E7">
              <w:rPr>
                <w:rFonts w:ascii="Arial" w:eastAsia="Times New Roman" w:hAnsi="Arial" w:cs="Arial"/>
                <w:sz w:val="18"/>
                <w:szCs w:val="18"/>
              </w:rPr>
              <w:t>Hóa</w:t>
            </w:r>
            <w:proofErr w:type="spellEnd"/>
          </w:p>
        </w:tc>
        <w:tc>
          <w:tcPr>
            <w:tcW w:w="1440" w:type="dxa"/>
            <w:shd w:val="clear" w:color="auto" w:fill="auto"/>
            <w:noWrap/>
            <w:hideMark/>
          </w:tcPr>
          <w:p w14:paraId="2FCF6E0C" w14:textId="77777777"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 xml:space="preserve">Lang </w:t>
            </w:r>
            <w:proofErr w:type="spellStart"/>
            <w:r w:rsidRPr="005A01E7">
              <w:rPr>
                <w:rFonts w:ascii="Arial" w:eastAsia="Times New Roman" w:hAnsi="Arial" w:cs="Arial"/>
                <w:sz w:val="18"/>
                <w:szCs w:val="18"/>
              </w:rPr>
              <w:t>Chánh</w:t>
            </w:r>
            <w:proofErr w:type="spellEnd"/>
          </w:p>
        </w:tc>
        <w:tc>
          <w:tcPr>
            <w:tcW w:w="1350" w:type="dxa"/>
            <w:shd w:val="clear" w:color="auto" w:fill="auto"/>
            <w:noWrap/>
            <w:hideMark/>
          </w:tcPr>
          <w:p w14:paraId="43BD8EC9" w14:textId="77777777" w:rsidR="00EE0B4C" w:rsidRPr="005A01E7" w:rsidRDefault="00EE0B4C" w:rsidP="005A01E7">
            <w:pPr>
              <w:spacing w:beforeLines="60" w:before="144" w:afterLines="60" w:after="144" w:line="240" w:lineRule="auto"/>
              <w:jc w:val="center"/>
              <w:rPr>
                <w:rFonts w:ascii="Arial" w:eastAsia="Times New Roman" w:hAnsi="Arial" w:cs="Arial"/>
                <w:sz w:val="18"/>
                <w:szCs w:val="18"/>
              </w:rPr>
            </w:pPr>
            <w:proofErr w:type="spellStart"/>
            <w:r w:rsidRPr="005A01E7">
              <w:rPr>
                <w:rFonts w:ascii="Arial" w:eastAsia="Times New Roman" w:hAnsi="Arial" w:cs="Arial"/>
                <w:sz w:val="18"/>
                <w:szCs w:val="18"/>
              </w:rPr>
              <w:t>Giao</w:t>
            </w:r>
            <w:proofErr w:type="spellEnd"/>
            <w:r w:rsidRPr="005A01E7">
              <w:rPr>
                <w:rFonts w:ascii="Arial" w:eastAsia="Times New Roman" w:hAnsi="Arial" w:cs="Arial"/>
                <w:sz w:val="18"/>
                <w:szCs w:val="18"/>
              </w:rPr>
              <w:t xml:space="preserve"> An</w:t>
            </w:r>
          </w:p>
        </w:tc>
        <w:tc>
          <w:tcPr>
            <w:tcW w:w="1080" w:type="dxa"/>
            <w:shd w:val="clear" w:color="000000" w:fill="FFFF73"/>
            <w:noWrap/>
            <w:hideMark/>
          </w:tcPr>
          <w:p w14:paraId="5A1B9959" w14:textId="77777777"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4</w:t>
            </w:r>
          </w:p>
        </w:tc>
        <w:tc>
          <w:tcPr>
            <w:tcW w:w="1980" w:type="dxa"/>
            <w:tcBorders>
              <w:top w:val="dotted" w:sz="4" w:space="0" w:color="auto"/>
              <w:bottom w:val="dotted" w:sz="4" w:space="0" w:color="auto"/>
            </w:tcBorders>
            <w:shd w:val="clear" w:color="auto" w:fill="auto"/>
          </w:tcPr>
          <w:p w14:paraId="37A3450F" w14:textId="39DD059E"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Pr>
                <w:rFonts w:ascii="Arial" w:eastAsia="Times New Roman" w:hAnsi="Arial" w:cs="Arial"/>
                <w:sz w:val="18"/>
                <w:szCs w:val="18"/>
              </w:rPr>
              <w:t>41.9</w:t>
            </w:r>
          </w:p>
        </w:tc>
        <w:tc>
          <w:tcPr>
            <w:tcW w:w="1890" w:type="dxa"/>
            <w:tcBorders>
              <w:top w:val="dotted" w:sz="4" w:space="0" w:color="auto"/>
              <w:bottom w:val="dotted" w:sz="4" w:space="0" w:color="auto"/>
            </w:tcBorders>
            <w:shd w:val="clear" w:color="auto" w:fill="auto"/>
            <w:vAlign w:val="bottom"/>
          </w:tcPr>
          <w:p w14:paraId="6E46E7C1" w14:textId="03A39559"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sidRPr="00EE0B4C">
              <w:rPr>
                <w:rFonts w:ascii="Arial" w:eastAsia="Times New Roman" w:hAnsi="Arial" w:cs="Arial"/>
                <w:sz w:val="18"/>
                <w:szCs w:val="18"/>
              </w:rPr>
              <w:t>502.8</w:t>
            </w:r>
          </w:p>
        </w:tc>
      </w:tr>
      <w:tr w:rsidR="00EE0B4C" w:rsidRPr="005A01E7" w14:paraId="7C7C320E" w14:textId="3135CB2E" w:rsidTr="00F45C4D">
        <w:trPr>
          <w:trHeight w:val="300"/>
        </w:trPr>
        <w:tc>
          <w:tcPr>
            <w:tcW w:w="555" w:type="dxa"/>
            <w:shd w:val="clear" w:color="auto" w:fill="auto"/>
            <w:noWrap/>
            <w:hideMark/>
          </w:tcPr>
          <w:p w14:paraId="1E960C4E" w14:textId="77777777"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4</w:t>
            </w:r>
          </w:p>
        </w:tc>
        <w:tc>
          <w:tcPr>
            <w:tcW w:w="1260" w:type="dxa"/>
            <w:shd w:val="clear" w:color="auto" w:fill="auto"/>
            <w:noWrap/>
            <w:hideMark/>
          </w:tcPr>
          <w:p w14:paraId="7D62C25B" w14:textId="77777777"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 xml:space="preserve">Thanh </w:t>
            </w:r>
            <w:proofErr w:type="spellStart"/>
            <w:r w:rsidRPr="005A01E7">
              <w:rPr>
                <w:rFonts w:ascii="Arial" w:eastAsia="Times New Roman" w:hAnsi="Arial" w:cs="Arial"/>
                <w:sz w:val="18"/>
                <w:szCs w:val="18"/>
              </w:rPr>
              <w:t>Hóa</w:t>
            </w:r>
            <w:proofErr w:type="spellEnd"/>
          </w:p>
        </w:tc>
        <w:tc>
          <w:tcPr>
            <w:tcW w:w="1440" w:type="dxa"/>
            <w:shd w:val="clear" w:color="auto" w:fill="auto"/>
            <w:noWrap/>
            <w:hideMark/>
          </w:tcPr>
          <w:p w14:paraId="50C71BD6" w14:textId="77777777"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 xml:space="preserve">Lang </w:t>
            </w:r>
            <w:proofErr w:type="spellStart"/>
            <w:r w:rsidRPr="005A01E7">
              <w:rPr>
                <w:rFonts w:ascii="Arial" w:eastAsia="Times New Roman" w:hAnsi="Arial" w:cs="Arial"/>
                <w:sz w:val="18"/>
                <w:szCs w:val="18"/>
              </w:rPr>
              <w:t>Chánh</w:t>
            </w:r>
            <w:proofErr w:type="spellEnd"/>
          </w:p>
        </w:tc>
        <w:tc>
          <w:tcPr>
            <w:tcW w:w="1350" w:type="dxa"/>
            <w:shd w:val="clear" w:color="auto" w:fill="auto"/>
            <w:noWrap/>
            <w:hideMark/>
          </w:tcPr>
          <w:p w14:paraId="0183C779" w14:textId="77777777" w:rsidR="00EE0B4C" w:rsidRPr="005A01E7" w:rsidRDefault="00EE0B4C" w:rsidP="005A01E7">
            <w:pPr>
              <w:spacing w:beforeLines="60" w:before="144" w:afterLines="60" w:after="144" w:line="240" w:lineRule="auto"/>
              <w:jc w:val="center"/>
              <w:rPr>
                <w:rFonts w:ascii="Arial" w:eastAsia="Times New Roman" w:hAnsi="Arial" w:cs="Arial"/>
                <w:sz w:val="18"/>
                <w:szCs w:val="18"/>
              </w:rPr>
            </w:pPr>
            <w:proofErr w:type="spellStart"/>
            <w:r w:rsidRPr="005A01E7">
              <w:rPr>
                <w:rFonts w:ascii="Arial" w:eastAsia="Times New Roman" w:hAnsi="Arial" w:cs="Arial"/>
                <w:sz w:val="18"/>
                <w:szCs w:val="18"/>
              </w:rPr>
              <w:t>Trí</w:t>
            </w:r>
            <w:proofErr w:type="spellEnd"/>
            <w:r w:rsidRPr="005A01E7">
              <w:rPr>
                <w:rFonts w:ascii="Arial" w:eastAsia="Times New Roman" w:hAnsi="Arial" w:cs="Arial"/>
                <w:sz w:val="18"/>
                <w:szCs w:val="18"/>
              </w:rPr>
              <w:t xml:space="preserve"> </w:t>
            </w:r>
            <w:proofErr w:type="spellStart"/>
            <w:r w:rsidRPr="005A01E7">
              <w:rPr>
                <w:rFonts w:ascii="Arial" w:eastAsia="Times New Roman" w:hAnsi="Arial" w:cs="Arial"/>
                <w:sz w:val="18"/>
                <w:szCs w:val="18"/>
              </w:rPr>
              <w:t>Năng</w:t>
            </w:r>
            <w:proofErr w:type="spellEnd"/>
          </w:p>
        </w:tc>
        <w:tc>
          <w:tcPr>
            <w:tcW w:w="1080" w:type="dxa"/>
            <w:shd w:val="clear" w:color="000000" w:fill="A83800"/>
            <w:noWrap/>
            <w:hideMark/>
          </w:tcPr>
          <w:p w14:paraId="3788218F" w14:textId="77777777"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6</w:t>
            </w:r>
          </w:p>
        </w:tc>
        <w:tc>
          <w:tcPr>
            <w:tcW w:w="1980" w:type="dxa"/>
            <w:tcBorders>
              <w:top w:val="dotted" w:sz="4" w:space="0" w:color="auto"/>
              <w:bottom w:val="dotted" w:sz="4" w:space="0" w:color="auto"/>
            </w:tcBorders>
            <w:shd w:val="clear" w:color="auto" w:fill="auto"/>
          </w:tcPr>
          <w:p w14:paraId="5DB7953B" w14:textId="6F2D3EE9"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Pr>
                <w:rFonts w:ascii="Arial" w:eastAsia="Times New Roman" w:hAnsi="Arial" w:cs="Arial"/>
                <w:sz w:val="18"/>
                <w:szCs w:val="18"/>
              </w:rPr>
              <w:t>46.9</w:t>
            </w:r>
          </w:p>
        </w:tc>
        <w:tc>
          <w:tcPr>
            <w:tcW w:w="1890" w:type="dxa"/>
            <w:tcBorders>
              <w:top w:val="dotted" w:sz="4" w:space="0" w:color="auto"/>
              <w:bottom w:val="dotted" w:sz="4" w:space="0" w:color="auto"/>
            </w:tcBorders>
            <w:shd w:val="clear" w:color="auto" w:fill="auto"/>
            <w:vAlign w:val="bottom"/>
          </w:tcPr>
          <w:p w14:paraId="77C0651F" w14:textId="35A52DA8"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sidRPr="00EE0B4C">
              <w:rPr>
                <w:rFonts w:ascii="Arial" w:eastAsia="Times New Roman" w:hAnsi="Arial" w:cs="Arial"/>
                <w:sz w:val="18"/>
                <w:szCs w:val="18"/>
              </w:rPr>
              <w:t>562.8</w:t>
            </w:r>
          </w:p>
        </w:tc>
      </w:tr>
      <w:tr w:rsidR="00EE0B4C" w:rsidRPr="005A01E7" w14:paraId="1A470D6A" w14:textId="2AF4460E" w:rsidTr="00F45C4D">
        <w:trPr>
          <w:trHeight w:val="300"/>
        </w:trPr>
        <w:tc>
          <w:tcPr>
            <w:tcW w:w="555" w:type="dxa"/>
            <w:shd w:val="clear" w:color="auto" w:fill="auto"/>
            <w:noWrap/>
            <w:hideMark/>
          </w:tcPr>
          <w:p w14:paraId="439936DA" w14:textId="77777777"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5</w:t>
            </w:r>
          </w:p>
        </w:tc>
        <w:tc>
          <w:tcPr>
            <w:tcW w:w="1260" w:type="dxa"/>
            <w:shd w:val="clear" w:color="auto" w:fill="auto"/>
            <w:noWrap/>
            <w:hideMark/>
          </w:tcPr>
          <w:p w14:paraId="67DA1518" w14:textId="77777777"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 xml:space="preserve">Thanh </w:t>
            </w:r>
            <w:proofErr w:type="spellStart"/>
            <w:r w:rsidRPr="005A01E7">
              <w:rPr>
                <w:rFonts w:ascii="Arial" w:eastAsia="Times New Roman" w:hAnsi="Arial" w:cs="Arial"/>
                <w:sz w:val="18"/>
                <w:szCs w:val="18"/>
              </w:rPr>
              <w:t>Hóa</w:t>
            </w:r>
            <w:proofErr w:type="spellEnd"/>
          </w:p>
        </w:tc>
        <w:tc>
          <w:tcPr>
            <w:tcW w:w="1440" w:type="dxa"/>
            <w:shd w:val="clear" w:color="auto" w:fill="auto"/>
            <w:noWrap/>
            <w:hideMark/>
          </w:tcPr>
          <w:p w14:paraId="346839FF" w14:textId="77777777"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 xml:space="preserve">Ngọc </w:t>
            </w:r>
            <w:proofErr w:type="spellStart"/>
            <w:r w:rsidRPr="005A01E7">
              <w:rPr>
                <w:rFonts w:ascii="Arial" w:eastAsia="Times New Roman" w:hAnsi="Arial" w:cs="Arial"/>
                <w:sz w:val="18"/>
                <w:szCs w:val="18"/>
              </w:rPr>
              <w:t>Lặc</w:t>
            </w:r>
            <w:proofErr w:type="spellEnd"/>
          </w:p>
        </w:tc>
        <w:tc>
          <w:tcPr>
            <w:tcW w:w="1350" w:type="dxa"/>
            <w:shd w:val="clear" w:color="auto" w:fill="auto"/>
            <w:noWrap/>
            <w:hideMark/>
          </w:tcPr>
          <w:p w14:paraId="1D85C448" w14:textId="77777777"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 xml:space="preserve">Minh </w:t>
            </w:r>
            <w:proofErr w:type="spellStart"/>
            <w:r w:rsidRPr="005A01E7">
              <w:rPr>
                <w:rFonts w:ascii="Arial" w:eastAsia="Times New Roman" w:hAnsi="Arial" w:cs="Arial"/>
                <w:sz w:val="18"/>
                <w:szCs w:val="18"/>
              </w:rPr>
              <w:t>Sơn</w:t>
            </w:r>
            <w:proofErr w:type="spellEnd"/>
          </w:p>
        </w:tc>
        <w:tc>
          <w:tcPr>
            <w:tcW w:w="1080" w:type="dxa"/>
            <w:shd w:val="clear" w:color="000000" w:fill="FFFF73"/>
            <w:noWrap/>
            <w:hideMark/>
          </w:tcPr>
          <w:p w14:paraId="2FC7AD10" w14:textId="77777777"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4</w:t>
            </w:r>
          </w:p>
        </w:tc>
        <w:tc>
          <w:tcPr>
            <w:tcW w:w="1980" w:type="dxa"/>
            <w:tcBorders>
              <w:top w:val="dotted" w:sz="4" w:space="0" w:color="auto"/>
              <w:bottom w:val="dotted" w:sz="4" w:space="0" w:color="auto"/>
            </w:tcBorders>
            <w:shd w:val="clear" w:color="auto" w:fill="auto"/>
          </w:tcPr>
          <w:p w14:paraId="75E77C21" w14:textId="35D3598C"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Pr>
                <w:rFonts w:ascii="Arial" w:eastAsia="Times New Roman" w:hAnsi="Arial" w:cs="Arial"/>
                <w:sz w:val="18"/>
                <w:szCs w:val="18"/>
              </w:rPr>
              <w:t>42.2</w:t>
            </w:r>
          </w:p>
        </w:tc>
        <w:tc>
          <w:tcPr>
            <w:tcW w:w="1890" w:type="dxa"/>
            <w:tcBorders>
              <w:top w:val="dotted" w:sz="4" w:space="0" w:color="auto"/>
              <w:bottom w:val="dotted" w:sz="4" w:space="0" w:color="auto"/>
            </w:tcBorders>
            <w:shd w:val="clear" w:color="auto" w:fill="auto"/>
            <w:vAlign w:val="bottom"/>
          </w:tcPr>
          <w:p w14:paraId="78306139" w14:textId="1CD553F6"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sidRPr="00EE0B4C">
              <w:rPr>
                <w:rFonts w:ascii="Arial" w:eastAsia="Times New Roman" w:hAnsi="Arial" w:cs="Arial"/>
                <w:sz w:val="18"/>
                <w:szCs w:val="18"/>
              </w:rPr>
              <w:t>506.4</w:t>
            </w:r>
          </w:p>
        </w:tc>
      </w:tr>
      <w:tr w:rsidR="00EE0B4C" w:rsidRPr="005A01E7" w14:paraId="21F35D2B" w14:textId="730EB540" w:rsidTr="00F45C4D">
        <w:trPr>
          <w:trHeight w:val="300"/>
        </w:trPr>
        <w:tc>
          <w:tcPr>
            <w:tcW w:w="555" w:type="dxa"/>
            <w:shd w:val="clear" w:color="auto" w:fill="auto"/>
            <w:noWrap/>
            <w:hideMark/>
          </w:tcPr>
          <w:p w14:paraId="32DA63BD" w14:textId="77777777"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6</w:t>
            </w:r>
          </w:p>
        </w:tc>
        <w:tc>
          <w:tcPr>
            <w:tcW w:w="1260" w:type="dxa"/>
            <w:shd w:val="clear" w:color="auto" w:fill="auto"/>
            <w:noWrap/>
            <w:hideMark/>
          </w:tcPr>
          <w:p w14:paraId="7F312764" w14:textId="77777777"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 xml:space="preserve">Thanh </w:t>
            </w:r>
            <w:proofErr w:type="spellStart"/>
            <w:r w:rsidRPr="005A01E7">
              <w:rPr>
                <w:rFonts w:ascii="Arial" w:eastAsia="Times New Roman" w:hAnsi="Arial" w:cs="Arial"/>
                <w:sz w:val="18"/>
                <w:szCs w:val="18"/>
              </w:rPr>
              <w:t>Hóa</w:t>
            </w:r>
            <w:proofErr w:type="spellEnd"/>
          </w:p>
        </w:tc>
        <w:tc>
          <w:tcPr>
            <w:tcW w:w="1440" w:type="dxa"/>
            <w:shd w:val="clear" w:color="auto" w:fill="auto"/>
            <w:noWrap/>
            <w:hideMark/>
          </w:tcPr>
          <w:p w14:paraId="1BC13073" w14:textId="77777777"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 xml:space="preserve">Ngọc </w:t>
            </w:r>
            <w:proofErr w:type="spellStart"/>
            <w:r w:rsidRPr="005A01E7">
              <w:rPr>
                <w:rFonts w:ascii="Arial" w:eastAsia="Times New Roman" w:hAnsi="Arial" w:cs="Arial"/>
                <w:sz w:val="18"/>
                <w:szCs w:val="18"/>
              </w:rPr>
              <w:t>Lặc</w:t>
            </w:r>
            <w:proofErr w:type="spellEnd"/>
          </w:p>
        </w:tc>
        <w:tc>
          <w:tcPr>
            <w:tcW w:w="1350" w:type="dxa"/>
            <w:shd w:val="clear" w:color="auto" w:fill="auto"/>
            <w:noWrap/>
            <w:hideMark/>
          </w:tcPr>
          <w:p w14:paraId="5D6C6ED6" w14:textId="77777777"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 xml:space="preserve">Ngọc </w:t>
            </w:r>
            <w:proofErr w:type="spellStart"/>
            <w:r w:rsidRPr="005A01E7">
              <w:rPr>
                <w:rFonts w:ascii="Arial" w:eastAsia="Times New Roman" w:hAnsi="Arial" w:cs="Arial"/>
                <w:sz w:val="18"/>
                <w:szCs w:val="18"/>
              </w:rPr>
              <w:t>Khê</w:t>
            </w:r>
            <w:proofErr w:type="spellEnd"/>
          </w:p>
        </w:tc>
        <w:tc>
          <w:tcPr>
            <w:tcW w:w="1080" w:type="dxa"/>
            <w:shd w:val="clear" w:color="000000" w:fill="FFFF73"/>
            <w:noWrap/>
            <w:hideMark/>
          </w:tcPr>
          <w:p w14:paraId="23E4F763" w14:textId="77777777"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4</w:t>
            </w:r>
          </w:p>
        </w:tc>
        <w:tc>
          <w:tcPr>
            <w:tcW w:w="1980" w:type="dxa"/>
            <w:tcBorders>
              <w:top w:val="dotted" w:sz="4" w:space="0" w:color="auto"/>
              <w:bottom w:val="dotted" w:sz="4" w:space="0" w:color="auto"/>
            </w:tcBorders>
            <w:shd w:val="clear" w:color="auto" w:fill="auto"/>
          </w:tcPr>
          <w:p w14:paraId="17643477" w14:textId="081F0EBA"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Pr>
                <w:rFonts w:ascii="Arial" w:eastAsia="Times New Roman" w:hAnsi="Arial" w:cs="Arial"/>
                <w:sz w:val="18"/>
                <w:szCs w:val="18"/>
              </w:rPr>
              <w:t>20.0</w:t>
            </w:r>
          </w:p>
        </w:tc>
        <w:tc>
          <w:tcPr>
            <w:tcW w:w="1890" w:type="dxa"/>
            <w:tcBorders>
              <w:top w:val="dotted" w:sz="4" w:space="0" w:color="auto"/>
              <w:bottom w:val="dotted" w:sz="4" w:space="0" w:color="auto"/>
            </w:tcBorders>
            <w:shd w:val="clear" w:color="auto" w:fill="auto"/>
            <w:vAlign w:val="bottom"/>
          </w:tcPr>
          <w:p w14:paraId="164C47AC" w14:textId="3F02B43F"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sidRPr="00EE0B4C">
              <w:rPr>
                <w:rFonts w:ascii="Arial" w:eastAsia="Times New Roman" w:hAnsi="Arial" w:cs="Arial"/>
                <w:sz w:val="18"/>
                <w:szCs w:val="18"/>
              </w:rPr>
              <w:t>240</w:t>
            </w:r>
          </w:p>
        </w:tc>
      </w:tr>
      <w:tr w:rsidR="00EE0B4C" w:rsidRPr="005A01E7" w14:paraId="67A55141" w14:textId="076648DC" w:rsidTr="00F45C4D">
        <w:trPr>
          <w:trHeight w:val="300"/>
        </w:trPr>
        <w:tc>
          <w:tcPr>
            <w:tcW w:w="555" w:type="dxa"/>
            <w:shd w:val="clear" w:color="auto" w:fill="auto"/>
            <w:noWrap/>
            <w:hideMark/>
          </w:tcPr>
          <w:p w14:paraId="104A0A0C" w14:textId="77777777"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7</w:t>
            </w:r>
          </w:p>
        </w:tc>
        <w:tc>
          <w:tcPr>
            <w:tcW w:w="1260" w:type="dxa"/>
            <w:shd w:val="clear" w:color="auto" w:fill="auto"/>
            <w:noWrap/>
            <w:hideMark/>
          </w:tcPr>
          <w:p w14:paraId="03703685" w14:textId="77777777"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 xml:space="preserve">Thanh </w:t>
            </w:r>
            <w:proofErr w:type="spellStart"/>
            <w:r w:rsidRPr="005A01E7">
              <w:rPr>
                <w:rFonts w:ascii="Arial" w:eastAsia="Times New Roman" w:hAnsi="Arial" w:cs="Arial"/>
                <w:sz w:val="18"/>
                <w:szCs w:val="18"/>
              </w:rPr>
              <w:t>Hóa</w:t>
            </w:r>
            <w:proofErr w:type="spellEnd"/>
          </w:p>
        </w:tc>
        <w:tc>
          <w:tcPr>
            <w:tcW w:w="1440" w:type="dxa"/>
            <w:shd w:val="clear" w:color="auto" w:fill="auto"/>
            <w:noWrap/>
            <w:hideMark/>
          </w:tcPr>
          <w:p w14:paraId="02E83CB9" w14:textId="77777777" w:rsidR="00EE0B4C" w:rsidRPr="005A01E7" w:rsidRDefault="00EE0B4C" w:rsidP="005A01E7">
            <w:pPr>
              <w:spacing w:beforeLines="60" w:before="144" w:afterLines="60" w:after="144" w:line="240" w:lineRule="auto"/>
              <w:jc w:val="center"/>
              <w:rPr>
                <w:rFonts w:ascii="Arial" w:eastAsia="Times New Roman" w:hAnsi="Arial" w:cs="Arial"/>
                <w:sz w:val="18"/>
                <w:szCs w:val="18"/>
              </w:rPr>
            </w:pPr>
            <w:proofErr w:type="spellStart"/>
            <w:r w:rsidRPr="005A01E7">
              <w:rPr>
                <w:rFonts w:ascii="Arial" w:eastAsia="Times New Roman" w:hAnsi="Arial" w:cs="Arial"/>
                <w:sz w:val="18"/>
                <w:szCs w:val="18"/>
              </w:rPr>
              <w:t>Thường</w:t>
            </w:r>
            <w:proofErr w:type="spellEnd"/>
            <w:r w:rsidRPr="005A01E7">
              <w:rPr>
                <w:rFonts w:ascii="Arial" w:eastAsia="Times New Roman" w:hAnsi="Arial" w:cs="Arial"/>
                <w:sz w:val="18"/>
                <w:szCs w:val="18"/>
              </w:rPr>
              <w:t xml:space="preserve"> </w:t>
            </w:r>
            <w:proofErr w:type="spellStart"/>
            <w:r w:rsidRPr="005A01E7">
              <w:rPr>
                <w:rFonts w:ascii="Arial" w:eastAsia="Times New Roman" w:hAnsi="Arial" w:cs="Arial"/>
                <w:sz w:val="18"/>
                <w:szCs w:val="18"/>
              </w:rPr>
              <w:t>Xuân</w:t>
            </w:r>
            <w:proofErr w:type="spellEnd"/>
          </w:p>
        </w:tc>
        <w:tc>
          <w:tcPr>
            <w:tcW w:w="1350" w:type="dxa"/>
            <w:shd w:val="clear" w:color="auto" w:fill="auto"/>
            <w:noWrap/>
            <w:hideMark/>
          </w:tcPr>
          <w:p w14:paraId="226E45B9" w14:textId="77777777" w:rsidR="00EE0B4C" w:rsidRPr="005A01E7" w:rsidRDefault="00EE0B4C" w:rsidP="005A01E7">
            <w:pPr>
              <w:spacing w:beforeLines="60" w:before="144" w:afterLines="60" w:after="144" w:line="240" w:lineRule="auto"/>
              <w:jc w:val="center"/>
              <w:rPr>
                <w:rFonts w:ascii="Arial" w:eastAsia="Times New Roman" w:hAnsi="Arial" w:cs="Arial"/>
                <w:sz w:val="18"/>
                <w:szCs w:val="18"/>
              </w:rPr>
            </w:pPr>
            <w:proofErr w:type="spellStart"/>
            <w:r w:rsidRPr="005A01E7">
              <w:rPr>
                <w:rFonts w:ascii="Arial" w:eastAsia="Times New Roman" w:hAnsi="Arial" w:cs="Arial"/>
                <w:sz w:val="18"/>
                <w:szCs w:val="18"/>
              </w:rPr>
              <w:t>Xuân</w:t>
            </w:r>
            <w:proofErr w:type="spellEnd"/>
            <w:r w:rsidRPr="005A01E7">
              <w:rPr>
                <w:rFonts w:ascii="Arial" w:eastAsia="Times New Roman" w:hAnsi="Arial" w:cs="Arial"/>
                <w:sz w:val="18"/>
                <w:szCs w:val="18"/>
              </w:rPr>
              <w:t xml:space="preserve"> </w:t>
            </w:r>
            <w:proofErr w:type="spellStart"/>
            <w:r w:rsidRPr="005A01E7">
              <w:rPr>
                <w:rFonts w:ascii="Arial" w:eastAsia="Times New Roman" w:hAnsi="Arial" w:cs="Arial"/>
                <w:sz w:val="18"/>
                <w:szCs w:val="18"/>
              </w:rPr>
              <w:t>Dương</w:t>
            </w:r>
            <w:proofErr w:type="spellEnd"/>
          </w:p>
        </w:tc>
        <w:tc>
          <w:tcPr>
            <w:tcW w:w="1080" w:type="dxa"/>
            <w:shd w:val="clear" w:color="000000" w:fill="FFAA00"/>
            <w:noWrap/>
            <w:hideMark/>
          </w:tcPr>
          <w:p w14:paraId="7B758CBE" w14:textId="77777777"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2</w:t>
            </w:r>
          </w:p>
        </w:tc>
        <w:tc>
          <w:tcPr>
            <w:tcW w:w="1980" w:type="dxa"/>
            <w:tcBorders>
              <w:top w:val="dotted" w:sz="4" w:space="0" w:color="auto"/>
              <w:bottom w:val="dotted" w:sz="4" w:space="0" w:color="auto"/>
            </w:tcBorders>
            <w:shd w:val="clear" w:color="auto" w:fill="auto"/>
          </w:tcPr>
          <w:p w14:paraId="22F2FCBF" w14:textId="2A84B842"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Pr>
                <w:rFonts w:ascii="Arial" w:eastAsia="Times New Roman" w:hAnsi="Arial" w:cs="Arial"/>
                <w:sz w:val="18"/>
                <w:szCs w:val="18"/>
              </w:rPr>
              <w:t>8.3</w:t>
            </w:r>
          </w:p>
        </w:tc>
        <w:tc>
          <w:tcPr>
            <w:tcW w:w="1890" w:type="dxa"/>
            <w:tcBorders>
              <w:top w:val="dotted" w:sz="4" w:space="0" w:color="auto"/>
              <w:bottom w:val="dotted" w:sz="4" w:space="0" w:color="auto"/>
            </w:tcBorders>
            <w:shd w:val="clear" w:color="auto" w:fill="auto"/>
            <w:vAlign w:val="bottom"/>
          </w:tcPr>
          <w:p w14:paraId="7A05DC50" w14:textId="65C9B159"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sidRPr="00EE0B4C">
              <w:rPr>
                <w:rFonts w:ascii="Arial" w:eastAsia="Times New Roman" w:hAnsi="Arial" w:cs="Arial"/>
                <w:sz w:val="18"/>
                <w:szCs w:val="18"/>
              </w:rPr>
              <w:t>99.6</w:t>
            </w:r>
          </w:p>
        </w:tc>
      </w:tr>
      <w:tr w:rsidR="00EE0B4C" w:rsidRPr="005A01E7" w14:paraId="34DA388A" w14:textId="4DE1D256" w:rsidTr="00F45C4D">
        <w:trPr>
          <w:trHeight w:val="300"/>
        </w:trPr>
        <w:tc>
          <w:tcPr>
            <w:tcW w:w="555" w:type="dxa"/>
            <w:shd w:val="clear" w:color="auto" w:fill="auto"/>
            <w:noWrap/>
            <w:hideMark/>
          </w:tcPr>
          <w:p w14:paraId="4C2B0ABF" w14:textId="77777777"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8</w:t>
            </w:r>
          </w:p>
        </w:tc>
        <w:tc>
          <w:tcPr>
            <w:tcW w:w="1260" w:type="dxa"/>
            <w:shd w:val="clear" w:color="auto" w:fill="auto"/>
            <w:noWrap/>
            <w:hideMark/>
          </w:tcPr>
          <w:p w14:paraId="2A481CF3" w14:textId="77777777"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 xml:space="preserve">Thanh </w:t>
            </w:r>
            <w:proofErr w:type="spellStart"/>
            <w:r w:rsidRPr="005A01E7">
              <w:rPr>
                <w:rFonts w:ascii="Arial" w:eastAsia="Times New Roman" w:hAnsi="Arial" w:cs="Arial"/>
                <w:sz w:val="18"/>
                <w:szCs w:val="18"/>
              </w:rPr>
              <w:t>Hóa</w:t>
            </w:r>
            <w:proofErr w:type="spellEnd"/>
          </w:p>
        </w:tc>
        <w:tc>
          <w:tcPr>
            <w:tcW w:w="1440" w:type="dxa"/>
            <w:shd w:val="clear" w:color="auto" w:fill="auto"/>
            <w:noWrap/>
            <w:hideMark/>
          </w:tcPr>
          <w:p w14:paraId="2B8B6EC5" w14:textId="77777777" w:rsidR="00EE0B4C" w:rsidRPr="005A01E7" w:rsidRDefault="00EE0B4C" w:rsidP="005A01E7">
            <w:pPr>
              <w:spacing w:beforeLines="60" w:before="144" w:afterLines="60" w:after="144" w:line="240" w:lineRule="auto"/>
              <w:jc w:val="center"/>
              <w:rPr>
                <w:rFonts w:ascii="Arial" w:eastAsia="Times New Roman" w:hAnsi="Arial" w:cs="Arial"/>
                <w:sz w:val="18"/>
                <w:szCs w:val="18"/>
              </w:rPr>
            </w:pPr>
            <w:proofErr w:type="spellStart"/>
            <w:r w:rsidRPr="005A01E7">
              <w:rPr>
                <w:rFonts w:ascii="Arial" w:eastAsia="Times New Roman" w:hAnsi="Arial" w:cs="Arial"/>
                <w:sz w:val="18"/>
                <w:szCs w:val="18"/>
              </w:rPr>
              <w:t>Thường</w:t>
            </w:r>
            <w:proofErr w:type="spellEnd"/>
            <w:r w:rsidRPr="005A01E7">
              <w:rPr>
                <w:rFonts w:ascii="Arial" w:eastAsia="Times New Roman" w:hAnsi="Arial" w:cs="Arial"/>
                <w:sz w:val="18"/>
                <w:szCs w:val="18"/>
              </w:rPr>
              <w:t xml:space="preserve"> </w:t>
            </w:r>
            <w:proofErr w:type="spellStart"/>
            <w:r w:rsidRPr="005A01E7">
              <w:rPr>
                <w:rFonts w:ascii="Arial" w:eastAsia="Times New Roman" w:hAnsi="Arial" w:cs="Arial"/>
                <w:sz w:val="18"/>
                <w:szCs w:val="18"/>
              </w:rPr>
              <w:t>Xuân</w:t>
            </w:r>
            <w:proofErr w:type="spellEnd"/>
          </w:p>
        </w:tc>
        <w:tc>
          <w:tcPr>
            <w:tcW w:w="1350" w:type="dxa"/>
            <w:shd w:val="clear" w:color="auto" w:fill="auto"/>
            <w:noWrap/>
            <w:hideMark/>
          </w:tcPr>
          <w:p w14:paraId="1F2542E7" w14:textId="77777777" w:rsidR="00EE0B4C" w:rsidRPr="005A01E7" w:rsidRDefault="00EE0B4C" w:rsidP="005A01E7">
            <w:pPr>
              <w:spacing w:beforeLines="60" w:before="144" w:afterLines="60" w:after="144" w:line="240" w:lineRule="auto"/>
              <w:jc w:val="center"/>
              <w:rPr>
                <w:rFonts w:ascii="Arial" w:eastAsia="Times New Roman" w:hAnsi="Arial" w:cs="Arial"/>
                <w:sz w:val="18"/>
                <w:szCs w:val="18"/>
              </w:rPr>
            </w:pPr>
            <w:proofErr w:type="spellStart"/>
            <w:r w:rsidRPr="005A01E7">
              <w:rPr>
                <w:rFonts w:ascii="Arial" w:eastAsia="Times New Roman" w:hAnsi="Arial" w:cs="Arial"/>
                <w:sz w:val="18"/>
                <w:szCs w:val="18"/>
              </w:rPr>
              <w:t>Xuân</w:t>
            </w:r>
            <w:proofErr w:type="spellEnd"/>
            <w:r w:rsidRPr="005A01E7">
              <w:rPr>
                <w:rFonts w:ascii="Arial" w:eastAsia="Times New Roman" w:hAnsi="Arial" w:cs="Arial"/>
                <w:sz w:val="18"/>
                <w:szCs w:val="18"/>
              </w:rPr>
              <w:t xml:space="preserve"> Cao</w:t>
            </w:r>
          </w:p>
        </w:tc>
        <w:tc>
          <w:tcPr>
            <w:tcW w:w="1080" w:type="dxa"/>
            <w:shd w:val="clear" w:color="000000" w:fill="38A800"/>
            <w:noWrap/>
            <w:hideMark/>
          </w:tcPr>
          <w:p w14:paraId="73844865" w14:textId="77777777"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3</w:t>
            </w:r>
          </w:p>
        </w:tc>
        <w:tc>
          <w:tcPr>
            <w:tcW w:w="1980" w:type="dxa"/>
            <w:tcBorders>
              <w:top w:val="dotted" w:sz="4" w:space="0" w:color="auto"/>
              <w:bottom w:val="dotted" w:sz="4" w:space="0" w:color="auto"/>
            </w:tcBorders>
            <w:shd w:val="clear" w:color="auto" w:fill="auto"/>
          </w:tcPr>
          <w:p w14:paraId="74F40D29" w14:textId="409D88C7"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Pr>
                <w:rFonts w:ascii="Arial" w:eastAsia="Times New Roman" w:hAnsi="Arial" w:cs="Arial"/>
                <w:sz w:val="18"/>
                <w:szCs w:val="18"/>
              </w:rPr>
              <w:t>19.2</w:t>
            </w:r>
          </w:p>
        </w:tc>
        <w:tc>
          <w:tcPr>
            <w:tcW w:w="1890" w:type="dxa"/>
            <w:tcBorders>
              <w:top w:val="dotted" w:sz="4" w:space="0" w:color="auto"/>
              <w:bottom w:val="dotted" w:sz="4" w:space="0" w:color="auto"/>
            </w:tcBorders>
            <w:shd w:val="clear" w:color="auto" w:fill="auto"/>
            <w:vAlign w:val="bottom"/>
          </w:tcPr>
          <w:p w14:paraId="6B4F0F05" w14:textId="05A582B8"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sidRPr="00EE0B4C">
              <w:rPr>
                <w:rFonts w:ascii="Arial" w:eastAsia="Times New Roman" w:hAnsi="Arial" w:cs="Arial"/>
                <w:sz w:val="18"/>
                <w:szCs w:val="18"/>
              </w:rPr>
              <w:t>230.4</w:t>
            </w:r>
          </w:p>
        </w:tc>
      </w:tr>
      <w:tr w:rsidR="00EE0B4C" w:rsidRPr="005A01E7" w14:paraId="5CE80894" w14:textId="53003497" w:rsidTr="00F45C4D">
        <w:trPr>
          <w:trHeight w:val="300"/>
        </w:trPr>
        <w:tc>
          <w:tcPr>
            <w:tcW w:w="555" w:type="dxa"/>
            <w:shd w:val="clear" w:color="auto" w:fill="auto"/>
            <w:noWrap/>
            <w:hideMark/>
          </w:tcPr>
          <w:p w14:paraId="32B7C4B3" w14:textId="77777777"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9</w:t>
            </w:r>
          </w:p>
        </w:tc>
        <w:tc>
          <w:tcPr>
            <w:tcW w:w="1260" w:type="dxa"/>
            <w:shd w:val="clear" w:color="auto" w:fill="auto"/>
            <w:noWrap/>
            <w:hideMark/>
          </w:tcPr>
          <w:p w14:paraId="4F01D434" w14:textId="77777777" w:rsidR="00EE0B4C" w:rsidRPr="005A01E7" w:rsidRDefault="00EE0B4C" w:rsidP="005A01E7">
            <w:pPr>
              <w:spacing w:beforeLines="60" w:before="144" w:afterLines="60" w:after="144" w:line="240" w:lineRule="auto"/>
              <w:jc w:val="center"/>
              <w:rPr>
                <w:rFonts w:ascii="Arial" w:eastAsia="Times New Roman" w:hAnsi="Arial" w:cs="Arial"/>
                <w:sz w:val="18"/>
                <w:szCs w:val="18"/>
              </w:rPr>
            </w:pPr>
            <w:proofErr w:type="spellStart"/>
            <w:r w:rsidRPr="005A01E7">
              <w:rPr>
                <w:rFonts w:ascii="Arial" w:eastAsia="Times New Roman" w:hAnsi="Arial" w:cs="Arial"/>
                <w:sz w:val="18"/>
                <w:szCs w:val="18"/>
              </w:rPr>
              <w:t>Nghệ</w:t>
            </w:r>
            <w:proofErr w:type="spellEnd"/>
            <w:r w:rsidRPr="005A01E7">
              <w:rPr>
                <w:rFonts w:ascii="Arial" w:eastAsia="Times New Roman" w:hAnsi="Arial" w:cs="Arial"/>
                <w:sz w:val="18"/>
                <w:szCs w:val="18"/>
              </w:rPr>
              <w:t xml:space="preserve"> An</w:t>
            </w:r>
          </w:p>
        </w:tc>
        <w:tc>
          <w:tcPr>
            <w:tcW w:w="1440" w:type="dxa"/>
            <w:shd w:val="clear" w:color="auto" w:fill="auto"/>
            <w:noWrap/>
            <w:hideMark/>
          </w:tcPr>
          <w:p w14:paraId="1436AC2E" w14:textId="77777777"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 xml:space="preserve">Anh </w:t>
            </w:r>
            <w:proofErr w:type="spellStart"/>
            <w:r w:rsidRPr="005A01E7">
              <w:rPr>
                <w:rFonts w:ascii="Arial" w:eastAsia="Times New Roman" w:hAnsi="Arial" w:cs="Arial"/>
                <w:sz w:val="18"/>
                <w:szCs w:val="18"/>
              </w:rPr>
              <w:t>Sơn</w:t>
            </w:r>
            <w:proofErr w:type="spellEnd"/>
          </w:p>
        </w:tc>
        <w:tc>
          <w:tcPr>
            <w:tcW w:w="1350" w:type="dxa"/>
            <w:shd w:val="clear" w:color="auto" w:fill="auto"/>
            <w:noWrap/>
            <w:hideMark/>
          </w:tcPr>
          <w:p w14:paraId="107819A9" w14:textId="77777777" w:rsidR="00EE0B4C" w:rsidRPr="005A01E7" w:rsidRDefault="00EE0B4C" w:rsidP="005A01E7">
            <w:pPr>
              <w:spacing w:beforeLines="60" w:before="144" w:afterLines="60" w:after="144" w:line="240" w:lineRule="auto"/>
              <w:jc w:val="center"/>
              <w:rPr>
                <w:rFonts w:ascii="Arial" w:eastAsia="Times New Roman" w:hAnsi="Arial" w:cs="Arial"/>
                <w:sz w:val="18"/>
                <w:szCs w:val="18"/>
              </w:rPr>
            </w:pPr>
            <w:proofErr w:type="spellStart"/>
            <w:r w:rsidRPr="005A01E7">
              <w:rPr>
                <w:rFonts w:ascii="Arial" w:eastAsia="Times New Roman" w:hAnsi="Arial" w:cs="Arial"/>
                <w:sz w:val="18"/>
                <w:szCs w:val="18"/>
              </w:rPr>
              <w:t>Hùng</w:t>
            </w:r>
            <w:proofErr w:type="spellEnd"/>
            <w:r w:rsidRPr="005A01E7">
              <w:rPr>
                <w:rFonts w:ascii="Arial" w:eastAsia="Times New Roman" w:hAnsi="Arial" w:cs="Arial"/>
                <w:sz w:val="18"/>
                <w:szCs w:val="18"/>
              </w:rPr>
              <w:t xml:space="preserve"> </w:t>
            </w:r>
            <w:proofErr w:type="spellStart"/>
            <w:r w:rsidRPr="005A01E7">
              <w:rPr>
                <w:rFonts w:ascii="Arial" w:eastAsia="Times New Roman" w:hAnsi="Arial" w:cs="Arial"/>
                <w:sz w:val="18"/>
                <w:szCs w:val="18"/>
              </w:rPr>
              <w:t>Sơn</w:t>
            </w:r>
            <w:proofErr w:type="spellEnd"/>
          </w:p>
        </w:tc>
        <w:tc>
          <w:tcPr>
            <w:tcW w:w="1080" w:type="dxa"/>
            <w:shd w:val="clear" w:color="000000" w:fill="38A800"/>
            <w:noWrap/>
            <w:hideMark/>
          </w:tcPr>
          <w:p w14:paraId="6A7D1DAB" w14:textId="77777777"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3</w:t>
            </w:r>
          </w:p>
        </w:tc>
        <w:tc>
          <w:tcPr>
            <w:tcW w:w="1980" w:type="dxa"/>
            <w:tcBorders>
              <w:top w:val="dotted" w:sz="4" w:space="0" w:color="auto"/>
              <w:bottom w:val="dotted" w:sz="4" w:space="0" w:color="auto"/>
            </w:tcBorders>
            <w:shd w:val="clear" w:color="auto" w:fill="auto"/>
          </w:tcPr>
          <w:p w14:paraId="7AE88BC7" w14:textId="76951B19"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Pr>
                <w:rFonts w:ascii="Arial" w:eastAsia="Times New Roman" w:hAnsi="Arial" w:cs="Arial"/>
                <w:sz w:val="18"/>
                <w:szCs w:val="18"/>
              </w:rPr>
              <w:t>22.3</w:t>
            </w:r>
          </w:p>
        </w:tc>
        <w:tc>
          <w:tcPr>
            <w:tcW w:w="1890" w:type="dxa"/>
            <w:tcBorders>
              <w:top w:val="dotted" w:sz="4" w:space="0" w:color="auto"/>
              <w:bottom w:val="dotted" w:sz="4" w:space="0" w:color="auto"/>
            </w:tcBorders>
            <w:shd w:val="clear" w:color="auto" w:fill="auto"/>
            <w:vAlign w:val="bottom"/>
          </w:tcPr>
          <w:p w14:paraId="49EE75C6" w14:textId="39948916"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sidRPr="00EE0B4C">
              <w:rPr>
                <w:rFonts w:ascii="Arial" w:eastAsia="Times New Roman" w:hAnsi="Arial" w:cs="Arial"/>
                <w:sz w:val="18"/>
                <w:szCs w:val="18"/>
              </w:rPr>
              <w:t>267.6</w:t>
            </w:r>
          </w:p>
        </w:tc>
      </w:tr>
      <w:tr w:rsidR="00EE0B4C" w:rsidRPr="005A01E7" w14:paraId="61C57DDA" w14:textId="5C28FC81" w:rsidTr="00F45C4D">
        <w:trPr>
          <w:trHeight w:val="300"/>
        </w:trPr>
        <w:tc>
          <w:tcPr>
            <w:tcW w:w="555" w:type="dxa"/>
            <w:shd w:val="clear" w:color="auto" w:fill="auto"/>
            <w:noWrap/>
            <w:hideMark/>
          </w:tcPr>
          <w:p w14:paraId="4C9DFF57" w14:textId="77777777"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10</w:t>
            </w:r>
          </w:p>
        </w:tc>
        <w:tc>
          <w:tcPr>
            <w:tcW w:w="1260" w:type="dxa"/>
            <w:shd w:val="clear" w:color="auto" w:fill="auto"/>
            <w:noWrap/>
            <w:hideMark/>
          </w:tcPr>
          <w:p w14:paraId="645983D2" w14:textId="77777777" w:rsidR="00EE0B4C" w:rsidRPr="005A01E7" w:rsidRDefault="00EE0B4C" w:rsidP="005A01E7">
            <w:pPr>
              <w:spacing w:beforeLines="60" w:before="144" w:afterLines="60" w:after="144" w:line="240" w:lineRule="auto"/>
              <w:jc w:val="center"/>
              <w:rPr>
                <w:rFonts w:ascii="Arial" w:eastAsia="Times New Roman" w:hAnsi="Arial" w:cs="Arial"/>
                <w:sz w:val="18"/>
                <w:szCs w:val="18"/>
              </w:rPr>
            </w:pPr>
            <w:proofErr w:type="spellStart"/>
            <w:r w:rsidRPr="005A01E7">
              <w:rPr>
                <w:rFonts w:ascii="Arial" w:eastAsia="Times New Roman" w:hAnsi="Arial" w:cs="Arial"/>
                <w:sz w:val="18"/>
                <w:szCs w:val="18"/>
              </w:rPr>
              <w:t>Nghệ</w:t>
            </w:r>
            <w:proofErr w:type="spellEnd"/>
            <w:r w:rsidRPr="005A01E7">
              <w:rPr>
                <w:rFonts w:ascii="Arial" w:eastAsia="Times New Roman" w:hAnsi="Arial" w:cs="Arial"/>
                <w:sz w:val="18"/>
                <w:szCs w:val="18"/>
              </w:rPr>
              <w:t xml:space="preserve"> An</w:t>
            </w:r>
          </w:p>
        </w:tc>
        <w:tc>
          <w:tcPr>
            <w:tcW w:w="1440" w:type="dxa"/>
            <w:shd w:val="clear" w:color="auto" w:fill="auto"/>
            <w:noWrap/>
            <w:hideMark/>
          </w:tcPr>
          <w:p w14:paraId="5922F99C" w14:textId="77777777"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 xml:space="preserve">Anh </w:t>
            </w:r>
            <w:proofErr w:type="spellStart"/>
            <w:r w:rsidRPr="005A01E7">
              <w:rPr>
                <w:rFonts w:ascii="Arial" w:eastAsia="Times New Roman" w:hAnsi="Arial" w:cs="Arial"/>
                <w:sz w:val="18"/>
                <w:szCs w:val="18"/>
              </w:rPr>
              <w:t>Sơn</w:t>
            </w:r>
            <w:proofErr w:type="spellEnd"/>
          </w:p>
        </w:tc>
        <w:tc>
          <w:tcPr>
            <w:tcW w:w="1350" w:type="dxa"/>
            <w:shd w:val="clear" w:color="auto" w:fill="auto"/>
            <w:noWrap/>
            <w:hideMark/>
          </w:tcPr>
          <w:p w14:paraId="2DCECC36" w14:textId="77777777"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 xml:space="preserve">Đức </w:t>
            </w:r>
            <w:proofErr w:type="spellStart"/>
            <w:r w:rsidRPr="005A01E7">
              <w:rPr>
                <w:rFonts w:ascii="Arial" w:eastAsia="Times New Roman" w:hAnsi="Arial" w:cs="Arial"/>
                <w:sz w:val="18"/>
                <w:szCs w:val="18"/>
              </w:rPr>
              <w:t>Sơn</w:t>
            </w:r>
            <w:proofErr w:type="spellEnd"/>
          </w:p>
        </w:tc>
        <w:tc>
          <w:tcPr>
            <w:tcW w:w="1080" w:type="dxa"/>
            <w:shd w:val="clear" w:color="000000" w:fill="FFFF73"/>
            <w:noWrap/>
            <w:hideMark/>
          </w:tcPr>
          <w:p w14:paraId="717CF4BA" w14:textId="77777777"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4</w:t>
            </w:r>
          </w:p>
        </w:tc>
        <w:tc>
          <w:tcPr>
            <w:tcW w:w="1980" w:type="dxa"/>
            <w:tcBorders>
              <w:top w:val="dotted" w:sz="4" w:space="0" w:color="auto"/>
              <w:bottom w:val="dotted" w:sz="4" w:space="0" w:color="auto"/>
            </w:tcBorders>
            <w:shd w:val="clear" w:color="auto" w:fill="auto"/>
          </w:tcPr>
          <w:p w14:paraId="3698C322" w14:textId="513D81FF"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Pr>
                <w:rFonts w:ascii="Arial" w:eastAsia="Times New Roman" w:hAnsi="Arial" w:cs="Arial"/>
                <w:sz w:val="18"/>
                <w:szCs w:val="18"/>
              </w:rPr>
              <w:t>30.0</w:t>
            </w:r>
          </w:p>
        </w:tc>
        <w:tc>
          <w:tcPr>
            <w:tcW w:w="1890" w:type="dxa"/>
            <w:tcBorders>
              <w:top w:val="dotted" w:sz="4" w:space="0" w:color="auto"/>
              <w:bottom w:val="dotted" w:sz="4" w:space="0" w:color="auto"/>
            </w:tcBorders>
            <w:shd w:val="clear" w:color="auto" w:fill="auto"/>
            <w:vAlign w:val="bottom"/>
          </w:tcPr>
          <w:p w14:paraId="2B6BB6F5" w14:textId="125BEC55"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sidRPr="00EE0B4C">
              <w:rPr>
                <w:rFonts w:ascii="Arial" w:eastAsia="Times New Roman" w:hAnsi="Arial" w:cs="Arial"/>
                <w:sz w:val="18"/>
                <w:szCs w:val="18"/>
              </w:rPr>
              <w:t>360</w:t>
            </w:r>
          </w:p>
        </w:tc>
      </w:tr>
      <w:tr w:rsidR="00EE0B4C" w:rsidRPr="005A01E7" w14:paraId="7C42DA86" w14:textId="5E56A387" w:rsidTr="00F45C4D">
        <w:trPr>
          <w:trHeight w:val="300"/>
        </w:trPr>
        <w:tc>
          <w:tcPr>
            <w:tcW w:w="555" w:type="dxa"/>
            <w:shd w:val="clear" w:color="auto" w:fill="auto"/>
            <w:noWrap/>
            <w:hideMark/>
          </w:tcPr>
          <w:p w14:paraId="7079FED1" w14:textId="77777777"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11</w:t>
            </w:r>
          </w:p>
        </w:tc>
        <w:tc>
          <w:tcPr>
            <w:tcW w:w="1260" w:type="dxa"/>
            <w:shd w:val="clear" w:color="auto" w:fill="auto"/>
            <w:noWrap/>
            <w:hideMark/>
          </w:tcPr>
          <w:p w14:paraId="133183FA" w14:textId="77777777" w:rsidR="00EE0B4C" w:rsidRPr="005A01E7" w:rsidRDefault="00EE0B4C" w:rsidP="005A01E7">
            <w:pPr>
              <w:spacing w:beforeLines="60" w:before="144" w:afterLines="60" w:after="144" w:line="240" w:lineRule="auto"/>
              <w:jc w:val="center"/>
              <w:rPr>
                <w:rFonts w:ascii="Arial" w:eastAsia="Times New Roman" w:hAnsi="Arial" w:cs="Arial"/>
                <w:sz w:val="18"/>
                <w:szCs w:val="18"/>
              </w:rPr>
            </w:pPr>
            <w:proofErr w:type="spellStart"/>
            <w:r w:rsidRPr="005A01E7">
              <w:rPr>
                <w:rFonts w:ascii="Arial" w:eastAsia="Times New Roman" w:hAnsi="Arial" w:cs="Arial"/>
                <w:sz w:val="18"/>
                <w:szCs w:val="18"/>
              </w:rPr>
              <w:t>Nghệ</w:t>
            </w:r>
            <w:proofErr w:type="spellEnd"/>
            <w:r w:rsidRPr="005A01E7">
              <w:rPr>
                <w:rFonts w:ascii="Arial" w:eastAsia="Times New Roman" w:hAnsi="Arial" w:cs="Arial"/>
                <w:sz w:val="18"/>
                <w:szCs w:val="18"/>
              </w:rPr>
              <w:t xml:space="preserve"> An</w:t>
            </w:r>
          </w:p>
        </w:tc>
        <w:tc>
          <w:tcPr>
            <w:tcW w:w="1440" w:type="dxa"/>
            <w:shd w:val="clear" w:color="auto" w:fill="auto"/>
            <w:noWrap/>
            <w:hideMark/>
          </w:tcPr>
          <w:p w14:paraId="6DA0BE99" w14:textId="77777777" w:rsidR="00EE0B4C" w:rsidRPr="005A01E7" w:rsidRDefault="00EE0B4C" w:rsidP="005A01E7">
            <w:pPr>
              <w:spacing w:beforeLines="60" w:before="144" w:afterLines="60" w:after="144" w:line="240" w:lineRule="auto"/>
              <w:jc w:val="center"/>
              <w:rPr>
                <w:rFonts w:ascii="Arial" w:eastAsia="Times New Roman" w:hAnsi="Arial" w:cs="Arial"/>
                <w:sz w:val="18"/>
                <w:szCs w:val="18"/>
              </w:rPr>
            </w:pPr>
            <w:proofErr w:type="spellStart"/>
            <w:r w:rsidRPr="005A01E7">
              <w:rPr>
                <w:rFonts w:ascii="Arial" w:eastAsia="Times New Roman" w:hAnsi="Arial" w:cs="Arial"/>
                <w:sz w:val="18"/>
                <w:szCs w:val="18"/>
              </w:rPr>
              <w:t>Tương</w:t>
            </w:r>
            <w:proofErr w:type="spellEnd"/>
            <w:r w:rsidRPr="005A01E7">
              <w:rPr>
                <w:rFonts w:ascii="Arial" w:eastAsia="Times New Roman" w:hAnsi="Arial" w:cs="Arial"/>
                <w:sz w:val="18"/>
                <w:szCs w:val="18"/>
              </w:rPr>
              <w:t xml:space="preserve"> </w:t>
            </w:r>
            <w:proofErr w:type="spellStart"/>
            <w:r w:rsidRPr="005A01E7">
              <w:rPr>
                <w:rFonts w:ascii="Arial" w:eastAsia="Times New Roman" w:hAnsi="Arial" w:cs="Arial"/>
                <w:sz w:val="18"/>
                <w:szCs w:val="18"/>
              </w:rPr>
              <w:t>Dương</w:t>
            </w:r>
            <w:proofErr w:type="spellEnd"/>
          </w:p>
        </w:tc>
        <w:tc>
          <w:tcPr>
            <w:tcW w:w="1350" w:type="dxa"/>
            <w:shd w:val="clear" w:color="auto" w:fill="auto"/>
            <w:noWrap/>
            <w:hideMark/>
          </w:tcPr>
          <w:p w14:paraId="4ABCD6F0" w14:textId="77777777" w:rsidR="00EE0B4C" w:rsidRPr="005A01E7" w:rsidRDefault="00EE0B4C" w:rsidP="005A01E7">
            <w:pPr>
              <w:spacing w:beforeLines="60" w:before="144" w:afterLines="60" w:after="144" w:line="240" w:lineRule="auto"/>
              <w:jc w:val="center"/>
              <w:rPr>
                <w:rFonts w:ascii="Arial" w:eastAsia="Times New Roman" w:hAnsi="Arial" w:cs="Arial"/>
                <w:sz w:val="18"/>
                <w:szCs w:val="18"/>
              </w:rPr>
            </w:pPr>
            <w:proofErr w:type="spellStart"/>
            <w:r w:rsidRPr="005A01E7">
              <w:rPr>
                <w:rFonts w:ascii="Arial" w:eastAsia="Times New Roman" w:hAnsi="Arial" w:cs="Arial"/>
                <w:sz w:val="18"/>
                <w:szCs w:val="18"/>
              </w:rPr>
              <w:t>Yên</w:t>
            </w:r>
            <w:proofErr w:type="spellEnd"/>
            <w:r w:rsidRPr="005A01E7">
              <w:rPr>
                <w:rFonts w:ascii="Arial" w:eastAsia="Times New Roman" w:hAnsi="Arial" w:cs="Arial"/>
                <w:sz w:val="18"/>
                <w:szCs w:val="18"/>
              </w:rPr>
              <w:t xml:space="preserve"> </w:t>
            </w:r>
            <w:proofErr w:type="spellStart"/>
            <w:r w:rsidRPr="005A01E7">
              <w:rPr>
                <w:rFonts w:ascii="Arial" w:eastAsia="Times New Roman" w:hAnsi="Arial" w:cs="Arial"/>
                <w:sz w:val="18"/>
                <w:szCs w:val="18"/>
              </w:rPr>
              <w:t>Tĩnh</w:t>
            </w:r>
            <w:proofErr w:type="spellEnd"/>
          </w:p>
        </w:tc>
        <w:tc>
          <w:tcPr>
            <w:tcW w:w="1080" w:type="dxa"/>
            <w:shd w:val="clear" w:color="000000" w:fill="73B2FF"/>
            <w:noWrap/>
            <w:hideMark/>
          </w:tcPr>
          <w:p w14:paraId="498E89A2" w14:textId="77777777"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5</w:t>
            </w:r>
          </w:p>
        </w:tc>
        <w:tc>
          <w:tcPr>
            <w:tcW w:w="1980" w:type="dxa"/>
            <w:tcBorders>
              <w:top w:val="dotted" w:sz="4" w:space="0" w:color="auto"/>
              <w:bottom w:val="dotted" w:sz="4" w:space="0" w:color="auto"/>
            </w:tcBorders>
            <w:shd w:val="clear" w:color="auto" w:fill="auto"/>
          </w:tcPr>
          <w:p w14:paraId="3AA16EAD" w14:textId="3FB0ED7A"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Pr>
                <w:rFonts w:ascii="Arial" w:eastAsia="Times New Roman" w:hAnsi="Arial" w:cs="Arial"/>
                <w:sz w:val="18"/>
                <w:szCs w:val="18"/>
              </w:rPr>
              <w:t>47.5</w:t>
            </w:r>
          </w:p>
        </w:tc>
        <w:tc>
          <w:tcPr>
            <w:tcW w:w="1890" w:type="dxa"/>
            <w:tcBorders>
              <w:top w:val="dotted" w:sz="4" w:space="0" w:color="auto"/>
              <w:bottom w:val="dotted" w:sz="4" w:space="0" w:color="auto"/>
            </w:tcBorders>
            <w:shd w:val="clear" w:color="auto" w:fill="auto"/>
            <w:vAlign w:val="bottom"/>
          </w:tcPr>
          <w:p w14:paraId="3CCC59AB" w14:textId="6B863C76"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sidRPr="00EE0B4C">
              <w:rPr>
                <w:rFonts w:ascii="Arial" w:eastAsia="Times New Roman" w:hAnsi="Arial" w:cs="Arial"/>
                <w:sz w:val="18"/>
                <w:szCs w:val="18"/>
              </w:rPr>
              <w:t>570</w:t>
            </w:r>
          </w:p>
        </w:tc>
      </w:tr>
      <w:tr w:rsidR="00EE0B4C" w:rsidRPr="005A01E7" w14:paraId="6D7D46E2" w14:textId="0698D6FB" w:rsidTr="00F45C4D">
        <w:trPr>
          <w:trHeight w:val="300"/>
        </w:trPr>
        <w:tc>
          <w:tcPr>
            <w:tcW w:w="555" w:type="dxa"/>
            <w:shd w:val="clear" w:color="auto" w:fill="auto"/>
            <w:noWrap/>
            <w:hideMark/>
          </w:tcPr>
          <w:p w14:paraId="2BC63C3E" w14:textId="77777777"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12</w:t>
            </w:r>
          </w:p>
        </w:tc>
        <w:tc>
          <w:tcPr>
            <w:tcW w:w="1260" w:type="dxa"/>
            <w:shd w:val="clear" w:color="auto" w:fill="auto"/>
            <w:noWrap/>
            <w:hideMark/>
          </w:tcPr>
          <w:p w14:paraId="6F01F036" w14:textId="77777777" w:rsidR="00EE0B4C" w:rsidRPr="005A01E7" w:rsidRDefault="00EE0B4C" w:rsidP="005A01E7">
            <w:pPr>
              <w:spacing w:beforeLines="60" w:before="144" w:afterLines="60" w:after="144" w:line="240" w:lineRule="auto"/>
              <w:jc w:val="center"/>
              <w:rPr>
                <w:rFonts w:ascii="Arial" w:eastAsia="Times New Roman" w:hAnsi="Arial" w:cs="Arial"/>
                <w:sz w:val="18"/>
                <w:szCs w:val="18"/>
              </w:rPr>
            </w:pPr>
            <w:proofErr w:type="spellStart"/>
            <w:r w:rsidRPr="005A01E7">
              <w:rPr>
                <w:rFonts w:ascii="Arial" w:eastAsia="Times New Roman" w:hAnsi="Arial" w:cs="Arial"/>
                <w:sz w:val="18"/>
                <w:szCs w:val="18"/>
              </w:rPr>
              <w:t>Nghệ</w:t>
            </w:r>
            <w:proofErr w:type="spellEnd"/>
            <w:r w:rsidRPr="005A01E7">
              <w:rPr>
                <w:rFonts w:ascii="Arial" w:eastAsia="Times New Roman" w:hAnsi="Arial" w:cs="Arial"/>
                <w:sz w:val="18"/>
                <w:szCs w:val="18"/>
              </w:rPr>
              <w:t xml:space="preserve"> An</w:t>
            </w:r>
          </w:p>
        </w:tc>
        <w:tc>
          <w:tcPr>
            <w:tcW w:w="1440" w:type="dxa"/>
            <w:shd w:val="clear" w:color="auto" w:fill="auto"/>
            <w:noWrap/>
            <w:hideMark/>
          </w:tcPr>
          <w:p w14:paraId="386931B7" w14:textId="77777777" w:rsidR="00EE0B4C" w:rsidRPr="005A01E7" w:rsidRDefault="00EE0B4C" w:rsidP="005A01E7">
            <w:pPr>
              <w:spacing w:beforeLines="60" w:before="144" w:afterLines="60" w:after="144" w:line="240" w:lineRule="auto"/>
              <w:jc w:val="center"/>
              <w:rPr>
                <w:rFonts w:ascii="Arial" w:eastAsia="Times New Roman" w:hAnsi="Arial" w:cs="Arial"/>
                <w:sz w:val="18"/>
                <w:szCs w:val="18"/>
              </w:rPr>
            </w:pPr>
            <w:proofErr w:type="spellStart"/>
            <w:r w:rsidRPr="005A01E7">
              <w:rPr>
                <w:rFonts w:ascii="Arial" w:eastAsia="Times New Roman" w:hAnsi="Arial" w:cs="Arial"/>
                <w:sz w:val="18"/>
                <w:szCs w:val="18"/>
              </w:rPr>
              <w:t>Tương</w:t>
            </w:r>
            <w:proofErr w:type="spellEnd"/>
            <w:r w:rsidRPr="005A01E7">
              <w:rPr>
                <w:rFonts w:ascii="Arial" w:eastAsia="Times New Roman" w:hAnsi="Arial" w:cs="Arial"/>
                <w:sz w:val="18"/>
                <w:szCs w:val="18"/>
              </w:rPr>
              <w:t xml:space="preserve"> </w:t>
            </w:r>
            <w:proofErr w:type="spellStart"/>
            <w:r w:rsidRPr="005A01E7">
              <w:rPr>
                <w:rFonts w:ascii="Arial" w:eastAsia="Times New Roman" w:hAnsi="Arial" w:cs="Arial"/>
                <w:sz w:val="18"/>
                <w:szCs w:val="18"/>
              </w:rPr>
              <w:t>Dương</w:t>
            </w:r>
            <w:proofErr w:type="spellEnd"/>
          </w:p>
        </w:tc>
        <w:tc>
          <w:tcPr>
            <w:tcW w:w="1350" w:type="dxa"/>
            <w:shd w:val="clear" w:color="auto" w:fill="auto"/>
            <w:noWrap/>
            <w:hideMark/>
          </w:tcPr>
          <w:p w14:paraId="36A51B1D" w14:textId="77777777"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Nga My</w:t>
            </w:r>
          </w:p>
        </w:tc>
        <w:tc>
          <w:tcPr>
            <w:tcW w:w="1080" w:type="dxa"/>
            <w:shd w:val="clear" w:color="000000" w:fill="73B2FF"/>
            <w:noWrap/>
            <w:hideMark/>
          </w:tcPr>
          <w:p w14:paraId="770DF502" w14:textId="77777777"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5</w:t>
            </w:r>
          </w:p>
        </w:tc>
        <w:tc>
          <w:tcPr>
            <w:tcW w:w="1980" w:type="dxa"/>
            <w:tcBorders>
              <w:top w:val="dotted" w:sz="4" w:space="0" w:color="auto"/>
              <w:bottom w:val="dotted" w:sz="4" w:space="0" w:color="auto"/>
            </w:tcBorders>
            <w:shd w:val="clear" w:color="auto" w:fill="auto"/>
          </w:tcPr>
          <w:p w14:paraId="01126F13" w14:textId="019332FF"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Pr>
                <w:rFonts w:ascii="Arial" w:eastAsia="Times New Roman" w:hAnsi="Arial" w:cs="Arial"/>
                <w:sz w:val="18"/>
                <w:szCs w:val="18"/>
              </w:rPr>
              <w:t>50.7</w:t>
            </w:r>
          </w:p>
        </w:tc>
        <w:tc>
          <w:tcPr>
            <w:tcW w:w="1890" w:type="dxa"/>
            <w:tcBorders>
              <w:top w:val="dotted" w:sz="4" w:space="0" w:color="auto"/>
              <w:bottom w:val="dotted" w:sz="4" w:space="0" w:color="auto"/>
            </w:tcBorders>
            <w:shd w:val="clear" w:color="auto" w:fill="auto"/>
            <w:vAlign w:val="bottom"/>
          </w:tcPr>
          <w:p w14:paraId="307C1734" w14:textId="17CA74EE"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sidRPr="00EE0B4C">
              <w:rPr>
                <w:rFonts w:ascii="Arial" w:eastAsia="Times New Roman" w:hAnsi="Arial" w:cs="Arial"/>
                <w:sz w:val="18"/>
                <w:szCs w:val="18"/>
              </w:rPr>
              <w:t>608.4</w:t>
            </w:r>
          </w:p>
        </w:tc>
      </w:tr>
      <w:tr w:rsidR="00EE0B4C" w:rsidRPr="005A01E7" w14:paraId="71BBE085" w14:textId="2392EC53" w:rsidTr="00F45C4D">
        <w:trPr>
          <w:trHeight w:val="300"/>
        </w:trPr>
        <w:tc>
          <w:tcPr>
            <w:tcW w:w="555" w:type="dxa"/>
            <w:shd w:val="clear" w:color="auto" w:fill="auto"/>
            <w:noWrap/>
            <w:hideMark/>
          </w:tcPr>
          <w:p w14:paraId="7A15415C" w14:textId="77777777"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13</w:t>
            </w:r>
          </w:p>
        </w:tc>
        <w:tc>
          <w:tcPr>
            <w:tcW w:w="1260" w:type="dxa"/>
            <w:shd w:val="clear" w:color="auto" w:fill="auto"/>
            <w:noWrap/>
            <w:hideMark/>
          </w:tcPr>
          <w:p w14:paraId="1C7970F7" w14:textId="77777777" w:rsidR="00EE0B4C" w:rsidRPr="005A01E7" w:rsidRDefault="00EE0B4C" w:rsidP="005A01E7">
            <w:pPr>
              <w:spacing w:beforeLines="60" w:before="144" w:afterLines="60" w:after="144" w:line="240" w:lineRule="auto"/>
              <w:jc w:val="center"/>
              <w:rPr>
                <w:rFonts w:ascii="Arial" w:eastAsia="Times New Roman" w:hAnsi="Arial" w:cs="Arial"/>
                <w:sz w:val="18"/>
                <w:szCs w:val="18"/>
              </w:rPr>
            </w:pPr>
            <w:proofErr w:type="spellStart"/>
            <w:r w:rsidRPr="005A01E7">
              <w:rPr>
                <w:rFonts w:ascii="Arial" w:eastAsia="Times New Roman" w:hAnsi="Arial" w:cs="Arial"/>
                <w:sz w:val="18"/>
                <w:szCs w:val="18"/>
              </w:rPr>
              <w:t>Nghệ</w:t>
            </w:r>
            <w:proofErr w:type="spellEnd"/>
            <w:r w:rsidRPr="005A01E7">
              <w:rPr>
                <w:rFonts w:ascii="Arial" w:eastAsia="Times New Roman" w:hAnsi="Arial" w:cs="Arial"/>
                <w:sz w:val="18"/>
                <w:szCs w:val="18"/>
              </w:rPr>
              <w:t xml:space="preserve"> An</w:t>
            </w:r>
          </w:p>
        </w:tc>
        <w:tc>
          <w:tcPr>
            <w:tcW w:w="1440" w:type="dxa"/>
            <w:shd w:val="clear" w:color="auto" w:fill="auto"/>
            <w:noWrap/>
            <w:hideMark/>
          </w:tcPr>
          <w:p w14:paraId="79EF8806" w14:textId="77777777" w:rsidR="00EE0B4C" w:rsidRPr="005A01E7" w:rsidRDefault="00EE0B4C" w:rsidP="005A01E7">
            <w:pPr>
              <w:spacing w:beforeLines="60" w:before="144" w:afterLines="60" w:after="144" w:line="240" w:lineRule="auto"/>
              <w:jc w:val="center"/>
              <w:rPr>
                <w:rFonts w:ascii="Arial" w:eastAsia="Times New Roman" w:hAnsi="Arial" w:cs="Arial"/>
                <w:sz w:val="18"/>
                <w:szCs w:val="18"/>
              </w:rPr>
            </w:pPr>
            <w:proofErr w:type="spellStart"/>
            <w:r w:rsidRPr="005A01E7">
              <w:rPr>
                <w:rFonts w:ascii="Arial" w:eastAsia="Times New Roman" w:hAnsi="Arial" w:cs="Arial"/>
                <w:sz w:val="18"/>
                <w:szCs w:val="18"/>
              </w:rPr>
              <w:t>Quế</w:t>
            </w:r>
            <w:proofErr w:type="spellEnd"/>
            <w:r w:rsidRPr="005A01E7">
              <w:rPr>
                <w:rFonts w:ascii="Arial" w:eastAsia="Times New Roman" w:hAnsi="Arial" w:cs="Arial"/>
                <w:sz w:val="18"/>
                <w:szCs w:val="18"/>
              </w:rPr>
              <w:t xml:space="preserve"> Phong</w:t>
            </w:r>
          </w:p>
        </w:tc>
        <w:tc>
          <w:tcPr>
            <w:tcW w:w="1350" w:type="dxa"/>
            <w:shd w:val="clear" w:color="auto" w:fill="auto"/>
            <w:noWrap/>
            <w:hideMark/>
          </w:tcPr>
          <w:p w14:paraId="75423547" w14:textId="77777777" w:rsidR="00EE0B4C" w:rsidRPr="005A01E7" w:rsidRDefault="00EE0B4C" w:rsidP="005A01E7">
            <w:pPr>
              <w:spacing w:beforeLines="60" w:before="144" w:afterLines="60" w:after="144" w:line="240" w:lineRule="auto"/>
              <w:jc w:val="center"/>
              <w:rPr>
                <w:rFonts w:ascii="Arial" w:eastAsia="Times New Roman" w:hAnsi="Arial" w:cs="Arial"/>
                <w:sz w:val="18"/>
                <w:szCs w:val="18"/>
              </w:rPr>
            </w:pPr>
            <w:proofErr w:type="spellStart"/>
            <w:r w:rsidRPr="005A01E7">
              <w:rPr>
                <w:rFonts w:ascii="Arial" w:eastAsia="Times New Roman" w:hAnsi="Arial" w:cs="Arial"/>
                <w:sz w:val="18"/>
                <w:szCs w:val="18"/>
              </w:rPr>
              <w:t>Châu</w:t>
            </w:r>
            <w:proofErr w:type="spellEnd"/>
            <w:r w:rsidRPr="005A01E7">
              <w:rPr>
                <w:rFonts w:ascii="Arial" w:eastAsia="Times New Roman" w:hAnsi="Arial" w:cs="Arial"/>
                <w:sz w:val="18"/>
                <w:szCs w:val="18"/>
              </w:rPr>
              <w:t xml:space="preserve"> Kim</w:t>
            </w:r>
          </w:p>
        </w:tc>
        <w:tc>
          <w:tcPr>
            <w:tcW w:w="1080" w:type="dxa"/>
            <w:shd w:val="clear" w:color="000000" w:fill="A83800"/>
            <w:noWrap/>
            <w:hideMark/>
          </w:tcPr>
          <w:p w14:paraId="0802E29A" w14:textId="77777777"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6</w:t>
            </w:r>
          </w:p>
        </w:tc>
        <w:tc>
          <w:tcPr>
            <w:tcW w:w="1980" w:type="dxa"/>
            <w:tcBorders>
              <w:top w:val="dotted" w:sz="4" w:space="0" w:color="auto"/>
              <w:bottom w:val="dotted" w:sz="4" w:space="0" w:color="auto"/>
            </w:tcBorders>
            <w:shd w:val="clear" w:color="auto" w:fill="auto"/>
          </w:tcPr>
          <w:p w14:paraId="00071FAB" w14:textId="071813AB"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Pr>
                <w:rFonts w:ascii="Arial" w:eastAsia="Times New Roman" w:hAnsi="Arial" w:cs="Arial"/>
                <w:sz w:val="18"/>
                <w:szCs w:val="18"/>
              </w:rPr>
              <w:t>35.2</w:t>
            </w:r>
          </w:p>
        </w:tc>
        <w:tc>
          <w:tcPr>
            <w:tcW w:w="1890" w:type="dxa"/>
            <w:tcBorders>
              <w:top w:val="dotted" w:sz="4" w:space="0" w:color="auto"/>
              <w:bottom w:val="dotted" w:sz="4" w:space="0" w:color="auto"/>
            </w:tcBorders>
            <w:shd w:val="clear" w:color="auto" w:fill="auto"/>
            <w:vAlign w:val="bottom"/>
          </w:tcPr>
          <w:p w14:paraId="5680FC1A" w14:textId="4CF47DE4"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sidRPr="00EE0B4C">
              <w:rPr>
                <w:rFonts w:ascii="Arial" w:eastAsia="Times New Roman" w:hAnsi="Arial" w:cs="Arial"/>
                <w:sz w:val="18"/>
                <w:szCs w:val="18"/>
              </w:rPr>
              <w:t>422.4</w:t>
            </w:r>
          </w:p>
        </w:tc>
      </w:tr>
      <w:tr w:rsidR="005A01E7" w:rsidRPr="005A01E7" w14:paraId="40454C75" w14:textId="2D544405" w:rsidTr="00EE0B4C">
        <w:trPr>
          <w:trHeight w:val="300"/>
        </w:trPr>
        <w:tc>
          <w:tcPr>
            <w:tcW w:w="555" w:type="dxa"/>
            <w:shd w:val="clear" w:color="auto" w:fill="auto"/>
            <w:noWrap/>
            <w:hideMark/>
          </w:tcPr>
          <w:p w14:paraId="4FA13F75" w14:textId="77777777" w:rsidR="005A01E7" w:rsidRPr="005A01E7" w:rsidRDefault="005A01E7" w:rsidP="005A01E7">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14</w:t>
            </w:r>
          </w:p>
        </w:tc>
        <w:tc>
          <w:tcPr>
            <w:tcW w:w="1260" w:type="dxa"/>
            <w:shd w:val="clear" w:color="auto" w:fill="auto"/>
            <w:noWrap/>
            <w:hideMark/>
          </w:tcPr>
          <w:p w14:paraId="780C5021" w14:textId="77777777" w:rsidR="005A01E7" w:rsidRPr="005A01E7" w:rsidRDefault="005A01E7" w:rsidP="005A01E7">
            <w:pPr>
              <w:spacing w:beforeLines="60" w:before="144" w:afterLines="60" w:after="144" w:line="240" w:lineRule="auto"/>
              <w:jc w:val="center"/>
              <w:rPr>
                <w:rFonts w:ascii="Arial" w:eastAsia="Times New Roman" w:hAnsi="Arial" w:cs="Arial"/>
                <w:sz w:val="18"/>
                <w:szCs w:val="18"/>
              </w:rPr>
            </w:pPr>
            <w:proofErr w:type="spellStart"/>
            <w:r w:rsidRPr="005A01E7">
              <w:rPr>
                <w:rFonts w:ascii="Arial" w:eastAsia="Times New Roman" w:hAnsi="Arial" w:cs="Arial"/>
                <w:sz w:val="18"/>
                <w:szCs w:val="18"/>
              </w:rPr>
              <w:t>Nghệ</w:t>
            </w:r>
            <w:proofErr w:type="spellEnd"/>
            <w:r w:rsidRPr="005A01E7">
              <w:rPr>
                <w:rFonts w:ascii="Arial" w:eastAsia="Times New Roman" w:hAnsi="Arial" w:cs="Arial"/>
                <w:sz w:val="18"/>
                <w:szCs w:val="18"/>
              </w:rPr>
              <w:t xml:space="preserve"> An</w:t>
            </w:r>
          </w:p>
        </w:tc>
        <w:tc>
          <w:tcPr>
            <w:tcW w:w="1440" w:type="dxa"/>
            <w:shd w:val="clear" w:color="auto" w:fill="auto"/>
            <w:noWrap/>
            <w:hideMark/>
          </w:tcPr>
          <w:p w14:paraId="0B6B0005" w14:textId="77777777" w:rsidR="005A01E7" w:rsidRPr="005A01E7" w:rsidRDefault="005A01E7" w:rsidP="005A01E7">
            <w:pPr>
              <w:spacing w:beforeLines="60" w:before="144" w:afterLines="60" w:after="144" w:line="240" w:lineRule="auto"/>
              <w:jc w:val="center"/>
              <w:rPr>
                <w:rFonts w:ascii="Arial" w:eastAsia="Times New Roman" w:hAnsi="Arial" w:cs="Arial"/>
                <w:sz w:val="18"/>
                <w:szCs w:val="18"/>
              </w:rPr>
            </w:pPr>
            <w:proofErr w:type="spellStart"/>
            <w:r w:rsidRPr="005A01E7">
              <w:rPr>
                <w:rFonts w:ascii="Arial" w:eastAsia="Times New Roman" w:hAnsi="Arial" w:cs="Arial"/>
                <w:sz w:val="18"/>
                <w:szCs w:val="18"/>
              </w:rPr>
              <w:t>Quế</w:t>
            </w:r>
            <w:proofErr w:type="spellEnd"/>
            <w:r w:rsidRPr="005A01E7">
              <w:rPr>
                <w:rFonts w:ascii="Arial" w:eastAsia="Times New Roman" w:hAnsi="Arial" w:cs="Arial"/>
                <w:sz w:val="18"/>
                <w:szCs w:val="18"/>
              </w:rPr>
              <w:t xml:space="preserve"> Phong</w:t>
            </w:r>
          </w:p>
        </w:tc>
        <w:tc>
          <w:tcPr>
            <w:tcW w:w="1350" w:type="dxa"/>
            <w:shd w:val="clear" w:color="auto" w:fill="auto"/>
            <w:noWrap/>
            <w:hideMark/>
          </w:tcPr>
          <w:p w14:paraId="22EC8760" w14:textId="77777777" w:rsidR="005A01E7" w:rsidRPr="005A01E7" w:rsidRDefault="005A01E7" w:rsidP="005A01E7">
            <w:pPr>
              <w:spacing w:beforeLines="60" w:before="144" w:afterLines="60" w:after="144" w:line="240" w:lineRule="auto"/>
              <w:jc w:val="center"/>
              <w:rPr>
                <w:rFonts w:ascii="Arial" w:eastAsia="Times New Roman" w:hAnsi="Arial" w:cs="Arial"/>
                <w:sz w:val="18"/>
                <w:szCs w:val="18"/>
              </w:rPr>
            </w:pPr>
            <w:proofErr w:type="spellStart"/>
            <w:r w:rsidRPr="005A01E7">
              <w:rPr>
                <w:rFonts w:ascii="Arial" w:eastAsia="Times New Roman" w:hAnsi="Arial" w:cs="Arial"/>
                <w:sz w:val="18"/>
                <w:szCs w:val="18"/>
              </w:rPr>
              <w:t>Châu</w:t>
            </w:r>
            <w:proofErr w:type="spellEnd"/>
            <w:r w:rsidRPr="005A01E7">
              <w:rPr>
                <w:rFonts w:ascii="Arial" w:eastAsia="Times New Roman" w:hAnsi="Arial" w:cs="Arial"/>
                <w:sz w:val="18"/>
                <w:szCs w:val="18"/>
              </w:rPr>
              <w:t xml:space="preserve"> </w:t>
            </w:r>
            <w:proofErr w:type="spellStart"/>
            <w:r w:rsidRPr="005A01E7">
              <w:rPr>
                <w:rFonts w:ascii="Arial" w:eastAsia="Times New Roman" w:hAnsi="Arial" w:cs="Arial"/>
                <w:sz w:val="18"/>
                <w:szCs w:val="18"/>
              </w:rPr>
              <w:t>Thôn</w:t>
            </w:r>
            <w:proofErr w:type="spellEnd"/>
          </w:p>
        </w:tc>
        <w:tc>
          <w:tcPr>
            <w:tcW w:w="1080" w:type="dxa"/>
            <w:shd w:val="clear" w:color="000000" w:fill="A83800"/>
            <w:noWrap/>
            <w:hideMark/>
          </w:tcPr>
          <w:p w14:paraId="67123342" w14:textId="77777777" w:rsidR="005A01E7" w:rsidRPr="005A01E7" w:rsidRDefault="005A01E7" w:rsidP="005A01E7">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6</w:t>
            </w:r>
          </w:p>
        </w:tc>
        <w:tc>
          <w:tcPr>
            <w:tcW w:w="1980" w:type="dxa"/>
            <w:tcBorders>
              <w:top w:val="dotted" w:sz="4" w:space="0" w:color="auto"/>
              <w:bottom w:val="single" w:sz="4" w:space="0" w:color="auto"/>
            </w:tcBorders>
            <w:shd w:val="clear" w:color="auto" w:fill="auto"/>
          </w:tcPr>
          <w:p w14:paraId="12B967CA" w14:textId="41B72EFC" w:rsidR="005A01E7" w:rsidRPr="005A01E7" w:rsidRDefault="00EE0B4C" w:rsidP="005A01E7">
            <w:pPr>
              <w:spacing w:beforeLines="60" w:before="144" w:afterLines="60" w:after="144" w:line="240" w:lineRule="auto"/>
              <w:jc w:val="center"/>
              <w:rPr>
                <w:rFonts w:ascii="Arial" w:eastAsia="Times New Roman" w:hAnsi="Arial" w:cs="Arial"/>
                <w:sz w:val="18"/>
                <w:szCs w:val="18"/>
              </w:rPr>
            </w:pPr>
            <w:r>
              <w:rPr>
                <w:rFonts w:ascii="Arial" w:eastAsia="Times New Roman" w:hAnsi="Arial" w:cs="Arial"/>
                <w:sz w:val="18"/>
                <w:szCs w:val="18"/>
              </w:rPr>
              <w:t>-</w:t>
            </w:r>
          </w:p>
        </w:tc>
        <w:tc>
          <w:tcPr>
            <w:tcW w:w="1890" w:type="dxa"/>
            <w:tcBorders>
              <w:top w:val="dotted" w:sz="4" w:space="0" w:color="auto"/>
              <w:bottom w:val="single" w:sz="4" w:space="0" w:color="auto"/>
            </w:tcBorders>
            <w:shd w:val="clear" w:color="auto" w:fill="auto"/>
          </w:tcPr>
          <w:p w14:paraId="14C22DBD" w14:textId="5A8E6CD7" w:rsidR="005A01E7" w:rsidRPr="005A01E7" w:rsidRDefault="00EE0B4C" w:rsidP="005A01E7">
            <w:pPr>
              <w:spacing w:beforeLines="60" w:before="144" w:afterLines="60" w:after="144" w:line="240" w:lineRule="auto"/>
              <w:jc w:val="center"/>
              <w:rPr>
                <w:rFonts w:ascii="Arial" w:eastAsia="Times New Roman" w:hAnsi="Arial" w:cs="Arial"/>
                <w:sz w:val="18"/>
                <w:szCs w:val="18"/>
              </w:rPr>
            </w:pPr>
            <w:r>
              <w:rPr>
                <w:rFonts w:ascii="Arial" w:eastAsia="Times New Roman" w:hAnsi="Arial" w:cs="Arial"/>
                <w:sz w:val="18"/>
                <w:szCs w:val="18"/>
              </w:rPr>
              <w:t>-</w:t>
            </w:r>
          </w:p>
        </w:tc>
      </w:tr>
    </w:tbl>
    <w:p w14:paraId="298E5771" w14:textId="77777777" w:rsidR="005A01E7" w:rsidRDefault="005A01E7" w:rsidP="006555AF"/>
    <w:p w14:paraId="68D0E64C" w14:textId="77777777" w:rsidR="00EE0B4C" w:rsidRDefault="00EE0B4C" w:rsidP="006555AF">
      <w:r>
        <w:t xml:space="preserve">The estimation for commune Chau Thon is not available because all 15 households surveyed in Chau Thon raise pigs. Therefore it is filtered from calculation for </w:t>
      </w:r>
      <w:proofErr w:type="spellStart"/>
      <w:r>
        <w:t>fuelwood</w:t>
      </w:r>
      <w:proofErr w:type="spellEnd"/>
      <w:r>
        <w:t xml:space="preserve"> per person for cooking purpose only.</w:t>
      </w:r>
    </w:p>
    <w:p w14:paraId="3B5D5E24" w14:textId="77777777" w:rsidR="00396DEC" w:rsidRDefault="00EE0B4C" w:rsidP="006555AF">
      <w:r>
        <w:t xml:space="preserve">For cluster 5, the average </w:t>
      </w:r>
      <w:proofErr w:type="spellStart"/>
      <w:r>
        <w:t>fuelwood</w:t>
      </w:r>
      <w:proofErr w:type="spellEnd"/>
      <w:r>
        <w:t xml:space="preserve"> consumption per person per month of </w:t>
      </w:r>
      <w:proofErr w:type="spellStart"/>
      <w:r w:rsidR="00157D2F">
        <w:t>Thiet</w:t>
      </w:r>
      <w:proofErr w:type="spellEnd"/>
      <w:r w:rsidR="00157D2F">
        <w:t xml:space="preserve"> Ong, Ban Cong, Yen </w:t>
      </w:r>
      <w:proofErr w:type="spellStart"/>
      <w:r w:rsidR="00157D2F">
        <w:t>Tinh</w:t>
      </w:r>
      <w:proofErr w:type="spellEnd"/>
      <w:r w:rsidR="00157D2F">
        <w:t xml:space="preserve"> and Nga My commune are 22.5kg, 47kg, 47.5kg and 50.7 kg</w:t>
      </w:r>
      <w:r w:rsidR="00396DEC">
        <w:t xml:space="preserve"> respectively</w:t>
      </w:r>
      <w:r w:rsidR="00157D2F">
        <w:t xml:space="preserve">. </w:t>
      </w:r>
      <w:r w:rsidR="00396DEC">
        <w:t xml:space="preserve">The </w:t>
      </w:r>
      <w:proofErr w:type="spellStart"/>
      <w:r w:rsidR="00396DEC">
        <w:t>fuelwood</w:t>
      </w:r>
      <w:proofErr w:type="spellEnd"/>
      <w:r w:rsidR="00396DEC">
        <w:t xml:space="preserve"> consumption of </w:t>
      </w:r>
      <w:proofErr w:type="spellStart"/>
      <w:r w:rsidR="00396DEC">
        <w:t>Thiet</w:t>
      </w:r>
      <w:proofErr w:type="spellEnd"/>
      <w:r w:rsidR="00396DEC">
        <w:t xml:space="preserve"> Ong is significantly lower than the other three communes of the same cluster. </w:t>
      </w:r>
    </w:p>
    <w:p w14:paraId="6EAEE5A1" w14:textId="6D3D14EF" w:rsidR="00396DEC" w:rsidRDefault="00396DEC" w:rsidP="006555AF">
      <w:r>
        <w:t xml:space="preserve">Similarly for cluster 4, the average </w:t>
      </w:r>
      <w:proofErr w:type="spellStart"/>
      <w:r>
        <w:t>fuelwood</w:t>
      </w:r>
      <w:proofErr w:type="spellEnd"/>
      <w:r>
        <w:t xml:space="preserve"> consumption per person per month of </w:t>
      </w:r>
      <w:proofErr w:type="spellStart"/>
      <w:r>
        <w:t>Giao</w:t>
      </w:r>
      <w:proofErr w:type="spellEnd"/>
      <w:r>
        <w:t xml:space="preserve"> </w:t>
      </w:r>
      <w:proofErr w:type="gramStart"/>
      <w:r>
        <w:t>An</w:t>
      </w:r>
      <w:proofErr w:type="gramEnd"/>
      <w:r>
        <w:t xml:space="preserve">, Minh Son, Ngoc </w:t>
      </w:r>
      <w:proofErr w:type="spellStart"/>
      <w:r>
        <w:t>Khe</w:t>
      </w:r>
      <w:proofErr w:type="spellEnd"/>
      <w:r>
        <w:t xml:space="preserve"> and Duc Son commune are 41.9kg, 42.2kg, 20kg and 30kg respectively. The </w:t>
      </w:r>
      <w:proofErr w:type="spellStart"/>
      <w:r>
        <w:t>fuelwood</w:t>
      </w:r>
      <w:proofErr w:type="spellEnd"/>
      <w:r>
        <w:t xml:space="preserve"> consumption per person of Ngoc </w:t>
      </w:r>
      <w:proofErr w:type="spellStart"/>
      <w:r>
        <w:t>Khe</w:t>
      </w:r>
      <w:proofErr w:type="spellEnd"/>
      <w:r>
        <w:t xml:space="preserve"> is significantly lower than the other three communes of the same cluster.</w:t>
      </w:r>
    </w:p>
    <w:p w14:paraId="5B590331" w14:textId="6DCC980A" w:rsidR="00396DEC" w:rsidRDefault="00F2557C" w:rsidP="006555AF">
      <w:r>
        <w:t>Calculation of</w:t>
      </w:r>
      <w:r w:rsidR="00396DEC">
        <w:t xml:space="preserve"> average consumption</w:t>
      </w:r>
      <w:r>
        <w:t xml:space="preserve"> per person</w:t>
      </w:r>
      <w:r w:rsidR="00396DEC">
        <w:t xml:space="preserve"> of alternative energy of electricity and LPG</w:t>
      </w:r>
      <w:r>
        <w:t xml:space="preserve"> for the communes, the result is in the table below.</w:t>
      </w:r>
    </w:p>
    <w:p w14:paraId="7C982BAA" w14:textId="6C0D21B3" w:rsidR="00F2557C" w:rsidRPr="00F2557C" w:rsidRDefault="00F2557C" w:rsidP="006555AF">
      <w:pPr>
        <w:rPr>
          <w:i/>
        </w:rPr>
      </w:pPr>
      <w:proofErr w:type="gramStart"/>
      <w:r w:rsidRPr="00F2557C">
        <w:rPr>
          <w:i/>
        </w:rPr>
        <w:t>Table.</w:t>
      </w:r>
      <w:proofErr w:type="gramEnd"/>
      <w:r w:rsidRPr="00F2557C">
        <w:rPr>
          <w:i/>
        </w:rPr>
        <w:t xml:space="preserve"> Average consumption of </w:t>
      </w:r>
      <w:proofErr w:type="spellStart"/>
      <w:r w:rsidRPr="00F2557C">
        <w:rPr>
          <w:i/>
        </w:rPr>
        <w:t>fuelwood</w:t>
      </w:r>
      <w:proofErr w:type="spellEnd"/>
      <w:r w:rsidRPr="00F2557C">
        <w:rPr>
          <w:i/>
        </w:rPr>
        <w:t>/ electricity/ LPG</w:t>
      </w:r>
    </w:p>
    <w:p w14:paraId="74D00999" w14:textId="77777777" w:rsidR="00F2557C" w:rsidRDefault="00F2557C" w:rsidP="006555AF"/>
    <w:tbl>
      <w:tblPr>
        <w:tblW w:w="9555" w:type="dxa"/>
        <w:tblInd w:w="93"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4A0" w:firstRow="1" w:lastRow="0" w:firstColumn="1" w:lastColumn="0" w:noHBand="0" w:noVBand="1"/>
      </w:tblPr>
      <w:tblGrid>
        <w:gridCol w:w="555"/>
        <w:gridCol w:w="1170"/>
        <w:gridCol w:w="1440"/>
        <w:gridCol w:w="1260"/>
        <w:gridCol w:w="900"/>
        <w:gridCol w:w="1350"/>
        <w:gridCol w:w="1440"/>
        <w:gridCol w:w="1440"/>
      </w:tblGrid>
      <w:tr w:rsidR="00F2557C" w:rsidRPr="005A01E7" w14:paraId="306D32EB" w14:textId="77777777" w:rsidTr="00F2557C">
        <w:trPr>
          <w:trHeight w:val="300"/>
        </w:trPr>
        <w:tc>
          <w:tcPr>
            <w:tcW w:w="555" w:type="dxa"/>
            <w:tcBorders>
              <w:top w:val="single" w:sz="4" w:space="0" w:color="auto"/>
              <w:bottom w:val="single" w:sz="4" w:space="0" w:color="auto"/>
            </w:tcBorders>
            <w:shd w:val="clear" w:color="auto" w:fill="auto"/>
            <w:noWrap/>
          </w:tcPr>
          <w:p w14:paraId="383FA3DC" w14:textId="77777777" w:rsidR="00F2557C" w:rsidRPr="005A01E7" w:rsidRDefault="00F2557C" w:rsidP="00F45C4D">
            <w:pPr>
              <w:spacing w:beforeLines="60" w:before="144" w:afterLines="60" w:after="144" w:line="240" w:lineRule="auto"/>
              <w:jc w:val="center"/>
              <w:rPr>
                <w:rFonts w:ascii="Arial" w:eastAsia="Times New Roman" w:hAnsi="Arial" w:cs="Arial"/>
                <w:b/>
                <w:bCs/>
                <w:sz w:val="18"/>
                <w:szCs w:val="18"/>
              </w:rPr>
            </w:pPr>
            <w:r>
              <w:rPr>
                <w:rFonts w:ascii="Arial" w:eastAsia="Times New Roman" w:hAnsi="Arial" w:cs="Arial"/>
                <w:b/>
                <w:bCs/>
                <w:sz w:val="18"/>
                <w:szCs w:val="18"/>
              </w:rPr>
              <w:t>No</w:t>
            </w:r>
          </w:p>
        </w:tc>
        <w:tc>
          <w:tcPr>
            <w:tcW w:w="1170" w:type="dxa"/>
            <w:tcBorders>
              <w:top w:val="single" w:sz="4" w:space="0" w:color="auto"/>
              <w:bottom w:val="single" w:sz="4" w:space="0" w:color="auto"/>
            </w:tcBorders>
            <w:shd w:val="clear" w:color="auto" w:fill="auto"/>
            <w:noWrap/>
          </w:tcPr>
          <w:p w14:paraId="7C7DF174" w14:textId="77777777" w:rsidR="00F2557C" w:rsidRPr="005A01E7" w:rsidRDefault="00F2557C" w:rsidP="00F45C4D">
            <w:pPr>
              <w:spacing w:beforeLines="60" w:before="144" w:afterLines="60" w:after="144" w:line="240" w:lineRule="auto"/>
              <w:jc w:val="center"/>
              <w:rPr>
                <w:rFonts w:ascii="Arial" w:eastAsia="Times New Roman" w:hAnsi="Arial" w:cs="Arial"/>
                <w:b/>
                <w:bCs/>
                <w:sz w:val="18"/>
                <w:szCs w:val="18"/>
              </w:rPr>
            </w:pPr>
            <w:r w:rsidRPr="005A01E7">
              <w:rPr>
                <w:rFonts w:ascii="Arial" w:eastAsia="Times New Roman" w:hAnsi="Arial" w:cs="Arial"/>
                <w:b/>
                <w:bCs/>
                <w:sz w:val="18"/>
                <w:szCs w:val="18"/>
              </w:rPr>
              <w:t>Province</w:t>
            </w:r>
          </w:p>
        </w:tc>
        <w:tc>
          <w:tcPr>
            <w:tcW w:w="1440" w:type="dxa"/>
            <w:tcBorders>
              <w:top w:val="single" w:sz="4" w:space="0" w:color="auto"/>
              <w:bottom w:val="single" w:sz="4" w:space="0" w:color="auto"/>
            </w:tcBorders>
            <w:shd w:val="clear" w:color="auto" w:fill="auto"/>
            <w:noWrap/>
          </w:tcPr>
          <w:p w14:paraId="06A4FABC" w14:textId="77777777" w:rsidR="00F2557C" w:rsidRPr="005A01E7" w:rsidRDefault="00F2557C" w:rsidP="00F45C4D">
            <w:pPr>
              <w:spacing w:beforeLines="60" w:before="144" w:afterLines="60" w:after="144" w:line="240" w:lineRule="auto"/>
              <w:jc w:val="center"/>
              <w:rPr>
                <w:rFonts w:ascii="Arial" w:eastAsia="Times New Roman" w:hAnsi="Arial" w:cs="Arial"/>
                <w:b/>
                <w:bCs/>
                <w:sz w:val="18"/>
                <w:szCs w:val="18"/>
              </w:rPr>
            </w:pPr>
            <w:r w:rsidRPr="005A01E7">
              <w:rPr>
                <w:rFonts w:ascii="Arial" w:eastAsia="Times New Roman" w:hAnsi="Arial" w:cs="Arial"/>
                <w:b/>
                <w:bCs/>
                <w:sz w:val="18"/>
                <w:szCs w:val="18"/>
              </w:rPr>
              <w:t>District</w:t>
            </w:r>
          </w:p>
        </w:tc>
        <w:tc>
          <w:tcPr>
            <w:tcW w:w="1260" w:type="dxa"/>
            <w:tcBorders>
              <w:top w:val="single" w:sz="4" w:space="0" w:color="auto"/>
              <w:bottom w:val="single" w:sz="4" w:space="0" w:color="auto"/>
            </w:tcBorders>
            <w:shd w:val="clear" w:color="auto" w:fill="auto"/>
            <w:noWrap/>
          </w:tcPr>
          <w:p w14:paraId="0233C110" w14:textId="77777777" w:rsidR="00F2557C" w:rsidRPr="005A01E7" w:rsidRDefault="00F2557C" w:rsidP="00F45C4D">
            <w:pPr>
              <w:spacing w:beforeLines="60" w:before="144" w:afterLines="60" w:after="144" w:line="240" w:lineRule="auto"/>
              <w:jc w:val="center"/>
              <w:rPr>
                <w:rFonts w:ascii="Arial" w:eastAsia="Times New Roman" w:hAnsi="Arial" w:cs="Arial"/>
                <w:b/>
                <w:bCs/>
                <w:sz w:val="18"/>
                <w:szCs w:val="18"/>
              </w:rPr>
            </w:pPr>
            <w:r w:rsidRPr="005A01E7">
              <w:rPr>
                <w:rFonts w:ascii="Arial" w:eastAsia="Times New Roman" w:hAnsi="Arial" w:cs="Arial"/>
                <w:b/>
                <w:bCs/>
                <w:sz w:val="18"/>
                <w:szCs w:val="18"/>
              </w:rPr>
              <w:t>Commune</w:t>
            </w:r>
          </w:p>
        </w:tc>
        <w:tc>
          <w:tcPr>
            <w:tcW w:w="900" w:type="dxa"/>
            <w:tcBorders>
              <w:top w:val="single" w:sz="4" w:space="0" w:color="auto"/>
              <w:bottom w:val="single" w:sz="4" w:space="0" w:color="auto"/>
            </w:tcBorders>
            <w:shd w:val="clear" w:color="000000" w:fill="auto"/>
            <w:noWrap/>
          </w:tcPr>
          <w:p w14:paraId="16823039" w14:textId="77777777" w:rsidR="00F2557C" w:rsidRPr="005A01E7" w:rsidRDefault="00F2557C" w:rsidP="00F45C4D">
            <w:pPr>
              <w:spacing w:beforeLines="60" w:before="144" w:afterLines="60" w:after="144" w:line="240" w:lineRule="auto"/>
              <w:jc w:val="center"/>
              <w:rPr>
                <w:rFonts w:ascii="Arial" w:eastAsia="Times New Roman" w:hAnsi="Arial" w:cs="Arial"/>
                <w:b/>
                <w:bCs/>
                <w:color w:val="FF0000"/>
                <w:sz w:val="18"/>
                <w:szCs w:val="18"/>
              </w:rPr>
            </w:pPr>
            <w:r w:rsidRPr="005A01E7">
              <w:rPr>
                <w:rFonts w:ascii="Arial" w:eastAsia="Times New Roman" w:hAnsi="Arial" w:cs="Arial"/>
                <w:b/>
                <w:bCs/>
                <w:sz w:val="18"/>
                <w:szCs w:val="18"/>
              </w:rPr>
              <w:t>Cluster</w:t>
            </w:r>
          </w:p>
        </w:tc>
        <w:tc>
          <w:tcPr>
            <w:tcW w:w="1350" w:type="dxa"/>
            <w:tcBorders>
              <w:top w:val="single" w:sz="4" w:space="0" w:color="auto"/>
              <w:bottom w:val="single" w:sz="4" w:space="0" w:color="auto"/>
            </w:tcBorders>
            <w:shd w:val="clear" w:color="000000" w:fill="auto"/>
          </w:tcPr>
          <w:p w14:paraId="1B80B109" w14:textId="48B65F7D" w:rsidR="00F2557C" w:rsidRPr="005A01E7" w:rsidRDefault="00F2557C" w:rsidP="00F2557C">
            <w:pPr>
              <w:spacing w:beforeLines="60" w:before="144" w:afterLines="60" w:after="144" w:line="240" w:lineRule="auto"/>
              <w:jc w:val="center"/>
              <w:rPr>
                <w:rFonts w:ascii="Arial" w:eastAsia="Times New Roman" w:hAnsi="Arial" w:cs="Arial"/>
                <w:b/>
                <w:bCs/>
                <w:sz w:val="18"/>
                <w:szCs w:val="18"/>
              </w:rPr>
            </w:pPr>
            <w:proofErr w:type="spellStart"/>
            <w:r>
              <w:rPr>
                <w:rFonts w:ascii="Arial" w:eastAsia="Times New Roman" w:hAnsi="Arial" w:cs="Arial"/>
                <w:b/>
                <w:bCs/>
                <w:sz w:val="18"/>
                <w:szCs w:val="18"/>
              </w:rPr>
              <w:t>F</w:t>
            </w:r>
            <w:r w:rsidRPr="005A01E7">
              <w:rPr>
                <w:rFonts w:ascii="Arial" w:eastAsia="Times New Roman" w:hAnsi="Arial" w:cs="Arial"/>
                <w:b/>
                <w:bCs/>
                <w:sz w:val="18"/>
                <w:szCs w:val="18"/>
              </w:rPr>
              <w:t>uelwood</w:t>
            </w:r>
            <w:proofErr w:type="spellEnd"/>
            <w:r w:rsidRPr="005A01E7">
              <w:rPr>
                <w:rFonts w:ascii="Arial" w:eastAsia="Times New Roman" w:hAnsi="Arial" w:cs="Arial"/>
                <w:b/>
                <w:bCs/>
                <w:sz w:val="18"/>
                <w:szCs w:val="18"/>
              </w:rPr>
              <w:t xml:space="preserve"> per person per month</w:t>
            </w:r>
            <w:r>
              <w:rPr>
                <w:rFonts w:ascii="Arial" w:eastAsia="Times New Roman" w:hAnsi="Arial" w:cs="Arial"/>
                <w:b/>
                <w:bCs/>
                <w:sz w:val="18"/>
                <w:szCs w:val="18"/>
              </w:rPr>
              <w:t xml:space="preserve"> (kg/person/ month)</w:t>
            </w:r>
          </w:p>
        </w:tc>
        <w:tc>
          <w:tcPr>
            <w:tcW w:w="1440" w:type="dxa"/>
            <w:tcBorders>
              <w:top w:val="single" w:sz="4" w:space="0" w:color="auto"/>
              <w:bottom w:val="single" w:sz="4" w:space="0" w:color="auto"/>
            </w:tcBorders>
            <w:shd w:val="clear" w:color="000000" w:fill="auto"/>
          </w:tcPr>
          <w:p w14:paraId="24458E5F" w14:textId="2F0AA1E2" w:rsidR="00F2557C" w:rsidRPr="005A01E7" w:rsidRDefault="00F2557C" w:rsidP="00F2557C">
            <w:pPr>
              <w:spacing w:beforeLines="60" w:before="144" w:afterLines="60" w:after="144" w:line="240" w:lineRule="auto"/>
              <w:jc w:val="center"/>
              <w:rPr>
                <w:rFonts w:ascii="Arial" w:eastAsia="Times New Roman" w:hAnsi="Arial" w:cs="Arial"/>
                <w:b/>
                <w:bCs/>
                <w:sz w:val="18"/>
                <w:szCs w:val="18"/>
              </w:rPr>
            </w:pPr>
            <w:r>
              <w:rPr>
                <w:rFonts w:ascii="Arial" w:eastAsia="Times New Roman" w:hAnsi="Arial" w:cs="Arial"/>
                <w:b/>
                <w:bCs/>
                <w:sz w:val="18"/>
                <w:szCs w:val="18"/>
              </w:rPr>
              <w:t>Electricity cost</w:t>
            </w:r>
            <w:r w:rsidRPr="005A01E7">
              <w:rPr>
                <w:rFonts w:ascii="Arial" w:eastAsia="Times New Roman" w:hAnsi="Arial" w:cs="Arial"/>
                <w:b/>
                <w:bCs/>
                <w:sz w:val="18"/>
                <w:szCs w:val="18"/>
              </w:rPr>
              <w:t xml:space="preserve"> per person per </w:t>
            </w:r>
            <w:r>
              <w:rPr>
                <w:rFonts w:ascii="Arial" w:eastAsia="Times New Roman" w:hAnsi="Arial" w:cs="Arial"/>
                <w:b/>
                <w:bCs/>
                <w:sz w:val="18"/>
                <w:szCs w:val="18"/>
              </w:rPr>
              <w:t>month (VND/person/ month)</w:t>
            </w:r>
          </w:p>
        </w:tc>
        <w:tc>
          <w:tcPr>
            <w:tcW w:w="1440" w:type="dxa"/>
            <w:tcBorders>
              <w:top w:val="single" w:sz="4" w:space="0" w:color="auto"/>
              <w:bottom w:val="single" w:sz="4" w:space="0" w:color="auto"/>
            </w:tcBorders>
            <w:shd w:val="clear" w:color="000000" w:fill="auto"/>
          </w:tcPr>
          <w:p w14:paraId="331464D6" w14:textId="3985EC22" w:rsidR="00F2557C" w:rsidRPr="005A01E7" w:rsidRDefault="00F2557C" w:rsidP="00F45C4D">
            <w:pPr>
              <w:spacing w:beforeLines="60" w:before="144" w:afterLines="60" w:after="144" w:line="240" w:lineRule="auto"/>
              <w:jc w:val="center"/>
              <w:rPr>
                <w:rFonts w:ascii="Arial" w:eastAsia="Times New Roman" w:hAnsi="Arial" w:cs="Arial"/>
                <w:b/>
                <w:bCs/>
                <w:sz w:val="18"/>
                <w:szCs w:val="18"/>
              </w:rPr>
            </w:pPr>
            <w:r>
              <w:rPr>
                <w:rFonts w:ascii="Arial" w:eastAsia="Times New Roman" w:hAnsi="Arial" w:cs="Arial"/>
                <w:b/>
                <w:bCs/>
                <w:sz w:val="18"/>
                <w:szCs w:val="18"/>
              </w:rPr>
              <w:t>LPG cost</w:t>
            </w:r>
            <w:r w:rsidRPr="005A01E7">
              <w:rPr>
                <w:rFonts w:ascii="Arial" w:eastAsia="Times New Roman" w:hAnsi="Arial" w:cs="Arial"/>
                <w:b/>
                <w:bCs/>
                <w:sz w:val="18"/>
                <w:szCs w:val="18"/>
              </w:rPr>
              <w:t xml:space="preserve"> per person per </w:t>
            </w:r>
            <w:r>
              <w:rPr>
                <w:rFonts w:ascii="Arial" w:eastAsia="Times New Roman" w:hAnsi="Arial" w:cs="Arial"/>
                <w:b/>
                <w:bCs/>
                <w:sz w:val="18"/>
                <w:szCs w:val="18"/>
              </w:rPr>
              <w:t>month (VND/person/ month</w:t>
            </w:r>
          </w:p>
        </w:tc>
      </w:tr>
      <w:tr w:rsidR="00F2557C" w:rsidRPr="005A01E7" w14:paraId="0F252F31" w14:textId="77777777" w:rsidTr="00F2557C">
        <w:trPr>
          <w:trHeight w:val="300"/>
        </w:trPr>
        <w:tc>
          <w:tcPr>
            <w:tcW w:w="555" w:type="dxa"/>
            <w:tcBorders>
              <w:top w:val="single" w:sz="4" w:space="0" w:color="auto"/>
            </w:tcBorders>
            <w:shd w:val="clear" w:color="auto" w:fill="auto"/>
            <w:noWrap/>
            <w:hideMark/>
          </w:tcPr>
          <w:p w14:paraId="68473EA8"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r w:rsidRPr="005A01E7">
              <w:rPr>
                <w:rFonts w:ascii="Arial" w:hAnsi="Arial" w:cs="Arial"/>
                <w:sz w:val="18"/>
                <w:szCs w:val="18"/>
              </w:rPr>
              <w:lastRenderedPageBreak/>
              <w:br w:type="page"/>
            </w:r>
            <w:r w:rsidRPr="005A01E7">
              <w:rPr>
                <w:rFonts w:ascii="Arial" w:eastAsia="Times New Roman" w:hAnsi="Arial" w:cs="Arial"/>
                <w:sz w:val="18"/>
                <w:szCs w:val="18"/>
              </w:rPr>
              <w:t>1</w:t>
            </w:r>
          </w:p>
        </w:tc>
        <w:tc>
          <w:tcPr>
            <w:tcW w:w="1170" w:type="dxa"/>
            <w:tcBorders>
              <w:top w:val="single" w:sz="4" w:space="0" w:color="auto"/>
            </w:tcBorders>
            <w:shd w:val="clear" w:color="auto" w:fill="auto"/>
            <w:noWrap/>
            <w:hideMark/>
          </w:tcPr>
          <w:p w14:paraId="103B9258"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 xml:space="preserve">Thanh </w:t>
            </w:r>
            <w:proofErr w:type="spellStart"/>
            <w:r w:rsidRPr="005A01E7">
              <w:rPr>
                <w:rFonts w:ascii="Arial" w:eastAsia="Times New Roman" w:hAnsi="Arial" w:cs="Arial"/>
                <w:sz w:val="18"/>
                <w:szCs w:val="18"/>
              </w:rPr>
              <w:t>Hóa</w:t>
            </w:r>
            <w:proofErr w:type="spellEnd"/>
          </w:p>
        </w:tc>
        <w:tc>
          <w:tcPr>
            <w:tcW w:w="1440" w:type="dxa"/>
            <w:tcBorders>
              <w:top w:val="single" w:sz="4" w:space="0" w:color="auto"/>
            </w:tcBorders>
            <w:shd w:val="clear" w:color="auto" w:fill="auto"/>
            <w:noWrap/>
            <w:hideMark/>
          </w:tcPr>
          <w:p w14:paraId="5869EF3E"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proofErr w:type="spellStart"/>
            <w:r w:rsidRPr="005A01E7">
              <w:rPr>
                <w:rFonts w:ascii="Arial" w:eastAsia="Times New Roman" w:hAnsi="Arial" w:cs="Arial"/>
                <w:sz w:val="18"/>
                <w:szCs w:val="18"/>
              </w:rPr>
              <w:t>Bá</w:t>
            </w:r>
            <w:proofErr w:type="spellEnd"/>
            <w:r w:rsidRPr="005A01E7">
              <w:rPr>
                <w:rFonts w:ascii="Arial" w:eastAsia="Times New Roman" w:hAnsi="Arial" w:cs="Arial"/>
                <w:sz w:val="18"/>
                <w:szCs w:val="18"/>
              </w:rPr>
              <w:t xml:space="preserve"> </w:t>
            </w:r>
            <w:proofErr w:type="spellStart"/>
            <w:r w:rsidRPr="005A01E7">
              <w:rPr>
                <w:rFonts w:ascii="Arial" w:eastAsia="Times New Roman" w:hAnsi="Arial" w:cs="Arial"/>
                <w:sz w:val="18"/>
                <w:szCs w:val="18"/>
              </w:rPr>
              <w:t>Thước</w:t>
            </w:r>
            <w:proofErr w:type="spellEnd"/>
          </w:p>
        </w:tc>
        <w:tc>
          <w:tcPr>
            <w:tcW w:w="1260" w:type="dxa"/>
            <w:tcBorders>
              <w:top w:val="single" w:sz="4" w:space="0" w:color="auto"/>
            </w:tcBorders>
            <w:shd w:val="clear" w:color="auto" w:fill="auto"/>
            <w:noWrap/>
            <w:hideMark/>
          </w:tcPr>
          <w:p w14:paraId="730BFCFB"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proofErr w:type="spellStart"/>
            <w:r w:rsidRPr="005A01E7">
              <w:rPr>
                <w:rFonts w:ascii="Arial" w:eastAsia="Times New Roman" w:hAnsi="Arial" w:cs="Arial"/>
                <w:sz w:val="18"/>
                <w:szCs w:val="18"/>
              </w:rPr>
              <w:t>Thiết</w:t>
            </w:r>
            <w:proofErr w:type="spellEnd"/>
            <w:r w:rsidRPr="005A01E7">
              <w:rPr>
                <w:rFonts w:ascii="Arial" w:eastAsia="Times New Roman" w:hAnsi="Arial" w:cs="Arial"/>
                <w:sz w:val="18"/>
                <w:szCs w:val="18"/>
              </w:rPr>
              <w:t xml:space="preserve"> </w:t>
            </w:r>
            <w:proofErr w:type="spellStart"/>
            <w:r w:rsidRPr="005A01E7">
              <w:rPr>
                <w:rFonts w:ascii="Arial" w:eastAsia="Times New Roman" w:hAnsi="Arial" w:cs="Arial"/>
                <w:sz w:val="18"/>
                <w:szCs w:val="18"/>
              </w:rPr>
              <w:t>Ống</w:t>
            </w:r>
            <w:proofErr w:type="spellEnd"/>
          </w:p>
        </w:tc>
        <w:tc>
          <w:tcPr>
            <w:tcW w:w="900" w:type="dxa"/>
            <w:tcBorders>
              <w:top w:val="single" w:sz="4" w:space="0" w:color="auto"/>
            </w:tcBorders>
            <w:shd w:val="clear" w:color="000000" w:fill="73B2FF"/>
            <w:noWrap/>
            <w:hideMark/>
          </w:tcPr>
          <w:p w14:paraId="2DF512C2"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5</w:t>
            </w:r>
          </w:p>
        </w:tc>
        <w:tc>
          <w:tcPr>
            <w:tcW w:w="1350" w:type="dxa"/>
            <w:tcBorders>
              <w:top w:val="single" w:sz="4" w:space="0" w:color="auto"/>
              <w:bottom w:val="dotted" w:sz="4" w:space="0" w:color="auto"/>
            </w:tcBorders>
            <w:shd w:val="clear" w:color="auto" w:fill="auto"/>
          </w:tcPr>
          <w:p w14:paraId="2DDD73C5"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r>
              <w:rPr>
                <w:rFonts w:ascii="Arial" w:eastAsia="Times New Roman" w:hAnsi="Arial" w:cs="Arial"/>
                <w:sz w:val="18"/>
                <w:szCs w:val="18"/>
              </w:rPr>
              <w:t>22.5</w:t>
            </w:r>
          </w:p>
        </w:tc>
        <w:tc>
          <w:tcPr>
            <w:tcW w:w="1440" w:type="dxa"/>
            <w:tcBorders>
              <w:top w:val="single" w:sz="4" w:space="0" w:color="auto"/>
              <w:bottom w:val="dotted" w:sz="4" w:space="0" w:color="auto"/>
            </w:tcBorders>
            <w:vAlign w:val="bottom"/>
          </w:tcPr>
          <w:p w14:paraId="3AA2E42D" w14:textId="76B233EE" w:rsidR="00F2557C" w:rsidRPr="00EE0B4C" w:rsidRDefault="00137874" w:rsidP="00F45C4D">
            <w:pPr>
              <w:spacing w:beforeLines="60" w:before="144" w:afterLines="60" w:after="144" w:line="240" w:lineRule="auto"/>
              <w:jc w:val="center"/>
              <w:rPr>
                <w:rFonts w:ascii="Arial" w:eastAsia="Times New Roman" w:hAnsi="Arial" w:cs="Arial"/>
                <w:sz w:val="18"/>
                <w:szCs w:val="18"/>
              </w:rPr>
            </w:pPr>
            <w:r>
              <w:rPr>
                <w:rFonts w:ascii="Arial" w:eastAsia="Times New Roman" w:hAnsi="Arial" w:cs="Arial"/>
                <w:sz w:val="18"/>
                <w:szCs w:val="18"/>
              </w:rPr>
              <w:t>8,750</w:t>
            </w:r>
          </w:p>
        </w:tc>
        <w:tc>
          <w:tcPr>
            <w:tcW w:w="1440" w:type="dxa"/>
            <w:tcBorders>
              <w:top w:val="single" w:sz="4" w:space="0" w:color="auto"/>
              <w:bottom w:val="dotted" w:sz="4" w:space="0" w:color="auto"/>
            </w:tcBorders>
            <w:shd w:val="clear" w:color="auto" w:fill="auto"/>
            <w:vAlign w:val="bottom"/>
          </w:tcPr>
          <w:p w14:paraId="23AF177F" w14:textId="2D7F2F6B" w:rsidR="00F2557C" w:rsidRPr="005A01E7" w:rsidRDefault="00137874" w:rsidP="00F45C4D">
            <w:pPr>
              <w:spacing w:beforeLines="60" w:before="144" w:afterLines="60" w:after="144" w:line="240" w:lineRule="auto"/>
              <w:jc w:val="center"/>
              <w:rPr>
                <w:rFonts w:ascii="Arial" w:eastAsia="Times New Roman" w:hAnsi="Arial" w:cs="Arial"/>
                <w:sz w:val="18"/>
                <w:szCs w:val="18"/>
              </w:rPr>
            </w:pPr>
            <w:r>
              <w:rPr>
                <w:rFonts w:ascii="Arial" w:eastAsia="Times New Roman" w:hAnsi="Arial" w:cs="Arial"/>
                <w:sz w:val="18"/>
                <w:szCs w:val="18"/>
              </w:rPr>
              <w:t>39,176</w:t>
            </w:r>
          </w:p>
        </w:tc>
      </w:tr>
      <w:tr w:rsidR="00F2557C" w:rsidRPr="005A01E7" w14:paraId="560DE2D9" w14:textId="77777777" w:rsidTr="00F2557C">
        <w:trPr>
          <w:trHeight w:val="300"/>
        </w:trPr>
        <w:tc>
          <w:tcPr>
            <w:tcW w:w="555" w:type="dxa"/>
            <w:shd w:val="clear" w:color="auto" w:fill="auto"/>
            <w:noWrap/>
            <w:hideMark/>
          </w:tcPr>
          <w:p w14:paraId="20902C4A"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2</w:t>
            </w:r>
          </w:p>
        </w:tc>
        <w:tc>
          <w:tcPr>
            <w:tcW w:w="1170" w:type="dxa"/>
            <w:shd w:val="clear" w:color="auto" w:fill="auto"/>
            <w:noWrap/>
            <w:hideMark/>
          </w:tcPr>
          <w:p w14:paraId="55FFE348"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 xml:space="preserve">Thanh </w:t>
            </w:r>
            <w:proofErr w:type="spellStart"/>
            <w:r w:rsidRPr="005A01E7">
              <w:rPr>
                <w:rFonts w:ascii="Arial" w:eastAsia="Times New Roman" w:hAnsi="Arial" w:cs="Arial"/>
                <w:sz w:val="18"/>
                <w:szCs w:val="18"/>
              </w:rPr>
              <w:t>Hóa</w:t>
            </w:r>
            <w:proofErr w:type="spellEnd"/>
          </w:p>
        </w:tc>
        <w:tc>
          <w:tcPr>
            <w:tcW w:w="1440" w:type="dxa"/>
            <w:shd w:val="clear" w:color="auto" w:fill="auto"/>
            <w:noWrap/>
            <w:hideMark/>
          </w:tcPr>
          <w:p w14:paraId="54BF172C"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proofErr w:type="spellStart"/>
            <w:r w:rsidRPr="005A01E7">
              <w:rPr>
                <w:rFonts w:ascii="Arial" w:eastAsia="Times New Roman" w:hAnsi="Arial" w:cs="Arial"/>
                <w:sz w:val="18"/>
                <w:szCs w:val="18"/>
              </w:rPr>
              <w:t>Bá</w:t>
            </w:r>
            <w:proofErr w:type="spellEnd"/>
            <w:r w:rsidRPr="005A01E7">
              <w:rPr>
                <w:rFonts w:ascii="Arial" w:eastAsia="Times New Roman" w:hAnsi="Arial" w:cs="Arial"/>
                <w:sz w:val="18"/>
                <w:szCs w:val="18"/>
              </w:rPr>
              <w:t xml:space="preserve"> </w:t>
            </w:r>
            <w:proofErr w:type="spellStart"/>
            <w:r w:rsidRPr="005A01E7">
              <w:rPr>
                <w:rFonts w:ascii="Arial" w:eastAsia="Times New Roman" w:hAnsi="Arial" w:cs="Arial"/>
                <w:sz w:val="18"/>
                <w:szCs w:val="18"/>
              </w:rPr>
              <w:t>Thước</w:t>
            </w:r>
            <w:proofErr w:type="spellEnd"/>
          </w:p>
        </w:tc>
        <w:tc>
          <w:tcPr>
            <w:tcW w:w="1260" w:type="dxa"/>
            <w:shd w:val="clear" w:color="auto" w:fill="auto"/>
            <w:noWrap/>
            <w:hideMark/>
          </w:tcPr>
          <w:p w14:paraId="41E8E0E8"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proofErr w:type="spellStart"/>
            <w:r w:rsidRPr="005A01E7">
              <w:rPr>
                <w:rFonts w:ascii="Arial" w:eastAsia="Times New Roman" w:hAnsi="Arial" w:cs="Arial"/>
                <w:sz w:val="18"/>
                <w:szCs w:val="18"/>
              </w:rPr>
              <w:t>Bản</w:t>
            </w:r>
            <w:proofErr w:type="spellEnd"/>
            <w:r w:rsidRPr="005A01E7">
              <w:rPr>
                <w:rFonts w:ascii="Arial" w:eastAsia="Times New Roman" w:hAnsi="Arial" w:cs="Arial"/>
                <w:sz w:val="18"/>
                <w:szCs w:val="18"/>
              </w:rPr>
              <w:t xml:space="preserve"> </w:t>
            </w:r>
            <w:proofErr w:type="spellStart"/>
            <w:r w:rsidRPr="005A01E7">
              <w:rPr>
                <w:rFonts w:ascii="Arial" w:eastAsia="Times New Roman" w:hAnsi="Arial" w:cs="Arial"/>
                <w:sz w:val="18"/>
                <w:szCs w:val="18"/>
              </w:rPr>
              <w:t>Công</w:t>
            </w:r>
            <w:proofErr w:type="spellEnd"/>
          </w:p>
        </w:tc>
        <w:tc>
          <w:tcPr>
            <w:tcW w:w="900" w:type="dxa"/>
            <w:shd w:val="clear" w:color="000000" w:fill="73B2FF"/>
            <w:noWrap/>
            <w:hideMark/>
          </w:tcPr>
          <w:p w14:paraId="1E08E9AB"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5</w:t>
            </w:r>
          </w:p>
        </w:tc>
        <w:tc>
          <w:tcPr>
            <w:tcW w:w="1350" w:type="dxa"/>
            <w:tcBorders>
              <w:top w:val="dotted" w:sz="4" w:space="0" w:color="auto"/>
              <w:bottom w:val="dotted" w:sz="4" w:space="0" w:color="auto"/>
            </w:tcBorders>
            <w:shd w:val="clear" w:color="auto" w:fill="auto"/>
          </w:tcPr>
          <w:p w14:paraId="56F9003D"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r>
              <w:rPr>
                <w:rFonts w:ascii="Arial" w:eastAsia="Times New Roman" w:hAnsi="Arial" w:cs="Arial"/>
                <w:sz w:val="18"/>
                <w:szCs w:val="18"/>
              </w:rPr>
              <w:t>47.0</w:t>
            </w:r>
          </w:p>
        </w:tc>
        <w:tc>
          <w:tcPr>
            <w:tcW w:w="1440" w:type="dxa"/>
            <w:tcBorders>
              <w:top w:val="dotted" w:sz="4" w:space="0" w:color="auto"/>
              <w:bottom w:val="dotted" w:sz="4" w:space="0" w:color="auto"/>
            </w:tcBorders>
            <w:vAlign w:val="bottom"/>
          </w:tcPr>
          <w:p w14:paraId="4203DEB9" w14:textId="67E7DCD2" w:rsidR="00F2557C" w:rsidRPr="00EE0B4C" w:rsidRDefault="00137874" w:rsidP="00F45C4D">
            <w:pPr>
              <w:spacing w:beforeLines="60" w:before="144" w:afterLines="60" w:after="144" w:line="240" w:lineRule="auto"/>
              <w:jc w:val="center"/>
              <w:rPr>
                <w:rFonts w:ascii="Arial" w:eastAsia="Times New Roman" w:hAnsi="Arial" w:cs="Arial"/>
                <w:sz w:val="18"/>
                <w:szCs w:val="18"/>
              </w:rPr>
            </w:pPr>
            <w:r>
              <w:rPr>
                <w:rFonts w:ascii="Arial" w:eastAsia="Times New Roman" w:hAnsi="Arial" w:cs="Arial"/>
                <w:sz w:val="18"/>
                <w:szCs w:val="18"/>
              </w:rPr>
              <w:t>4,173</w:t>
            </w:r>
          </w:p>
        </w:tc>
        <w:tc>
          <w:tcPr>
            <w:tcW w:w="1440" w:type="dxa"/>
            <w:tcBorders>
              <w:top w:val="dotted" w:sz="4" w:space="0" w:color="auto"/>
              <w:bottom w:val="dotted" w:sz="4" w:space="0" w:color="auto"/>
            </w:tcBorders>
            <w:shd w:val="clear" w:color="auto" w:fill="auto"/>
            <w:vAlign w:val="bottom"/>
          </w:tcPr>
          <w:p w14:paraId="298B0A10" w14:textId="450F4AB7" w:rsidR="00F2557C" w:rsidRPr="005A01E7" w:rsidRDefault="00137874" w:rsidP="00F45C4D">
            <w:pPr>
              <w:spacing w:beforeLines="60" w:before="144" w:afterLines="60" w:after="144" w:line="240" w:lineRule="auto"/>
              <w:jc w:val="center"/>
              <w:rPr>
                <w:rFonts w:ascii="Arial" w:eastAsia="Times New Roman" w:hAnsi="Arial" w:cs="Arial"/>
                <w:sz w:val="18"/>
                <w:szCs w:val="18"/>
              </w:rPr>
            </w:pPr>
            <w:r>
              <w:rPr>
                <w:rFonts w:ascii="Arial" w:eastAsia="Times New Roman" w:hAnsi="Arial" w:cs="Arial"/>
                <w:sz w:val="18"/>
                <w:szCs w:val="18"/>
              </w:rPr>
              <w:t>3,974</w:t>
            </w:r>
          </w:p>
        </w:tc>
      </w:tr>
      <w:tr w:rsidR="00F2557C" w:rsidRPr="005A01E7" w14:paraId="3D73F5DD" w14:textId="77777777" w:rsidTr="00F2557C">
        <w:trPr>
          <w:trHeight w:val="300"/>
        </w:trPr>
        <w:tc>
          <w:tcPr>
            <w:tcW w:w="555" w:type="dxa"/>
            <w:shd w:val="clear" w:color="auto" w:fill="auto"/>
            <w:noWrap/>
            <w:hideMark/>
          </w:tcPr>
          <w:p w14:paraId="6DC49345"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3</w:t>
            </w:r>
          </w:p>
        </w:tc>
        <w:tc>
          <w:tcPr>
            <w:tcW w:w="1170" w:type="dxa"/>
            <w:shd w:val="clear" w:color="auto" w:fill="auto"/>
            <w:noWrap/>
            <w:hideMark/>
          </w:tcPr>
          <w:p w14:paraId="2952A23F"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 xml:space="preserve">Thanh </w:t>
            </w:r>
            <w:proofErr w:type="spellStart"/>
            <w:r w:rsidRPr="005A01E7">
              <w:rPr>
                <w:rFonts w:ascii="Arial" w:eastAsia="Times New Roman" w:hAnsi="Arial" w:cs="Arial"/>
                <w:sz w:val="18"/>
                <w:szCs w:val="18"/>
              </w:rPr>
              <w:t>Hóa</w:t>
            </w:r>
            <w:proofErr w:type="spellEnd"/>
          </w:p>
        </w:tc>
        <w:tc>
          <w:tcPr>
            <w:tcW w:w="1440" w:type="dxa"/>
            <w:shd w:val="clear" w:color="auto" w:fill="auto"/>
            <w:noWrap/>
            <w:hideMark/>
          </w:tcPr>
          <w:p w14:paraId="62271F2E"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 xml:space="preserve">Lang </w:t>
            </w:r>
            <w:proofErr w:type="spellStart"/>
            <w:r w:rsidRPr="005A01E7">
              <w:rPr>
                <w:rFonts w:ascii="Arial" w:eastAsia="Times New Roman" w:hAnsi="Arial" w:cs="Arial"/>
                <w:sz w:val="18"/>
                <w:szCs w:val="18"/>
              </w:rPr>
              <w:t>Chánh</w:t>
            </w:r>
            <w:proofErr w:type="spellEnd"/>
          </w:p>
        </w:tc>
        <w:tc>
          <w:tcPr>
            <w:tcW w:w="1260" w:type="dxa"/>
            <w:shd w:val="clear" w:color="auto" w:fill="auto"/>
            <w:noWrap/>
            <w:hideMark/>
          </w:tcPr>
          <w:p w14:paraId="11E40ED1"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proofErr w:type="spellStart"/>
            <w:r w:rsidRPr="005A01E7">
              <w:rPr>
                <w:rFonts w:ascii="Arial" w:eastAsia="Times New Roman" w:hAnsi="Arial" w:cs="Arial"/>
                <w:sz w:val="18"/>
                <w:szCs w:val="18"/>
              </w:rPr>
              <w:t>Giao</w:t>
            </w:r>
            <w:proofErr w:type="spellEnd"/>
            <w:r w:rsidRPr="005A01E7">
              <w:rPr>
                <w:rFonts w:ascii="Arial" w:eastAsia="Times New Roman" w:hAnsi="Arial" w:cs="Arial"/>
                <w:sz w:val="18"/>
                <w:szCs w:val="18"/>
              </w:rPr>
              <w:t xml:space="preserve"> An</w:t>
            </w:r>
          </w:p>
        </w:tc>
        <w:tc>
          <w:tcPr>
            <w:tcW w:w="900" w:type="dxa"/>
            <w:shd w:val="clear" w:color="000000" w:fill="FFFF73"/>
            <w:noWrap/>
            <w:hideMark/>
          </w:tcPr>
          <w:p w14:paraId="75191900"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4</w:t>
            </w:r>
          </w:p>
        </w:tc>
        <w:tc>
          <w:tcPr>
            <w:tcW w:w="1350" w:type="dxa"/>
            <w:tcBorders>
              <w:top w:val="dotted" w:sz="4" w:space="0" w:color="auto"/>
              <w:bottom w:val="dotted" w:sz="4" w:space="0" w:color="auto"/>
            </w:tcBorders>
            <w:shd w:val="clear" w:color="auto" w:fill="auto"/>
          </w:tcPr>
          <w:p w14:paraId="5EE1143A"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r>
              <w:rPr>
                <w:rFonts w:ascii="Arial" w:eastAsia="Times New Roman" w:hAnsi="Arial" w:cs="Arial"/>
                <w:sz w:val="18"/>
                <w:szCs w:val="18"/>
              </w:rPr>
              <w:t>41.9</w:t>
            </w:r>
          </w:p>
        </w:tc>
        <w:tc>
          <w:tcPr>
            <w:tcW w:w="1440" w:type="dxa"/>
            <w:tcBorders>
              <w:top w:val="dotted" w:sz="4" w:space="0" w:color="auto"/>
              <w:bottom w:val="dotted" w:sz="4" w:space="0" w:color="auto"/>
            </w:tcBorders>
            <w:vAlign w:val="bottom"/>
          </w:tcPr>
          <w:p w14:paraId="4EA1C925" w14:textId="034ADC63" w:rsidR="00F2557C" w:rsidRPr="00EE0B4C" w:rsidRDefault="00137874" w:rsidP="00F45C4D">
            <w:pPr>
              <w:spacing w:beforeLines="60" w:before="144" w:afterLines="60" w:after="144" w:line="240" w:lineRule="auto"/>
              <w:jc w:val="center"/>
              <w:rPr>
                <w:rFonts w:ascii="Arial" w:eastAsia="Times New Roman" w:hAnsi="Arial" w:cs="Arial"/>
                <w:sz w:val="18"/>
                <w:szCs w:val="18"/>
              </w:rPr>
            </w:pPr>
            <w:r>
              <w:rPr>
                <w:rFonts w:ascii="Arial" w:eastAsia="Times New Roman" w:hAnsi="Arial" w:cs="Arial"/>
                <w:sz w:val="18"/>
                <w:szCs w:val="18"/>
              </w:rPr>
              <w:t>4,283</w:t>
            </w:r>
          </w:p>
        </w:tc>
        <w:tc>
          <w:tcPr>
            <w:tcW w:w="1440" w:type="dxa"/>
            <w:tcBorders>
              <w:top w:val="dotted" w:sz="4" w:space="0" w:color="auto"/>
              <w:bottom w:val="dotted" w:sz="4" w:space="0" w:color="auto"/>
            </w:tcBorders>
            <w:shd w:val="clear" w:color="auto" w:fill="auto"/>
            <w:vAlign w:val="bottom"/>
          </w:tcPr>
          <w:p w14:paraId="7BD1DF64" w14:textId="69F58480" w:rsidR="00F2557C" w:rsidRPr="005A01E7" w:rsidRDefault="00137874" w:rsidP="00F45C4D">
            <w:pPr>
              <w:spacing w:beforeLines="60" w:before="144" w:afterLines="60" w:after="144" w:line="240" w:lineRule="auto"/>
              <w:jc w:val="center"/>
              <w:rPr>
                <w:rFonts w:ascii="Arial" w:eastAsia="Times New Roman" w:hAnsi="Arial" w:cs="Arial"/>
                <w:sz w:val="18"/>
                <w:szCs w:val="18"/>
              </w:rPr>
            </w:pPr>
            <w:r>
              <w:rPr>
                <w:rFonts w:ascii="Arial" w:eastAsia="Times New Roman" w:hAnsi="Arial" w:cs="Arial"/>
                <w:sz w:val="18"/>
                <w:szCs w:val="18"/>
              </w:rPr>
              <w:t>4,167</w:t>
            </w:r>
          </w:p>
        </w:tc>
      </w:tr>
      <w:tr w:rsidR="00F2557C" w:rsidRPr="005A01E7" w14:paraId="17D19E41" w14:textId="77777777" w:rsidTr="00F2557C">
        <w:trPr>
          <w:trHeight w:val="300"/>
        </w:trPr>
        <w:tc>
          <w:tcPr>
            <w:tcW w:w="555" w:type="dxa"/>
            <w:shd w:val="clear" w:color="auto" w:fill="auto"/>
            <w:noWrap/>
            <w:hideMark/>
          </w:tcPr>
          <w:p w14:paraId="24AC06EA"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4</w:t>
            </w:r>
          </w:p>
        </w:tc>
        <w:tc>
          <w:tcPr>
            <w:tcW w:w="1170" w:type="dxa"/>
            <w:shd w:val="clear" w:color="auto" w:fill="auto"/>
            <w:noWrap/>
            <w:hideMark/>
          </w:tcPr>
          <w:p w14:paraId="7691FA7F"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 xml:space="preserve">Thanh </w:t>
            </w:r>
            <w:proofErr w:type="spellStart"/>
            <w:r w:rsidRPr="005A01E7">
              <w:rPr>
                <w:rFonts w:ascii="Arial" w:eastAsia="Times New Roman" w:hAnsi="Arial" w:cs="Arial"/>
                <w:sz w:val="18"/>
                <w:szCs w:val="18"/>
              </w:rPr>
              <w:t>Hóa</w:t>
            </w:r>
            <w:proofErr w:type="spellEnd"/>
          </w:p>
        </w:tc>
        <w:tc>
          <w:tcPr>
            <w:tcW w:w="1440" w:type="dxa"/>
            <w:shd w:val="clear" w:color="auto" w:fill="auto"/>
            <w:noWrap/>
            <w:hideMark/>
          </w:tcPr>
          <w:p w14:paraId="5943E2E1"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 xml:space="preserve">Lang </w:t>
            </w:r>
            <w:proofErr w:type="spellStart"/>
            <w:r w:rsidRPr="005A01E7">
              <w:rPr>
                <w:rFonts w:ascii="Arial" w:eastAsia="Times New Roman" w:hAnsi="Arial" w:cs="Arial"/>
                <w:sz w:val="18"/>
                <w:szCs w:val="18"/>
              </w:rPr>
              <w:t>Chánh</w:t>
            </w:r>
            <w:proofErr w:type="spellEnd"/>
          </w:p>
        </w:tc>
        <w:tc>
          <w:tcPr>
            <w:tcW w:w="1260" w:type="dxa"/>
            <w:shd w:val="clear" w:color="auto" w:fill="auto"/>
            <w:noWrap/>
            <w:hideMark/>
          </w:tcPr>
          <w:p w14:paraId="1C63BE9D"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proofErr w:type="spellStart"/>
            <w:r w:rsidRPr="005A01E7">
              <w:rPr>
                <w:rFonts w:ascii="Arial" w:eastAsia="Times New Roman" w:hAnsi="Arial" w:cs="Arial"/>
                <w:sz w:val="18"/>
                <w:szCs w:val="18"/>
              </w:rPr>
              <w:t>Trí</w:t>
            </w:r>
            <w:proofErr w:type="spellEnd"/>
            <w:r w:rsidRPr="005A01E7">
              <w:rPr>
                <w:rFonts w:ascii="Arial" w:eastAsia="Times New Roman" w:hAnsi="Arial" w:cs="Arial"/>
                <w:sz w:val="18"/>
                <w:szCs w:val="18"/>
              </w:rPr>
              <w:t xml:space="preserve"> </w:t>
            </w:r>
            <w:proofErr w:type="spellStart"/>
            <w:r w:rsidRPr="005A01E7">
              <w:rPr>
                <w:rFonts w:ascii="Arial" w:eastAsia="Times New Roman" w:hAnsi="Arial" w:cs="Arial"/>
                <w:sz w:val="18"/>
                <w:szCs w:val="18"/>
              </w:rPr>
              <w:t>Năng</w:t>
            </w:r>
            <w:proofErr w:type="spellEnd"/>
          </w:p>
        </w:tc>
        <w:tc>
          <w:tcPr>
            <w:tcW w:w="900" w:type="dxa"/>
            <w:shd w:val="clear" w:color="000000" w:fill="A83800"/>
            <w:noWrap/>
            <w:hideMark/>
          </w:tcPr>
          <w:p w14:paraId="39943D97"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6</w:t>
            </w:r>
          </w:p>
        </w:tc>
        <w:tc>
          <w:tcPr>
            <w:tcW w:w="1350" w:type="dxa"/>
            <w:tcBorders>
              <w:top w:val="dotted" w:sz="4" w:space="0" w:color="auto"/>
              <w:bottom w:val="dotted" w:sz="4" w:space="0" w:color="auto"/>
            </w:tcBorders>
            <w:shd w:val="clear" w:color="auto" w:fill="auto"/>
          </w:tcPr>
          <w:p w14:paraId="070B984F"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r>
              <w:rPr>
                <w:rFonts w:ascii="Arial" w:eastAsia="Times New Roman" w:hAnsi="Arial" w:cs="Arial"/>
                <w:sz w:val="18"/>
                <w:szCs w:val="18"/>
              </w:rPr>
              <w:t>46.9</w:t>
            </w:r>
          </w:p>
        </w:tc>
        <w:tc>
          <w:tcPr>
            <w:tcW w:w="1440" w:type="dxa"/>
            <w:tcBorders>
              <w:top w:val="dotted" w:sz="4" w:space="0" w:color="auto"/>
              <w:bottom w:val="dotted" w:sz="4" w:space="0" w:color="auto"/>
            </w:tcBorders>
            <w:vAlign w:val="bottom"/>
          </w:tcPr>
          <w:p w14:paraId="533E2629" w14:textId="0AE907BC" w:rsidR="00F2557C" w:rsidRPr="00EE0B4C" w:rsidRDefault="00137874" w:rsidP="00F45C4D">
            <w:pPr>
              <w:spacing w:beforeLines="60" w:before="144" w:afterLines="60" w:after="144" w:line="240" w:lineRule="auto"/>
              <w:jc w:val="center"/>
              <w:rPr>
                <w:rFonts w:ascii="Arial" w:eastAsia="Times New Roman" w:hAnsi="Arial" w:cs="Arial"/>
                <w:sz w:val="18"/>
                <w:szCs w:val="18"/>
              </w:rPr>
            </w:pPr>
            <w:r>
              <w:rPr>
                <w:rFonts w:ascii="Arial" w:eastAsia="Times New Roman" w:hAnsi="Arial" w:cs="Arial"/>
                <w:sz w:val="18"/>
                <w:szCs w:val="18"/>
              </w:rPr>
              <w:t>6,021</w:t>
            </w:r>
          </w:p>
        </w:tc>
        <w:tc>
          <w:tcPr>
            <w:tcW w:w="1440" w:type="dxa"/>
            <w:tcBorders>
              <w:top w:val="dotted" w:sz="4" w:space="0" w:color="auto"/>
              <w:bottom w:val="dotted" w:sz="4" w:space="0" w:color="auto"/>
            </w:tcBorders>
            <w:shd w:val="clear" w:color="auto" w:fill="auto"/>
            <w:vAlign w:val="bottom"/>
          </w:tcPr>
          <w:p w14:paraId="62DEC8FE" w14:textId="28DA6AA0" w:rsidR="00F2557C" w:rsidRPr="005A01E7" w:rsidRDefault="00137874" w:rsidP="00F45C4D">
            <w:pPr>
              <w:spacing w:beforeLines="60" w:before="144" w:afterLines="60" w:after="144" w:line="240" w:lineRule="auto"/>
              <w:jc w:val="center"/>
              <w:rPr>
                <w:rFonts w:ascii="Arial" w:eastAsia="Times New Roman" w:hAnsi="Arial" w:cs="Arial"/>
                <w:sz w:val="18"/>
                <w:szCs w:val="18"/>
              </w:rPr>
            </w:pPr>
            <w:r>
              <w:rPr>
                <w:rFonts w:ascii="Arial" w:eastAsia="Times New Roman" w:hAnsi="Arial" w:cs="Arial"/>
                <w:sz w:val="18"/>
                <w:szCs w:val="18"/>
              </w:rPr>
              <w:t>1,500</w:t>
            </w:r>
          </w:p>
        </w:tc>
      </w:tr>
      <w:tr w:rsidR="00F2557C" w:rsidRPr="005A01E7" w14:paraId="75FE8BE8" w14:textId="77777777" w:rsidTr="00F2557C">
        <w:trPr>
          <w:trHeight w:val="300"/>
        </w:trPr>
        <w:tc>
          <w:tcPr>
            <w:tcW w:w="555" w:type="dxa"/>
            <w:shd w:val="clear" w:color="auto" w:fill="auto"/>
            <w:noWrap/>
            <w:hideMark/>
          </w:tcPr>
          <w:p w14:paraId="5FB0DF41"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5</w:t>
            </w:r>
          </w:p>
        </w:tc>
        <w:tc>
          <w:tcPr>
            <w:tcW w:w="1170" w:type="dxa"/>
            <w:shd w:val="clear" w:color="auto" w:fill="auto"/>
            <w:noWrap/>
            <w:hideMark/>
          </w:tcPr>
          <w:p w14:paraId="1F71B0EF"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 xml:space="preserve">Thanh </w:t>
            </w:r>
            <w:proofErr w:type="spellStart"/>
            <w:r w:rsidRPr="005A01E7">
              <w:rPr>
                <w:rFonts w:ascii="Arial" w:eastAsia="Times New Roman" w:hAnsi="Arial" w:cs="Arial"/>
                <w:sz w:val="18"/>
                <w:szCs w:val="18"/>
              </w:rPr>
              <w:t>Hóa</w:t>
            </w:r>
            <w:proofErr w:type="spellEnd"/>
          </w:p>
        </w:tc>
        <w:tc>
          <w:tcPr>
            <w:tcW w:w="1440" w:type="dxa"/>
            <w:shd w:val="clear" w:color="auto" w:fill="auto"/>
            <w:noWrap/>
            <w:hideMark/>
          </w:tcPr>
          <w:p w14:paraId="679D7F03"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 xml:space="preserve">Ngọc </w:t>
            </w:r>
            <w:proofErr w:type="spellStart"/>
            <w:r w:rsidRPr="005A01E7">
              <w:rPr>
                <w:rFonts w:ascii="Arial" w:eastAsia="Times New Roman" w:hAnsi="Arial" w:cs="Arial"/>
                <w:sz w:val="18"/>
                <w:szCs w:val="18"/>
              </w:rPr>
              <w:t>Lặc</w:t>
            </w:r>
            <w:proofErr w:type="spellEnd"/>
          </w:p>
        </w:tc>
        <w:tc>
          <w:tcPr>
            <w:tcW w:w="1260" w:type="dxa"/>
            <w:shd w:val="clear" w:color="auto" w:fill="auto"/>
            <w:noWrap/>
            <w:hideMark/>
          </w:tcPr>
          <w:p w14:paraId="201E8D27"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 xml:space="preserve">Minh </w:t>
            </w:r>
            <w:proofErr w:type="spellStart"/>
            <w:r w:rsidRPr="005A01E7">
              <w:rPr>
                <w:rFonts w:ascii="Arial" w:eastAsia="Times New Roman" w:hAnsi="Arial" w:cs="Arial"/>
                <w:sz w:val="18"/>
                <w:szCs w:val="18"/>
              </w:rPr>
              <w:t>Sơn</w:t>
            </w:r>
            <w:proofErr w:type="spellEnd"/>
          </w:p>
        </w:tc>
        <w:tc>
          <w:tcPr>
            <w:tcW w:w="900" w:type="dxa"/>
            <w:shd w:val="clear" w:color="000000" w:fill="FFFF73"/>
            <w:noWrap/>
            <w:hideMark/>
          </w:tcPr>
          <w:p w14:paraId="4F19DCB2"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4</w:t>
            </w:r>
          </w:p>
        </w:tc>
        <w:tc>
          <w:tcPr>
            <w:tcW w:w="1350" w:type="dxa"/>
            <w:tcBorders>
              <w:top w:val="dotted" w:sz="4" w:space="0" w:color="auto"/>
              <w:bottom w:val="dotted" w:sz="4" w:space="0" w:color="auto"/>
            </w:tcBorders>
            <w:shd w:val="clear" w:color="auto" w:fill="auto"/>
          </w:tcPr>
          <w:p w14:paraId="2E34761A"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r>
              <w:rPr>
                <w:rFonts w:ascii="Arial" w:eastAsia="Times New Roman" w:hAnsi="Arial" w:cs="Arial"/>
                <w:sz w:val="18"/>
                <w:szCs w:val="18"/>
              </w:rPr>
              <w:t>42.2</w:t>
            </w:r>
          </w:p>
        </w:tc>
        <w:tc>
          <w:tcPr>
            <w:tcW w:w="1440" w:type="dxa"/>
            <w:tcBorders>
              <w:top w:val="dotted" w:sz="4" w:space="0" w:color="auto"/>
              <w:bottom w:val="dotted" w:sz="4" w:space="0" w:color="auto"/>
            </w:tcBorders>
            <w:vAlign w:val="bottom"/>
          </w:tcPr>
          <w:p w14:paraId="5C82E41C" w14:textId="5E393FDC" w:rsidR="00F2557C" w:rsidRPr="00EE0B4C" w:rsidRDefault="00137874" w:rsidP="00F45C4D">
            <w:pPr>
              <w:spacing w:beforeLines="60" w:before="144" w:afterLines="60" w:after="144" w:line="240" w:lineRule="auto"/>
              <w:jc w:val="center"/>
              <w:rPr>
                <w:rFonts w:ascii="Arial" w:eastAsia="Times New Roman" w:hAnsi="Arial" w:cs="Arial"/>
                <w:sz w:val="18"/>
                <w:szCs w:val="18"/>
              </w:rPr>
            </w:pPr>
            <w:r>
              <w:rPr>
                <w:rFonts w:ascii="Arial" w:eastAsia="Times New Roman" w:hAnsi="Arial" w:cs="Arial"/>
                <w:sz w:val="18"/>
                <w:szCs w:val="18"/>
              </w:rPr>
              <w:t>4,841</w:t>
            </w:r>
          </w:p>
        </w:tc>
        <w:tc>
          <w:tcPr>
            <w:tcW w:w="1440" w:type="dxa"/>
            <w:tcBorders>
              <w:top w:val="dotted" w:sz="4" w:space="0" w:color="auto"/>
              <w:bottom w:val="dotted" w:sz="4" w:space="0" w:color="auto"/>
            </w:tcBorders>
            <w:shd w:val="clear" w:color="auto" w:fill="auto"/>
            <w:vAlign w:val="bottom"/>
          </w:tcPr>
          <w:p w14:paraId="2DA38A54" w14:textId="5553BC8D" w:rsidR="00F2557C" w:rsidRPr="005A01E7" w:rsidRDefault="00137874" w:rsidP="00F45C4D">
            <w:pPr>
              <w:spacing w:beforeLines="60" w:before="144" w:afterLines="60" w:after="144" w:line="240" w:lineRule="auto"/>
              <w:jc w:val="center"/>
              <w:rPr>
                <w:rFonts w:ascii="Arial" w:eastAsia="Times New Roman" w:hAnsi="Arial" w:cs="Arial"/>
                <w:sz w:val="18"/>
                <w:szCs w:val="18"/>
              </w:rPr>
            </w:pPr>
            <w:r>
              <w:rPr>
                <w:rFonts w:ascii="Arial" w:eastAsia="Times New Roman" w:hAnsi="Arial" w:cs="Arial"/>
                <w:sz w:val="18"/>
                <w:szCs w:val="18"/>
              </w:rPr>
              <w:t>5,097</w:t>
            </w:r>
          </w:p>
        </w:tc>
      </w:tr>
      <w:tr w:rsidR="00F2557C" w:rsidRPr="005A01E7" w14:paraId="260F650B" w14:textId="77777777" w:rsidTr="00F2557C">
        <w:trPr>
          <w:trHeight w:val="300"/>
        </w:trPr>
        <w:tc>
          <w:tcPr>
            <w:tcW w:w="555" w:type="dxa"/>
            <w:shd w:val="clear" w:color="auto" w:fill="auto"/>
            <w:noWrap/>
            <w:hideMark/>
          </w:tcPr>
          <w:p w14:paraId="414A49DA"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6</w:t>
            </w:r>
          </w:p>
        </w:tc>
        <w:tc>
          <w:tcPr>
            <w:tcW w:w="1170" w:type="dxa"/>
            <w:shd w:val="clear" w:color="auto" w:fill="auto"/>
            <w:noWrap/>
            <w:hideMark/>
          </w:tcPr>
          <w:p w14:paraId="5A0012BA"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 xml:space="preserve">Thanh </w:t>
            </w:r>
            <w:proofErr w:type="spellStart"/>
            <w:r w:rsidRPr="005A01E7">
              <w:rPr>
                <w:rFonts w:ascii="Arial" w:eastAsia="Times New Roman" w:hAnsi="Arial" w:cs="Arial"/>
                <w:sz w:val="18"/>
                <w:szCs w:val="18"/>
              </w:rPr>
              <w:t>Hóa</w:t>
            </w:r>
            <w:proofErr w:type="spellEnd"/>
          </w:p>
        </w:tc>
        <w:tc>
          <w:tcPr>
            <w:tcW w:w="1440" w:type="dxa"/>
            <w:shd w:val="clear" w:color="auto" w:fill="auto"/>
            <w:noWrap/>
            <w:hideMark/>
          </w:tcPr>
          <w:p w14:paraId="4FDB3DF0"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 xml:space="preserve">Ngọc </w:t>
            </w:r>
            <w:proofErr w:type="spellStart"/>
            <w:r w:rsidRPr="005A01E7">
              <w:rPr>
                <w:rFonts w:ascii="Arial" w:eastAsia="Times New Roman" w:hAnsi="Arial" w:cs="Arial"/>
                <w:sz w:val="18"/>
                <w:szCs w:val="18"/>
              </w:rPr>
              <w:t>Lặc</w:t>
            </w:r>
            <w:proofErr w:type="spellEnd"/>
          </w:p>
        </w:tc>
        <w:tc>
          <w:tcPr>
            <w:tcW w:w="1260" w:type="dxa"/>
            <w:shd w:val="clear" w:color="auto" w:fill="auto"/>
            <w:noWrap/>
            <w:hideMark/>
          </w:tcPr>
          <w:p w14:paraId="28E40E42"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 xml:space="preserve">Ngọc </w:t>
            </w:r>
            <w:proofErr w:type="spellStart"/>
            <w:r w:rsidRPr="005A01E7">
              <w:rPr>
                <w:rFonts w:ascii="Arial" w:eastAsia="Times New Roman" w:hAnsi="Arial" w:cs="Arial"/>
                <w:sz w:val="18"/>
                <w:szCs w:val="18"/>
              </w:rPr>
              <w:t>Khê</w:t>
            </w:r>
            <w:proofErr w:type="spellEnd"/>
          </w:p>
        </w:tc>
        <w:tc>
          <w:tcPr>
            <w:tcW w:w="900" w:type="dxa"/>
            <w:shd w:val="clear" w:color="000000" w:fill="FFFF73"/>
            <w:noWrap/>
            <w:hideMark/>
          </w:tcPr>
          <w:p w14:paraId="5003CD4C"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4</w:t>
            </w:r>
          </w:p>
        </w:tc>
        <w:tc>
          <w:tcPr>
            <w:tcW w:w="1350" w:type="dxa"/>
            <w:tcBorders>
              <w:top w:val="dotted" w:sz="4" w:space="0" w:color="auto"/>
              <w:bottom w:val="dotted" w:sz="4" w:space="0" w:color="auto"/>
            </w:tcBorders>
            <w:shd w:val="clear" w:color="auto" w:fill="auto"/>
          </w:tcPr>
          <w:p w14:paraId="3CE7B5D9"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r>
              <w:rPr>
                <w:rFonts w:ascii="Arial" w:eastAsia="Times New Roman" w:hAnsi="Arial" w:cs="Arial"/>
                <w:sz w:val="18"/>
                <w:szCs w:val="18"/>
              </w:rPr>
              <w:t>20.0</w:t>
            </w:r>
          </w:p>
        </w:tc>
        <w:tc>
          <w:tcPr>
            <w:tcW w:w="1440" w:type="dxa"/>
            <w:tcBorders>
              <w:top w:val="dotted" w:sz="4" w:space="0" w:color="auto"/>
              <w:bottom w:val="dotted" w:sz="4" w:space="0" w:color="auto"/>
            </w:tcBorders>
            <w:vAlign w:val="bottom"/>
          </w:tcPr>
          <w:p w14:paraId="5DEB0D8A" w14:textId="08756111" w:rsidR="00F2557C" w:rsidRPr="00EE0B4C" w:rsidRDefault="00137874" w:rsidP="00F45C4D">
            <w:pPr>
              <w:spacing w:beforeLines="60" w:before="144" w:afterLines="60" w:after="144" w:line="240" w:lineRule="auto"/>
              <w:jc w:val="center"/>
              <w:rPr>
                <w:rFonts w:ascii="Arial" w:eastAsia="Times New Roman" w:hAnsi="Arial" w:cs="Arial"/>
                <w:sz w:val="18"/>
                <w:szCs w:val="18"/>
              </w:rPr>
            </w:pPr>
            <w:r>
              <w:rPr>
                <w:rFonts w:ascii="Arial" w:eastAsia="Times New Roman" w:hAnsi="Arial" w:cs="Arial"/>
                <w:sz w:val="18"/>
                <w:szCs w:val="18"/>
              </w:rPr>
              <w:t>6,000</w:t>
            </w:r>
          </w:p>
        </w:tc>
        <w:tc>
          <w:tcPr>
            <w:tcW w:w="1440" w:type="dxa"/>
            <w:tcBorders>
              <w:top w:val="dotted" w:sz="4" w:space="0" w:color="auto"/>
              <w:bottom w:val="dotted" w:sz="4" w:space="0" w:color="auto"/>
            </w:tcBorders>
            <w:shd w:val="clear" w:color="auto" w:fill="auto"/>
            <w:vAlign w:val="bottom"/>
          </w:tcPr>
          <w:p w14:paraId="20382C7C" w14:textId="1A19759C" w:rsidR="00F2557C" w:rsidRPr="005A01E7" w:rsidRDefault="00137874" w:rsidP="00F45C4D">
            <w:pPr>
              <w:spacing w:beforeLines="60" w:before="144" w:afterLines="60" w:after="144" w:line="240" w:lineRule="auto"/>
              <w:jc w:val="center"/>
              <w:rPr>
                <w:rFonts w:ascii="Arial" w:eastAsia="Times New Roman" w:hAnsi="Arial" w:cs="Arial"/>
                <w:sz w:val="18"/>
                <w:szCs w:val="18"/>
              </w:rPr>
            </w:pPr>
            <w:r>
              <w:rPr>
                <w:rFonts w:ascii="Arial" w:eastAsia="Times New Roman" w:hAnsi="Arial" w:cs="Arial"/>
                <w:sz w:val="18"/>
                <w:szCs w:val="18"/>
              </w:rPr>
              <w:t>26,000</w:t>
            </w:r>
          </w:p>
        </w:tc>
      </w:tr>
      <w:tr w:rsidR="00F2557C" w:rsidRPr="005A01E7" w14:paraId="198980F5" w14:textId="77777777" w:rsidTr="00F2557C">
        <w:trPr>
          <w:trHeight w:val="300"/>
        </w:trPr>
        <w:tc>
          <w:tcPr>
            <w:tcW w:w="555" w:type="dxa"/>
            <w:shd w:val="clear" w:color="auto" w:fill="auto"/>
            <w:noWrap/>
            <w:hideMark/>
          </w:tcPr>
          <w:p w14:paraId="37A4223A"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7</w:t>
            </w:r>
          </w:p>
        </w:tc>
        <w:tc>
          <w:tcPr>
            <w:tcW w:w="1170" w:type="dxa"/>
            <w:shd w:val="clear" w:color="auto" w:fill="auto"/>
            <w:noWrap/>
            <w:hideMark/>
          </w:tcPr>
          <w:p w14:paraId="2EC1CCA2"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 xml:space="preserve">Thanh </w:t>
            </w:r>
            <w:proofErr w:type="spellStart"/>
            <w:r w:rsidRPr="005A01E7">
              <w:rPr>
                <w:rFonts w:ascii="Arial" w:eastAsia="Times New Roman" w:hAnsi="Arial" w:cs="Arial"/>
                <w:sz w:val="18"/>
                <w:szCs w:val="18"/>
              </w:rPr>
              <w:t>Hóa</w:t>
            </w:r>
            <w:proofErr w:type="spellEnd"/>
          </w:p>
        </w:tc>
        <w:tc>
          <w:tcPr>
            <w:tcW w:w="1440" w:type="dxa"/>
            <w:shd w:val="clear" w:color="auto" w:fill="auto"/>
            <w:noWrap/>
            <w:hideMark/>
          </w:tcPr>
          <w:p w14:paraId="5BD43A37"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proofErr w:type="spellStart"/>
            <w:r w:rsidRPr="005A01E7">
              <w:rPr>
                <w:rFonts w:ascii="Arial" w:eastAsia="Times New Roman" w:hAnsi="Arial" w:cs="Arial"/>
                <w:sz w:val="18"/>
                <w:szCs w:val="18"/>
              </w:rPr>
              <w:t>Thường</w:t>
            </w:r>
            <w:proofErr w:type="spellEnd"/>
            <w:r w:rsidRPr="005A01E7">
              <w:rPr>
                <w:rFonts w:ascii="Arial" w:eastAsia="Times New Roman" w:hAnsi="Arial" w:cs="Arial"/>
                <w:sz w:val="18"/>
                <w:szCs w:val="18"/>
              </w:rPr>
              <w:t xml:space="preserve"> </w:t>
            </w:r>
            <w:proofErr w:type="spellStart"/>
            <w:r w:rsidRPr="005A01E7">
              <w:rPr>
                <w:rFonts w:ascii="Arial" w:eastAsia="Times New Roman" w:hAnsi="Arial" w:cs="Arial"/>
                <w:sz w:val="18"/>
                <w:szCs w:val="18"/>
              </w:rPr>
              <w:t>Xuân</w:t>
            </w:r>
            <w:proofErr w:type="spellEnd"/>
          </w:p>
        </w:tc>
        <w:tc>
          <w:tcPr>
            <w:tcW w:w="1260" w:type="dxa"/>
            <w:shd w:val="clear" w:color="auto" w:fill="auto"/>
            <w:noWrap/>
            <w:hideMark/>
          </w:tcPr>
          <w:p w14:paraId="77CA483D"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proofErr w:type="spellStart"/>
            <w:r w:rsidRPr="005A01E7">
              <w:rPr>
                <w:rFonts w:ascii="Arial" w:eastAsia="Times New Roman" w:hAnsi="Arial" w:cs="Arial"/>
                <w:sz w:val="18"/>
                <w:szCs w:val="18"/>
              </w:rPr>
              <w:t>Xuân</w:t>
            </w:r>
            <w:proofErr w:type="spellEnd"/>
            <w:r w:rsidRPr="005A01E7">
              <w:rPr>
                <w:rFonts w:ascii="Arial" w:eastAsia="Times New Roman" w:hAnsi="Arial" w:cs="Arial"/>
                <w:sz w:val="18"/>
                <w:szCs w:val="18"/>
              </w:rPr>
              <w:t xml:space="preserve"> </w:t>
            </w:r>
            <w:proofErr w:type="spellStart"/>
            <w:r w:rsidRPr="005A01E7">
              <w:rPr>
                <w:rFonts w:ascii="Arial" w:eastAsia="Times New Roman" w:hAnsi="Arial" w:cs="Arial"/>
                <w:sz w:val="18"/>
                <w:szCs w:val="18"/>
              </w:rPr>
              <w:t>Dương</w:t>
            </w:r>
            <w:proofErr w:type="spellEnd"/>
          </w:p>
        </w:tc>
        <w:tc>
          <w:tcPr>
            <w:tcW w:w="900" w:type="dxa"/>
            <w:shd w:val="clear" w:color="000000" w:fill="FFAA00"/>
            <w:noWrap/>
            <w:hideMark/>
          </w:tcPr>
          <w:p w14:paraId="26423A75"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2</w:t>
            </w:r>
          </w:p>
        </w:tc>
        <w:tc>
          <w:tcPr>
            <w:tcW w:w="1350" w:type="dxa"/>
            <w:tcBorders>
              <w:top w:val="dotted" w:sz="4" w:space="0" w:color="auto"/>
              <w:bottom w:val="dotted" w:sz="4" w:space="0" w:color="auto"/>
            </w:tcBorders>
            <w:shd w:val="clear" w:color="auto" w:fill="auto"/>
          </w:tcPr>
          <w:p w14:paraId="55C95C5D"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r>
              <w:rPr>
                <w:rFonts w:ascii="Arial" w:eastAsia="Times New Roman" w:hAnsi="Arial" w:cs="Arial"/>
                <w:sz w:val="18"/>
                <w:szCs w:val="18"/>
              </w:rPr>
              <w:t>8.3</w:t>
            </w:r>
          </w:p>
        </w:tc>
        <w:tc>
          <w:tcPr>
            <w:tcW w:w="1440" w:type="dxa"/>
            <w:tcBorders>
              <w:top w:val="dotted" w:sz="4" w:space="0" w:color="auto"/>
              <w:bottom w:val="dotted" w:sz="4" w:space="0" w:color="auto"/>
            </w:tcBorders>
            <w:vAlign w:val="bottom"/>
          </w:tcPr>
          <w:p w14:paraId="6A3FBA3D" w14:textId="5DC1B07F" w:rsidR="00F2557C" w:rsidRPr="00EE0B4C" w:rsidRDefault="00137874" w:rsidP="00F45C4D">
            <w:pPr>
              <w:spacing w:beforeLines="60" w:before="144" w:afterLines="60" w:after="144" w:line="240" w:lineRule="auto"/>
              <w:jc w:val="center"/>
              <w:rPr>
                <w:rFonts w:ascii="Arial" w:eastAsia="Times New Roman" w:hAnsi="Arial" w:cs="Arial"/>
                <w:sz w:val="18"/>
                <w:szCs w:val="18"/>
              </w:rPr>
            </w:pPr>
            <w:r>
              <w:rPr>
                <w:rFonts w:ascii="Arial" w:eastAsia="Times New Roman" w:hAnsi="Arial" w:cs="Arial"/>
                <w:sz w:val="18"/>
                <w:szCs w:val="18"/>
              </w:rPr>
              <w:t>8,257</w:t>
            </w:r>
          </w:p>
        </w:tc>
        <w:tc>
          <w:tcPr>
            <w:tcW w:w="1440" w:type="dxa"/>
            <w:tcBorders>
              <w:top w:val="dotted" w:sz="4" w:space="0" w:color="auto"/>
              <w:bottom w:val="dotted" w:sz="4" w:space="0" w:color="auto"/>
            </w:tcBorders>
            <w:shd w:val="clear" w:color="auto" w:fill="auto"/>
            <w:vAlign w:val="bottom"/>
          </w:tcPr>
          <w:p w14:paraId="28E94F07" w14:textId="6A9CD545" w:rsidR="00F2557C" w:rsidRPr="005A01E7" w:rsidRDefault="00137874" w:rsidP="00F45C4D">
            <w:pPr>
              <w:spacing w:beforeLines="60" w:before="144" w:afterLines="60" w:after="144" w:line="240" w:lineRule="auto"/>
              <w:jc w:val="center"/>
              <w:rPr>
                <w:rFonts w:ascii="Arial" w:eastAsia="Times New Roman" w:hAnsi="Arial" w:cs="Arial"/>
                <w:sz w:val="18"/>
                <w:szCs w:val="18"/>
              </w:rPr>
            </w:pPr>
            <w:r>
              <w:rPr>
                <w:rFonts w:ascii="Arial" w:eastAsia="Times New Roman" w:hAnsi="Arial" w:cs="Arial"/>
                <w:sz w:val="18"/>
                <w:szCs w:val="18"/>
              </w:rPr>
              <w:t>9,436</w:t>
            </w:r>
          </w:p>
        </w:tc>
      </w:tr>
      <w:tr w:rsidR="00F2557C" w:rsidRPr="005A01E7" w14:paraId="41C728D7" w14:textId="77777777" w:rsidTr="00F2557C">
        <w:trPr>
          <w:trHeight w:val="300"/>
        </w:trPr>
        <w:tc>
          <w:tcPr>
            <w:tcW w:w="555" w:type="dxa"/>
            <w:shd w:val="clear" w:color="auto" w:fill="auto"/>
            <w:noWrap/>
            <w:hideMark/>
          </w:tcPr>
          <w:p w14:paraId="4B25006F"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8</w:t>
            </w:r>
          </w:p>
        </w:tc>
        <w:tc>
          <w:tcPr>
            <w:tcW w:w="1170" w:type="dxa"/>
            <w:shd w:val="clear" w:color="auto" w:fill="auto"/>
            <w:noWrap/>
            <w:hideMark/>
          </w:tcPr>
          <w:p w14:paraId="658E7C76"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 xml:space="preserve">Thanh </w:t>
            </w:r>
            <w:proofErr w:type="spellStart"/>
            <w:r w:rsidRPr="005A01E7">
              <w:rPr>
                <w:rFonts w:ascii="Arial" w:eastAsia="Times New Roman" w:hAnsi="Arial" w:cs="Arial"/>
                <w:sz w:val="18"/>
                <w:szCs w:val="18"/>
              </w:rPr>
              <w:t>Hóa</w:t>
            </w:r>
            <w:proofErr w:type="spellEnd"/>
          </w:p>
        </w:tc>
        <w:tc>
          <w:tcPr>
            <w:tcW w:w="1440" w:type="dxa"/>
            <w:shd w:val="clear" w:color="auto" w:fill="auto"/>
            <w:noWrap/>
            <w:hideMark/>
          </w:tcPr>
          <w:p w14:paraId="2649A86A"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proofErr w:type="spellStart"/>
            <w:r w:rsidRPr="005A01E7">
              <w:rPr>
                <w:rFonts w:ascii="Arial" w:eastAsia="Times New Roman" w:hAnsi="Arial" w:cs="Arial"/>
                <w:sz w:val="18"/>
                <w:szCs w:val="18"/>
              </w:rPr>
              <w:t>Thường</w:t>
            </w:r>
            <w:proofErr w:type="spellEnd"/>
            <w:r w:rsidRPr="005A01E7">
              <w:rPr>
                <w:rFonts w:ascii="Arial" w:eastAsia="Times New Roman" w:hAnsi="Arial" w:cs="Arial"/>
                <w:sz w:val="18"/>
                <w:szCs w:val="18"/>
              </w:rPr>
              <w:t xml:space="preserve"> </w:t>
            </w:r>
            <w:proofErr w:type="spellStart"/>
            <w:r w:rsidRPr="005A01E7">
              <w:rPr>
                <w:rFonts w:ascii="Arial" w:eastAsia="Times New Roman" w:hAnsi="Arial" w:cs="Arial"/>
                <w:sz w:val="18"/>
                <w:szCs w:val="18"/>
              </w:rPr>
              <w:t>Xuân</w:t>
            </w:r>
            <w:proofErr w:type="spellEnd"/>
          </w:p>
        </w:tc>
        <w:tc>
          <w:tcPr>
            <w:tcW w:w="1260" w:type="dxa"/>
            <w:shd w:val="clear" w:color="auto" w:fill="auto"/>
            <w:noWrap/>
            <w:hideMark/>
          </w:tcPr>
          <w:p w14:paraId="72CEB369"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proofErr w:type="spellStart"/>
            <w:r w:rsidRPr="005A01E7">
              <w:rPr>
                <w:rFonts w:ascii="Arial" w:eastAsia="Times New Roman" w:hAnsi="Arial" w:cs="Arial"/>
                <w:sz w:val="18"/>
                <w:szCs w:val="18"/>
              </w:rPr>
              <w:t>Xuân</w:t>
            </w:r>
            <w:proofErr w:type="spellEnd"/>
            <w:r w:rsidRPr="005A01E7">
              <w:rPr>
                <w:rFonts w:ascii="Arial" w:eastAsia="Times New Roman" w:hAnsi="Arial" w:cs="Arial"/>
                <w:sz w:val="18"/>
                <w:szCs w:val="18"/>
              </w:rPr>
              <w:t xml:space="preserve"> Cao</w:t>
            </w:r>
          </w:p>
        </w:tc>
        <w:tc>
          <w:tcPr>
            <w:tcW w:w="900" w:type="dxa"/>
            <w:shd w:val="clear" w:color="000000" w:fill="38A800"/>
            <w:noWrap/>
            <w:hideMark/>
          </w:tcPr>
          <w:p w14:paraId="7EC5B93A"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3</w:t>
            </w:r>
          </w:p>
        </w:tc>
        <w:tc>
          <w:tcPr>
            <w:tcW w:w="1350" w:type="dxa"/>
            <w:tcBorders>
              <w:top w:val="dotted" w:sz="4" w:space="0" w:color="auto"/>
              <w:bottom w:val="dotted" w:sz="4" w:space="0" w:color="auto"/>
            </w:tcBorders>
            <w:shd w:val="clear" w:color="auto" w:fill="auto"/>
          </w:tcPr>
          <w:p w14:paraId="025FF078"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r>
              <w:rPr>
                <w:rFonts w:ascii="Arial" w:eastAsia="Times New Roman" w:hAnsi="Arial" w:cs="Arial"/>
                <w:sz w:val="18"/>
                <w:szCs w:val="18"/>
              </w:rPr>
              <w:t>19.2</w:t>
            </w:r>
          </w:p>
        </w:tc>
        <w:tc>
          <w:tcPr>
            <w:tcW w:w="1440" w:type="dxa"/>
            <w:tcBorders>
              <w:top w:val="dotted" w:sz="4" w:space="0" w:color="auto"/>
              <w:bottom w:val="dotted" w:sz="4" w:space="0" w:color="auto"/>
            </w:tcBorders>
            <w:vAlign w:val="bottom"/>
          </w:tcPr>
          <w:p w14:paraId="769A24D4" w14:textId="7631B074" w:rsidR="00F2557C" w:rsidRPr="00EE0B4C" w:rsidRDefault="00137874" w:rsidP="00F45C4D">
            <w:pPr>
              <w:spacing w:beforeLines="60" w:before="144" w:afterLines="60" w:after="144" w:line="240" w:lineRule="auto"/>
              <w:jc w:val="center"/>
              <w:rPr>
                <w:rFonts w:ascii="Arial" w:eastAsia="Times New Roman" w:hAnsi="Arial" w:cs="Arial"/>
                <w:sz w:val="18"/>
                <w:szCs w:val="18"/>
              </w:rPr>
            </w:pPr>
            <w:r>
              <w:rPr>
                <w:rFonts w:ascii="Arial" w:eastAsia="Times New Roman" w:hAnsi="Arial" w:cs="Arial"/>
                <w:sz w:val="18"/>
                <w:szCs w:val="18"/>
              </w:rPr>
              <w:t>3,125</w:t>
            </w:r>
          </w:p>
        </w:tc>
        <w:tc>
          <w:tcPr>
            <w:tcW w:w="1440" w:type="dxa"/>
            <w:tcBorders>
              <w:top w:val="dotted" w:sz="4" w:space="0" w:color="auto"/>
              <w:bottom w:val="dotted" w:sz="4" w:space="0" w:color="auto"/>
            </w:tcBorders>
            <w:shd w:val="clear" w:color="auto" w:fill="auto"/>
            <w:vAlign w:val="bottom"/>
          </w:tcPr>
          <w:p w14:paraId="3598CB97" w14:textId="5E3D7155" w:rsidR="00F2557C" w:rsidRPr="005A01E7" w:rsidRDefault="00137874" w:rsidP="00F45C4D">
            <w:pPr>
              <w:spacing w:beforeLines="60" w:before="144" w:afterLines="60" w:after="144" w:line="240" w:lineRule="auto"/>
              <w:jc w:val="center"/>
              <w:rPr>
                <w:rFonts w:ascii="Arial" w:eastAsia="Times New Roman" w:hAnsi="Arial" w:cs="Arial"/>
                <w:sz w:val="18"/>
                <w:szCs w:val="18"/>
              </w:rPr>
            </w:pPr>
            <w:r>
              <w:rPr>
                <w:rFonts w:ascii="Arial" w:eastAsia="Times New Roman" w:hAnsi="Arial" w:cs="Arial"/>
                <w:sz w:val="18"/>
                <w:szCs w:val="18"/>
              </w:rPr>
              <w:t>27,500</w:t>
            </w:r>
          </w:p>
        </w:tc>
      </w:tr>
      <w:tr w:rsidR="00F2557C" w:rsidRPr="005A01E7" w14:paraId="5A7DA0C2" w14:textId="77777777" w:rsidTr="00F2557C">
        <w:trPr>
          <w:trHeight w:val="300"/>
        </w:trPr>
        <w:tc>
          <w:tcPr>
            <w:tcW w:w="555" w:type="dxa"/>
            <w:shd w:val="clear" w:color="auto" w:fill="auto"/>
            <w:noWrap/>
            <w:hideMark/>
          </w:tcPr>
          <w:p w14:paraId="10768771"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9</w:t>
            </w:r>
          </w:p>
        </w:tc>
        <w:tc>
          <w:tcPr>
            <w:tcW w:w="1170" w:type="dxa"/>
            <w:shd w:val="clear" w:color="auto" w:fill="auto"/>
            <w:noWrap/>
            <w:hideMark/>
          </w:tcPr>
          <w:p w14:paraId="2E36AA88"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proofErr w:type="spellStart"/>
            <w:r w:rsidRPr="005A01E7">
              <w:rPr>
                <w:rFonts w:ascii="Arial" w:eastAsia="Times New Roman" w:hAnsi="Arial" w:cs="Arial"/>
                <w:sz w:val="18"/>
                <w:szCs w:val="18"/>
              </w:rPr>
              <w:t>Nghệ</w:t>
            </w:r>
            <w:proofErr w:type="spellEnd"/>
            <w:r w:rsidRPr="005A01E7">
              <w:rPr>
                <w:rFonts w:ascii="Arial" w:eastAsia="Times New Roman" w:hAnsi="Arial" w:cs="Arial"/>
                <w:sz w:val="18"/>
                <w:szCs w:val="18"/>
              </w:rPr>
              <w:t xml:space="preserve"> An</w:t>
            </w:r>
          </w:p>
        </w:tc>
        <w:tc>
          <w:tcPr>
            <w:tcW w:w="1440" w:type="dxa"/>
            <w:shd w:val="clear" w:color="auto" w:fill="auto"/>
            <w:noWrap/>
            <w:hideMark/>
          </w:tcPr>
          <w:p w14:paraId="0238EAE4"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 xml:space="preserve">Anh </w:t>
            </w:r>
            <w:proofErr w:type="spellStart"/>
            <w:r w:rsidRPr="005A01E7">
              <w:rPr>
                <w:rFonts w:ascii="Arial" w:eastAsia="Times New Roman" w:hAnsi="Arial" w:cs="Arial"/>
                <w:sz w:val="18"/>
                <w:szCs w:val="18"/>
              </w:rPr>
              <w:t>Sơn</w:t>
            </w:r>
            <w:proofErr w:type="spellEnd"/>
          </w:p>
        </w:tc>
        <w:tc>
          <w:tcPr>
            <w:tcW w:w="1260" w:type="dxa"/>
            <w:shd w:val="clear" w:color="auto" w:fill="auto"/>
            <w:noWrap/>
            <w:hideMark/>
          </w:tcPr>
          <w:p w14:paraId="5C97EB3E"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proofErr w:type="spellStart"/>
            <w:r w:rsidRPr="005A01E7">
              <w:rPr>
                <w:rFonts w:ascii="Arial" w:eastAsia="Times New Roman" w:hAnsi="Arial" w:cs="Arial"/>
                <w:sz w:val="18"/>
                <w:szCs w:val="18"/>
              </w:rPr>
              <w:t>Hùng</w:t>
            </w:r>
            <w:proofErr w:type="spellEnd"/>
            <w:r w:rsidRPr="005A01E7">
              <w:rPr>
                <w:rFonts w:ascii="Arial" w:eastAsia="Times New Roman" w:hAnsi="Arial" w:cs="Arial"/>
                <w:sz w:val="18"/>
                <w:szCs w:val="18"/>
              </w:rPr>
              <w:t xml:space="preserve"> </w:t>
            </w:r>
            <w:proofErr w:type="spellStart"/>
            <w:r w:rsidRPr="005A01E7">
              <w:rPr>
                <w:rFonts w:ascii="Arial" w:eastAsia="Times New Roman" w:hAnsi="Arial" w:cs="Arial"/>
                <w:sz w:val="18"/>
                <w:szCs w:val="18"/>
              </w:rPr>
              <w:t>Sơn</w:t>
            </w:r>
            <w:proofErr w:type="spellEnd"/>
          </w:p>
        </w:tc>
        <w:tc>
          <w:tcPr>
            <w:tcW w:w="900" w:type="dxa"/>
            <w:shd w:val="clear" w:color="000000" w:fill="38A800"/>
            <w:noWrap/>
            <w:hideMark/>
          </w:tcPr>
          <w:p w14:paraId="4B288F21"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3</w:t>
            </w:r>
          </w:p>
        </w:tc>
        <w:tc>
          <w:tcPr>
            <w:tcW w:w="1350" w:type="dxa"/>
            <w:tcBorders>
              <w:top w:val="dotted" w:sz="4" w:space="0" w:color="auto"/>
              <w:bottom w:val="dotted" w:sz="4" w:space="0" w:color="auto"/>
            </w:tcBorders>
            <w:shd w:val="clear" w:color="auto" w:fill="auto"/>
          </w:tcPr>
          <w:p w14:paraId="6E07BB27"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r>
              <w:rPr>
                <w:rFonts w:ascii="Arial" w:eastAsia="Times New Roman" w:hAnsi="Arial" w:cs="Arial"/>
                <w:sz w:val="18"/>
                <w:szCs w:val="18"/>
              </w:rPr>
              <w:t>22.3</w:t>
            </w:r>
          </w:p>
        </w:tc>
        <w:tc>
          <w:tcPr>
            <w:tcW w:w="1440" w:type="dxa"/>
            <w:tcBorders>
              <w:top w:val="dotted" w:sz="4" w:space="0" w:color="auto"/>
              <w:bottom w:val="dotted" w:sz="4" w:space="0" w:color="auto"/>
            </w:tcBorders>
            <w:vAlign w:val="bottom"/>
          </w:tcPr>
          <w:p w14:paraId="6761E8D1" w14:textId="6B4B4587" w:rsidR="00F2557C" w:rsidRPr="00EE0B4C" w:rsidRDefault="00137874" w:rsidP="00F45C4D">
            <w:pPr>
              <w:spacing w:beforeLines="60" w:before="144" w:afterLines="60" w:after="144" w:line="240" w:lineRule="auto"/>
              <w:jc w:val="center"/>
              <w:rPr>
                <w:rFonts w:ascii="Arial" w:eastAsia="Times New Roman" w:hAnsi="Arial" w:cs="Arial"/>
                <w:sz w:val="18"/>
                <w:szCs w:val="18"/>
              </w:rPr>
            </w:pPr>
            <w:r>
              <w:rPr>
                <w:rFonts w:ascii="Arial" w:eastAsia="Times New Roman" w:hAnsi="Arial" w:cs="Arial"/>
                <w:sz w:val="18"/>
                <w:szCs w:val="18"/>
              </w:rPr>
              <w:t>14,271</w:t>
            </w:r>
          </w:p>
        </w:tc>
        <w:tc>
          <w:tcPr>
            <w:tcW w:w="1440" w:type="dxa"/>
            <w:tcBorders>
              <w:top w:val="dotted" w:sz="4" w:space="0" w:color="auto"/>
              <w:bottom w:val="dotted" w:sz="4" w:space="0" w:color="auto"/>
            </w:tcBorders>
            <w:shd w:val="clear" w:color="auto" w:fill="auto"/>
            <w:vAlign w:val="bottom"/>
          </w:tcPr>
          <w:p w14:paraId="39A3C306" w14:textId="41B741C1" w:rsidR="00F2557C" w:rsidRPr="005A01E7" w:rsidRDefault="00137874" w:rsidP="00F45C4D">
            <w:pPr>
              <w:spacing w:beforeLines="60" w:before="144" w:afterLines="60" w:after="144" w:line="240" w:lineRule="auto"/>
              <w:jc w:val="center"/>
              <w:rPr>
                <w:rFonts w:ascii="Arial" w:eastAsia="Times New Roman" w:hAnsi="Arial" w:cs="Arial"/>
                <w:sz w:val="18"/>
                <w:szCs w:val="18"/>
              </w:rPr>
            </w:pPr>
            <w:r>
              <w:rPr>
                <w:rFonts w:ascii="Arial" w:eastAsia="Times New Roman" w:hAnsi="Arial" w:cs="Arial"/>
                <w:sz w:val="18"/>
                <w:szCs w:val="18"/>
              </w:rPr>
              <w:t>27,708</w:t>
            </w:r>
          </w:p>
        </w:tc>
      </w:tr>
      <w:tr w:rsidR="00F2557C" w:rsidRPr="005A01E7" w14:paraId="495CA870" w14:textId="77777777" w:rsidTr="00F2557C">
        <w:trPr>
          <w:trHeight w:val="300"/>
        </w:trPr>
        <w:tc>
          <w:tcPr>
            <w:tcW w:w="555" w:type="dxa"/>
            <w:shd w:val="clear" w:color="auto" w:fill="auto"/>
            <w:noWrap/>
            <w:hideMark/>
          </w:tcPr>
          <w:p w14:paraId="208D1BAE"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10</w:t>
            </w:r>
          </w:p>
        </w:tc>
        <w:tc>
          <w:tcPr>
            <w:tcW w:w="1170" w:type="dxa"/>
            <w:shd w:val="clear" w:color="auto" w:fill="auto"/>
            <w:noWrap/>
            <w:hideMark/>
          </w:tcPr>
          <w:p w14:paraId="606B9696"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proofErr w:type="spellStart"/>
            <w:r w:rsidRPr="005A01E7">
              <w:rPr>
                <w:rFonts w:ascii="Arial" w:eastAsia="Times New Roman" w:hAnsi="Arial" w:cs="Arial"/>
                <w:sz w:val="18"/>
                <w:szCs w:val="18"/>
              </w:rPr>
              <w:t>Nghệ</w:t>
            </w:r>
            <w:proofErr w:type="spellEnd"/>
            <w:r w:rsidRPr="005A01E7">
              <w:rPr>
                <w:rFonts w:ascii="Arial" w:eastAsia="Times New Roman" w:hAnsi="Arial" w:cs="Arial"/>
                <w:sz w:val="18"/>
                <w:szCs w:val="18"/>
              </w:rPr>
              <w:t xml:space="preserve"> An</w:t>
            </w:r>
          </w:p>
        </w:tc>
        <w:tc>
          <w:tcPr>
            <w:tcW w:w="1440" w:type="dxa"/>
            <w:shd w:val="clear" w:color="auto" w:fill="auto"/>
            <w:noWrap/>
            <w:hideMark/>
          </w:tcPr>
          <w:p w14:paraId="1A7CD10F"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 xml:space="preserve">Anh </w:t>
            </w:r>
            <w:proofErr w:type="spellStart"/>
            <w:r w:rsidRPr="005A01E7">
              <w:rPr>
                <w:rFonts w:ascii="Arial" w:eastAsia="Times New Roman" w:hAnsi="Arial" w:cs="Arial"/>
                <w:sz w:val="18"/>
                <w:szCs w:val="18"/>
              </w:rPr>
              <w:t>Sơn</w:t>
            </w:r>
            <w:proofErr w:type="spellEnd"/>
          </w:p>
        </w:tc>
        <w:tc>
          <w:tcPr>
            <w:tcW w:w="1260" w:type="dxa"/>
            <w:shd w:val="clear" w:color="auto" w:fill="auto"/>
            <w:noWrap/>
            <w:hideMark/>
          </w:tcPr>
          <w:p w14:paraId="416CFAC0"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 xml:space="preserve">Đức </w:t>
            </w:r>
            <w:proofErr w:type="spellStart"/>
            <w:r w:rsidRPr="005A01E7">
              <w:rPr>
                <w:rFonts w:ascii="Arial" w:eastAsia="Times New Roman" w:hAnsi="Arial" w:cs="Arial"/>
                <w:sz w:val="18"/>
                <w:szCs w:val="18"/>
              </w:rPr>
              <w:t>Sơn</w:t>
            </w:r>
            <w:proofErr w:type="spellEnd"/>
          </w:p>
        </w:tc>
        <w:tc>
          <w:tcPr>
            <w:tcW w:w="900" w:type="dxa"/>
            <w:shd w:val="clear" w:color="000000" w:fill="FFFF73"/>
            <w:noWrap/>
            <w:hideMark/>
          </w:tcPr>
          <w:p w14:paraId="0CDC6A79"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4</w:t>
            </w:r>
          </w:p>
        </w:tc>
        <w:tc>
          <w:tcPr>
            <w:tcW w:w="1350" w:type="dxa"/>
            <w:tcBorders>
              <w:top w:val="dotted" w:sz="4" w:space="0" w:color="auto"/>
              <w:bottom w:val="dotted" w:sz="4" w:space="0" w:color="auto"/>
            </w:tcBorders>
            <w:shd w:val="clear" w:color="auto" w:fill="auto"/>
          </w:tcPr>
          <w:p w14:paraId="7EED6BCF"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r>
              <w:rPr>
                <w:rFonts w:ascii="Arial" w:eastAsia="Times New Roman" w:hAnsi="Arial" w:cs="Arial"/>
                <w:sz w:val="18"/>
                <w:szCs w:val="18"/>
              </w:rPr>
              <w:t>30.0</w:t>
            </w:r>
          </w:p>
        </w:tc>
        <w:tc>
          <w:tcPr>
            <w:tcW w:w="1440" w:type="dxa"/>
            <w:tcBorders>
              <w:top w:val="dotted" w:sz="4" w:space="0" w:color="auto"/>
              <w:bottom w:val="dotted" w:sz="4" w:space="0" w:color="auto"/>
            </w:tcBorders>
            <w:vAlign w:val="bottom"/>
          </w:tcPr>
          <w:p w14:paraId="15AD8D25" w14:textId="2E6270BE" w:rsidR="00F2557C" w:rsidRPr="00EE0B4C" w:rsidRDefault="00137874" w:rsidP="00F45C4D">
            <w:pPr>
              <w:spacing w:beforeLines="60" w:before="144" w:afterLines="60" w:after="144" w:line="240" w:lineRule="auto"/>
              <w:jc w:val="center"/>
              <w:rPr>
                <w:rFonts w:ascii="Arial" w:eastAsia="Times New Roman" w:hAnsi="Arial" w:cs="Arial"/>
                <w:sz w:val="18"/>
                <w:szCs w:val="18"/>
              </w:rPr>
            </w:pPr>
            <w:r>
              <w:rPr>
                <w:rFonts w:ascii="Arial" w:eastAsia="Times New Roman" w:hAnsi="Arial" w:cs="Arial"/>
                <w:sz w:val="18"/>
                <w:szCs w:val="18"/>
              </w:rPr>
              <w:t>7,222</w:t>
            </w:r>
          </w:p>
        </w:tc>
        <w:tc>
          <w:tcPr>
            <w:tcW w:w="1440" w:type="dxa"/>
            <w:tcBorders>
              <w:top w:val="dotted" w:sz="4" w:space="0" w:color="auto"/>
              <w:bottom w:val="dotted" w:sz="4" w:space="0" w:color="auto"/>
            </w:tcBorders>
            <w:shd w:val="clear" w:color="auto" w:fill="auto"/>
            <w:vAlign w:val="bottom"/>
          </w:tcPr>
          <w:p w14:paraId="754DEBD1" w14:textId="118BE485" w:rsidR="00F2557C" w:rsidRPr="005A01E7" w:rsidRDefault="00137874" w:rsidP="00F45C4D">
            <w:pPr>
              <w:spacing w:beforeLines="60" w:before="144" w:afterLines="60" w:after="144" w:line="240" w:lineRule="auto"/>
              <w:jc w:val="center"/>
              <w:rPr>
                <w:rFonts w:ascii="Arial" w:eastAsia="Times New Roman" w:hAnsi="Arial" w:cs="Arial"/>
                <w:sz w:val="18"/>
                <w:szCs w:val="18"/>
              </w:rPr>
            </w:pPr>
            <w:r>
              <w:rPr>
                <w:rFonts w:ascii="Arial" w:eastAsia="Times New Roman" w:hAnsi="Arial" w:cs="Arial"/>
                <w:sz w:val="18"/>
                <w:szCs w:val="18"/>
              </w:rPr>
              <w:t>9,583</w:t>
            </w:r>
          </w:p>
        </w:tc>
      </w:tr>
      <w:tr w:rsidR="00F2557C" w:rsidRPr="005A01E7" w14:paraId="0E1CD4D7" w14:textId="77777777" w:rsidTr="00F2557C">
        <w:trPr>
          <w:trHeight w:val="300"/>
        </w:trPr>
        <w:tc>
          <w:tcPr>
            <w:tcW w:w="555" w:type="dxa"/>
            <w:shd w:val="clear" w:color="auto" w:fill="auto"/>
            <w:noWrap/>
            <w:hideMark/>
          </w:tcPr>
          <w:p w14:paraId="02B69FBE"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11</w:t>
            </w:r>
          </w:p>
        </w:tc>
        <w:tc>
          <w:tcPr>
            <w:tcW w:w="1170" w:type="dxa"/>
            <w:shd w:val="clear" w:color="auto" w:fill="auto"/>
            <w:noWrap/>
            <w:hideMark/>
          </w:tcPr>
          <w:p w14:paraId="331AE157"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proofErr w:type="spellStart"/>
            <w:r w:rsidRPr="005A01E7">
              <w:rPr>
                <w:rFonts w:ascii="Arial" w:eastAsia="Times New Roman" w:hAnsi="Arial" w:cs="Arial"/>
                <w:sz w:val="18"/>
                <w:szCs w:val="18"/>
              </w:rPr>
              <w:t>Nghệ</w:t>
            </w:r>
            <w:proofErr w:type="spellEnd"/>
            <w:r w:rsidRPr="005A01E7">
              <w:rPr>
                <w:rFonts w:ascii="Arial" w:eastAsia="Times New Roman" w:hAnsi="Arial" w:cs="Arial"/>
                <w:sz w:val="18"/>
                <w:szCs w:val="18"/>
              </w:rPr>
              <w:t xml:space="preserve"> An</w:t>
            </w:r>
          </w:p>
        </w:tc>
        <w:tc>
          <w:tcPr>
            <w:tcW w:w="1440" w:type="dxa"/>
            <w:shd w:val="clear" w:color="auto" w:fill="auto"/>
            <w:noWrap/>
            <w:hideMark/>
          </w:tcPr>
          <w:p w14:paraId="29438B9E"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proofErr w:type="spellStart"/>
            <w:r w:rsidRPr="005A01E7">
              <w:rPr>
                <w:rFonts w:ascii="Arial" w:eastAsia="Times New Roman" w:hAnsi="Arial" w:cs="Arial"/>
                <w:sz w:val="18"/>
                <w:szCs w:val="18"/>
              </w:rPr>
              <w:t>Tương</w:t>
            </w:r>
            <w:proofErr w:type="spellEnd"/>
            <w:r w:rsidRPr="005A01E7">
              <w:rPr>
                <w:rFonts w:ascii="Arial" w:eastAsia="Times New Roman" w:hAnsi="Arial" w:cs="Arial"/>
                <w:sz w:val="18"/>
                <w:szCs w:val="18"/>
              </w:rPr>
              <w:t xml:space="preserve"> </w:t>
            </w:r>
            <w:proofErr w:type="spellStart"/>
            <w:r w:rsidRPr="005A01E7">
              <w:rPr>
                <w:rFonts w:ascii="Arial" w:eastAsia="Times New Roman" w:hAnsi="Arial" w:cs="Arial"/>
                <w:sz w:val="18"/>
                <w:szCs w:val="18"/>
              </w:rPr>
              <w:t>Dương</w:t>
            </w:r>
            <w:proofErr w:type="spellEnd"/>
          </w:p>
        </w:tc>
        <w:tc>
          <w:tcPr>
            <w:tcW w:w="1260" w:type="dxa"/>
            <w:shd w:val="clear" w:color="auto" w:fill="auto"/>
            <w:noWrap/>
            <w:hideMark/>
          </w:tcPr>
          <w:p w14:paraId="1F50020B"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proofErr w:type="spellStart"/>
            <w:r w:rsidRPr="005A01E7">
              <w:rPr>
                <w:rFonts w:ascii="Arial" w:eastAsia="Times New Roman" w:hAnsi="Arial" w:cs="Arial"/>
                <w:sz w:val="18"/>
                <w:szCs w:val="18"/>
              </w:rPr>
              <w:t>Yên</w:t>
            </w:r>
            <w:proofErr w:type="spellEnd"/>
            <w:r w:rsidRPr="005A01E7">
              <w:rPr>
                <w:rFonts w:ascii="Arial" w:eastAsia="Times New Roman" w:hAnsi="Arial" w:cs="Arial"/>
                <w:sz w:val="18"/>
                <w:szCs w:val="18"/>
              </w:rPr>
              <w:t xml:space="preserve"> </w:t>
            </w:r>
            <w:proofErr w:type="spellStart"/>
            <w:r w:rsidRPr="005A01E7">
              <w:rPr>
                <w:rFonts w:ascii="Arial" w:eastAsia="Times New Roman" w:hAnsi="Arial" w:cs="Arial"/>
                <w:sz w:val="18"/>
                <w:szCs w:val="18"/>
              </w:rPr>
              <w:t>Tĩnh</w:t>
            </w:r>
            <w:proofErr w:type="spellEnd"/>
          </w:p>
        </w:tc>
        <w:tc>
          <w:tcPr>
            <w:tcW w:w="900" w:type="dxa"/>
            <w:shd w:val="clear" w:color="000000" w:fill="73B2FF"/>
            <w:noWrap/>
            <w:hideMark/>
          </w:tcPr>
          <w:p w14:paraId="5B6B2B13"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5</w:t>
            </w:r>
          </w:p>
        </w:tc>
        <w:tc>
          <w:tcPr>
            <w:tcW w:w="1350" w:type="dxa"/>
            <w:tcBorders>
              <w:top w:val="dotted" w:sz="4" w:space="0" w:color="auto"/>
              <w:bottom w:val="dotted" w:sz="4" w:space="0" w:color="auto"/>
            </w:tcBorders>
            <w:shd w:val="clear" w:color="auto" w:fill="auto"/>
          </w:tcPr>
          <w:p w14:paraId="396051E4"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r>
              <w:rPr>
                <w:rFonts w:ascii="Arial" w:eastAsia="Times New Roman" w:hAnsi="Arial" w:cs="Arial"/>
                <w:sz w:val="18"/>
                <w:szCs w:val="18"/>
              </w:rPr>
              <w:t>47.5</w:t>
            </w:r>
          </w:p>
        </w:tc>
        <w:tc>
          <w:tcPr>
            <w:tcW w:w="1440" w:type="dxa"/>
            <w:tcBorders>
              <w:top w:val="dotted" w:sz="4" w:space="0" w:color="auto"/>
              <w:bottom w:val="dotted" w:sz="4" w:space="0" w:color="auto"/>
            </w:tcBorders>
            <w:vAlign w:val="bottom"/>
          </w:tcPr>
          <w:p w14:paraId="7FCB9F41" w14:textId="3ECA7E56" w:rsidR="00F2557C" w:rsidRPr="00EE0B4C" w:rsidRDefault="00137874" w:rsidP="00F45C4D">
            <w:pPr>
              <w:spacing w:beforeLines="60" w:before="144" w:afterLines="60" w:after="144" w:line="240" w:lineRule="auto"/>
              <w:jc w:val="center"/>
              <w:rPr>
                <w:rFonts w:ascii="Arial" w:eastAsia="Times New Roman" w:hAnsi="Arial" w:cs="Arial"/>
                <w:sz w:val="18"/>
                <w:szCs w:val="18"/>
              </w:rPr>
            </w:pPr>
            <w:r>
              <w:rPr>
                <w:rFonts w:ascii="Arial" w:eastAsia="Times New Roman" w:hAnsi="Arial" w:cs="Arial"/>
                <w:sz w:val="18"/>
                <w:szCs w:val="18"/>
              </w:rPr>
              <w:t>2,950</w:t>
            </w:r>
          </w:p>
        </w:tc>
        <w:tc>
          <w:tcPr>
            <w:tcW w:w="1440" w:type="dxa"/>
            <w:tcBorders>
              <w:top w:val="dotted" w:sz="4" w:space="0" w:color="auto"/>
              <w:bottom w:val="dotted" w:sz="4" w:space="0" w:color="auto"/>
            </w:tcBorders>
            <w:shd w:val="clear" w:color="auto" w:fill="auto"/>
            <w:vAlign w:val="bottom"/>
          </w:tcPr>
          <w:p w14:paraId="3F327770" w14:textId="795D6FAC" w:rsidR="00F2557C" w:rsidRPr="005A01E7" w:rsidRDefault="00137874" w:rsidP="00F45C4D">
            <w:pPr>
              <w:spacing w:beforeLines="60" w:before="144" w:afterLines="60" w:after="144" w:line="240" w:lineRule="auto"/>
              <w:jc w:val="center"/>
              <w:rPr>
                <w:rFonts w:ascii="Arial" w:eastAsia="Times New Roman" w:hAnsi="Arial" w:cs="Arial"/>
                <w:sz w:val="18"/>
                <w:szCs w:val="18"/>
              </w:rPr>
            </w:pPr>
            <w:r>
              <w:rPr>
                <w:rFonts w:ascii="Arial" w:eastAsia="Times New Roman" w:hAnsi="Arial" w:cs="Arial"/>
                <w:sz w:val="18"/>
                <w:szCs w:val="18"/>
              </w:rPr>
              <w:t>9,300</w:t>
            </w:r>
          </w:p>
        </w:tc>
      </w:tr>
      <w:tr w:rsidR="00F2557C" w:rsidRPr="005A01E7" w14:paraId="6ED5240F" w14:textId="77777777" w:rsidTr="00F2557C">
        <w:trPr>
          <w:trHeight w:val="300"/>
        </w:trPr>
        <w:tc>
          <w:tcPr>
            <w:tcW w:w="555" w:type="dxa"/>
            <w:shd w:val="clear" w:color="auto" w:fill="auto"/>
            <w:noWrap/>
            <w:hideMark/>
          </w:tcPr>
          <w:p w14:paraId="031DE4B8"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12</w:t>
            </w:r>
          </w:p>
        </w:tc>
        <w:tc>
          <w:tcPr>
            <w:tcW w:w="1170" w:type="dxa"/>
            <w:shd w:val="clear" w:color="auto" w:fill="auto"/>
            <w:noWrap/>
            <w:hideMark/>
          </w:tcPr>
          <w:p w14:paraId="2CDC2B8E"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proofErr w:type="spellStart"/>
            <w:r w:rsidRPr="005A01E7">
              <w:rPr>
                <w:rFonts w:ascii="Arial" w:eastAsia="Times New Roman" w:hAnsi="Arial" w:cs="Arial"/>
                <w:sz w:val="18"/>
                <w:szCs w:val="18"/>
              </w:rPr>
              <w:t>Nghệ</w:t>
            </w:r>
            <w:proofErr w:type="spellEnd"/>
            <w:r w:rsidRPr="005A01E7">
              <w:rPr>
                <w:rFonts w:ascii="Arial" w:eastAsia="Times New Roman" w:hAnsi="Arial" w:cs="Arial"/>
                <w:sz w:val="18"/>
                <w:szCs w:val="18"/>
              </w:rPr>
              <w:t xml:space="preserve"> An</w:t>
            </w:r>
          </w:p>
        </w:tc>
        <w:tc>
          <w:tcPr>
            <w:tcW w:w="1440" w:type="dxa"/>
            <w:shd w:val="clear" w:color="auto" w:fill="auto"/>
            <w:noWrap/>
            <w:hideMark/>
          </w:tcPr>
          <w:p w14:paraId="157FAFB9"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proofErr w:type="spellStart"/>
            <w:r w:rsidRPr="005A01E7">
              <w:rPr>
                <w:rFonts w:ascii="Arial" w:eastAsia="Times New Roman" w:hAnsi="Arial" w:cs="Arial"/>
                <w:sz w:val="18"/>
                <w:szCs w:val="18"/>
              </w:rPr>
              <w:t>Tương</w:t>
            </w:r>
            <w:proofErr w:type="spellEnd"/>
            <w:r w:rsidRPr="005A01E7">
              <w:rPr>
                <w:rFonts w:ascii="Arial" w:eastAsia="Times New Roman" w:hAnsi="Arial" w:cs="Arial"/>
                <w:sz w:val="18"/>
                <w:szCs w:val="18"/>
              </w:rPr>
              <w:t xml:space="preserve"> </w:t>
            </w:r>
            <w:proofErr w:type="spellStart"/>
            <w:r w:rsidRPr="005A01E7">
              <w:rPr>
                <w:rFonts w:ascii="Arial" w:eastAsia="Times New Roman" w:hAnsi="Arial" w:cs="Arial"/>
                <w:sz w:val="18"/>
                <w:szCs w:val="18"/>
              </w:rPr>
              <w:t>Dương</w:t>
            </w:r>
            <w:proofErr w:type="spellEnd"/>
          </w:p>
        </w:tc>
        <w:tc>
          <w:tcPr>
            <w:tcW w:w="1260" w:type="dxa"/>
            <w:shd w:val="clear" w:color="auto" w:fill="auto"/>
            <w:noWrap/>
            <w:hideMark/>
          </w:tcPr>
          <w:p w14:paraId="5E84FB1C"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Nga My</w:t>
            </w:r>
          </w:p>
        </w:tc>
        <w:tc>
          <w:tcPr>
            <w:tcW w:w="900" w:type="dxa"/>
            <w:shd w:val="clear" w:color="000000" w:fill="73B2FF"/>
            <w:noWrap/>
            <w:hideMark/>
          </w:tcPr>
          <w:p w14:paraId="2EA25623"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5</w:t>
            </w:r>
          </w:p>
        </w:tc>
        <w:tc>
          <w:tcPr>
            <w:tcW w:w="1350" w:type="dxa"/>
            <w:tcBorders>
              <w:top w:val="dotted" w:sz="4" w:space="0" w:color="auto"/>
              <w:bottom w:val="dotted" w:sz="4" w:space="0" w:color="auto"/>
            </w:tcBorders>
            <w:shd w:val="clear" w:color="auto" w:fill="auto"/>
          </w:tcPr>
          <w:p w14:paraId="24CF44F3"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r>
              <w:rPr>
                <w:rFonts w:ascii="Arial" w:eastAsia="Times New Roman" w:hAnsi="Arial" w:cs="Arial"/>
                <w:sz w:val="18"/>
                <w:szCs w:val="18"/>
              </w:rPr>
              <w:t>50.7</w:t>
            </w:r>
          </w:p>
        </w:tc>
        <w:tc>
          <w:tcPr>
            <w:tcW w:w="1440" w:type="dxa"/>
            <w:tcBorders>
              <w:top w:val="dotted" w:sz="4" w:space="0" w:color="auto"/>
              <w:bottom w:val="dotted" w:sz="4" w:space="0" w:color="auto"/>
            </w:tcBorders>
            <w:vAlign w:val="bottom"/>
          </w:tcPr>
          <w:p w14:paraId="1ED3C2D8" w14:textId="10920FCD" w:rsidR="00F2557C" w:rsidRPr="00EE0B4C" w:rsidRDefault="00137874" w:rsidP="00F45C4D">
            <w:pPr>
              <w:spacing w:beforeLines="60" w:before="144" w:afterLines="60" w:after="144" w:line="240" w:lineRule="auto"/>
              <w:jc w:val="center"/>
              <w:rPr>
                <w:rFonts w:ascii="Arial" w:eastAsia="Times New Roman" w:hAnsi="Arial" w:cs="Arial"/>
                <w:sz w:val="18"/>
                <w:szCs w:val="18"/>
              </w:rPr>
            </w:pPr>
            <w:r>
              <w:rPr>
                <w:rFonts w:ascii="Arial" w:eastAsia="Times New Roman" w:hAnsi="Arial" w:cs="Arial"/>
                <w:sz w:val="18"/>
                <w:szCs w:val="18"/>
              </w:rPr>
              <w:t>1,833</w:t>
            </w:r>
          </w:p>
        </w:tc>
        <w:tc>
          <w:tcPr>
            <w:tcW w:w="1440" w:type="dxa"/>
            <w:tcBorders>
              <w:top w:val="dotted" w:sz="4" w:space="0" w:color="auto"/>
              <w:bottom w:val="dotted" w:sz="4" w:space="0" w:color="auto"/>
            </w:tcBorders>
            <w:shd w:val="clear" w:color="auto" w:fill="auto"/>
            <w:vAlign w:val="bottom"/>
          </w:tcPr>
          <w:p w14:paraId="3E94D5A6" w14:textId="4E74D7C1" w:rsidR="00F2557C" w:rsidRPr="005A01E7" w:rsidRDefault="00137874" w:rsidP="00F45C4D">
            <w:pPr>
              <w:spacing w:beforeLines="60" w:before="144" w:afterLines="60" w:after="144" w:line="240" w:lineRule="auto"/>
              <w:jc w:val="center"/>
              <w:rPr>
                <w:rFonts w:ascii="Arial" w:eastAsia="Times New Roman" w:hAnsi="Arial" w:cs="Arial"/>
                <w:sz w:val="18"/>
                <w:szCs w:val="18"/>
              </w:rPr>
            </w:pPr>
            <w:r>
              <w:rPr>
                <w:rFonts w:ascii="Arial" w:eastAsia="Times New Roman" w:hAnsi="Arial" w:cs="Arial"/>
                <w:sz w:val="18"/>
                <w:szCs w:val="18"/>
              </w:rPr>
              <w:t>0</w:t>
            </w:r>
          </w:p>
        </w:tc>
      </w:tr>
      <w:tr w:rsidR="00F2557C" w:rsidRPr="005A01E7" w14:paraId="239E9E50" w14:textId="77777777" w:rsidTr="00F2557C">
        <w:trPr>
          <w:trHeight w:val="300"/>
        </w:trPr>
        <w:tc>
          <w:tcPr>
            <w:tcW w:w="555" w:type="dxa"/>
            <w:shd w:val="clear" w:color="auto" w:fill="auto"/>
            <w:noWrap/>
            <w:hideMark/>
          </w:tcPr>
          <w:p w14:paraId="01D53CBA"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13</w:t>
            </w:r>
          </w:p>
        </w:tc>
        <w:tc>
          <w:tcPr>
            <w:tcW w:w="1170" w:type="dxa"/>
            <w:shd w:val="clear" w:color="auto" w:fill="auto"/>
            <w:noWrap/>
            <w:hideMark/>
          </w:tcPr>
          <w:p w14:paraId="6C8766FC"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proofErr w:type="spellStart"/>
            <w:r w:rsidRPr="005A01E7">
              <w:rPr>
                <w:rFonts w:ascii="Arial" w:eastAsia="Times New Roman" w:hAnsi="Arial" w:cs="Arial"/>
                <w:sz w:val="18"/>
                <w:szCs w:val="18"/>
              </w:rPr>
              <w:t>Nghệ</w:t>
            </w:r>
            <w:proofErr w:type="spellEnd"/>
            <w:r w:rsidRPr="005A01E7">
              <w:rPr>
                <w:rFonts w:ascii="Arial" w:eastAsia="Times New Roman" w:hAnsi="Arial" w:cs="Arial"/>
                <w:sz w:val="18"/>
                <w:szCs w:val="18"/>
              </w:rPr>
              <w:t xml:space="preserve"> An</w:t>
            </w:r>
          </w:p>
        </w:tc>
        <w:tc>
          <w:tcPr>
            <w:tcW w:w="1440" w:type="dxa"/>
            <w:shd w:val="clear" w:color="auto" w:fill="auto"/>
            <w:noWrap/>
            <w:hideMark/>
          </w:tcPr>
          <w:p w14:paraId="2186D354"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proofErr w:type="spellStart"/>
            <w:r w:rsidRPr="005A01E7">
              <w:rPr>
                <w:rFonts w:ascii="Arial" w:eastAsia="Times New Roman" w:hAnsi="Arial" w:cs="Arial"/>
                <w:sz w:val="18"/>
                <w:szCs w:val="18"/>
              </w:rPr>
              <w:t>Quế</w:t>
            </w:r>
            <w:proofErr w:type="spellEnd"/>
            <w:r w:rsidRPr="005A01E7">
              <w:rPr>
                <w:rFonts w:ascii="Arial" w:eastAsia="Times New Roman" w:hAnsi="Arial" w:cs="Arial"/>
                <w:sz w:val="18"/>
                <w:szCs w:val="18"/>
              </w:rPr>
              <w:t xml:space="preserve"> Phong</w:t>
            </w:r>
          </w:p>
        </w:tc>
        <w:tc>
          <w:tcPr>
            <w:tcW w:w="1260" w:type="dxa"/>
            <w:shd w:val="clear" w:color="auto" w:fill="auto"/>
            <w:noWrap/>
            <w:hideMark/>
          </w:tcPr>
          <w:p w14:paraId="4C65F8C9"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proofErr w:type="spellStart"/>
            <w:r w:rsidRPr="005A01E7">
              <w:rPr>
                <w:rFonts w:ascii="Arial" w:eastAsia="Times New Roman" w:hAnsi="Arial" w:cs="Arial"/>
                <w:sz w:val="18"/>
                <w:szCs w:val="18"/>
              </w:rPr>
              <w:t>Châu</w:t>
            </w:r>
            <w:proofErr w:type="spellEnd"/>
            <w:r w:rsidRPr="005A01E7">
              <w:rPr>
                <w:rFonts w:ascii="Arial" w:eastAsia="Times New Roman" w:hAnsi="Arial" w:cs="Arial"/>
                <w:sz w:val="18"/>
                <w:szCs w:val="18"/>
              </w:rPr>
              <w:t xml:space="preserve"> Kim</w:t>
            </w:r>
          </w:p>
        </w:tc>
        <w:tc>
          <w:tcPr>
            <w:tcW w:w="900" w:type="dxa"/>
            <w:shd w:val="clear" w:color="000000" w:fill="A83800"/>
            <w:noWrap/>
            <w:hideMark/>
          </w:tcPr>
          <w:p w14:paraId="7F06047E"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6</w:t>
            </w:r>
          </w:p>
        </w:tc>
        <w:tc>
          <w:tcPr>
            <w:tcW w:w="1350" w:type="dxa"/>
            <w:tcBorders>
              <w:top w:val="dotted" w:sz="4" w:space="0" w:color="auto"/>
              <w:bottom w:val="dotted" w:sz="4" w:space="0" w:color="auto"/>
            </w:tcBorders>
            <w:shd w:val="clear" w:color="auto" w:fill="auto"/>
          </w:tcPr>
          <w:p w14:paraId="24E74EEF"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r>
              <w:rPr>
                <w:rFonts w:ascii="Arial" w:eastAsia="Times New Roman" w:hAnsi="Arial" w:cs="Arial"/>
                <w:sz w:val="18"/>
                <w:szCs w:val="18"/>
              </w:rPr>
              <w:t>35.2</w:t>
            </w:r>
          </w:p>
        </w:tc>
        <w:tc>
          <w:tcPr>
            <w:tcW w:w="1440" w:type="dxa"/>
            <w:tcBorders>
              <w:top w:val="dotted" w:sz="4" w:space="0" w:color="auto"/>
              <w:bottom w:val="dotted" w:sz="4" w:space="0" w:color="auto"/>
            </w:tcBorders>
            <w:vAlign w:val="bottom"/>
          </w:tcPr>
          <w:p w14:paraId="77060CE1" w14:textId="7385EE5D" w:rsidR="00F2557C" w:rsidRPr="00EE0B4C" w:rsidRDefault="00137874" w:rsidP="00F45C4D">
            <w:pPr>
              <w:spacing w:beforeLines="60" w:before="144" w:afterLines="60" w:after="144" w:line="240" w:lineRule="auto"/>
              <w:jc w:val="center"/>
              <w:rPr>
                <w:rFonts w:ascii="Arial" w:eastAsia="Times New Roman" w:hAnsi="Arial" w:cs="Arial"/>
                <w:sz w:val="18"/>
                <w:szCs w:val="18"/>
              </w:rPr>
            </w:pPr>
            <w:r>
              <w:rPr>
                <w:rFonts w:ascii="Arial" w:eastAsia="Times New Roman" w:hAnsi="Arial" w:cs="Arial"/>
                <w:sz w:val="18"/>
                <w:szCs w:val="18"/>
              </w:rPr>
              <w:t>313</w:t>
            </w:r>
          </w:p>
        </w:tc>
        <w:tc>
          <w:tcPr>
            <w:tcW w:w="1440" w:type="dxa"/>
            <w:tcBorders>
              <w:top w:val="dotted" w:sz="4" w:space="0" w:color="auto"/>
              <w:bottom w:val="dotted" w:sz="4" w:space="0" w:color="auto"/>
            </w:tcBorders>
            <w:shd w:val="clear" w:color="auto" w:fill="auto"/>
            <w:vAlign w:val="bottom"/>
          </w:tcPr>
          <w:p w14:paraId="58CBF5B9" w14:textId="74164B29" w:rsidR="00F2557C" w:rsidRPr="005A01E7" w:rsidRDefault="00137874" w:rsidP="00F45C4D">
            <w:pPr>
              <w:spacing w:beforeLines="60" w:before="144" w:afterLines="60" w:after="144" w:line="240" w:lineRule="auto"/>
              <w:jc w:val="center"/>
              <w:rPr>
                <w:rFonts w:ascii="Arial" w:eastAsia="Times New Roman" w:hAnsi="Arial" w:cs="Arial"/>
                <w:sz w:val="18"/>
                <w:szCs w:val="18"/>
              </w:rPr>
            </w:pPr>
            <w:r>
              <w:rPr>
                <w:rFonts w:ascii="Arial" w:eastAsia="Times New Roman" w:hAnsi="Arial" w:cs="Arial"/>
                <w:sz w:val="18"/>
                <w:szCs w:val="18"/>
              </w:rPr>
              <w:t>10,313</w:t>
            </w:r>
          </w:p>
        </w:tc>
      </w:tr>
      <w:tr w:rsidR="00F2557C" w:rsidRPr="005A01E7" w14:paraId="1792FA47" w14:textId="77777777" w:rsidTr="00F2557C">
        <w:trPr>
          <w:trHeight w:val="300"/>
        </w:trPr>
        <w:tc>
          <w:tcPr>
            <w:tcW w:w="555" w:type="dxa"/>
            <w:shd w:val="clear" w:color="auto" w:fill="auto"/>
            <w:noWrap/>
            <w:hideMark/>
          </w:tcPr>
          <w:p w14:paraId="172C3051"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14</w:t>
            </w:r>
          </w:p>
        </w:tc>
        <w:tc>
          <w:tcPr>
            <w:tcW w:w="1170" w:type="dxa"/>
            <w:shd w:val="clear" w:color="auto" w:fill="auto"/>
            <w:noWrap/>
            <w:hideMark/>
          </w:tcPr>
          <w:p w14:paraId="15465152"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proofErr w:type="spellStart"/>
            <w:r w:rsidRPr="005A01E7">
              <w:rPr>
                <w:rFonts w:ascii="Arial" w:eastAsia="Times New Roman" w:hAnsi="Arial" w:cs="Arial"/>
                <w:sz w:val="18"/>
                <w:szCs w:val="18"/>
              </w:rPr>
              <w:t>Nghệ</w:t>
            </w:r>
            <w:proofErr w:type="spellEnd"/>
            <w:r w:rsidRPr="005A01E7">
              <w:rPr>
                <w:rFonts w:ascii="Arial" w:eastAsia="Times New Roman" w:hAnsi="Arial" w:cs="Arial"/>
                <w:sz w:val="18"/>
                <w:szCs w:val="18"/>
              </w:rPr>
              <w:t xml:space="preserve"> An</w:t>
            </w:r>
          </w:p>
        </w:tc>
        <w:tc>
          <w:tcPr>
            <w:tcW w:w="1440" w:type="dxa"/>
            <w:shd w:val="clear" w:color="auto" w:fill="auto"/>
            <w:noWrap/>
            <w:hideMark/>
          </w:tcPr>
          <w:p w14:paraId="45AA6B9D"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proofErr w:type="spellStart"/>
            <w:r w:rsidRPr="005A01E7">
              <w:rPr>
                <w:rFonts w:ascii="Arial" w:eastAsia="Times New Roman" w:hAnsi="Arial" w:cs="Arial"/>
                <w:sz w:val="18"/>
                <w:szCs w:val="18"/>
              </w:rPr>
              <w:t>Quế</w:t>
            </w:r>
            <w:proofErr w:type="spellEnd"/>
            <w:r w:rsidRPr="005A01E7">
              <w:rPr>
                <w:rFonts w:ascii="Arial" w:eastAsia="Times New Roman" w:hAnsi="Arial" w:cs="Arial"/>
                <w:sz w:val="18"/>
                <w:szCs w:val="18"/>
              </w:rPr>
              <w:t xml:space="preserve"> Phong</w:t>
            </w:r>
          </w:p>
        </w:tc>
        <w:tc>
          <w:tcPr>
            <w:tcW w:w="1260" w:type="dxa"/>
            <w:shd w:val="clear" w:color="auto" w:fill="auto"/>
            <w:noWrap/>
            <w:hideMark/>
          </w:tcPr>
          <w:p w14:paraId="35EF420C"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proofErr w:type="spellStart"/>
            <w:r w:rsidRPr="005A01E7">
              <w:rPr>
                <w:rFonts w:ascii="Arial" w:eastAsia="Times New Roman" w:hAnsi="Arial" w:cs="Arial"/>
                <w:sz w:val="18"/>
                <w:szCs w:val="18"/>
              </w:rPr>
              <w:t>Châu</w:t>
            </w:r>
            <w:proofErr w:type="spellEnd"/>
            <w:r w:rsidRPr="005A01E7">
              <w:rPr>
                <w:rFonts w:ascii="Arial" w:eastAsia="Times New Roman" w:hAnsi="Arial" w:cs="Arial"/>
                <w:sz w:val="18"/>
                <w:szCs w:val="18"/>
              </w:rPr>
              <w:t xml:space="preserve"> </w:t>
            </w:r>
            <w:proofErr w:type="spellStart"/>
            <w:r w:rsidRPr="005A01E7">
              <w:rPr>
                <w:rFonts w:ascii="Arial" w:eastAsia="Times New Roman" w:hAnsi="Arial" w:cs="Arial"/>
                <w:sz w:val="18"/>
                <w:szCs w:val="18"/>
              </w:rPr>
              <w:t>Thôn</w:t>
            </w:r>
            <w:proofErr w:type="spellEnd"/>
          </w:p>
        </w:tc>
        <w:tc>
          <w:tcPr>
            <w:tcW w:w="900" w:type="dxa"/>
            <w:shd w:val="clear" w:color="000000" w:fill="A83800"/>
            <w:noWrap/>
            <w:hideMark/>
          </w:tcPr>
          <w:p w14:paraId="36C5A24C"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6</w:t>
            </w:r>
          </w:p>
        </w:tc>
        <w:tc>
          <w:tcPr>
            <w:tcW w:w="1350" w:type="dxa"/>
            <w:tcBorders>
              <w:top w:val="dotted" w:sz="4" w:space="0" w:color="auto"/>
              <w:bottom w:val="single" w:sz="4" w:space="0" w:color="auto"/>
            </w:tcBorders>
            <w:shd w:val="clear" w:color="auto" w:fill="auto"/>
          </w:tcPr>
          <w:p w14:paraId="56F01294"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r>
              <w:rPr>
                <w:rFonts w:ascii="Arial" w:eastAsia="Times New Roman" w:hAnsi="Arial" w:cs="Arial"/>
                <w:sz w:val="18"/>
                <w:szCs w:val="18"/>
              </w:rPr>
              <w:t>-</w:t>
            </w:r>
          </w:p>
        </w:tc>
        <w:tc>
          <w:tcPr>
            <w:tcW w:w="1440" w:type="dxa"/>
            <w:tcBorders>
              <w:top w:val="dotted" w:sz="4" w:space="0" w:color="auto"/>
              <w:bottom w:val="single" w:sz="4" w:space="0" w:color="auto"/>
            </w:tcBorders>
          </w:tcPr>
          <w:p w14:paraId="48FD3593" w14:textId="211E9C0D" w:rsidR="00F2557C" w:rsidRDefault="00835084" w:rsidP="00F45C4D">
            <w:pPr>
              <w:spacing w:beforeLines="60" w:before="144" w:afterLines="60" w:after="144" w:line="240" w:lineRule="auto"/>
              <w:jc w:val="center"/>
              <w:rPr>
                <w:rFonts w:ascii="Arial" w:eastAsia="Times New Roman" w:hAnsi="Arial" w:cs="Arial"/>
                <w:sz w:val="18"/>
                <w:szCs w:val="18"/>
              </w:rPr>
            </w:pPr>
            <w:r>
              <w:rPr>
                <w:rFonts w:ascii="Arial" w:eastAsia="Times New Roman" w:hAnsi="Arial" w:cs="Arial"/>
                <w:sz w:val="18"/>
                <w:szCs w:val="18"/>
              </w:rPr>
              <w:t>-</w:t>
            </w:r>
          </w:p>
        </w:tc>
        <w:tc>
          <w:tcPr>
            <w:tcW w:w="1440" w:type="dxa"/>
            <w:tcBorders>
              <w:top w:val="dotted" w:sz="4" w:space="0" w:color="auto"/>
              <w:bottom w:val="single" w:sz="4" w:space="0" w:color="auto"/>
            </w:tcBorders>
            <w:shd w:val="clear" w:color="auto" w:fill="auto"/>
          </w:tcPr>
          <w:p w14:paraId="530590DB" w14:textId="2E554FA7" w:rsidR="00F2557C" w:rsidRPr="005A01E7" w:rsidRDefault="00835084" w:rsidP="00F45C4D">
            <w:pPr>
              <w:spacing w:beforeLines="60" w:before="144" w:afterLines="60" w:after="144" w:line="240" w:lineRule="auto"/>
              <w:jc w:val="center"/>
              <w:rPr>
                <w:rFonts w:ascii="Arial" w:eastAsia="Times New Roman" w:hAnsi="Arial" w:cs="Arial"/>
                <w:sz w:val="18"/>
                <w:szCs w:val="18"/>
              </w:rPr>
            </w:pPr>
            <w:r>
              <w:rPr>
                <w:rFonts w:ascii="Arial" w:eastAsia="Times New Roman" w:hAnsi="Arial" w:cs="Arial"/>
                <w:sz w:val="18"/>
                <w:szCs w:val="18"/>
              </w:rPr>
              <w:t>-</w:t>
            </w:r>
          </w:p>
        </w:tc>
      </w:tr>
    </w:tbl>
    <w:p w14:paraId="244C85B6" w14:textId="384E8B38" w:rsidR="00EE0B4C" w:rsidRDefault="00EE0B4C" w:rsidP="006555AF"/>
    <w:p w14:paraId="5A6C275A" w14:textId="77777777" w:rsidR="00137874" w:rsidRDefault="00137874" w:rsidP="006555AF">
      <w:r>
        <w:t xml:space="preserve">The result show that for cluster 5, average consumption of LPG per person per month of </w:t>
      </w:r>
      <w:proofErr w:type="spellStart"/>
      <w:r>
        <w:t>Thiet</w:t>
      </w:r>
      <w:proofErr w:type="spellEnd"/>
      <w:r>
        <w:t xml:space="preserve"> Ong commune is significantly higher than the three other communes: VND 39,761 for LPG per person per month compared to VND 3,974, VND 9,300 and VND 0 of Ban Cong, Yen </w:t>
      </w:r>
      <w:proofErr w:type="spellStart"/>
      <w:r>
        <w:t>Tinh</w:t>
      </w:r>
      <w:proofErr w:type="spellEnd"/>
      <w:r>
        <w:t xml:space="preserve"> and Nga My respectively. </w:t>
      </w:r>
    </w:p>
    <w:p w14:paraId="381AE9BE" w14:textId="77777777" w:rsidR="000A6871" w:rsidRDefault="00137874" w:rsidP="00137874">
      <w:r>
        <w:t xml:space="preserve">Similarly for cluster 4, average consumption of LPG per person per month of </w:t>
      </w:r>
      <w:r w:rsidR="000A6871">
        <w:t xml:space="preserve">Ngoc </w:t>
      </w:r>
      <w:proofErr w:type="spellStart"/>
      <w:r w:rsidR="000A6871">
        <w:t>Khe</w:t>
      </w:r>
      <w:proofErr w:type="spellEnd"/>
      <w:r>
        <w:t xml:space="preserve"> commune is significantly higher than the three other communes: VND </w:t>
      </w:r>
      <w:r w:rsidR="000A6871">
        <w:t>26,000</w:t>
      </w:r>
      <w:r>
        <w:t xml:space="preserve"> for LPG per person per month compared to VND </w:t>
      </w:r>
      <w:r w:rsidR="000A6871">
        <w:t>4,167</w:t>
      </w:r>
      <w:r>
        <w:t xml:space="preserve">, VND </w:t>
      </w:r>
      <w:r w:rsidR="000A6871">
        <w:t>5,097</w:t>
      </w:r>
      <w:r>
        <w:t xml:space="preserve"> and VND </w:t>
      </w:r>
      <w:r w:rsidR="000A6871">
        <w:t>9,583</w:t>
      </w:r>
      <w:r>
        <w:t xml:space="preserve"> of </w:t>
      </w:r>
      <w:proofErr w:type="spellStart"/>
      <w:r w:rsidR="000A6871">
        <w:t>Giao</w:t>
      </w:r>
      <w:proofErr w:type="spellEnd"/>
      <w:r w:rsidR="000A6871">
        <w:t xml:space="preserve"> </w:t>
      </w:r>
      <w:proofErr w:type="gramStart"/>
      <w:r w:rsidR="000A6871">
        <w:t>An</w:t>
      </w:r>
      <w:proofErr w:type="gramEnd"/>
      <w:r w:rsidR="000A6871">
        <w:t>, Minh Son and Duc Son commune</w:t>
      </w:r>
      <w:r>
        <w:t xml:space="preserve"> respectively.</w:t>
      </w:r>
    </w:p>
    <w:p w14:paraId="6B3AE683" w14:textId="691E988B" w:rsidR="00137874" w:rsidRDefault="000A6871" w:rsidP="00137874">
      <w:r>
        <w:t xml:space="preserve">Geographic location of </w:t>
      </w:r>
      <w:proofErr w:type="spellStart"/>
      <w:r>
        <w:t>Thiet</w:t>
      </w:r>
      <w:proofErr w:type="spellEnd"/>
      <w:r>
        <w:t xml:space="preserve"> Ong commune</w:t>
      </w:r>
      <w:r w:rsidR="0092081D">
        <w:t xml:space="preserve"> (Village </w:t>
      </w:r>
      <w:proofErr w:type="spellStart"/>
      <w:r w:rsidR="0092081D">
        <w:t>Cú</w:t>
      </w:r>
      <w:proofErr w:type="spellEnd"/>
      <w:proofErr w:type="gramStart"/>
      <w:r w:rsidR="0092081D">
        <w:t xml:space="preserve">) </w:t>
      </w:r>
      <w:r>
        <w:t xml:space="preserve"> of</w:t>
      </w:r>
      <w:proofErr w:type="gramEnd"/>
      <w:r>
        <w:t xml:space="preserve"> cluster 5 and Ngoc </w:t>
      </w:r>
      <w:proofErr w:type="spellStart"/>
      <w:r>
        <w:t>Khe</w:t>
      </w:r>
      <w:proofErr w:type="spellEnd"/>
      <w:r>
        <w:t xml:space="preserve"> commune </w:t>
      </w:r>
      <w:r w:rsidR="0092081D">
        <w:t xml:space="preserve">(Village Cao </w:t>
      </w:r>
      <w:proofErr w:type="spellStart"/>
      <w:r w:rsidR="0092081D">
        <w:t>Xuân</w:t>
      </w:r>
      <w:proofErr w:type="spellEnd"/>
      <w:r w:rsidR="0092081D">
        <w:t xml:space="preserve">) </w:t>
      </w:r>
      <w:r>
        <w:t>of cluster 4 are both at intersections of key roads.</w:t>
      </w:r>
      <w:r w:rsidR="0092081D">
        <w:t xml:space="preserve"> </w:t>
      </w:r>
      <w:r w:rsidR="00835084">
        <w:t xml:space="preserve">These two communes are more exposed to urbanization and have easier access to LPG distribution. These are amongst the key factors that impact on residents’ options of energy type. For these two communes, it is clear that people are switching to LPG as an alternative of </w:t>
      </w:r>
      <w:proofErr w:type="spellStart"/>
      <w:r w:rsidR="00835084">
        <w:t>fuelwood</w:t>
      </w:r>
      <w:proofErr w:type="spellEnd"/>
      <w:r w:rsidR="00835084">
        <w:t>.</w:t>
      </w:r>
    </w:p>
    <w:p w14:paraId="5898058F" w14:textId="661D0DF3" w:rsidR="00DB428A" w:rsidRDefault="00DB428A" w:rsidP="00137874">
      <w:r>
        <w:rPr>
          <w:noProof/>
          <w:lang w:val="en-GB" w:eastAsia="en-GB"/>
        </w:rPr>
        <w:lastRenderedPageBreak/>
        <w:drawing>
          <wp:inline distT="0" distB="0" distL="0" distR="0" wp14:anchorId="25B76570" wp14:editId="1A3E6107">
            <wp:extent cx="2944602" cy="2425814"/>
            <wp:effectExtent l="0" t="0" r="8255" b="0"/>
            <wp:docPr id="3" name="Picture 3" descr="E:\GFD\02 Ongoing projects\0193 SNV fuelwood baseline\Implementation\Reports\Phan tich so lieu\NgocKhe roa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GFD\02 Ongoing projects\0193 SNV fuelwood baseline\Implementation\Reports\Phan tich so lieu\NgocKhe roads.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50068" cy="2430317"/>
                    </a:xfrm>
                    <a:prstGeom prst="rect">
                      <a:avLst/>
                    </a:prstGeom>
                    <a:noFill/>
                    <a:ln>
                      <a:noFill/>
                    </a:ln>
                  </pic:spPr>
                </pic:pic>
              </a:graphicData>
            </a:graphic>
          </wp:inline>
        </w:drawing>
      </w:r>
      <w:r>
        <w:t xml:space="preserve">    </w:t>
      </w:r>
      <w:r>
        <w:rPr>
          <w:noProof/>
          <w:lang w:val="en-GB" w:eastAsia="en-GB"/>
        </w:rPr>
        <w:drawing>
          <wp:inline distT="0" distB="0" distL="0" distR="0" wp14:anchorId="187B44BA" wp14:editId="19E6D59E">
            <wp:extent cx="2943225" cy="2419878"/>
            <wp:effectExtent l="0" t="0" r="0" b="0"/>
            <wp:docPr id="4" name="Picture 4" descr="E:\GFD\02 Ongoing projects\0193 SNV fuelwood baseline\Implementation\Reports\Phan tich so lieu\Thietong roa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GFD\02 Ongoing projects\0193 SNV fuelwood baseline\Implementation\Reports\Phan tich so lieu\Thietong roads.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43225" cy="2419878"/>
                    </a:xfrm>
                    <a:prstGeom prst="rect">
                      <a:avLst/>
                    </a:prstGeom>
                    <a:noFill/>
                    <a:ln>
                      <a:noFill/>
                    </a:ln>
                  </pic:spPr>
                </pic:pic>
              </a:graphicData>
            </a:graphic>
          </wp:inline>
        </w:drawing>
      </w:r>
    </w:p>
    <w:p w14:paraId="2C1AD4AD" w14:textId="0C39CA0E" w:rsidR="009D716D" w:rsidRPr="009D716D" w:rsidRDefault="009D716D" w:rsidP="00DB428A">
      <w:pPr>
        <w:jc w:val="center"/>
        <w:rPr>
          <w:i/>
        </w:rPr>
      </w:pPr>
      <w:r w:rsidRPr="00DB428A">
        <w:rPr>
          <w:i/>
        </w:rPr>
        <w:t xml:space="preserve">Maps of </w:t>
      </w:r>
      <w:proofErr w:type="spellStart"/>
      <w:r w:rsidRPr="00DB428A">
        <w:rPr>
          <w:i/>
        </w:rPr>
        <w:t>Thiet</w:t>
      </w:r>
      <w:proofErr w:type="spellEnd"/>
      <w:r w:rsidRPr="00DB428A">
        <w:rPr>
          <w:i/>
        </w:rPr>
        <w:t xml:space="preserve"> Ong commune and Ngoc </w:t>
      </w:r>
      <w:proofErr w:type="spellStart"/>
      <w:r w:rsidRPr="00DB428A">
        <w:rPr>
          <w:i/>
        </w:rPr>
        <w:t>Khe</w:t>
      </w:r>
      <w:proofErr w:type="spellEnd"/>
      <w:r w:rsidRPr="00DB428A">
        <w:rPr>
          <w:i/>
        </w:rPr>
        <w:t xml:space="preserve"> </w:t>
      </w:r>
      <w:r w:rsidR="003B71F1" w:rsidRPr="00DB428A">
        <w:rPr>
          <w:i/>
        </w:rPr>
        <w:t>with transportation roads</w:t>
      </w:r>
    </w:p>
    <w:p w14:paraId="3CD5976A" w14:textId="5913F31F" w:rsidR="00835084" w:rsidRDefault="00835084" w:rsidP="00137874">
      <w:proofErr w:type="gramStart"/>
      <w:r>
        <w:t xml:space="preserve">Lack of secondary data on average income of </w:t>
      </w:r>
      <w:proofErr w:type="spellStart"/>
      <w:r>
        <w:t>peoply</w:t>
      </w:r>
      <w:proofErr w:type="spellEnd"/>
      <w:r>
        <w:t xml:space="preserve"> by commune </w:t>
      </w:r>
      <w:r w:rsidR="001E3253">
        <w:t xml:space="preserve">makes </w:t>
      </w:r>
      <w:proofErr w:type="spellStart"/>
      <w:r w:rsidR="001E3253">
        <w:t>futher</w:t>
      </w:r>
      <w:proofErr w:type="spellEnd"/>
      <w:r w:rsidR="001E3253">
        <w:t xml:space="preserve"> analysis on energy type options not reliable.</w:t>
      </w:r>
      <w:proofErr w:type="gramEnd"/>
    </w:p>
    <w:p w14:paraId="33A98735" w14:textId="3AF86716" w:rsidR="00A0111D" w:rsidRPr="00A0111D" w:rsidRDefault="00A0111D" w:rsidP="00A0111D">
      <w:pPr>
        <w:rPr>
          <w:b/>
          <w:i/>
        </w:rPr>
      </w:pPr>
      <w:r w:rsidRPr="00A0111D">
        <w:rPr>
          <w:b/>
          <w:i/>
        </w:rPr>
        <w:t xml:space="preserve">Estimation of </w:t>
      </w:r>
      <w:proofErr w:type="spellStart"/>
      <w:r w:rsidRPr="00A0111D">
        <w:rPr>
          <w:b/>
          <w:i/>
        </w:rPr>
        <w:t>fuelwood</w:t>
      </w:r>
      <w:proofErr w:type="spellEnd"/>
      <w:r w:rsidRPr="00A0111D">
        <w:rPr>
          <w:b/>
          <w:i/>
        </w:rPr>
        <w:t xml:space="preserve"> consumption per person per </w:t>
      </w:r>
      <w:r>
        <w:rPr>
          <w:b/>
          <w:i/>
        </w:rPr>
        <w:t>cluster</w:t>
      </w:r>
      <w:r w:rsidRPr="00A0111D">
        <w:rPr>
          <w:b/>
          <w:i/>
        </w:rPr>
        <w:t xml:space="preserve"> </w:t>
      </w:r>
    </w:p>
    <w:p w14:paraId="164E5AF5" w14:textId="52EF94E7" w:rsidR="00137874" w:rsidRDefault="00F40F00" w:rsidP="006555AF">
      <w:proofErr w:type="gramStart"/>
      <w:r>
        <w:t xml:space="preserve">The below table shows the estimation of </w:t>
      </w:r>
      <w:proofErr w:type="spellStart"/>
      <w:r>
        <w:t>fuelwood</w:t>
      </w:r>
      <w:proofErr w:type="spellEnd"/>
      <w:r>
        <w:t xml:space="preserve"> consumption for cooking purposes per person</w:t>
      </w:r>
      <w:r w:rsidR="006C4B50">
        <w:t xml:space="preserve"> by cluster.</w:t>
      </w:r>
      <w:proofErr w:type="gramEnd"/>
    </w:p>
    <w:p w14:paraId="05B02E5F" w14:textId="455BDBB1" w:rsidR="006C4B50" w:rsidRDefault="006C4B50" w:rsidP="001E2D31">
      <w:pPr>
        <w:jc w:val="center"/>
        <w:rPr>
          <w:i/>
        </w:rPr>
      </w:pPr>
      <w:proofErr w:type="gramStart"/>
      <w:r w:rsidRPr="006C4B50">
        <w:rPr>
          <w:i/>
        </w:rPr>
        <w:t>Table.</w:t>
      </w:r>
      <w:proofErr w:type="gramEnd"/>
      <w:r w:rsidRPr="006C4B50">
        <w:rPr>
          <w:i/>
        </w:rPr>
        <w:t xml:space="preserve"> Average </w:t>
      </w:r>
      <w:proofErr w:type="spellStart"/>
      <w:r w:rsidRPr="006C4B50">
        <w:rPr>
          <w:i/>
        </w:rPr>
        <w:t>fuelwood</w:t>
      </w:r>
      <w:proofErr w:type="spellEnd"/>
      <w:r w:rsidRPr="006C4B50">
        <w:rPr>
          <w:i/>
        </w:rPr>
        <w:t xml:space="preserve"> consumption per person </w:t>
      </w:r>
      <w:r>
        <w:rPr>
          <w:i/>
        </w:rPr>
        <w:t>by cluster</w:t>
      </w:r>
    </w:p>
    <w:tbl>
      <w:tblPr>
        <w:tblStyle w:val="TableGrid"/>
        <w:tblW w:w="6971" w:type="dxa"/>
        <w:tblInd w:w="1368" w:type="dxa"/>
        <w:tblLook w:val="04A0" w:firstRow="1" w:lastRow="0" w:firstColumn="1" w:lastColumn="0" w:noHBand="0" w:noVBand="1"/>
      </w:tblPr>
      <w:tblGrid>
        <w:gridCol w:w="1953"/>
        <w:gridCol w:w="2509"/>
        <w:gridCol w:w="2509"/>
      </w:tblGrid>
      <w:tr w:rsidR="00E7747D" w14:paraId="4CE6ACF8" w14:textId="3E72500D" w:rsidTr="00E7747D">
        <w:tc>
          <w:tcPr>
            <w:tcW w:w="1953" w:type="dxa"/>
            <w:tcBorders>
              <w:bottom w:val="single" w:sz="4" w:space="0" w:color="auto"/>
            </w:tcBorders>
          </w:tcPr>
          <w:p w14:paraId="0D86BD4D" w14:textId="35E4602D" w:rsidR="00E7747D" w:rsidRDefault="00E7747D" w:rsidP="00F45C4D">
            <w:pPr>
              <w:jc w:val="center"/>
              <w:rPr>
                <w:bCs/>
              </w:rPr>
            </w:pPr>
            <w:r>
              <w:br w:type="page"/>
            </w:r>
            <w:r>
              <w:rPr>
                <w:bCs/>
              </w:rPr>
              <w:t>Cluster</w:t>
            </w:r>
          </w:p>
        </w:tc>
        <w:tc>
          <w:tcPr>
            <w:tcW w:w="2509" w:type="dxa"/>
          </w:tcPr>
          <w:p w14:paraId="0518E9D3" w14:textId="6CFA159E" w:rsidR="00E7747D" w:rsidRDefault="00E7747D" w:rsidP="00F45C4D">
            <w:pPr>
              <w:jc w:val="center"/>
              <w:rPr>
                <w:bCs/>
              </w:rPr>
            </w:pPr>
            <w:r>
              <w:rPr>
                <w:bCs/>
              </w:rPr>
              <w:t xml:space="preserve">Average </w:t>
            </w:r>
            <w:proofErr w:type="spellStart"/>
            <w:r>
              <w:rPr>
                <w:bCs/>
              </w:rPr>
              <w:t>fuelwood</w:t>
            </w:r>
            <w:proofErr w:type="spellEnd"/>
            <w:r>
              <w:rPr>
                <w:bCs/>
              </w:rPr>
              <w:t xml:space="preserve"> consumption per month</w:t>
            </w:r>
          </w:p>
          <w:p w14:paraId="27CEF5A2" w14:textId="77777777" w:rsidR="00E7747D" w:rsidRDefault="00E7747D" w:rsidP="00F45C4D">
            <w:pPr>
              <w:spacing w:before="0"/>
              <w:jc w:val="center"/>
              <w:rPr>
                <w:bCs/>
              </w:rPr>
            </w:pPr>
            <w:r>
              <w:rPr>
                <w:bCs/>
              </w:rPr>
              <w:t>(kg/ person/ month)</w:t>
            </w:r>
          </w:p>
        </w:tc>
        <w:tc>
          <w:tcPr>
            <w:tcW w:w="2509" w:type="dxa"/>
          </w:tcPr>
          <w:p w14:paraId="4275D020" w14:textId="538DE64F" w:rsidR="00E7747D" w:rsidRDefault="00E7747D" w:rsidP="00E7747D">
            <w:pPr>
              <w:jc w:val="center"/>
              <w:rPr>
                <w:bCs/>
              </w:rPr>
            </w:pPr>
            <w:r>
              <w:rPr>
                <w:bCs/>
              </w:rPr>
              <w:t xml:space="preserve">Average </w:t>
            </w:r>
            <w:proofErr w:type="spellStart"/>
            <w:r>
              <w:rPr>
                <w:bCs/>
              </w:rPr>
              <w:t>fuelwood</w:t>
            </w:r>
            <w:proofErr w:type="spellEnd"/>
            <w:r>
              <w:rPr>
                <w:bCs/>
              </w:rPr>
              <w:t xml:space="preserve"> consumption per month (kg/ person/ year)</w:t>
            </w:r>
          </w:p>
        </w:tc>
      </w:tr>
      <w:tr w:rsidR="00E7747D" w14:paraId="4A59F787" w14:textId="3CBE2774" w:rsidTr="00157E78">
        <w:tc>
          <w:tcPr>
            <w:tcW w:w="1953" w:type="dxa"/>
            <w:tcBorders>
              <w:bottom w:val="single" w:sz="4" w:space="0" w:color="auto"/>
            </w:tcBorders>
            <w:shd w:val="clear" w:color="auto" w:fill="A83800"/>
          </w:tcPr>
          <w:p w14:paraId="48869330" w14:textId="77777777" w:rsidR="00E7747D" w:rsidRDefault="00E7747D" w:rsidP="00F45C4D">
            <w:pPr>
              <w:jc w:val="center"/>
              <w:rPr>
                <w:bCs/>
              </w:rPr>
            </w:pPr>
            <w:r>
              <w:rPr>
                <w:bCs/>
              </w:rPr>
              <w:t>Cluster 6</w:t>
            </w:r>
          </w:p>
        </w:tc>
        <w:tc>
          <w:tcPr>
            <w:tcW w:w="2509" w:type="dxa"/>
            <w:vAlign w:val="bottom"/>
          </w:tcPr>
          <w:p w14:paraId="6DC98442" w14:textId="0DC1DC8D" w:rsidR="00E7747D" w:rsidRDefault="00E7747D" w:rsidP="00F45C4D">
            <w:pPr>
              <w:jc w:val="center"/>
              <w:rPr>
                <w:bCs/>
              </w:rPr>
            </w:pPr>
            <w:r>
              <w:rPr>
                <w:bCs/>
              </w:rPr>
              <w:t>41.0</w:t>
            </w:r>
          </w:p>
        </w:tc>
        <w:tc>
          <w:tcPr>
            <w:tcW w:w="2509" w:type="dxa"/>
            <w:vAlign w:val="bottom"/>
          </w:tcPr>
          <w:p w14:paraId="65FC6016" w14:textId="7B796076" w:rsidR="00E7747D" w:rsidRDefault="00E7747D" w:rsidP="00F45C4D">
            <w:pPr>
              <w:jc w:val="center"/>
              <w:rPr>
                <w:bCs/>
              </w:rPr>
            </w:pPr>
            <w:r w:rsidRPr="00E7747D">
              <w:rPr>
                <w:bCs/>
              </w:rPr>
              <w:t>492</w:t>
            </w:r>
            <w:r>
              <w:rPr>
                <w:bCs/>
              </w:rPr>
              <w:t>.0</w:t>
            </w:r>
          </w:p>
        </w:tc>
      </w:tr>
      <w:tr w:rsidR="00E7747D" w14:paraId="74F494EE" w14:textId="1DFF08C1" w:rsidTr="00157E78">
        <w:tc>
          <w:tcPr>
            <w:tcW w:w="1953" w:type="dxa"/>
            <w:tcBorders>
              <w:bottom w:val="single" w:sz="4" w:space="0" w:color="auto"/>
            </w:tcBorders>
            <w:shd w:val="clear" w:color="auto" w:fill="73B2FF"/>
          </w:tcPr>
          <w:p w14:paraId="7879DF64" w14:textId="77777777" w:rsidR="00E7747D" w:rsidRDefault="00E7747D" w:rsidP="00F45C4D">
            <w:pPr>
              <w:jc w:val="center"/>
              <w:rPr>
                <w:bCs/>
              </w:rPr>
            </w:pPr>
            <w:r>
              <w:rPr>
                <w:bCs/>
              </w:rPr>
              <w:t>Cluster 5</w:t>
            </w:r>
          </w:p>
        </w:tc>
        <w:tc>
          <w:tcPr>
            <w:tcW w:w="2509" w:type="dxa"/>
            <w:vAlign w:val="bottom"/>
          </w:tcPr>
          <w:p w14:paraId="767BE800" w14:textId="6136C677" w:rsidR="00E7747D" w:rsidRDefault="00E7747D" w:rsidP="00F45C4D">
            <w:pPr>
              <w:jc w:val="center"/>
              <w:rPr>
                <w:bCs/>
              </w:rPr>
            </w:pPr>
            <w:r>
              <w:rPr>
                <w:bCs/>
              </w:rPr>
              <w:t>42.3</w:t>
            </w:r>
          </w:p>
        </w:tc>
        <w:tc>
          <w:tcPr>
            <w:tcW w:w="2509" w:type="dxa"/>
            <w:vAlign w:val="bottom"/>
          </w:tcPr>
          <w:p w14:paraId="5BFFA901" w14:textId="17FEF2C7" w:rsidR="00E7747D" w:rsidRDefault="00E7747D" w:rsidP="00F45C4D">
            <w:pPr>
              <w:jc w:val="center"/>
              <w:rPr>
                <w:bCs/>
              </w:rPr>
            </w:pPr>
            <w:r w:rsidRPr="00E7747D">
              <w:rPr>
                <w:bCs/>
              </w:rPr>
              <w:t>507.6</w:t>
            </w:r>
          </w:p>
        </w:tc>
      </w:tr>
      <w:tr w:rsidR="00E7747D" w14:paraId="76C8E64D" w14:textId="7A0383D8" w:rsidTr="00157E78">
        <w:tc>
          <w:tcPr>
            <w:tcW w:w="1953" w:type="dxa"/>
            <w:tcBorders>
              <w:bottom w:val="single" w:sz="4" w:space="0" w:color="auto"/>
            </w:tcBorders>
            <w:shd w:val="clear" w:color="auto" w:fill="FFFF73"/>
          </w:tcPr>
          <w:p w14:paraId="66026359" w14:textId="77777777" w:rsidR="00E7747D" w:rsidRDefault="00E7747D" w:rsidP="00F45C4D">
            <w:pPr>
              <w:jc w:val="center"/>
              <w:rPr>
                <w:bCs/>
              </w:rPr>
            </w:pPr>
            <w:r>
              <w:rPr>
                <w:bCs/>
              </w:rPr>
              <w:t>Cluster 4</w:t>
            </w:r>
          </w:p>
        </w:tc>
        <w:tc>
          <w:tcPr>
            <w:tcW w:w="2509" w:type="dxa"/>
            <w:vAlign w:val="bottom"/>
          </w:tcPr>
          <w:p w14:paraId="04AA34F6" w14:textId="0D68BABF" w:rsidR="00E7747D" w:rsidRDefault="00E7747D" w:rsidP="00F45C4D">
            <w:pPr>
              <w:jc w:val="center"/>
              <w:rPr>
                <w:bCs/>
              </w:rPr>
            </w:pPr>
            <w:r>
              <w:rPr>
                <w:bCs/>
              </w:rPr>
              <w:t>39.5</w:t>
            </w:r>
          </w:p>
        </w:tc>
        <w:tc>
          <w:tcPr>
            <w:tcW w:w="2509" w:type="dxa"/>
            <w:vAlign w:val="bottom"/>
          </w:tcPr>
          <w:p w14:paraId="73E5F8AA" w14:textId="7A768733" w:rsidR="00E7747D" w:rsidRDefault="00E7747D" w:rsidP="00F45C4D">
            <w:pPr>
              <w:jc w:val="center"/>
              <w:rPr>
                <w:bCs/>
              </w:rPr>
            </w:pPr>
            <w:r w:rsidRPr="00E7747D">
              <w:rPr>
                <w:bCs/>
              </w:rPr>
              <w:t>474</w:t>
            </w:r>
            <w:r>
              <w:rPr>
                <w:bCs/>
              </w:rPr>
              <w:t>.0</w:t>
            </w:r>
          </w:p>
        </w:tc>
      </w:tr>
      <w:tr w:rsidR="00E7747D" w14:paraId="410AB7F6" w14:textId="5881940F" w:rsidTr="00157E78">
        <w:tc>
          <w:tcPr>
            <w:tcW w:w="1953" w:type="dxa"/>
            <w:tcBorders>
              <w:bottom w:val="single" w:sz="4" w:space="0" w:color="auto"/>
            </w:tcBorders>
            <w:shd w:val="clear" w:color="auto" w:fill="38A800"/>
          </w:tcPr>
          <w:p w14:paraId="143804C6" w14:textId="77777777" w:rsidR="00E7747D" w:rsidRDefault="00E7747D" w:rsidP="00F45C4D">
            <w:pPr>
              <w:jc w:val="center"/>
              <w:rPr>
                <w:bCs/>
              </w:rPr>
            </w:pPr>
            <w:r>
              <w:rPr>
                <w:bCs/>
              </w:rPr>
              <w:t>Cluster 3</w:t>
            </w:r>
          </w:p>
        </w:tc>
        <w:tc>
          <w:tcPr>
            <w:tcW w:w="2509" w:type="dxa"/>
            <w:vAlign w:val="bottom"/>
          </w:tcPr>
          <w:p w14:paraId="441BC984" w14:textId="05D0DA00" w:rsidR="00E7747D" w:rsidRDefault="00E7747D" w:rsidP="00F45C4D">
            <w:pPr>
              <w:jc w:val="center"/>
              <w:rPr>
                <w:bCs/>
              </w:rPr>
            </w:pPr>
            <w:r>
              <w:rPr>
                <w:bCs/>
              </w:rPr>
              <w:t>21.2</w:t>
            </w:r>
          </w:p>
        </w:tc>
        <w:tc>
          <w:tcPr>
            <w:tcW w:w="2509" w:type="dxa"/>
            <w:vAlign w:val="bottom"/>
          </w:tcPr>
          <w:p w14:paraId="7E19D87D" w14:textId="6B01FE44" w:rsidR="00E7747D" w:rsidRDefault="00E7747D" w:rsidP="00F45C4D">
            <w:pPr>
              <w:jc w:val="center"/>
              <w:rPr>
                <w:bCs/>
              </w:rPr>
            </w:pPr>
            <w:r w:rsidRPr="00E7747D">
              <w:rPr>
                <w:bCs/>
              </w:rPr>
              <w:t>254.4</w:t>
            </w:r>
          </w:p>
        </w:tc>
      </w:tr>
      <w:tr w:rsidR="00E7747D" w14:paraId="3E719FDC" w14:textId="409339D5" w:rsidTr="00157E78">
        <w:tc>
          <w:tcPr>
            <w:tcW w:w="1953" w:type="dxa"/>
            <w:tcBorders>
              <w:bottom w:val="single" w:sz="4" w:space="0" w:color="auto"/>
            </w:tcBorders>
            <w:shd w:val="clear" w:color="auto" w:fill="FFAA00"/>
          </w:tcPr>
          <w:p w14:paraId="2FF06938" w14:textId="280E809B" w:rsidR="00E7747D" w:rsidRDefault="00E7747D" w:rsidP="00F45C4D">
            <w:pPr>
              <w:jc w:val="center"/>
              <w:rPr>
                <w:bCs/>
              </w:rPr>
            </w:pPr>
            <w:r>
              <w:rPr>
                <w:bCs/>
              </w:rPr>
              <w:t>Cluster 2</w:t>
            </w:r>
          </w:p>
        </w:tc>
        <w:tc>
          <w:tcPr>
            <w:tcW w:w="2509" w:type="dxa"/>
            <w:vAlign w:val="bottom"/>
          </w:tcPr>
          <w:p w14:paraId="35014A75" w14:textId="3847F6B6" w:rsidR="00E7747D" w:rsidRDefault="00E7747D" w:rsidP="00F45C4D">
            <w:pPr>
              <w:jc w:val="center"/>
              <w:rPr>
                <w:bCs/>
              </w:rPr>
            </w:pPr>
            <w:r>
              <w:rPr>
                <w:bCs/>
              </w:rPr>
              <w:t>8.3</w:t>
            </w:r>
          </w:p>
        </w:tc>
        <w:tc>
          <w:tcPr>
            <w:tcW w:w="2509" w:type="dxa"/>
            <w:vAlign w:val="bottom"/>
          </w:tcPr>
          <w:p w14:paraId="6B1E751F" w14:textId="46846260" w:rsidR="00E7747D" w:rsidRDefault="00E7747D" w:rsidP="00F45C4D">
            <w:pPr>
              <w:jc w:val="center"/>
              <w:rPr>
                <w:bCs/>
              </w:rPr>
            </w:pPr>
            <w:r w:rsidRPr="00E7747D">
              <w:rPr>
                <w:bCs/>
              </w:rPr>
              <w:t>99.6</w:t>
            </w:r>
          </w:p>
        </w:tc>
      </w:tr>
    </w:tbl>
    <w:p w14:paraId="48129FBC" w14:textId="77777777" w:rsidR="006C4B50" w:rsidRDefault="006C4B50" w:rsidP="006555AF"/>
    <w:p w14:paraId="710DCBDA" w14:textId="77777777" w:rsidR="0022271F" w:rsidRDefault="0022271F" w:rsidP="006555AF">
      <w:r>
        <w:t xml:space="preserve">The result shows that for cluster 6, 5, and 4, there is not much different in the average </w:t>
      </w:r>
      <w:proofErr w:type="spellStart"/>
      <w:r>
        <w:t>fuelwood</w:t>
      </w:r>
      <w:proofErr w:type="spellEnd"/>
      <w:r>
        <w:t xml:space="preserve"> consumption per month of around 40kg per person, while it is significantly reduced to 21kg per person per month for cluster 3, and 8kg per person per month for cluster 2. </w:t>
      </w:r>
    </w:p>
    <w:p w14:paraId="27EB7245" w14:textId="4E16846F" w:rsidR="0022271F" w:rsidRDefault="0022271F" w:rsidP="006555AF">
      <w:proofErr w:type="gramStart"/>
      <w:r>
        <w:t xml:space="preserve">In order to explain this, the below table show statistics data for forest, as source of </w:t>
      </w:r>
      <w:proofErr w:type="spellStart"/>
      <w:r>
        <w:t>fuelwood</w:t>
      </w:r>
      <w:proofErr w:type="spellEnd"/>
      <w:r>
        <w:t>, by each cluster, per person.</w:t>
      </w:r>
      <w:proofErr w:type="gramEnd"/>
    </w:p>
    <w:p w14:paraId="2D1294DC" w14:textId="3E7770F9" w:rsidR="00A7178E" w:rsidRDefault="00A7178E" w:rsidP="00A7178E">
      <w:pPr>
        <w:pStyle w:val="Caption"/>
      </w:pPr>
      <w:proofErr w:type="gramStart"/>
      <w:r>
        <w:t xml:space="preserve">Table </w:t>
      </w:r>
      <w:proofErr w:type="gramEnd"/>
      <w:r w:rsidR="00AE5BB5">
        <w:fldChar w:fldCharType="begin"/>
      </w:r>
      <w:r w:rsidR="00AE5BB5">
        <w:instrText xml:space="preserve"> SEQ Table \* ARABIC </w:instrText>
      </w:r>
      <w:r w:rsidR="00AE5BB5">
        <w:fldChar w:fldCharType="separate"/>
      </w:r>
      <w:r w:rsidR="008B59F1">
        <w:rPr>
          <w:noProof/>
        </w:rPr>
        <w:t>5</w:t>
      </w:r>
      <w:r w:rsidR="00AE5BB5">
        <w:rPr>
          <w:noProof/>
        </w:rPr>
        <w:fldChar w:fldCharType="end"/>
      </w:r>
      <w:proofErr w:type="gramStart"/>
      <w:r w:rsidR="00280BF4">
        <w:t>.</w:t>
      </w:r>
      <w:proofErr w:type="gramEnd"/>
      <w:r w:rsidR="00280BF4">
        <w:t xml:space="preserve"> Characteris</w:t>
      </w:r>
      <w:r>
        <w:t>t</w:t>
      </w:r>
      <w:r w:rsidR="00280BF4">
        <w:t>i</w:t>
      </w:r>
      <w:r>
        <w:t>c</w:t>
      </w:r>
      <w:r w:rsidR="00280BF4">
        <w:t>s</w:t>
      </w:r>
      <w:r>
        <w:t xml:space="preserve"> of cluster</w:t>
      </w:r>
    </w:p>
    <w:tbl>
      <w:tblPr>
        <w:tblW w:w="9270" w:type="dxa"/>
        <w:tblInd w:w="288" w:type="dxa"/>
        <w:tblLook w:val="04A0" w:firstRow="1" w:lastRow="0" w:firstColumn="1" w:lastColumn="0" w:noHBand="0" w:noVBand="1"/>
      </w:tblPr>
      <w:tblGrid>
        <w:gridCol w:w="810"/>
        <w:gridCol w:w="1120"/>
        <w:gridCol w:w="1240"/>
        <w:gridCol w:w="1350"/>
        <w:gridCol w:w="1007"/>
        <w:gridCol w:w="906"/>
        <w:gridCol w:w="1195"/>
        <w:gridCol w:w="1642"/>
      </w:tblGrid>
      <w:tr w:rsidR="00A7178E" w:rsidRPr="00971D7E" w14:paraId="10F5E439" w14:textId="77777777" w:rsidTr="006344FD">
        <w:trPr>
          <w:trHeight w:val="1268"/>
        </w:trPr>
        <w:tc>
          <w:tcPr>
            <w:tcW w:w="810" w:type="dxa"/>
            <w:tcBorders>
              <w:top w:val="nil"/>
              <w:left w:val="nil"/>
              <w:bottom w:val="single" w:sz="4" w:space="0" w:color="95B3D7"/>
              <w:right w:val="nil"/>
            </w:tcBorders>
            <w:shd w:val="clear" w:color="DCE6F1" w:fill="DCE6F1"/>
            <w:noWrap/>
            <w:vAlign w:val="bottom"/>
            <w:hideMark/>
          </w:tcPr>
          <w:p w14:paraId="3CE5826E" w14:textId="77777777" w:rsidR="00A7178E" w:rsidRPr="00971D7E" w:rsidRDefault="00A7178E" w:rsidP="00F45C4D">
            <w:pPr>
              <w:spacing w:before="0" w:line="240" w:lineRule="auto"/>
              <w:jc w:val="left"/>
              <w:rPr>
                <w:rFonts w:eastAsia="Times New Roman" w:cs="Times New Roman"/>
                <w:b/>
                <w:bCs/>
                <w:color w:val="000000"/>
                <w:sz w:val="18"/>
                <w:szCs w:val="18"/>
              </w:rPr>
            </w:pPr>
            <w:r w:rsidRPr="00971D7E">
              <w:rPr>
                <w:rFonts w:eastAsia="Times New Roman" w:cs="Times New Roman"/>
                <w:b/>
                <w:bCs/>
                <w:color w:val="000000"/>
                <w:sz w:val="18"/>
                <w:szCs w:val="18"/>
              </w:rPr>
              <w:lastRenderedPageBreak/>
              <w:t>Cluster</w:t>
            </w:r>
          </w:p>
        </w:tc>
        <w:tc>
          <w:tcPr>
            <w:tcW w:w="1120" w:type="dxa"/>
            <w:tcBorders>
              <w:top w:val="nil"/>
              <w:left w:val="nil"/>
              <w:bottom w:val="single" w:sz="4" w:space="0" w:color="95B3D7"/>
              <w:right w:val="nil"/>
            </w:tcBorders>
            <w:shd w:val="clear" w:color="DCE6F1" w:fill="DCE6F1"/>
            <w:vAlign w:val="bottom"/>
            <w:hideMark/>
          </w:tcPr>
          <w:p w14:paraId="4BC98CE1" w14:textId="77777777" w:rsidR="00A7178E" w:rsidRPr="00971D7E" w:rsidRDefault="00A7178E" w:rsidP="00F45C4D">
            <w:pPr>
              <w:spacing w:before="0" w:line="240" w:lineRule="auto"/>
              <w:jc w:val="center"/>
              <w:rPr>
                <w:rFonts w:eastAsia="Times New Roman" w:cs="Times New Roman"/>
                <w:b/>
                <w:bCs/>
                <w:color w:val="000000"/>
                <w:sz w:val="18"/>
                <w:szCs w:val="18"/>
              </w:rPr>
            </w:pPr>
            <w:r w:rsidRPr="00971D7E">
              <w:rPr>
                <w:rFonts w:eastAsia="Times New Roman" w:cs="Times New Roman"/>
                <w:b/>
                <w:bCs/>
                <w:color w:val="000000"/>
                <w:sz w:val="18"/>
                <w:szCs w:val="18"/>
              </w:rPr>
              <w:t>Avg. area of natural forest (ha/person)</w:t>
            </w:r>
          </w:p>
        </w:tc>
        <w:tc>
          <w:tcPr>
            <w:tcW w:w="1240" w:type="dxa"/>
            <w:tcBorders>
              <w:top w:val="nil"/>
              <w:left w:val="nil"/>
              <w:bottom w:val="single" w:sz="4" w:space="0" w:color="95B3D7"/>
              <w:right w:val="nil"/>
            </w:tcBorders>
            <w:shd w:val="clear" w:color="DCE6F1" w:fill="DCE6F1"/>
            <w:vAlign w:val="bottom"/>
            <w:hideMark/>
          </w:tcPr>
          <w:p w14:paraId="0E2E6231" w14:textId="77777777" w:rsidR="00A7178E" w:rsidRPr="00971D7E" w:rsidRDefault="00A7178E" w:rsidP="00F45C4D">
            <w:pPr>
              <w:spacing w:before="0" w:line="240" w:lineRule="auto"/>
              <w:jc w:val="center"/>
              <w:rPr>
                <w:rFonts w:eastAsia="Times New Roman" w:cs="Times New Roman"/>
                <w:b/>
                <w:bCs/>
                <w:color w:val="000000"/>
                <w:sz w:val="18"/>
                <w:szCs w:val="18"/>
              </w:rPr>
            </w:pPr>
            <w:r w:rsidRPr="00971D7E">
              <w:rPr>
                <w:rFonts w:eastAsia="Times New Roman" w:cs="Times New Roman"/>
                <w:b/>
                <w:bCs/>
                <w:color w:val="000000"/>
                <w:sz w:val="18"/>
                <w:szCs w:val="18"/>
              </w:rPr>
              <w:t>Avg. area of plantation forest (ha/person)</w:t>
            </w:r>
          </w:p>
        </w:tc>
        <w:tc>
          <w:tcPr>
            <w:tcW w:w="1350" w:type="dxa"/>
            <w:tcBorders>
              <w:top w:val="nil"/>
              <w:left w:val="nil"/>
              <w:bottom w:val="single" w:sz="4" w:space="0" w:color="95B3D7"/>
              <w:right w:val="nil"/>
            </w:tcBorders>
            <w:shd w:val="clear" w:color="DCE6F1" w:fill="DCE6F1"/>
            <w:vAlign w:val="bottom"/>
            <w:hideMark/>
          </w:tcPr>
          <w:p w14:paraId="2479AC19" w14:textId="77777777" w:rsidR="00A7178E" w:rsidRPr="00971D7E" w:rsidRDefault="00A7178E" w:rsidP="00F45C4D">
            <w:pPr>
              <w:spacing w:before="0" w:line="240" w:lineRule="auto"/>
              <w:jc w:val="center"/>
              <w:rPr>
                <w:rFonts w:eastAsia="Times New Roman" w:cs="Times New Roman"/>
                <w:b/>
                <w:bCs/>
                <w:color w:val="000000"/>
                <w:sz w:val="18"/>
                <w:szCs w:val="18"/>
              </w:rPr>
            </w:pPr>
            <w:r w:rsidRPr="00971D7E">
              <w:rPr>
                <w:rFonts w:eastAsia="Times New Roman" w:cs="Times New Roman"/>
                <w:b/>
                <w:bCs/>
                <w:color w:val="000000"/>
                <w:sz w:val="18"/>
                <w:szCs w:val="18"/>
              </w:rPr>
              <w:t>Avg</w:t>
            </w:r>
            <w:r>
              <w:rPr>
                <w:rFonts w:eastAsia="Times New Roman" w:cs="Times New Roman"/>
                <w:b/>
                <w:bCs/>
                <w:color w:val="000000"/>
                <w:sz w:val="18"/>
                <w:szCs w:val="18"/>
              </w:rPr>
              <w:t>.</w:t>
            </w:r>
            <w:r w:rsidRPr="00971D7E">
              <w:rPr>
                <w:rFonts w:eastAsia="Times New Roman" w:cs="Times New Roman"/>
                <w:b/>
                <w:bCs/>
                <w:color w:val="000000"/>
                <w:sz w:val="18"/>
                <w:szCs w:val="18"/>
              </w:rPr>
              <w:t xml:space="preserve"> ratio of natural forest by commune (%)</w:t>
            </w:r>
          </w:p>
        </w:tc>
        <w:tc>
          <w:tcPr>
            <w:tcW w:w="1007" w:type="dxa"/>
            <w:tcBorders>
              <w:top w:val="nil"/>
              <w:left w:val="nil"/>
              <w:bottom w:val="single" w:sz="4" w:space="0" w:color="95B3D7"/>
              <w:right w:val="nil"/>
            </w:tcBorders>
            <w:shd w:val="clear" w:color="DCE6F1" w:fill="DCE6F1"/>
            <w:vAlign w:val="bottom"/>
            <w:hideMark/>
          </w:tcPr>
          <w:p w14:paraId="6ACBFAB2" w14:textId="77777777" w:rsidR="00A7178E" w:rsidRPr="00971D7E" w:rsidRDefault="00A7178E" w:rsidP="006344FD">
            <w:pPr>
              <w:spacing w:before="0" w:line="240" w:lineRule="auto"/>
              <w:jc w:val="center"/>
              <w:rPr>
                <w:rFonts w:eastAsia="Times New Roman" w:cs="Times New Roman"/>
                <w:b/>
                <w:bCs/>
                <w:color w:val="000000"/>
                <w:sz w:val="18"/>
                <w:szCs w:val="18"/>
              </w:rPr>
            </w:pPr>
            <w:r w:rsidRPr="00971D7E">
              <w:rPr>
                <w:rFonts w:eastAsia="Times New Roman" w:cs="Times New Roman"/>
                <w:b/>
                <w:bCs/>
                <w:color w:val="000000"/>
                <w:sz w:val="18"/>
                <w:szCs w:val="18"/>
              </w:rPr>
              <w:t>Avg. ratio of plantation forest (%)</w:t>
            </w:r>
          </w:p>
        </w:tc>
        <w:tc>
          <w:tcPr>
            <w:tcW w:w="906" w:type="dxa"/>
            <w:tcBorders>
              <w:top w:val="nil"/>
              <w:left w:val="nil"/>
              <w:bottom w:val="single" w:sz="4" w:space="0" w:color="95B3D7"/>
              <w:right w:val="nil"/>
            </w:tcBorders>
            <w:shd w:val="clear" w:color="DCE6F1" w:fill="DCE6F1"/>
            <w:vAlign w:val="bottom"/>
            <w:hideMark/>
          </w:tcPr>
          <w:p w14:paraId="2E5D60AC" w14:textId="77777777" w:rsidR="00A7178E" w:rsidRPr="00971D7E" w:rsidRDefault="00A7178E" w:rsidP="006344FD">
            <w:pPr>
              <w:spacing w:before="0" w:line="240" w:lineRule="auto"/>
              <w:jc w:val="center"/>
              <w:rPr>
                <w:rFonts w:eastAsia="Times New Roman" w:cs="Times New Roman"/>
                <w:b/>
                <w:bCs/>
                <w:color w:val="000000"/>
                <w:sz w:val="18"/>
                <w:szCs w:val="18"/>
              </w:rPr>
            </w:pPr>
            <w:r w:rsidRPr="00971D7E">
              <w:rPr>
                <w:rFonts w:eastAsia="Times New Roman" w:cs="Times New Roman"/>
                <w:b/>
                <w:bCs/>
                <w:color w:val="000000"/>
                <w:sz w:val="18"/>
                <w:szCs w:val="18"/>
              </w:rPr>
              <w:t>Avg. elevation (m)</w:t>
            </w:r>
          </w:p>
        </w:tc>
        <w:tc>
          <w:tcPr>
            <w:tcW w:w="1195" w:type="dxa"/>
            <w:tcBorders>
              <w:top w:val="nil"/>
              <w:left w:val="nil"/>
              <w:bottom w:val="single" w:sz="4" w:space="0" w:color="95B3D7"/>
              <w:right w:val="nil"/>
            </w:tcBorders>
            <w:shd w:val="clear" w:color="DCE6F1" w:fill="DCE6F1"/>
            <w:vAlign w:val="bottom"/>
            <w:hideMark/>
          </w:tcPr>
          <w:p w14:paraId="4F527070" w14:textId="77777777" w:rsidR="00A7178E" w:rsidRPr="00971D7E" w:rsidRDefault="00A7178E" w:rsidP="006344FD">
            <w:pPr>
              <w:spacing w:before="0" w:line="240" w:lineRule="auto"/>
              <w:jc w:val="center"/>
              <w:rPr>
                <w:rFonts w:eastAsia="Times New Roman" w:cs="Times New Roman"/>
                <w:b/>
                <w:bCs/>
                <w:color w:val="000000"/>
                <w:sz w:val="18"/>
                <w:szCs w:val="18"/>
              </w:rPr>
            </w:pPr>
            <w:r w:rsidRPr="00971D7E">
              <w:rPr>
                <w:rFonts w:eastAsia="Times New Roman" w:cs="Times New Roman"/>
                <w:b/>
                <w:bCs/>
                <w:color w:val="000000"/>
                <w:sz w:val="18"/>
                <w:szCs w:val="18"/>
              </w:rPr>
              <w:t xml:space="preserve">Avg. annual temperature (C </w:t>
            </w:r>
            <w:proofErr w:type="spellStart"/>
            <w:r w:rsidRPr="00971D7E">
              <w:rPr>
                <w:rFonts w:eastAsia="Times New Roman" w:cs="Times New Roman"/>
                <w:b/>
                <w:bCs/>
                <w:color w:val="000000"/>
                <w:sz w:val="18"/>
                <w:szCs w:val="18"/>
              </w:rPr>
              <w:t>deg</w:t>
            </w:r>
            <w:proofErr w:type="spellEnd"/>
            <w:r w:rsidRPr="00971D7E">
              <w:rPr>
                <w:rFonts w:eastAsia="Times New Roman" w:cs="Times New Roman"/>
                <w:b/>
                <w:bCs/>
                <w:color w:val="000000"/>
                <w:sz w:val="18"/>
                <w:szCs w:val="18"/>
              </w:rPr>
              <w:t>)</w:t>
            </w:r>
          </w:p>
        </w:tc>
        <w:tc>
          <w:tcPr>
            <w:tcW w:w="1642" w:type="dxa"/>
            <w:tcBorders>
              <w:top w:val="nil"/>
              <w:left w:val="nil"/>
              <w:bottom w:val="single" w:sz="4" w:space="0" w:color="95B3D7"/>
              <w:right w:val="nil"/>
            </w:tcBorders>
            <w:shd w:val="clear" w:color="DCE6F1" w:fill="DCE6F1"/>
            <w:vAlign w:val="bottom"/>
            <w:hideMark/>
          </w:tcPr>
          <w:p w14:paraId="28B05D3E" w14:textId="77777777" w:rsidR="00A7178E" w:rsidRPr="00971D7E" w:rsidRDefault="00A7178E" w:rsidP="006344FD">
            <w:pPr>
              <w:spacing w:before="0" w:line="240" w:lineRule="auto"/>
              <w:jc w:val="center"/>
              <w:rPr>
                <w:rFonts w:eastAsia="Times New Roman" w:cs="Times New Roman"/>
                <w:b/>
                <w:bCs/>
                <w:color w:val="000000"/>
                <w:sz w:val="18"/>
                <w:szCs w:val="18"/>
              </w:rPr>
            </w:pPr>
            <w:r w:rsidRPr="00971D7E">
              <w:rPr>
                <w:rFonts w:eastAsia="Times New Roman" w:cs="Times New Roman"/>
                <w:b/>
                <w:bCs/>
                <w:color w:val="000000"/>
                <w:sz w:val="18"/>
                <w:szCs w:val="18"/>
              </w:rPr>
              <w:t xml:space="preserve">Avg. temperature of the coldest month (C </w:t>
            </w:r>
            <w:proofErr w:type="spellStart"/>
            <w:r w:rsidRPr="00971D7E">
              <w:rPr>
                <w:rFonts w:eastAsia="Times New Roman" w:cs="Times New Roman"/>
                <w:b/>
                <w:bCs/>
                <w:color w:val="000000"/>
                <w:sz w:val="18"/>
                <w:szCs w:val="18"/>
              </w:rPr>
              <w:t>Deg</w:t>
            </w:r>
            <w:proofErr w:type="spellEnd"/>
            <w:r w:rsidRPr="00971D7E">
              <w:rPr>
                <w:rFonts w:eastAsia="Times New Roman" w:cs="Times New Roman"/>
                <w:b/>
                <w:bCs/>
                <w:color w:val="000000"/>
                <w:sz w:val="18"/>
                <w:szCs w:val="18"/>
              </w:rPr>
              <w:t>)</w:t>
            </w:r>
          </w:p>
        </w:tc>
      </w:tr>
      <w:tr w:rsidR="00A7178E" w:rsidRPr="00971D7E" w14:paraId="52220129" w14:textId="77777777" w:rsidTr="006344FD">
        <w:trPr>
          <w:trHeight w:val="300"/>
        </w:trPr>
        <w:tc>
          <w:tcPr>
            <w:tcW w:w="810" w:type="dxa"/>
            <w:tcBorders>
              <w:top w:val="nil"/>
              <w:left w:val="nil"/>
              <w:bottom w:val="nil"/>
              <w:right w:val="nil"/>
            </w:tcBorders>
            <w:shd w:val="clear" w:color="auto" w:fill="auto"/>
            <w:noWrap/>
            <w:vAlign w:val="bottom"/>
            <w:hideMark/>
          </w:tcPr>
          <w:p w14:paraId="44412A3C" w14:textId="77777777" w:rsidR="00A7178E" w:rsidRPr="00971D7E" w:rsidRDefault="00A7178E" w:rsidP="00F45C4D">
            <w:pPr>
              <w:spacing w:before="0" w:line="240" w:lineRule="auto"/>
              <w:jc w:val="left"/>
              <w:rPr>
                <w:rFonts w:eastAsia="Times New Roman" w:cs="Times New Roman"/>
                <w:color w:val="000000"/>
                <w:sz w:val="18"/>
                <w:szCs w:val="18"/>
              </w:rPr>
            </w:pPr>
            <w:r w:rsidRPr="00971D7E">
              <w:rPr>
                <w:rFonts w:eastAsia="Times New Roman" w:cs="Times New Roman"/>
                <w:color w:val="000000"/>
                <w:sz w:val="18"/>
                <w:szCs w:val="18"/>
              </w:rPr>
              <w:t>1</w:t>
            </w:r>
          </w:p>
        </w:tc>
        <w:tc>
          <w:tcPr>
            <w:tcW w:w="1120" w:type="dxa"/>
            <w:tcBorders>
              <w:top w:val="nil"/>
              <w:left w:val="nil"/>
              <w:bottom w:val="nil"/>
              <w:right w:val="nil"/>
            </w:tcBorders>
            <w:shd w:val="clear" w:color="auto" w:fill="auto"/>
            <w:noWrap/>
            <w:vAlign w:val="bottom"/>
            <w:hideMark/>
          </w:tcPr>
          <w:p w14:paraId="12FE1D3C" w14:textId="77777777" w:rsidR="00A7178E" w:rsidRPr="00971D7E" w:rsidRDefault="00A7178E" w:rsidP="00F45C4D">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0.000</w:t>
            </w:r>
          </w:p>
        </w:tc>
        <w:tc>
          <w:tcPr>
            <w:tcW w:w="1240" w:type="dxa"/>
            <w:tcBorders>
              <w:top w:val="nil"/>
              <w:left w:val="nil"/>
              <w:bottom w:val="nil"/>
              <w:right w:val="nil"/>
            </w:tcBorders>
            <w:shd w:val="clear" w:color="auto" w:fill="auto"/>
            <w:noWrap/>
            <w:vAlign w:val="bottom"/>
            <w:hideMark/>
          </w:tcPr>
          <w:p w14:paraId="39B44DAE" w14:textId="77777777" w:rsidR="00A7178E" w:rsidRPr="00971D7E" w:rsidRDefault="00A7178E" w:rsidP="00F45C4D">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0.00</w:t>
            </w:r>
          </w:p>
        </w:tc>
        <w:tc>
          <w:tcPr>
            <w:tcW w:w="1350" w:type="dxa"/>
            <w:tcBorders>
              <w:top w:val="nil"/>
              <w:left w:val="nil"/>
              <w:bottom w:val="nil"/>
              <w:right w:val="nil"/>
            </w:tcBorders>
            <w:shd w:val="clear" w:color="auto" w:fill="auto"/>
            <w:noWrap/>
            <w:vAlign w:val="bottom"/>
            <w:hideMark/>
          </w:tcPr>
          <w:p w14:paraId="5514DF9B" w14:textId="77777777" w:rsidR="00A7178E" w:rsidRPr="00971D7E" w:rsidRDefault="00A7178E" w:rsidP="00F45C4D">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0.0</w:t>
            </w:r>
          </w:p>
        </w:tc>
        <w:tc>
          <w:tcPr>
            <w:tcW w:w="1007" w:type="dxa"/>
            <w:tcBorders>
              <w:top w:val="nil"/>
              <w:left w:val="nil"/>
              <w:bottom w:val="nil"/>
              <w:right w:val="nil"/>
            </w:tcBorders>
            <w:shd w:val="clear" w:color="auto" w:fill="auto"/>
            <w:noWrap/>
            <w:vAlign w:val="bottom"/>
            <w:hideMark/>
          </w:tcPr>
          <w:p w14:paraId="1CD31D85" w14:textId="77777777" w:rsidR="00A7178E" w:rsidRPr="00971D7E" w:rsidRDefault="00A7178E" w:rsidP="00F45C4D">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0.7</w:t>
            </w:r>
          </w:p>
        </w:tc>
        <w:tc>
          <w:tcPr>
            <w:tcW w:w="906" w:type="dxa"/>
            <w:tcBorders>
              <w:top w:val="nil"/>
              <w:left w:val="nil"/>
              <w:bottom w:val="nil"/>
              <w:right w:val="nil"/>
            </w:tcBorders>
            <w:shd w:val="clear" w:color="auto" w:fill="auto"/>
            <w:noWrap/>
            <w:vAlign w:val="bottom"/>
            <w:hideMark/>
          </w:tcPr>
          <w:p w14:paraId="6A20337B" w14:textId="77777777" w:rsidR="00A7178E" w:rsidRPr="00971D7E" w:rsidRDefault="00A7178E" w:rsidP="00F45C4D">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12.2</w:t>
            </w:r>
          </w:p>
        </w:tc>
        <w:tc>
          <w:tcPr>
            <w:tcW w:w="1195" w:type="dxa"/>
            <w:tcBorders>
              <w:top w:val="nil"/>
              <w:left w:val="nil"/>
              <w:bottom w:val="nil"/>
              <w:right w:val="nil"/>
            </w:tcBorders>
            <w:shd w:val="clear" w:color="auto" w:fill="auto"/>
            <w:noWrap/>
            <w:vAlign w:val="bottom"/>
            <w:hideMark/>
          </w:tcPr>
          <w:p w14:paraId="7063F06A" w14:textId="77777777" w:rsidR="00A7178E" w:rsidRPr="00971D7E" w:rsidRDefault="00A7178E" w:rsidP="00F45C4D">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21.7</w:t>
            </w:r>
          </w:p>
        </w:tc>
        <w:tc>
          <w:tcPr>
            <w:tcW w:w="1642" w:type="dxa"/>
            <w:tcBorders>
              <w:top w:val="nil"/>
              <w:left w:val="nil"/>
              <w:bottom w:val="nil"/>
              <w:right w:val="nil"/>
            </w:tcBorders>
            <w:shd w:val="clear" w:color="auto" w:fill="auto"/>
            <w:noWrap/>
            <w:vAlign w:val="bottom"/>
            <w:hideMark/>
          </w:tcPr>
          <w:p w14:paraId="450B0094" w14:textId="77777777" w:rsidR="00A7178E" w:rsidRPr="00971D7E" w:rsidRDefault="00A7178E" w:rsidP="00F45C4D">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13.9</w:t>
            </w:r>
          </w:p>
        </w:tc>
      </w:tr>
      <w:tr w:rsidR="00A7178E" w:rsidRPr="00971D7E" w14:paraId="7AB372D4" w14:textId="77777777" w:rsidTr="006344FD">
        <w:trPr>
          <w:trHeight w:val="300"/>
        </w:trPr>
        <w:tc>
          <w:tcPr>
            <w:tcW w:w="810" w:type="dxa"/>
            <w:tcBorders>
              <w:top w:val="nil"/>
              <w:left w:val="nil"/>
              <w:bottom w:val="nil"/>
              <w:right w:val="nil"/>
            </w:tcBorders>
            <w:shd w:val="clear" w:color="auto" w:fill="auto"/>
            <w:noWrap/>
            <w:vAlign w:val="bottom"/>
            <w:hideMark/>
          </w:tcPr>
          <w:p w14:paraId="7D936219" w14:textId="77777777" w:rsidR="00A7178E" w:rsidRPr="00971D7E" w:rsidRDefault="00A7178E" w:rsidP="00F45C4D">
            <w:pPr>
              <w:spacing w:before="0" w:line="240" w:lineRule="auto"/>
              <w:jc w:val="left"/>
              <w:rPr>
                <w:rFonts w:eastAsia="Times New Roman" w:cs="Times New Roman"/>
                <w:color w:val="000000"/>
                <w:sz w:val="18"/>
                <w:szCs w:val="18"/>
              </w:rPr>
            </w:pPr>
            <w:r w:rsidRPr="00971D7E">
              <w:rPr>
                <w:rFonts w:eastAsia="Times New Roman" w:cs="Times New Roman"/>
                <w:color w:val="000000"/>
                <w:sz w:val="18"/>
                <w:szCs w:val="18"/>
              </w:rPr>
              <w:t>2</w:t>
            </w:r>
          </w:p>
        </w:tc>
        <w:tc>
          <w:tcPr>
            <w:tcW w:w="1120" w:type="dxa"/>
            <w:tcBorders>
              <w:top w:val="nil"/>
              <w:left w:val="nil"/>
              <w:bottom w:val="nil"/>
              <w:right w:val="nil"/>
            </w:tcBorders>
            <w:shd w:val="clear" w:color="auto" w:fill="auto"/>
            <w:noWrap/>
            <w:vAlign w:val="bottom"/>
            <w:hideMark/>
          </w:tcPr>
          <w:p w14:paraId="1A2761FB" w14:textId="77777777" w:rsidR="00A7178E" w:rsidRPr="00971D7E" w:rsidRDefault="00A7178E" w:rsidP="00F45C4D">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0.000</w:t>
            </w:r>
          </w:p>
        </w:tc>
        <w:tc>
          <w:tcPr>
            <w:tcW w:w="1240" w:type="dxa"/>
            <w:tcBorders>
              <w:top w:val="nil"/>
              <w:left w:val="nil"/>
              <w:bottom w:val="nil"/>
              <w:right w:val="nil"/>
            </w:tcBorders>
            <w:shd w:val="clear" w:color="auto" w:fill="auto"/>
            <w:noWrap/>
            <w:vAlign w:val="bottom"/>
            <w:hideMark/>
          </w:tcPr>
          <w:p w14:paraId="73E68843" w14:textId="77777777" w:rsidR="00A7178E" w:rsidRPr="00971D7E" w:rsidRDefault="00A7178E" w:rsidP="00F45C4D">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0.00</w:t>
            </w:r>
          </w:p>
        </w:tc>
        <w:tc>
          <w:tcPr>
            <w:tcW w:w="1350" w:type="dxa"/>
            <w:tcBorders>
              <w:top w:val="nil"/>
              <w:left w:val="nil"/>
              <w:bottom w:val="nil"/>
              <w:right w:val="nil"/>
            </w:tcBorders>
            <w:shd w:val="clear" w:color="auto" w:fill="auto"/>
            <w:noWrap/>
            <w:vAlign w:val="bottom"/>
            <w:hideMark/>
          </w:tcPr>
          <w:p w14:paraId="6E066760" w14:textId="77777777" w:rsidR="00A7178E" w:rsidRPr="00971D7E" w:rsidRDefault="00A7178E" w:rsidP="00F45C4D">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0.1</w:t>
            </w:r>
          </w:p>
        </w:tc>
        <w:tc>
          <w:tcPr>
            <w:tcW w:w="1007" w:type="dxa"/>
            <w:tcBorders>
              <w:top w:val="nil"/>
              <w:left w:val="nil"/>
              <w:bottom w:val="nil"/>
              <w:right w:val="nil"/>
            </w:tcBorders>
            <w:shd w:val="clear" w:color="auto" w:fill="auto"/>
            <w:noWrap/>
            <w:vAlign w:val="bottom"/>
            <w:hideMark/>
          </w:tcPr>
          <w:p w14:paraId="06B8C371" w14:textId="77777777" w:rsidR="00A7178E" w:rsidRPr="00971D7E" w:rsidRDefault="00A7178E" w:rsidP="00F45C4D">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1.8</w:t>
            </w:r>
          </w:p>
        </w:tc>
        <w:tc>
          <w:tcPr>
            <w:tcW w:w="906" w:type="dxa"/>
            <w:tcBorders>
              <w:top w:val="nil"/>
              <w:left w:val="nil"/>
              <w:bottom w:val="nil"/>
              <w:right w:val="nil"/>
            </w:tcBorders>
            <w:shd w:val="clear" w:color="auto" w:fill="auto"/>
            <w:noWrap/>
            <w:vAlign w:val="bottom"/>
            <w:hideMark/>
          </w:tcPr>
          <w:p w14:paraId="792E7960" w14:textId="77777777" w:rsidR="00A7178E" w:rsidRPr="00971D7E" w:rsidRDefault="00A7178E" w:rsidP="00F45C4D">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14.2</w:t>
            </w:r>
          </w:p>
        </w:tc>
        <w:tc>
          <w:tcPr>
            <w:tcW w:w="1195" w:type="dxa"/>
            <w:tcBorders>
              <w:top w:val="nil"/>
              <w:left w:val="nil"/>
              <w:bottom w:val="nil"/>
              <w:right w:val="nil"/>
            </w:tcBorders>
            <w:shd w:val="clear" w:color="auto" w:fill="auto"/>
            <w:noWrap/>
            <w:vAlign w:val="bottom"/>
            <w:hideMark/>
          </w:tcPr>
          <w:p w14:paraId="06F341FA" w14:textId="77777777" w:rsidR="00A7178E" w:rsidRPr="00971D7E" w:rsidRDefault="00A7178E" w:rsidP="00F45C4D">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24.3</w:t>
            </w:r>
          </w:p>
        </w:tc>
        <w:tc>
          <w:tcPr>
            <w:tcW w:w="1642" w:type="dxa"/>
            <w:tcBorders>
              <w:top w:val="nil"/>
              <w:left w:val="nil"/>
              <w:bottom w:val="nil"/>
              <w:right w:val="nil"/>
            </w:tcBorders>
            <w:shd w:val="clear" w:color="auto" w:fill="auto"/>
            <w:noWrap/>
            <w:vAlign w:val="bottom"/>
            <w:hideMark/>
          </w:tcPr>
          <w:p w14:paraId="3D36CF17" w14:textId="77777777" w:rsidR="00A7178E" w:rsidRPr="00971D7E" w:rsidRDefault="00A7178E" w:rsidP="00F45C4D">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14.4</w:t>
            </w:r>
          </w:p>
        </w:tc>
      </w:tr>
      <w:tr w:rsidR="00A7178E" w:rsidRPr="00971D7E" w14:paraId="58540292" w14:textId="77777777" w:rsidTr="006344FD">
        <w:trPr>
          <w:trHeight w:val="300"/>
        </w:trPr>
        <w:tc>
          <w:tcPr>
            <w:tcW w:w="810" w:type="dxa"/>
            <w:tcBorders>
              <w:top w:val="nil"/>
              <w:left w:val="nil"/>
              <w:bottom w:val="nil"/>
              <w:right w:val="nil"/>
            </w:tcBorders>
            <w:shd w:val="clear" w:color="auto" w:fill="auto"/>
            <w:noWrap/>
            <w:vAlign w:val="bottom"/>
            <w:hideMark/>
          </w:tcPr>
          <w:p w14:paraId="5149282D" w14:textId="77777777" w:rsidR="00A7178E" w:rsidRPr="00971D7E" w:rsidRDefault="00A7178E" w:rsidP="00F45C4D">
            <w:pPr>
              <w:spacing w:before="0" w:line="240" w:lineRule="auto"/>
              <w:jc w:val="left"/>
              <w:rPr>
                <w:rFonts w:eastAsia="Times New Roman" w:cs="Times New Roman"/>
                <w:color w:val="000000"/>
                <w:sz w:val="18"/>
                <w:szCs w:val="18"/>
              </w:rPr>
            </w:pPr>
            <w:r w:rsidRPr="00971D7E">
              <w:rPr>
                <w:rFonts w:eastAsia="Times New Roman" w:cs="Times New Roman"/>
                <w:color w:val="000000"/>
                <w:sz w:val="18"/>
                <w:szCs w:val="18"/>
              </w:rPr>
              <w:t>3</w:t>
            </w:r>
          </w:p>
        </w:tc>
        <w:tc>
          <w:tcPr>
            <w:tcW w:w="1120" w:type="dxa"/>
            <w:tcBorders>
              <w:top w:val="nil"/>
              <w:left w:val="nil"/>
              <w:bottom w:val="nil"/>
              <w:right w:val="nil"/>
            </w:tcBorders>
            <w:shd w:val="clear" w:color="auto" w:fill="auto"/>
            <w:noWrap/>
            <w:vAlign w:val="bottom"/>
            <w:hideMark/>
          </w:tcPr>
          <w:p w14:paraId="7E97153E" w14:textId="77777777" w:rsidR="00A7178E" w:rsidRPr="00971D7E" w:rsidRDefault="00A7178E" w:rsidP="00F45C4D">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0.021</w:t>
            </w:r>
          </w:p>
        </w:tc>
        <w:tc>
          <w:tcPr>
            <w:tcW w:w="1240" w:type="dxa"/>
            <w:tcBorders>
              <w:top w:val="nil"/>
              <w:left w:val="nil"/>
              <w:bottom w:val="nil"/>
              <w:right w:val="nil"/>
            </w:tcBorders>
            <w:shd w:val="clear" w:color="auto" w:fill="auto"/>
            <w:noWrap/>
            <w:vAlign w:val="bottom"/>
            <w:hideMark/>
          </w:tcPr>
          <w:p w14:paraId="0516F5FF" w14:textId="77777777" w:rsidR="00A7178E" w:rsidRPr="00971D7E" w:rsidRDefault="00A7178E" w:rsidP="00F45C4D">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0.06</w:t>
            </w:r>
          </w:p>
        </w:tc>
        <w:tc>
          <w:tcPr>
            <w:tcW w:w="1350" w:type="dxa"/>
            <w:tcBorders>
              <w:top w:val="nil"/>
              <w:left w:val="nil"/>
              <w:bottom w:val="nil"/>
              <w:right w:val="nil"/>
            </w:tcBorders>
            <w:shd w:val="clear" w:color="auto" w:fill="auto"/>
            <w:noWrap/>
            <w:vAlign w:val="bottom"/>
            <w:hideMark/>
          </w:tcPr>
          <w:p w14:paraId="5CE7DE86" w14:textId="77777777" w:rsidR="00A7178E" w:rsidRPr="00971D7E" w:rsidRDefault="00A7178E" w:rsidP="00F45C4D">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4.0</w:t>
            </w:r>
          </w:p>
        </w:tc>
        <w:tc>
          <w:tcPr>
            <w:tcW w:w="1007" w:type="dxa"/>
            <w:tcBorders>
              <w:top w:val="nil"/>
              <w:left w:val="nil"/>
              <w:bottom w:val="nil"/>
              <w:right w:val="nil"/>
            </w:tcBorders>
            <w:shd w:val="clear" w:color="auto" w:fill="auto"/>
            <w:noWrap/>
            <w:vAlign w:val="bottom"/>
            <w:hideMark/>
          </w:tcPr>
          <w:p w14:paraId="46509EEF" w14:textId="77777777" w:rsidR="00A7178E" w:rsidRPr="00971D7E" w:rsidRDefault="00A7178E" w:rsidP="00F45C4D">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20.1</w:t>
            </w:r>
          </w:p>
        </w:tc>
        <w:tc>
          <w:tcPr>
            <w:tcW w:w="906" w:type="dxa"/>
            <w:tcBorders>
              <w:top w:val="nil"/>
              <w:left w:val="nil"/>
              <w:bottom w:val="nil"/>
              <w:right w:val="nil"/>
            </w:tcBorders>
            <w:shd w:val="clear" w:color="auto" w:fill="auto"/>
            <w:noWrap/>
            <w:vAlign w:val="bottom"/>
            <w:hideMark/>
          </w:tcPr>
          <w:p w14:paraId="1DEE1204" w14:textId="77777777" w:rsidR="00A7178E" w:rsidRPr="00971D7E" w:rsidRDefault="00A7178E" w:rsidP="00F45C4D">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46.9</w:t>
            </w:r>
          </w:p>
        </w:tc>
        <w:tc>
          <w:tcPr>
            <w:tcW w:w="1195" w:type="dxa"/>
            <w:tcBorders>
              <w:top w:val="nil"/>
              <w:left w:val="nil"/>
              <w:bottom w:val="nil"/>
              <w:right w:val="nil"/>
            </w:tcBorders>
            <w:shd w:val="clear" w:color="auto" w:fill="auto"/>
            <w:noWrap/>
            <w:vAlign w:val="bottom"/>
            <w:hideMark/>
          </w:tcPr>
          <w:p w14:paraId="5135D91A" w14:textId="77777777" w:rsidR="00A7178E" w:rsidRPr="00971D7E" w:rsidRDefault="00A7178E" w:rsidP="00F45C4D">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24.2</w:t>
            </w:r>
          </w:p>
        </w:tc>
        <w:tc>
          <w:tcPr>
            <w:tcW w:w="1642" w:type="dxa"/>
            <w:tcBorders>
              <w:top w:val="nil"/>
              <w:left w:val="nil"/>
              <w:bottom w:val="nil"/>
              <w:right w:val="nil"/>
            </w:tcBorders>
            <w:shd w:val="clear" w:color="auto" w:fill="auto"/>
            <w:noWrap/>
            <w:vAlign w:val="bottom"/>
            <w:hideMark/>
          </w:tcPr>
          <w:p w14:paraId="19D69663" w14:textId="77777777" w:rsidR="00A7178E" w:rsidRPr="00971D7E" w:rsidRDefault="00A7178E" w:rsidP="00F45C4D">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14.3</w:t>
            </w:r>
          </w:p>
        </w:tc>
      </w:tr>
      <w:tr w:rsidR="00A7178E" w:rsidRPr="00971D7E" w14:paraId="70C366DB" w14:textId="77777777" w:rsidTr="006344FD">
        <w:trPr>
          <w:trHeight w:val="300"/>
        </w:trPr>
        <w:tc>
          <w:tcPr>
            <w:tcW w:w="810" w:type="dxa"/>
            <w:tcBorders>
              <w:top w:val="nil"/>
              <w:left w:val="nil"/>
              <w:bottom w:val="nil"/>
              <w:right w:val="nil"/>
            </w:tcBorders>
            <w:shd w:val="clear" w:color="auto" w:fill="auto"/>
            <w:noWrap/>
            <w:vAlign w:val="bottom"/>
            <w:hideMark/>
          </w:tcPr>
          <w:p w14:paraId="29F37421" w14:textId="77777777" w:rsidR="00A7178E" w:rsidRPr="00971D7E" w:rsidRDefault="00A7178E" w:rsidP="00F45C4D">
            <w:pPr>
              <w:spacing w:before="0" w:line="240" w:lineRule="auto"/>
              <w:jc w:val="left"/>
              <w:rPr>
                <w:rFonts w:eastAsia="Times New Roman" w:cs="Times New Roman"/>
                <w:color w:val="000000"/>
                <w:sz w:val="18"/>
                <w:szCs w:val="18"/>
              </w:rPr>
            </w:pPr>
            <w:r w:rsidRPr="00971D7E">
              <w:rPr>
                <w:rFonts w:eastAsia="Times New Roman" w:cs="Times New Roman"/>
                <w:color w:val="000000"/>
                <w:sz w:val="18"/>
                <w:szCs w:val="18"/>
              </w:rPr>
              <w:t>4</w:t>
            </w:r>
          </w:p>
        </w:tc>
        <w:tc>
          <w:tcPr>
            <w:tcW w:w="1120" w:type="dxa"/>
            <w:tcBorders>
              <w:top w:val="nil"/>
              <w:left w:val="nil"/>
              <w:bottom w:val="nil"/>
              <w:right w:val="nil"/>
            </w:tcBorders>
            <w:shd w:val="clear" w:color="auto" w:fill="auto"/>
            <w:noWrap/>
            <w:vAlign w:val="bottom"/>
            <w:hideMark/>
          </w:tcPr>
          <w:p w14:paraId="7BBAEEB3" w14:textId="77777777" w:rsidR="00A7178E" w:rsidRPr="00971D7E" w:rsidRDefault="00A7178E" w:rsidP="00F45C4D">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0.058</w:t>
            </w:r>
          </w:p>
        </w:tc>
        <w:tc>
          <w:tcPr>
            <w:tcW w:w="1240" w:type="dxa"/>
            <w:tcBorders>
              <w:top w:val="nil"/>
              <w:left w:val="nil"/>
              <w:bottom w:val="nil"/>
              <w:right w:val="nil"/>
            </w:tcBorders>
            <w:shd w:val="clear" w:color="auto" w:fill="auto"/>
            <w:noWrap/>
            <w:vAlign w:val="bottom"/>
            <w:hideMark/>
          </w:tcPr>
          <w:p w14:paraId="4D644BA0" w14:textId="77777777" w:rsidR="00A7178E" w:rsidRPr="00971D7E" w:rsidRDefault="00A7178E" w:rsidP="00F45C4D">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0.09</w:t>
            </w:r>
          </w:p>
        </w:tc>
        <w:tc>
          <w:tcPr>
            <w:tcW w:w="1350" w:type="dxa"/>
            <w:tcBorders>
              <w:top w:val="nil"/>
              <w:left w:val="nil"/>
              <w:bottom w:val="nil"/>
              <w:right w:val="nil"/>
            </w:tcBorders>
            <w:shd w:val="clear" w:color="auto" w:fill="auto"/>
            <w:noWrap/>
            <w:vAlign w:val="bottom"/>
            <w:hideMark/>
          </w:tcPr>
          <w:p w14:paraId="1BB62A0B" w14:textId="77777777" w:rsidR="00A7178E" w:rsidRPr="00971D7E" w:rsidRDefault="00A7178E" w:rsidP="00F45C4D">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10.1</w:t>
            </w:r>
          </w:p>
        </w:tc>
        <w:tc>
          <w:tcPr>
            <w:tcW w:w="1007" w:type="dxa"/>
            <w:tcBorders>
              <w:top w:val="nil"/>
              <w:left w:val="nil"/>
              <w:bottom w:val="nil"/>
              <w:right w:val="nil"/>
            </w:tcBorders>
            <w:shd w:val="clear" w:color="auto" w:fill="auto"/>
            <w:noWrap/>
            <w:vAlign w:val="bottom"/>
            <w:hideMark/>
          </w:tcPr>
          <w:p w14:paraId="3677B792" w14:textId="77777777" w:rsidR="00A7178E" w:rsidRPr="00971D7E" w:rsidRDefault="00A7178E" w:rsidP="00F45C4D">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19.6</w:t>
            </w:r>
          </w:p>
        </w:tc>
        <w:tc>
          <w:tcPr>
            <w:tcW w:w="906" w:type="dxa"/>
            <w:tcBorders>
              <w:top w:val="nil"/>
              <w:left w:val="nil"/>
              <w:bottom w:val="nil"/>
              <w:right w:val="nil"/>
            </w:tcBorders>
            <w:shd w:val="clear" w:color="auto" w:fill="auto"/>
            <w:noWrap/>
            <w:vAlign w:val="bottom"/>
            <w:hideMark/>
          </w:tcPr>
          <w:p w14:paraId="29CA3222" w14:textId="77777777" w:rsidR="00A7178E" w:rsidRPr="00971D7E" w:rsidRDefault="00A7178E" w:rsidP="00F45C4D">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84.4</w:t>
            </w:r>
          </w:p>
        </w:tc>
        <w:tc>
          <w:tcPr>
            <w:tcW w:w="1195" w:type="dxa"/>
            <w:tcBorders>
              <w:top w:val="nil"/>
              <w:left w:val="nil"/>
              <w:bottom w:val="nil"/>
              <w:right w:val="nil"/>
            </w:tcBorders>
            <w:shd w:val="clear" w:color="auto" w:fill="auto"/>
            <w:noWrap/>
            <w:vAlign w:val="bottom"/>
            <w:hideMark/>
          </w:tcPr>
          <w:p w14:paraId="4CF210E0" w14:textId="77777777" w:rsidR="00A7178E" w:rsidRPr="00971D7E" w:rsidRDefault="00A7178E" w:rsidP="00F45C4D">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24.1</w:t>
            </w:r>
          </w:p>
        </w:tc>
        <w:tc>
          <w:tcPr>
            <w:tcW w:w="1642" w:type="dxa"/>
            <w:tcBorders>
              <w:top w:val="nil"/>
              <w:left w:val="nil"/>
              <w:bottom w:val="nil"/>
              <w:right w:val="nil"/>
            </w:tcBorders>
            <w:shd w:val="clear" w:color="auto" w:fill="auto"/>
            <w:noWrap/>
            <w:vAlign w:val="bottom"/>
            <w:hideMark/>
          </w:tcPr>
          <w:p w14:paraId="7D7E48FF" w14:textId="77777777" w:rsidR="00A7178E" w:rsidRPr="00971D7E" w:rsidRDefault="00A7178E" w:rsidP="00F45C4D">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14.0</w:t>
            </w:r>
          </w:p>
        </w:tc>
      </w:tr>
      <w:tr w:rsidR="00A7178E" w:rsidRPr="00971D7E" w14:paraId="193E6F73" w14:textId="77777777" w:rsidTr="006344FD">
        <w:trPr>
          <w:trHeight w:val="300"/>
        </w:trPr>
        <w:tc>
          <w:tcPr>
            <w:tcW w:w="810" w:type="dxa"/>
            <w:tcBorders>
              <w:top w:val="nil"/>
              <w:left w:val="nil"/>
              <w:bottom w:val="nil"/>
              <w:right w:val="nil"/>
            </w:tcBorders>
            <w:shd w:val="clear" w:color="auto" w:fill="auto"/>
            <w:noWrap/>
            <w:vAlign w:val="bottom"/>
            <w:hideMark/>
          </w:tcPr>
          <w:p w14:paraId="134DC1F1" w14:textId="77777777" w:rsidR="00A7178E" w:rsidRPr="00971D7E" w:rsidRDefault="00A7178E" w:rsidP="00F45C4D">
            <w:pPr>
              <w:spacing w:before="0" w:line="240" w:lineRule="auto"/>
              <w:jc w:val="left"/>
              <w:rPr>
                <w:rFonts w:eastAsia="Times New Roman" w:cs="Times New Roman"/>
                <w:color w:val="000000"/>
                <w:sz w:val="18"/>
                <w:szCs w:val="18"/>
              </w:rPr>
            </w:pPr>
            <w:r w:rsidRPr="00971D7E">
              <w:rPr>
                <w:rFonts w:eastAsia="Times New Roman" w:cs="Times New Roman"/>
                <w:color w:val="000000"/>
                <w:sz w:val="18"/>
                <w:szCs w:val="18"/>
              </w:rPr>
              <w:t>5</w:t>
            </w:r>
          </w:p>
        </w:tc>
        <w:tc>
          <w:tcPr>
            <w:tcW w:w="1120" w:type="dxa"/>
            <w:tcBorders>
              <w:top w:val="nil"/>
              <w:left w:val="nil"/>
              <w:bottom w:val="nil"/>
              <w:right w:val="nil"/>
            </w:tcBorders>
            <w:shd w:val="clear" w:color="auto" w:fill="auto"/>
            <w:noWrap/>
            <w:vAlign w:val="bottom"/>
            <w:hideMark/>
          </w:tcPr>
          <w:p w14:paraId="2916010F" w14:textId="77777777" w:rsidR="00A7178E" w:rsidRPr="00971D7E" w:rsidRDefault="00A7178E" w:rsidP="00F45C4D">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0.925</w:t>
            </w:r>
          </w:p>
        </w:tc>
        <w:tc>
          <w:tcPr>
            <w:tcW w:w="1240" w:type="dxa"/>
            <w:tcBorders>
              <w:top w:val="nil"/>
              <w:left w:val="nil"/>
              <w:bottom w:val="nil"/>
              <w:right w:val="nil"/>
            </w:tcBorders>
            <w:shd w:val="clear" w:color="auto" w:fill="auto"/>
            <w:noWrap/>
            <w:vAlign w:val="bottom"/>
            <w:hideMark/>
          </w:tcPr>
          <w:p w14:paraId="4C33735E" w14:textId="77777777" w:rsidR="00A7178E" w:rsidRPr="00971D7E" w:rsidRDefault="00A7178E" w:rsidP="00F45C4D">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0.11</w:t>
            </w:r>
          </w:p>
        </w:tc>
        <w:tc>
          <w:tcPr>
            <w:tcW w:w="1350" w:type="dxa"/>
            <w:tcBorders>
              <w:top w:val="nil"/>
              <w:left w:val="nil"/>
              <w:bottom w:val="nil"/>
              <w:right w:val="nil"/>
            </w:tcBorders>
            <w:shd w:val="clear" w:color="auto" w:fill="auto"/>
            <w:noWrap/>
            <w:vAlign w:val="bottom"/>
            <w:hideMark/>
          </w:tcPr>
          <w:p w14:paraId="6CDDAB99" w14:textId="77777777" w:rsidR="00A7178E" w:rsidRPr="00971D7E" w:rsidRDefault="00A7178E" w:rsidP="00F45C4D">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49.2</w:t>
            </w:r>
          </w:p>
        </w:tc>
        <w:tc>
          <w:tcPr>
            <w:tcW w:w="1007" w:type="dxa"/>
            <w:tcBorders>
              <w:top w:val="nil"/>
              <w:left w:val="nil"/>
              <w:bottom w:val="nil"/>
              <w:right w:val="nil"/>
            </w:tcBorders>
            <w:shd w:val="clear" w:color="auto" w:fill="auto"/>
            <w:noWrap/>
            <w:vAlign w:val="bottom"/>
            <w:hideMark/>
          </w:tcPr>
          <w:p w14:paraId="0F0CED3E" w14:textId="77777777" w:rsidR="00A7178E" w:rsidRPr="00971D7E" w:rsidRDefault="00A7178E" w:rsidP="00F45C4D">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7.9</w:t>
            </w:r>
          </w:p>
        </w:tc>
        <w:tc>
          <w:tcPr>
            <w:tcW w:w="906" w:type="dxa"/>
            <w:tcBorders>
              <w:top w:val="nil"/>
              <w:left w:val="nil"/>
              <w:bottom w:val="nil"/>
              <w:right w:val="nil"/>
            </w:tcBorders>
            <w:shd w:val="clear" w:color="auto" w:fill="auto"/>
            <w:noWrap/>
            <w:vAlign w:val="bottom"/>
            <w:hideMark/>
          </w:tcPr>
          <w:p w14:paraId="7DF62322" w14:textId="77777777" w:rsidR="00A7178E" w:rsidRPr="00971D7E" w:rsidRDefault="00A7178E" w:rsidP="00F45C4D">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293.6</w:t>
            </w:r>
          </w:p>
        </w:tc>
        <w:tc>
          <w:tcPr>
            <w:tcW w:w="1195" w:type="dxa"/>
            <w:tcBorders>
              <w:top w:val="nil"/>
              <w:left w:val="nil"/>
              <w:bottom w:val="nil"/>
              <w:right w:val="nil"/>
            </w:tcBorders>
            <w:shd w:val="clear" w:color="auto" w:fill="auto"/>
            <w:noWrap/>
            <w:vAlign w:val="bottom"/>
            <w:hideMark/>
          </w:tcPr>
          <w:p w14:paraId="66AED7B8" w14:textId="77777777" w:rsidR="00A7178E" w:rsidRPr="00971D7E" w:rsidRDefault="00A7178E" w:rsidP="00F45C4D">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23.0</w:t>
            </w:r>
          </w:p>
        </w:tc>
        <w:tc>
          <w:tcPr>
            <w:tcW w:w="1642" w:type="dxa"/>
            <w:tcBorders>
              <w:top w:val="nil"/>
              <w:left w:val="nil"/>
              <w:bottom w:val="nil"/>
              <w:right w:val="nil"/>
            </w:tcBorders>
            <w:shd w:val="clear" w:color="auto" w:fill="auto"/>
            <w:noWrap/>
            <w:vAlign w:val="bottom"/>
            <w:hideMark/>
          </w:tcPr>
          <w:p w14:paraId="5C969E29" w14:textId="77777777" w:rsidR="00A7178E" w:rsidRPr="00971D7E" w:rsidRDefault="00A7178E" w:rsidP="00F45C4D">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12.4</w:t>
            </w:r>
          </w:p>
        </w:tc>
      </w:tr>
      <w:tr w:rsidR="00A7178E" w:rsidRPr="00971D7E" w14:paraId="52405C75" w14:textId="77777777" w:rsidTr="006344FD">
        <w:trPr>
          <w:trHeight w:val="300"/>
        </w:trPr>
        <w:tc>
          <w:tcPr>
            <w:tcW w:w="810" w:type="dxa"/>
            <w:tcBorders>
              <w:top w:val="nil"/>
              <w:left w:val="nil"/>
              <w:bottom w:val="nil"/>
              <w:right w:val="nil"/>
            </w:tcBorders>
            <w:shd w:val="clear" w:color="auto" w:fill="auto"/>
            <w:noWrap/>
            <w:vAlign w:val="bottom"/>
            <w:hideMark/>
          </w:tcPr>
          <w:p w14:paraId="0B465F7B" w14:textId="77777777" w:rsidR="00A7178E" w:rsidRPr="00971D7E" w:rsidRDefault="00A7178E" w:rsidP="00F45C4D">
            <w:pPr>
              <w:spacing w:before="0" w:line="240" w:lineRule="auto"/>
              <w:jc w:val="left"/>
              <w:rPr>
                <w:rFonts w:eastAsia="Times New Roman" w:cs="Times New Roman"/>
                <w:color w:val="000000"/>
                <w:sz w:val="18"/>
                <w:szCs w:val="18"/>
              </w:rPr>
            </w:pPr>
            <w:r w:rsidRPr="00971D7E">
              <w:rPr>
                <w:rFonts w:eastAsia="Times New Roman" w:cs="Times New Roman"/>
                <w:color w:val="000000"/>
                <w:sz w:val="18"/>
                <w:szCs w:val="18"/>
              </w:rPr>
              <w:t>6</w:t>
            </w:r>
          </w:p>
        </w:tc>
        <w:tc>
          <w:tcPr>
            <w:tcW w:w="1120" w:type="dxa"/>
            <w:tcBorders>
              <w:top w:val="nil"/>
              <w:left w:val="nil"/>
              <w:bottom w:val="nil"/>
              <w:right w:val="nil"/>
            </w:tcBorders>
            <w:shd w:val="clear" w:color="auto" w:fill="auto"/>
            <w:noWrap/>
            <w:vAlign w:val="bottom"/>
            <w:hideMark/>
          </w:tcPr>
          <w:p w14:paraId="25C996DA" w14:textId="77777777" w:rsidR="00A7178E" w:rsidRPr="00971D7E" w:rsidRDefault="00A7178E" w:rsidP="00F45C4D">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2.262</w:t>
            </w:r>
          </w:p>
        </w:tc>
        <w:tc>
          <w:tcPr>
            <w:tcW w:w="1240" w:type="dxa"/>
            <w:tcBorders>
              <w:top w:val="nil"/>
              <w:left w:val="nil"/>
              <w:bottom w:val="nil"/>
              <w:right w:val="nil"/>
            </w:tcBorders>
            <w:shd w:val="clear" w:color="auto" w:fill="auto"/>
            <w:noWrap/>
            <w:vAlign w:val="bottom"/>
            <w:hideMark/>
          </w:tcPr>
          <w:p w14:paraId="41ACE045" w14:textId="77777777" w:rsidR="00A7178E" w:rsidRPr="00971D7E" w:rsidRDefault="00A7178E" w:rsidP="00F45C4D">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0.11</w:t>
            </w:r>
          </w:p>
        </w:tc>
        <w:tc>
          <w:tcPr>
            <w:tcW w:w="1350" w:type="dxa"/>
            <w:tcBorders>
              <w:top w:val="nil"/>
              <w:left w:val="nil"/>
              <w:bottom w:val="nil"/>
              <w:right w:val="nil"/>
            </w:tcBorders>
            <w:shd w:val="clear" w:color="auto" w:fill="auto"/>
            <w:noWrap/>
            <w:vAlign w:val="bottom"/>
            <w:hideMark/>
          </w:tcPr>
          <w:p w14:paraId="20247DF3" w14:textId="77777777" w:rsidR="00A7178E" w:rsidRPr="00971D7E" w:rsidRDefault="00A7178E" w:rsidP="00F45C4D">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54.6</w:t>
            </w:r>
          </w:p>
        </w:tc>
        <w:tc>
          <w:tcPr>
            <w:tcW w:w="1007" w:type="dxa"/>
            <w:tcBorders>
              <w:top w:val="nil"/>
              <w:left w:val="nil"/>
              <w:bottom w:val="nil"/>
              <w:right w:val="nil"/>
            </w:tcBorders>
            <w:shd w:val="clear" w:color="auto" w:fill="auto"/>
            <w:noWrap/>
            <w:vAlign w:val="bottom"/>
            <w:hideMark/>
          </w:tcPr>
          <w:p w14:paraId="3300A6AC" w14:textId="77777777" w:rsidR="00A7178E" w:rsidRPr="00971D7E" w:rsidRDefault="00A7178E" w:rsidP="00F45C4D">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3.8</w:t>
            </w:r>
          </w:p>
        </w:tc>
        <w:tc>
          <w:tcPr>
            <w:tcW w:w="906" w:type="dxa"/>
            <w:tcBorders>
              <w:top w:val="nil"/>
              <w:left w:val="nil"/>
              <w:bottom w:val="nil"/>
              <w:right w:val="nil"/>
            </w:tcBorders>
            <w:shd w:val="clear" w:color="auto" w:fill="auto"/>
            <w:noWrap/>
            <w:vAlign w:val="bottom"/>
            <w:hideMark/>
          </w:tcPr>
          <w:p w14:paraId="3B06F4B1" w14:textId="77777777" w:rsidR="00A7178E" w:rsidRPr="00971D7E" w:rsidRDefault="00A7178E" w:rsidP="00F45C4D">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669.1</w:t>
            </w:r>
          </w:p>
        </w:tc>
        <w:tc>
          <w:tcPr>
            <w:tcW w:w="1195" w:type="dxa"/>
            <w:tcBorders>
              <w:top w:val="nil"/>
              <w:left w:val="nil"/>
              <w:bottom w:val="nil"/>
              <w:right w:val="nil"/>
            </w:tcBorders>
            <w:shd w:val="clear" w:color="auto" w:fill="auto"/>
            <w:noWrap/>
            <w:vAlign w:val="bottom"/>
            <w:hideMark/>
          </w:tcPr>
          <w:p w14:paraId="14E60CD6" w14:textId="77777777" w:rsidR="00A7178E" w:rsidRPr="00971D7E" w:rsidRDefault="00A7178E" w:rsidP="00F45C4D">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20.9</w:t>
            </w:r>
          </w:p>
        </w:tc>
        <w:tc>
          <w:tcPr>
            <w:tcW w:w="1642" w:type="dxa"/>
            <w:tcBorders>
              <w:top w:val="nil"/>
              <w:left w:val="nil"/>
              <w:bottom w:val="nil"/>
              <w:right w:val="nil"/>
            </w:tcBorders>
            <w:shd w:val="clear" w:color="auto" w:fill="auto"/>
            <w:noWrap/>
            <w:vAlign w:val="bottom"/>
            <w:hideMark/>
          </w:tcPr>
          <w:p w14:paraId="58871BBF" w14:textId="77777777" w:rsidR="00A7178E" w:rsidRPr="00971D7E" w:rsidRDefault="00A7178E" w:rsidP="00F45C4D">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10.0</w:t>
            </w:r>
          </w:p>
        </w:tc>
      </w:tr>
    </w:tbl>
    <w:p w14:paraId="698FD620" w14:textId="77777777" w:rsidR="0022271F" w:rsidRDefault="0022271F" w:rsidP="006555AF"/>
    <w:p w14:paraId="6BD00DAA" w14:textId="74430EE2" w:rsidR="006344FD" w:rsidRDefault="005B35FF" w:rsidP="006555AF">
      <w:r>
        <w:t xml:space="preserve">The above </w:t>
      </w:r>
      <w:r w:rsidR="00280BF4">
        <w:t xml:space="preserve">table shows that for cluster 6 and </w:t>
      </w:r>
      <w:r>
        <w:t>5, the average area of forest per person, both natural and plantation, is significantly higher than that of cluster 3, while for cluster 2 there is almost no forest coverage on an average basis.</w:t>
      </w:r>
      <w:r w:rsidR="00BC47C2">
        <w:t xml:space="preserve"> It shows a clear trend that for the area that the forest coverage is still high, people still much rely on </w:t>
      </w:r>
      <w:proofErr w:type="spellStart"/>
      <w:r w:rsidR="00BC47C2">
        <w:t>fuelwood</w:t>
      </w:r>
      <w:proofErr w:type="spellEnd"/>
      <w:r w:rsidR="00BC47C2">
        <w:t xml:space="preserve"> as one of the major energy source.</w:t>
      </w:r>
    </w:p>
    <w:p w14:paraId="7A7AFC34" w14:textId="496C990B" w:rsidR="00395944" w:rsidRPr="00395944" w:rsidRDefault="00395944" w:rsidP="00395944">
      <w:r>
        <w:t xml:space="preserve">Total </w:t>
      </w:r>
      <w:proofErr w:type="spellStart"/>
      <w:r>
        <w:t>f</w:t>
      </w:r>
      <w:r w:rsidRPr="00395944">
        <w:t>uelwood</w:t>
      </w:r>
      <w:proofErr w:type="spellEnd"/>
      <w:r w:rsidRPr="00395944">
        <w:t xml:space="preserve"> demand for households is estimated in the below table.</w:t>
      </w:r>
    </w:p>
    <w:p w14:paraId="5B2A53B8" w14:textId="77777777" w:rsidR="00395944" w:rsidRPr="00A12B74" w:rsidRDefault="00395944" w:rsidP="00395944">
      <w:pPr>
        <w:jc w:val="center"/>
        <w:rPr>
          <w:i/>
        </w:rPr>
      </w:pPr>
      <w:r w:rsidRPr="00A12B74">
        <w:rPr>
          <w:i/>
        </w:rPr>
        <w:t xml:space="preserve">Table – Total </w:t>
      </w:r>
      <w:proofErr w:type="spellStart"/>
      <w:r w:rsidRPr="00A12B74">
        <w:rPr>
          <w:i/>
        </w:rPr>
        <w:t>fuelwood</w:t>
      </w:r>
      <w:proofErr w:type="spellEnd"/>
      <w:r w:rsidRPr="00A12B74">
        <w:rPr>
          <w:i/>
        </w:rPr>
        <w:t xml:space="preserve"> demand by residential sector of Thanh Hoa and </w:t>
      </w:r>
      <w:proofErr w:type="spellStart"/>
      <w:r w:rsidRPr="00A12B74">
        <w:rPr>
          <w:i/>
        </w:rPr>
        <w:t>Nghe</w:t>
      </w:r>
      <w:proofErr w:type="spellEnd"/>
      <w:r w:rsidRPr="00A12B74">
        <w:rPr>
          <w:i/>
        </w:rPr>
        <w:t xml:space="preserve"> An</w:t>
      </w:r>
    </w:p>
    <w:tbl>
      <w:tblPr>
        <w:tblStyle w:val="TableGrid"/>
        <w:tblW w:w="8154" w:type="dxa"/>
        <w:tblInd w:w="918" w:type="dxa"/>
        <w:tblLook w:val="04A0" w:firstRow="1" w:lastRow="0" w:firstColumn="1" w:lastColumn="0" w:noHBand="0" w:noVBand="1"/>
      </w:tblPr>
      <w:tblGrid>
        <w:gridCol w:w="2790"/>
        <w:gridCol w:w="1602"/>
        <w:gridCol w:w="2052"/>
        <w:gridCol w:w="1710"/>
      </w:tblGrid>
      <w:tr w:rsidR="00395944" w14:paraId="7C8E9A77" w14:textId="77777777" w:rsidTr="00157E78">
        <w:tc>
          <w:tcPr>
            <w:tcW w:w="2790" w:type="dxa"/>
          </w:tcPr>
          <w:p w14:paraId="01DAAB5D" w14:textId="77777777" w:rsidR="00395944" w:rsidRDefault="00395944" w:rsidP="00157E78">
            <w:pPr>
              <w:jc w:val="center"/>
            </w:pPr>
            <w:r>
              <w:t>Geographic area</w:t>
            </w:r>
          </w:p>
        </w:tc>
        <w:tc>
          <w:tcPr>
            <w:tcW w:w="1602" w:type="dxa"/>
          </w:tcPr>
          <w:p w14:paraId="3CECC961" w14:textId="77777777" w:rsidR="00395944" w:rsidRDefault="00395944" w:rsidP="00157E78">
            <w:pPr>
              <w:jc w:val="center"/>
            </w:pPr>
            <w:r>
              <w:t>Population (person)</w:t>
            </w:r>
          </w:p>
        </w:tc>
        <w:tc>
          <w:tcPr>
            <w:tcW w:w="2052" w:type="dxa"/>
          </w:tcPr>
          <w:p w14:paraId="62F669BA" w14:textId="77777777" w:rsidR="00395944" w:rsidRDefault="00395944" w:rsidP="00157E78">
            <w:pPr>
              <w:jc w:val="center"/>
            </w:pPr>
            <w:proofErr w:type="spellStart"/>
            <w:r>
              <w:t>Fuelwood</w:t>
            </w:r>
            <w:proofErr w:type="spellEnd"/>
            <w:r>
              <w:t xml:space="preserve"> consumption per person per year (kg/ person/ year)</w:t>
            </w:r>
          </w:p>
        </w:tc>
        <w:tc>
          <w:tcPr>
            <w:tcW w:w="1710" w:type="dxa"/>
          </w:tcPr>
          <w:p w14:paraId="2242ED19" w14:textId="77777777" w:rsidR="00395944" w:rsidRDefault="00395944" w:rsidP="00157E78">
            <w:pPr>
              <w:jc w:val="center"/>
            </w:pPr>
            <w:r>
              <w:t xml:space="preserve">Total </w:t>
            </w:r>
            <w:proofErr w:type="spellStart"/>
            <w:r>
              <w:t>fuelwood</w:t>
            </w:r>
            <w:proofErr w:type="spellEnd"/>
            <w:r>
              <w:t xml:space="preserve"> consumption per year (ton/ year)</w:t>
            </w:r>
          </w:p>
        </w:tc>
      </w:tr>
      <w:tr w:rsidR="00395944" w14:paraId="50CC95FA" w14:textId="77777777" w:rsidTr="00157E78">
        <w:tc>
          <w:tcPr>
            <w:tcW w:w="2790" w:type="dxa"/>
          </w:tcPr>
          <w:p w14:paraId="05C8C4E4" w14:textId="77777777" w:rsidR="00395944" w:rsidRDefault="00395944" w:rsidP="00157E78">
            <w:pPr>
              <w:jc w:val="center"/>
            </w:pPr>
            <w:r>
              <w:t xml:space="preserve">Thanh Hoa and </w:t>
            </w:r>
            <w:proofErr w:type="spellStart"/>
            <w:r>
              <w:t>Nghe</w:t>
            </w:r>
            <w:proofErr w:type="spellEnd"/>
            <w:r>
              <w:t xml:space="preserve"> An</w:t>
            </w:r>
          </w:p>
        </w:tc>
        <w:tc>
          <w:tcPr>
            <w:tcW w:w="1602" w:type="dxa"/>
          </w:tcPr>
          <w:p w14:paraId="02360379" w14:textId="1881EA38" w:rsidR="00395944" w:rsidRPr="00391E99" w:rsidRDefault="00391E99" w:rsidP="00391E99">
            <w:pPr>
              <w:jc w:val="center"/>
            </w:pPr>
            <w:r w:rsidRPr="00391E99">
              <w:t xml:space="preserve">6,501,383 </w:t>
            </w:r>
          </w:p>
        </w:tc>
        <w:tc>
          <w:tcPr>
            <w:tcW w:w="2052" w:type="dxa"/>
          </w:tcPr>
          <w:p w14:paraId="6D2FE59D" w14:textId="77777777" w:rsidR="00395944" w:rsidRDefault="00395944" w:rsidP="00157E78"/>
        </w:tc>
        <w:tc>
          <w:tcPr>
            <w:tcW w:w="1710" w:type="dxa"/>
          </w:tcPr>
          <w:p w14:paraId="61889BC4" w14:textId="77777777" w:rsidR="00395944" w:rsidRDefault="00395944" w:rsidP="00157E78"/>
        </w:tc>
      </w:tr>
      <w:tr w:rsidR="00391E99" w14:paraId="3B6497C9" w14:textId="77777777" w:rsidTr="00157E78">
        <w:tc>
          <w:tcPr>
            <w:tcW w:w="2790" w:type="dxa"/>
          </w:tcPr>
          <w:p w14:paraId="53A2879D" w14:textId="77777777" w:rsidR="00391E99" w:rsidRDefault="00391E99" w:rsidP="00157E78">
            <w:pPr>
              <w:jc w:val="center"/>
            </w:pPr>
            <w:r>
              <w:t>Cluster 6</w:t>
            </w:r>
          </w:p>
        </w:tc>
        <w:tc>
          <w:tcPr>
            <w:tcW w:w="1602" w:type="dxa"/>
            <w:vAlign w:val="bottom"/>
          </w:tcPr>
          <w:p w14:paraId="1D396C2D" w14:textId="778DC455" w:rsidR="00391E99" w:rsidRDefault="00391E99" w:rsidP="00157E78">
            <w:pPr>
              <w:jc w:val="center"/>
            </w:pPr>
            <w:r w:rsidRPr="00391E99">
              <w:t>245,812</w:t>
            </w:r>
          </w:p>
        </w:tc>
        <w:tc>
          <w:tcPr>
            <w:tcW w:w="2052" w:type="dxa"/>
            <w:vAlign w:val="bottom"/>
          </w:tcPr>
          <w:p w14:paraId="3EF7C188" w14:textId="77777777" w:rsidR="00391E99" w:rsidRDefault="00391E99" w:rsidP="00157E78">
            <w:pPr>
              <w:jc w:val="center"/>
            </w:pPr>
            <w:r w:rsidRPr="00391E99">
              <w:t>492.0</w:t>
            </w:r>
          </w:p>
        </w:tc>
        <w:tc>
          <w:tcPr>
            <w:tcW w:w="1710" w:type="dxa"/>
            <w:vAlign w:val="bottom"/>
          </w:tcPr>
          <w:p w14:paraId="41C84750" w14:textId="2CA8B4ED" w:rsidR="00391E99" w:rsidRPr="00391E99" w:rsidRDefault="00391E99" w:rsidP="00157E78">
            <w:pPr>
              <w:jc w:val="center"/>
            </w:pPr>
            <w:r w:rsidRPr="00391E99">
              <w:t>120,940</w:t>
            </w:r>
          </w:p>
        </w:tc>
      </w:tr>
      <w:tr w:rsidR="00391E99" w14:paraId="4480337E" w14:textId="77777777" w:rsidTr="00157E78">
        <w:tc>
          <w:tcPr>
            <w:tcW w:w="2790" w:type="dxa"/>
          </w:tcPr>
          <w:p w14:paraId="1D1FDE0D" w14:textId="77777777" w:rsidR="00391E99" w:rsidRDefault="00391E99" w:rsidP="00157E78">
            <w:pPr>
              <w:jc w:val="center"/>
            </w:pPr>
            <w:r>
              <w:t>Cluster 5</w:t>
            </w:r>
          </w:p>
        </w:tc>
        <w:tc>
          <w:tcPr>
            <w:tcW w:w="1602" w:type="dxa"/>
            <w:vAlign w:val="bottom"/>
          </w:tcPr>
          <w:p w14:paraId="6A965F01" w14:textId="0683A686" w:rsidR="00391E99" w:rsidRDefault="00391E99" w:rsidP="00157E78">
            <w:pPr>
              <w:jc w:val="center"/>
            </w:pPr>
            <w:r w:rsidRPr="00391E99">
              <w:t>539,052</w:t>
            </w:r>
          </w:p>
        </w:tc>
        <w:tc>
          <w:tcPr>
            <w:tcW w:w="2052" w:type="dxa"/>
            <w:vAlign w:val="bottom"/>
          </w:tcPr>
          <w:p w14:paraId="25C791BE" w14:textId="77777777" w:rsidR="00391E99" w:rsidRDefault="00391E99" w:rsidP="00157E78">
            <w:pPr>
              <w:jc w:val="center"/>
            </w:pPr>
            <w:r w:rsidRPr="00391E99">
              <w:t>507.6</w:t>
            </w:r>
          </w:p>
        </w:tc>
        <w:tc>
          <w:tcPr>
            <w:tcW w:w="1710" w:type="dxa"/>
            <w:vAlign w:val="bottom"/>
          </w:tcPr>
          <w:p w14:paraId="742EDA78" w14:textId="5F31C335" w:rsidR="00391E99" w:rsidRPr="00391E99" w:rsidRDefault="00391E99" w:rsidP="00157E78">
            <w:pPr>
              <w:jc w:val="center"/>
            </w:pPr>
            <w:r w:rsidRPr="00391E99">
              <w:t>273,623</w:t>
            </w:r>
          </w:p>
        </w:tc>
      </w:tr>
      <w:tr w:rsidR="00391E99" w14:paraId="5B4CDF1F" w14:textId="77777777" w:rsidTr="00157E78">
        <w:tc>
          <w:tcPr>
            <w:tcW w:w="2790" w:type="dxa"/>
          </w:tcPr>
          <w:p w14:paraId="05443308" w14:textId="77777777" w:rsidR="00391E99" w:rsidRDefault="00391E99" w:rsidP="00157E78">
            <w:pPr>
              <w:jc w:val="center"/>
            </w:pPr>
            <w:r>
              <w:t>Cluster 4</w:t>
            </w:r>
          </w:p>
        </w:tc>
        <w:tc>
          <w:tcPr>
            <w:tcW w:w="1602" w:type="dxa"/>
            <w:vAlign w:val="bottom"/>
          </w:tcPr>
          <w:p w14:paraId="24666D9C" w14:textId="79E20D5E" w:rsidR="00391E99" w:rsidRDefault="00391E99" w:rsidP="00157E78">
            <w:pPr>
              <w:jc w:val="center"/>
            </w:pPr>
            <w:r w:rsidRPr="00391E99">
              <w:t>824,786</w:t>
            </w:r>
          </w:p>
        </w:tc>
        <w:tc>
          <w:tcPr>
            <w:tcW w:w="2052" w:type="dxa"/>
            <w:vAlign w:val="bottom"/>
          </w:tcPr>
          <w:p w14:paraId="0887B9E4" w14:textId="77777777" w:rsidR="00391E99" w:rsidRDefault="00391E99" w:rsidP="00157E78">
            <w:pPr>
              <w:jc w:val="center"/>
            </w:pPr>
            <w:r w:rsidRPr="00391E99">
              <w:t>474.0</w:t>
            </w:r>
          </w:p>
        </w:tc>
        <w:tc>
          <w:tcPr>
            <w:tcW w:w="1710" w:type="dxa"/>
            <w:vAlign w:val="bottom"/>
          </w:tcPr>
          <w:p w14:paraId="59F3067D" w14:textId="131AC3AA" w:rsidR="00391E99" w:rsidRPr="00391E99" w:rsidRDefault="00391E99" w:rsidP="00157E78">
            <w:pPr>
              <w:jc w:val="center"/>
            </w:pPr>
            <w:r w:rsidRPr="00391E99">
              <w:t>390,949</w:t>
            </w:r>
          </w:p>
        </w:tc>
      </w:tr>
      <w:tr w:rsidR="00391E99" w14:paraId="6CE8F073" w14:textId="77777777" w:rsidTr="00157E78">
        <w:tc>
          <w:tcPr>
            <w:tcW w:w="2790" w:type="dxa"/>
          </w:tcPr>
          <w:p w14:paraId="2F188FD0" w14:textId="77777777" w:rsidR="00391E99" w:rsidRDefault="00391E99" w:rsidP="00157E78">
            <w:pPr>
              <w:jc w:val="center"/>
            </w:pPr>
            <w:r>
              <w:t>Cluster 3</w:t>
            </w:r>
          </w:p>
        </w:tc>
        <w:tc>
          <w:tcPr>
            <w:tcW w:w="1602" w:type="dxa"/>
            <w:vAlign w:val="bottom"/>
          </w:tcPr>
          <w:p w14:paraId="5C51F973" w14:textId="41956984" w:rsidR="00391E99" w:rsidRDefault="00391E99" w:rsidP="00157E78">
            <w:pPr>
              <w:jc w:val="center"/>
            </w:pPr>
            <w:r w:rsidRPr="00391E99">
              <w:t>1,353,683</w:t>
            </w:r>
          </w:p>
        </w:tc>
        <w:tc>
          <w:tcPr>
            <w:tcW w:w="2052" w:type="dxa"/>
            <w:vAlign w:val="bottom"/>
          </w:tcPr>
          <w:p w14:paraId="4FDB9747" w14:textId="77777777" w:rsidR="00391E99" w:rsidRDefault="00391E99" w:rsidP="00157E78">
            <w:pPr>
              <w:jc w:val="center"/>
            </w:pPr>
            <w:r w:rsidRPr="00391E99">
              <w:t>254.4</w:t>
            </w:r>
          </w:p>
        </w:tc>
        <w:tc>
          <w:tcPr>
            <w:tcW w:w="1710" w:type="dxa"/>
            <w:vAlign w:val="bottom"/>
          </w:tcPr>
          <w:p w14:paraId="36476B37" w14:textId="04D10A75" w:rsidR="00391E99" w:rsidRPr="00391E99" w:rsidRDefault="00391E99" w:rsidP="00157E78">
            <w:pPr>
              <w:jc w:val="center"/>
            </w:pPr>
            <w:r w:rsidRPr="00391E99">
              <w:t>344,377</w:t>
            </w:r>
          </w:p>
        </w:tc>
      </w:tr>
      <w:tr w:rsidR="00391E99" w14:paraId="3CAD724C" w14:textId="77777777" w:rsidTr="00604187">
        <w:tc>
          <w:tcPr>
            <w:tcW w:w="2790" w:type="dxa"/>
          </w:tcPr>
          <w:p w14:paraId="09A335F7" w14:textId="77777777" w:rsidR="00391E99" w:rsidRDefault="00391E99" w:rsidP="00604187">
            <w:pPr>
              <w:jc w:val="center"/>
            </w:pPr>
            <w:r>
              <w:t>Cluster 2</w:t>
            </w:r>
          </w:p>
        </w:tc>
        <w:tc>
          <w:tcPr>
            <w:tcW w:w="1602" w:type="dxa"/>
            <w:vAlign w:val="bottom"/>
          </w:tcPr>
          <w:p w14:paraId="555A0611" w14:textId="77777777" w:rsidR="00391E99" w:rsidRDefault="00391E99" w:rsidP="00604187">
            <w:pPr>
              <w:jc w:val="center"/>
            </w:pPr>
            <w:r w:rsidRPr="00391E99">
              <w:t>3,241,477</w:t>
            </w:r>
          </w:p>
        </w:tc>
        <w:tc>
          <w:tcPr>
            <w:tcW w:w="2052" w:type="dxa"/>
            <w:vAlign w:val="bottom"/>
          </w:tcPr>
          <w:p w14:paraId="79A7A2FF" w14:textId="77777777" w:rsidR="00391E99" w:rsidRDefault="00391E99" w:rsidP="00604187">
            <w:pPr>
              <w:jc w:val="center"/>
            </w:pPr>
            <w:r w:rsidRPr="00391E99">
              <w:t>99.6</w:t>
            </w:r>
          </w:p>
        </w:tc>
        <w:tc>
          <w:tcPr>
            <w:tcW w:w="1710" w:type="dxa"/>
            <w:vAlign w:val="bottom"/>
          </w:tcPr>
          <w:p w14:paraId="2F251543" w14:textId="628AD8BC" w:rsidR="00391E99" w:rsidRPr="00391E99" w:rsidRDefault="00391E99" w:rsidP="00604187">
            <w:pPr>
              <w:jc w:val="center"/>
            </w:pPr>
            <w:r w:rsidRPr="00391E99">
              <w:t>322,851</w:t>
            </w:r>
          </w:p>
        </w:tc>
      </w:tr>
      <w:tr w:rsidR="00391E99" w14:paraId="545EC693" w14:textId="77777777" w:rsidTr="00157E78">
        <w:tc>
          <w:tcPr>
            <w:tcW w:w="2790" w:type="dxa"/>
          </w:tcPr>
          <w:p w14:paraId="3F5D52F4" w14:textId="4367D267" w:rsidR="00391E99" w:rsidRDefault="00391E99" w:rsidP="00157E78">
            <w:pPr>
              <w:jc w:val="center"/>
            </w:pPr>
            <w:r>
              <w:t>Cluster 1</w:t>
            </w:r>
          </w:p>
        </w:tc>
        <w:tc>
          <w:tcPr>
            <w:tcW w:w="1602" w:type="dxa"/>
            <w:vAlign w:val="bottom"/>
          </w:tcPr>
          <w:p w14:paraId="7A44391F" w14:textId="27F4337A" w:rsidR="00391E99" w:rsidRPr="00391E99" w:rsidRDefault="00391E99" w:rsidP="00391E99">
            <w:pPr>
              <w:jc w:val="center"/>
            </w:pPr>
            <w:r w:rsidRPr="00391E99">
              <w:t>296,573</w:t>
            </w:r>
          </w:p>
        </w:tc>
        <w:tc>
          <w:tcPr>
            <w:tcW w:w="2052" w:type="dxa"/>
            <w:vAlign w:val="bottom"/>
          </w:tcPr>
          <w:p w14:paraId="26505C57" w14:textId="505BA676" w:rsidR="00391E99" w:rsidRDefault="00391E99" w:rsidP="00157E78">
            <w:pPr>
              <w:jc w:val="center"/>
            </w:pPr>
            <w:r>
              <w:t>-</w:t>
            </w:r>
          </w:p>
        </w:tc>
        <w:tc>
          <w:tcPr>
            <w:tcW w:w="1710" w:type="dxa"/>
            <w:vAlign w:val="bottom"/>
          </w:tcPr>
          <w:p w14:paraId="73F335AB" w14:textId="0E341D8D" w:rsidR="00391E99" w:rsidRPr="00391E99" w:rsidRDefault="00391E99" w:rsidP="00157E78">
            <w:pPr>
              <w:jc w:val="center"/>
            </w:pPr>
            <w:r>
              <w:t>-</w:t>
            </w:r>
          </w:p>
        </w:tc>
      </w:tr>
      <w:tr w:rsidR="00391E99" w:rsidRPr="00B73DF6" w14:paraId="7A9A759D" w14:textId="77777777" w:rsidTr="00157E78">
        <w:tc>
          <w:tcPr>
            <w:tcW w:w="6444" w:type="dxa"/>
            <w:gridSpan w:val="3"/>
          </w:tcPr>
          <w:p w14:paraId="52F4CD24" w14:textId="77777777" w:rsidR="00391E99" w:rsidRPr="00391E99" w:rsidRDefault="00391E99" w:rsidP="00157E78">
            <w:pPr>
              <w:jc w:val="center"/>
            </w:pPr>
            <w:r w:rsidRPr="00391E99">
              <w:t>TOTAL</w:t>
            </w:r>
          </w:p>
        </w:tc>
        <w:tc>
          <w:tcPr>
            <w:tcW w:w="1710" w:type="dxa"/>
          </w:tcPr>
          <w:p w14:paraId="146ED2D2" w14:textId="4F02BE6C" w:rsidR="00391E99" w:rsidRPr="00391E99" w:rsidRDefault="00391E99" w:rsidP="00391E99">
            <w:pPr>
              <w:jc w:val="center"/>
              <w:rPr>
                <w:b/>
              </w:rPr>
            </w:pPr>
            <w:r w:rsidRPr="00391E99">
              <w:rPr>
                <w:b/>
              </w:rPr>
              <w:t>1,452,739</w:t>
            </w:r>
          </w:p>
        </w:tc>
      </w:tr>
    </w:tbl>
    <w:p w14:paraId="129EF223" w14:textId="77777777" w:rsidR="00395944" w:rsidRDefault="00395944" w:rsidP="00395944"/>
    <w:p w14:paraId="76BBE3FB" w14:textId="77777777" w:rsidR="00395944" w:rsidRDefault="00395944" w:rsidP="00395944">
      <w:r>
        <w:t xml:space="preserve">Sample for cluster 1 has not been surveyed during the field trip. Cluster 1 represent the most urbanized area of Thanh Hoa and </w:t>
      </w:r>
      <w:proofErr w:type="spellStart"/>
      <w:r>
        <w:t>Nghe</w:t>
      </w:r>
      <w:proofErr w:type="spellEnd"/>
      <w:r>
        <w:t xml:space="preserve"> </w:t>
      </w:r>
      <w:proofErr w:type="gramStart"/>
      <w:r>
        <w:t>An</w:t>
      </w:r>
      <w:proofErr w:type="gramEnd"/>
      <w:r>
        <w:t xml:space="preserve"> such as Thanh Hoa city and Vinh city. Total population of cluster 1 of Thanh Hoa and </w:t>
      </w:r>
      <w:proofErr w:type="spellStart"/>
      <w:r>
        <w:t>Nghe</w:t>
      </w:r>
      <w:proofErr w:type="spellEnd"/>
      <w:r>
        <w:t xml:space="preserve"> </w:t>
      </w:r>
      <w:proofErr w:type="gramStart"/>
      <w:r>
        <w:t>An</w:t>
      </w:r>
      <w:proofErr w:type="gramEnd"/>
      <w:r>
        <w:t xml:space="preserve"> is 296,573 persons. It is assumed that this group does not consume </w:t>
      </w:r>
      <w:proofErr w:type="spellStart"/>
      <w:r>
        <w:t>fuelwood</w:t>
      </w:r>
      <w:proofErr w:type="spellEnd"/>
      <w:r>
        <w:t xml:space="preserve"> as a basic energy for the daily cooking.</w:t>
      </w:r>
    </w:p>
    <w:p w14:paraId="21260806" w14:textId="0467AECD" w:rsidR="00395944" w:rsidRDefault="00395944" w:rsidP="00395944">
      <w:r>
        <w:t xml:space="preserve">From the above table it is estimated that total </w:t>
      </w:r>
      <w:proofErr w:type="spellStart"/>
      <w:r>
        <w:t>fuelwood</w:t>
      </w:r>
      <w:proofErr w:type="spellEnd"/>
      <w:r>
        <w:t xml:space="preserve"> demand fo</w:t>
      </w:r>
      <w:r w:rsidR="00391E99">
        <w:t>r household cooking is 1,453,739</w:t>
      </w:r>
      <w:r>
        <w:t xml:space="preserve"> ton per year. </w:t>
      </w:r>
    </w:p>
    <w:p w14:paraId="6AD55EA3" w14:textId="1ED6E638" w:rsidR="00BC47C2" w:rsidRDefault="00BC47C2" w:rsidP="00BC47C2">
      <w:pPr>
        <w:pStyle w:val="Heading4"/>
      </w:pPr>
      <w:r>
        <w:lastRenderedPageBreak/>
        <w:t xml:space="preserve">Source of </w:t>
      </w:r>
      <w:proofErr w:type="spellStart"/>
      <w:r>
        <w:t>fuelwood</w:t>
      </w:r>
      <w:proofErr w:type="spellEnd"/>
      <w:r>
        <w:t xml:space="preserve"> </w:t>
      </w:r>
      <w:r w:rsidR="009D09BF">
        <w:t>consumed by residents</w:t>
      </w:r>
    </w:p>
    <w:p w14:paraId="169C7F57" w14:textId="76A20F96" w:rsidR="00BC47C2" w:rsidRDefault="009452A9" w:rsidP="006555AF">
      <w:r>
        <w:t xml:space="preserve">Calculation of </w:t>
      </w:r>
      <w:r w:rsidR="006B274D">
        <w:t>percentage</w:t>
      </w:r>
      <w:r w:rsidR="00F45C4D">
        <w:t xml:space="preserve"> of </w:t>
      </w:r>
      <w:proofErr w:type="spellStart"/>
      <w:r w:rsidR="00B57061">
        <w:t>f</w:t>
      </w:r>
      <w:r>
        <w:t>uelwood</w:t>
      </w:r>
      <w:proofErr w:type="spellEnd"/>
      <w:r>
        <w:t xml:space="preserve"> by the source is shown in table below.</w:t>
      </w:r>
    </w:p>
    <w:p w14:paraId="2968D5F3" w14:textId="77777777" w:rsidR="00F45C4D" w:rsidRDefault="00F45C4D" w:rsidP="006555AF"/>
    <w:tbl>
      <w:tblPr>
        <w:tblW w:w="9735" w:type="dxa"/>
        <w:tblInd w:w="93"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4A0" w:firstRow="1" w:lastRow="0" w:firstColumn="1" w:lastColumn="0" w:noHBand="0" w:noVBand="1"/>
      </w:tblPr>
      <w:tblGrid>
        <w:gridCol w:w="555"/>
        <w:gridCol w:w="1170"/>
        <w:gridCol w:w="1170"/>
        <w:gridCol w:w="1170"/>
        <w:gridCol w:w="900"/>
        <w:gridCol w:w="1260"/>
        <w:gridCol w:w="1350"/>
        <w:gridCol w:w="1080"/>
        <w:gridCol w:w="1080"/>
      </w:tblGrid>
      <w:tr w:rsidR="00F45C4D" w:rsidRPr="005A01E7" w14:paraId="25DB2145" w14:textId="55048F54" w:rsidTr="001B03B9">
        <w:trPr>
          <w:trHeight w:val="300"/>
        </w:trPr>
        <w:tc>
          <w:tcPr>
            <w:tcW w:w="555" w:type="dxa"/>
            <w:tcBorders>
              <w:top w:val="single" w:sz="4" w:space="0" w:color="auto"/>
              <w:bottom w:val="single" w:sz="4" w:space="0" w:color="auto"/>
            </w:tcBorders>
            <w:shd w:val="clear" w:color="auto" w:fill="auto"/>
            <w:noWrap/>
          </w:tcPr>
          <w:p w14:paraId="318C0E06" w14:textId="77777777" w:rsidR="00F45C4D" w:rsidRPr="005A01E7" w:rsidRDefault="00F45C4D" w:rsidP="00F45C4D">
            <w:pPr>
              <w:spacing w:beforeLines="60" w:before="144" w:afterLines="60" w:after="144" w:line="240" w:lineRule="auto"/>
              <w:jc w:val="center"/>
              <w:rPr>
                <w:rFonts w:ascii="Arial" w:eastAsia="Times New Roman" w:hAnsi="Arial" w:cs="Arial"/>
                <w:b/>
                <w:bCs/>
                <w:sz w:val="18"/>
                <w:szCs w:val="18"/>
              </w:rPr>
            </w:pPr>
            <w:r>
              <w:rPr>
                <w:rFonts w:ascii="Arial" w:eastAsia="Times New Roman" w:hAnsi="Arial" w:cs="Arial"/>
                <w:b/>
                <w:bCs/>
                <w:sz w:val="18"/>
                <w:szCs w:val="18"/>
              </w:rPr>
              <w:t>No</w:t>
            </w:r>
          </w:p>
        </w:tc>
        <w:tc>
          <w:tcPr>
            <w:tcW w:w="1170" w:type="dxa"/>
            <w:tcBorders>
              <w:top w:val="single" w:sz="4" w:space="0" w:color="auto"/>
              <w:bottom w:val="single" w:sz="4" w:space="0" w:color="auto"/>
            </w:tcBorders>
            <w:shd w:val="clear" w:color="auto" w:fill="auto"/>
            <w:noWrap/>
          </w:tcPr>
          <w:p w14:paraId="6502BB44" w14:textId="77777777" w:rsidR="00F45C4D" w:rsidRPr="005A01E7" w:rsidRDefault="00F45C4D" w:rsidP="00F45C4D">
            <w:pPr>
              <w:spacing w:beforeLines="60" w:before="144" w:afterLines="60" w:after="144" w:line="240" w:lineRule="auto"/>
              <w:jc w:val="center"/>
              <w:rPr>
                <w:rFonts w:ascii="Arial" w:eastAsia="Times New Roman" w:hAnsi="Arial" w:cs="Arial"/>
                <w:b/>
                <w:bCs/>
                <w:sz w:val="18"/>
                <w:szCs w:val="18"/>
              </w:rPr>
            </w:pPr>
            <w:r w:rsidRPr="005A01E7">
              <w:rPr>
                <w:rFonts w:ascii="Arial" w:eastAsia="Times New Roman" w:hAnsi="Arial" w:cs="Arial"/>
                <w:b/>
                <w:bCs/>
                <w:sz w:val="18"/>
                <w:szCs w:val="18"/>
              </w:rPr>
              <w:t>Province</w:t>
            </w:r>
          </w:p>
        </w:tc>
        <w:tc>
          <w:tcPr>
            <w:tcW w:w="1170" w:type="dxa"/>
            <w:tcBorders>
              <w:top w:val="single" w:sz="4" w:space="0" w:color="auto"/>
              <w:bottom w:val="single" w:sz="4" w:space="0" w:color="auto"/>
            </w:tcBorders>
            <w:shd w:val="clear" w:color="auto" w:fill="auto"/>
            <w:noWrap/>
          </w:tcPr>
          <w:p w14:paraId="34D71DA9" w14:textId="77777777" w:rsidR="00F45C4D" w:rsidRPr="005A01E7" w:rsidRDefault="00F45C4D" w:rsidP="00F45C4D">
            <w:pPr>
              <w:spacing w:beforeLines="60" w:before="144" w:afterLines="60" w:after="144" w:line="240" w:lineRule="auto"/>
              <w:jc w:val="center"/>
              <w:rPr>
                <w:rFonts w:ascii="Arial" w:eastAsia="Times New Roman" w:hAnsi="Arial" w:cs="Arial"/>
                <w:b/>
                <w:bCs/>
                <w:sz w:val="18"/>
                <w:szCs w:val="18"/>
              </w:rPr>
            </w:pPr>
            <w:r w:rsidRPr="005A01E7">
              <w:rPr>
                <w:rFonts w:ascii="Arial" w:eastAsia="Times New Roman" w:hAnsi="Arial" w:cs="Arial"/>
                <w:b/>
                <w:bCs/>
                <w:sz w:val="18"/>
                <w:szCs w:val="18"/>
              </w:rPr>
              <w:t>District</w:t>
            </w:r>
          </w:p>
        </w:tc>
        <w:tc>
          <w:tcPr>
            <w:tcW w:w="1170" w:type="dxa"/>
            <w:tcBorders>
              <w:top w:val="single" w:sz="4" w:space="0" w:color="auto"/>
              <w:bottom w:val="single" w:sz="4" w:space="0" w:color="auto"/>
            </w:tcBorders>
            <w:shd w:val="clear" w:color="auto" w:fill="auto"/>
            <w:noWrap/>
          </w:tcPr>
          <w:p w14:paraId="3B999CD5" w14:textId="77777777" w:rsidR="00F45C4D" w:rsidRPr="005A01E7" w:rsidRDefault="00F45C4D" w:rsidP="00F45C4D">
            <w:pPr>
              <w:spacing w:beforeLines="60" w:before="144" w:afterLines="60" w:after="144" w:line="240" w:lineRule="auto"/>
              <w:jc w:val="center"/>
              <w:rPr>
                <w:rFonts w:ascii="Arial" w:eastAsia="Times New Roman" w:hAnsi="Arial" w:cs="Arial"/>
                <w:b/>
                <w:bCs/>
                <w:sz w:val="18"/>
                <w:szCs w:val="18"/>
              </w:rPr>
            </w:pPr>
            <w:r w:rsidRPr="005A01E7">
              <w:rPr>
                <w:rFonts w:ascii="Arial" w:eastAsia="Times New Roman" w:hAnsi="Arial" w:cs="Arial"/>
                <w:b/>
                <w:bCs/>
                <w:sz w:val="18"/>
                <w:szCs w:val="18"/>
              </w:rPr>
              <w:t>Commune</w:t>
            </w:r>
          </w:p>
        </w:tc>
        <w:tc>
          <w:tcPr>
            <w:tcW w:w="900" w:type="dxa"/>
            <w:tcBorders>
              <w:top w:val="single" w:sz="4" w:space="0" w:color="auto"/>
              <w:bottom w:val="single" w:sz="4" w:space="0" w:color="auto"/>
            </w:tcBorders>
            <w:shd w:val="clear" w:color="000000" w:fill="auto"/>
            <w:noWrap/>
          </w:tcPr>
          <w:p w14:paraId="0F227950" w14:textId="77777777" w:rsidR="00F45C4D" w:rsidRPr="005A01E7" w:rsidRDefault="00F45C4D" w:rsidP="00F45C4D">
            <w:pPr>
              <w:spacing w:beforeLines="60" w:before="144" w:afterLines="60" w:after="144" w:line="240" w:lineRule="auto"/>
              <w:jc w:val="center"/>
              <w:rPr>
                <w:rFonts w:ascii="Arial" w:eastAsia="Times New Roman" w:hAnsi="Arial" w:cs="Arial"/>
                <w:b/>
                <w:bCs/>
                <w:color w:val="FF0000"/>
                <w:sz w:val="18"/>
                <w:szCs w:val="18"/>
              </w:rPr>
            </w:pPr>
            <w:r w:rsidRPr="005A01E7">
              <w:rPr>
                <w:rFonts w:ascii="Arial" w:eastAsia="Times New Roman" w:hAnsi="Arial" w:cs="Arial"/>
                <w:b/>
                <w:bCs/>
                <w:sz w:val="18"/>
                <w:szCs w:val="18"/>
              </w:rPr>
              <w:t>Cluster</w:t>
            </w:r>
          </w:p>
        </w:tc>
        <w:tc>
          <w:tcPr>
            <w:tcW w:w="1260" w:type="dxa"/>
            <w:tcBorders>
              <w:top w:val="single" w:sz="4" w:space="0" w:color="auto"/>
              <w:bottom w:val="single" w:sz="4" w:space="0" w:color="auto"/>
            </w:tcBorders>
            <w:shd w:val="clear" w:color="000000" w:fill="auto"/>
          </w:tcPr>
          <w:p w14:paraId="3894B50D" w14:textId="47907731" w:rsidR="00F45C4D" w:rsidRPr="005A01E7" w:rsidRDefault="00F45C4D" w:rsidP="009452A9">
            <w:pPr>
              <w:spacing w:beforeLines="60" w:before="144" w:afterLines="60" w:after="144" w:line="240" w:lineRule="auto"/>
              <w:jc w:val="center"/>
              <w:rPr>
                <w:rFonts w:ascii="Arial" w:eastAsia="Times New Roman" w:hAnsi="Arial" w:cs="Arial"/>
                <w:b/>
                <w:bCs/>
                <w:sz w:val="18"/>
                <w:szCs w:val="18"/>
              </w:rPr>
            </w:pPr>
            <w:r>
              <w:rPr>
                <w:rFonts w:ascii="Arial" w:eastAsia="Times New Roman" w:hAnsi="Arial" w:cs="Arial"/>
                <w:b/>
                <w:bCs/>
                <w:sz w:val="18"/>
                <w:szCs w:val="18"/>
              </w:rPr>
              <w:t xml:space="preserve">% of </w:t>
            </w:r>
            <w:proofErr w:type="spellStart"/>
            <w:r>
              <w:rPr>
                <w:rFonts w:ascii="Arial" w:eastAsia="Times New Roman" w:hAnsi="Arial" w:cs="Arial"/>
                <w:b/>
                <w:bCs/>
                <w:sz w:val="18"/>
                <w:szCs w:val="18"/>
              </w:rPr>
              <w:t>fuelwood</w:t>
            </w:r>
            <w:proofErr w:type="spellEnd"/>
            <w:r>
              <w:rPr>
                <w:rFonts w:ascii="Arial" w:eastAsia="Times New Roman" w:hAnsi="Arial" w:cs="Arial"/>
                <w:b/>
                <w:bCs/>
                <w:sz w:val="18"/>
                <w:szCs w:val="18"/>
              </w:rPr>
              <w:t xml:space="preserve"> from natural forest</w:t>
            </w:r>
          </w:p>
        </w:tc>
        <w:tc>
          <w:tcPr>
            <w:tcW w:w="1350" w:type="dxa"/>
            <w:tcBorders>
              <w:top w:val="single" w:sz="4" w:space="0" w:color="auto"/>
              <w:bottom w:val="single" w:sz="4" w:space="0" w:color="auto"/>
            </w:tcBorders>
            <w:shd w:val="clear" w:color="000000" w:fill="auto"/>
          </w:tcPr>
          <w:p w14:paraId="3BF27609" w14:textId="369A6D52" w:rsidR="00F45C4D" w:rsidRPr="005A01E7" w:rsidRDefault="00F45C4D" w:rsidP="00F45C4D">
            <w:pPr>
              <w:spacing w:beforeLines="60" w:before="144" w:afterLines="60" w:after="144" w:line="240" w:lineRule="auto"/>
              <w:jc w:val="center"/>
              <w:rPr>
                <w:rFonts w:ascii="Arial" w:eastAsia="Times New Roman" w:hAnsi="Arial" w:cs="Arial"/>
                <w:b/>
                <w:bCs/>
                <w:sz w:val="18"/>
                <w:szCs w:val="18"/>
              </w:rPr>
            </w:pPr>
            <w:r>
              <w:rPr>
                <w:rFonts w:ascii="Arial" w:eastAsia="Times New Roman" w:hAnsi="Arial" w:cs="Arial"/>
                <w:b/>
                <w:bCs/>
                <w:sz w:val="18"/>
                <w:szCs w:val="18"/>
              </w:rPr>
              <w:t xml:space="preserve">% of </w:t>
            </w:r>
            <w:proofErr w:type="spellStart"/>
            <w:r>
              <w:rPr>
                <w:rFonts w:ascii="Arial" w:eastAsia="Times New Roman" w:hAnsi="Arial" w:cs="Arial"/>
                <w:b/>
                <w:bCs/>
                <w:sz w:val="18"/>
                <w:szCs w:val="18"/>
              </w:rPr>
              <w:t>fuelwood</w:t>
            </w:r>
            <w:proofErr w:type="spellEnd"/>
            <w:r>
              <w:rPr>
                <w:rFonts w:ascii="Arial" w:eastAsia="Times New Roman" w:hAnsi="Arial" w:cs="Arial"/>
                <w:b/>
                <w:bCs/>
                <w:sz w:val="18"/>
                <w:szCs w:val="18"/>
              </w:rPr>
              <w:t xml:space="preserve"> from plantation forest</w:t>
            </w:r>
          </w:p>
        </w:tc>
        <w:tc>
          <w:tcPr>
            <w:tcW w:w="1080" w:type="dxa"/>
            <w:tcBorders>
              <w:top w:val="single" w:sz="4" w:space="0" w:color="auto"/>
              <w:bottom w:val="single" w:sz="4" w:space="0" w:color="auto"/>
            </w:tcBorders>
            <w:shd w:val="clear" w:color="000000" w:fill="auto"/>
          </w:tcPr>
          <w:p w14:paraId="5FA70797" w14:textId="63B85814" w:rsidR="00F45C4D" w:rsidRPr="005A01E7" w:rsidRDefault="00F45C4D" w:rsidP="00F45C4D">
            <w:pPr>
              <w:spacing w:beforeLines="60" w:before="144" w:afterLines="60" w:after="144" w:line="240" w:lineRule="auto"/>
              <w:jc w:val="center"/>
              <w:rPr>
                <w:rFonts w:ascii="Arial" w:eastAsia="Times New Roman" w:hAnsi="Arial" w:cs="Arial"/>
                <w:b/>
                <w:bCs/>
                <w:sz w:val="18"/>
                <w:szCs w:val="18"/>
              </w:rPr>
            </w:pPr>
            <w:r>
              <w:rPr>
                <w:rFonts w:ascii="Arial" w:eastAsia="Times New Roman" w:hAnsi="Arial" w:cs="Arial"/>
                <w:b/>
                <w:bCs/>
                <w:sz w:val="18"/>
                <w:szCs w:val="18"/>
              </w:rPr>
              <w:t xml:space="preserve">% of </w:t>
            </w:r>
            <w:proofErr w:type="spellStart"/>
            <w:r>
              <w:rPr>
                <w:rFonts w:ascii="Arial" w:eastAsia="Times New Roman" w:hAnsi="Arial" w:cs="Arial"/>
                <w:b/>
                <w:bCs/>
                <w:sz w:val="18"/>
                <w:szCs w:val="18"/>
              </w:rPr>
              <w:t>fuelwood</w:t>
            </w:r>
            <w:proofErr w:type="spellEnd"/>
            <w:r>
              <w:rPr>
                <w:rFonts w:ascii="Arial" w:eastAsia="Times New Roman" w:hAnsi="Arial" w:cs="Arial"/>
                <w:b/>
                <w:bCs/>
                <w:sz w:val="18"/>
                <w:szCs w:val="18"/>
              </w:rPr>
              <w:t xml:space="preserve"> from home garden</w:t>
            </w:r>
          </w:p>
        </w:tc>
        <w:tc>
          <w:tcPr>
            <w:tcW w:w="1080" w:type="dxa"/>
            <w:tcBorders>
              <w:top w:val="single" w:sz="4" w:space="0" w:color="auto"/>
              <w:bottom w:val="single" w:sz="4" w:space="0" w:color="auto"/>
            </w:tcBorders>
            <w:shd w:val="clear" w:color="000000" w:fill="auto"/>
          </w:tcPr>
          <w:p w14:paraId="2AFB7723" w14:textId="6FD3BF8F" w:rsidR="00F45C4D" w:rsidRDefault="00F45C4D" w:rsidP="00F45C4D">
            <w:pPr>
              <w:spacing w:beforeLines="60" w:before="144" w:afterLines="60" w:after="144" w:line="240" w:lineRule="auto"/>
              <w:jc w:val="center"/>
              <w:rPr>
                <w:rFonts w:ascii="Arial" w:eastAsia="Times New Roman" w:hAnsi="Arial" w:cs="Arial"/>
                <w:b/>
                <w:bCs/>
                <w:sz w:val="18"/>
                <w:szCs w:val="18"/>
              </w:rPr>
            </w:pPr>
            <w:r>
              <w:rPr>
                <w:rFonts w:ascii="Arial" w:eastAsia="Times New Roman" w:hAnsi="Arial" w:cs="Arial"/>
                <w:b/>
                <w:bCs/>
                <w:sz w:val="18"/>
                <w:szCs w:val="18"/>
              </w:rPr>
              <w:t xml:space="preserve">% of </w:t>
            </w:r>
            <w:proofErr w:type="spellStart"/>
            <w:r>
              <w:rPr>
                <w:rFonts w:ascii="Arial" w:eastAsia="Times New Roman" w:hAnsi="Arial" w:cs="Arial"/>
                <w:b/>
                <w:bCs/>
                <w:sz w:val="18"/>
                <w:szCs w:val="18"/>
              </w:rPr>
              <w:t>fuelwood</w:t>
            </w:r>
            <w:proofErr w:type="spellEnd"/>
            <w:r>
              <w:rPr>
                <w:rFonts w:ascii="Arial" w:eastAsia="Times New Roman" w:hAnsi="Arial" w:cs="Arial"/>
                <w:b/>
                <w:bCs/>
                <w:sz w:val="18"/>
                <w:szCs w:val="18"/>
              </w:rPr>
              <w:t xml:space="preserve"> from other source</w:t>
            </w:r>
          </w:p>
        </w:tc>
      </w:tr>
      <w:tr w:rsidR="00F45C4D" w:rsidRPr="005A01E7" w14:paraId="60FAC333" w14:textId="0C164998" w:rsidTr="001B03B9">
        <w:trPr>
          <w:trHeight w:val="300"/>
        </w:trPr>
        <w:tc>
          <w:tcPr>
            <w:tcW w:w="555" w:type="dxa"/>
            <w:tcBorders>
              <w:top w:val="single" w:sz="4" w:space="0" w:color="auto"/>
            </w:tcBorders>
            <w:shd w:val="clear" w:color="auto" w:fill="auto"/>
            <w:noWrap/>
            <w:hideMark/>
          </w:tcPr>
          <w:p w14:paraId="62981FBE" w14:textId="77777777" w:rsidR="00F45C4D" w:rsidRPr="005A01E7" w:rsidRDefault="00F45C4D" w:rsidP="00F45C4D">
            <w:pPr>
              <w:spacing w:beforeLines="60" w:before="144" w:afterLines="60" w:after="144" w:line="240" w:lineRule="auto"/>
              <w:jc w:val="center"/>
              <w:rPr>
                <w:rFonts w:ascii="Arial" w:eastAsia="Times New Roman" w:hAnsi="Arial" w:cs="Arial"/>
                <w:sz w:val="18"/>
                <w:szCs w:val="18"/>
              </w:rPr>
            </w:pPr>
            <w:r w:rsidRPr="005A01E7">
              <w:rPr>
                <w:rFonts w:ascii="Arial" w:hAnsi="Arial" w:cs="Arial"/>
                <w:sz w:val="18"/>
                <w:szCs w:val="18"/>
              </w:rPr>
              <w:br w:type="page"/>
            </w:r>
            <w:r w:rsidRPr="005A01E7">
              <w:rPr>
                <w:rFonts w:ascii="Arial" w:eastAsia="Times New Roman" w:hAnsi="Arial" w:cs="Arial"/>
                <w:sz w:val="18"/>
                <w:szCs w:val="18"/>
              </w:rPr>
              <w:t>1</w:t>
            </w:r>
          </w:p>
        </w:tc>
        <w:tc>
          <w:tcPr>
            <w:tcW w:w="1170" w:type="dxa"/>
            <w:tcBorders>
              <w:top w:val="single" w:sz="4" w:space="0" w:color="auto"/>
            </w:tcBorders>
            <w:shd w:val="clear" w:color="auto" w:fill="auto"/>
            <w:noWrap/>
            <w:hideMark/>
          </w:tcPr>
          <w:p w14:paraId="0106A766" w14:textId="77777777" w:rsidR="00F45C4D" w:rsidRPr="005A01E7" w:rsidRDefault="00F45C4D"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 xml:space="preserve">Thanh </w:t>
            </w:r>
            <w:proofErr w:type="spellStart"/>
            <w:r w:rsidRPr="005A01E7">
              <w:rPr>
                <w:rFonts w:ascii="Arial" w:eastAsia="Times New Roman" w:hAnsi="Arial" w:cs="Arial"/>
                <w:sz w:val="18"/>
                <w:szCs w:val="18"/>
              </w:rPr>
              <w:t>Hóa</w:t>
            </w:r>
            <w:proofErr w:type="spellEnd"/>
          </w:p>
        </w:tc>
        <w:tc>
          <w:tcPr>
            <w:tcW w:w="1170" w:type="dxa"/>
            <w:tcBorders>
              <w:top w:val="single" w:sz="4" w:space="0" w:color="auto"/>
            </w:tcBorders>
            <w:shd w:val="clear" w:color="auto" w:fill="auto"/>
            <w:noWrap/>
            <w:hideMark/>
          </w:tcPr>
          <w:p w14:paraId="7750B2B1" w14:textId="77777777" w:rsidR="00F45C4D" w:rsidRPr="005A01E7" w:rsidRDefault="00F45C4D" w:rsidP="00F45C4D">
            <w:pPr>
              <w:spacing w:beforeLines="60" w:before="144" w:afterLines="60" w:after="144" w:line="240" w:lineRule="auto"/>
              <w:jc w:val="center"/>
              <w:rPr>
                <w:rFonts w:ascii="Arial" w:eastAsia="Times New Roman" w:hAnsi="Arial" w:cs="Arial"/>
                <w:sz w:val="18"/>
                <w:szCs w:val="18"/>
              </w:rPr>
            </w:pPr>
            <w:proofErr w:type="spellStart"/>
            <w:r w:rsidRPr="005A01E7">
              <w:rPr>
                <w:rFonts w:ascii="Arial" w:eastAsia="Times New Roman" w:hAnsi="Arial" w:cs="Arial"/>
                <w:sz w:val="18"/>
                <w:szCs w:val="18"/>
              </w:rPr>
              <w:t>Bá</w:t>
            </w:r>
            <w:proofErr w:type="spellEnd"/>
            <w:r w:rsidRPr="005A01E7">
              <w:rPr>
                <w:rFonts w:ascii="Arial" w:eastAsia="Times New Roman" w:hAnsi="Arial" w:cs="Arial"/>
                <w:sz w:val="18"/>
                <w:szCs w:val="18"/>
              </w:rPr>
              <w:t xml:space="preserve"> </w:t>
            </w:r>
            <w:proofErr w:type="spellStart"/>
            <w:r w:rsidRPr="005A01E7">
              <w:rPr>
                <w:rFonts w:ascii="Arial" w:eastAsia="Times New Roman" w:hAnsi="Arial" w:cs="Arial"/>
                <w:sz w:val="18"/>
                <w:szCs w:val="18"/>
              </w:rPr>
              <w:t>Thước</w:t>
            </w:r>
            <w:proofErr w:type="spellEnd"/>
          </w:p>
        </w:tc>
        <w:tc>
          <w:tcPr>
            <w:tcW w:w="1170" w:type="dxa"/>
            <w:tcBorders>
              <w:top w:val="single" w:sz="4" w:space="0" w:color="auto"/>
            </w:tcBorders>
            <w:shd w:val="clear" w:color="auto" w:fill="auto"/>
            <w:noWrap/>
            <w:hideMark/>
          </w:tcPr>
          <w:p w14:paraId="6DE42ACF" w14:textId="77777777" w:rsidR="00F45C4D" w:rsidRPr="005A01E7" w:rsidRDefault="00F45C4D" w:rsidP="00F45C4D">
            <w:pPr>
              <w:spacing w:beforeLines="60" w:before="144" w:afterLines="60" w:after="144" w:line="240" w:lineRule="auto"/>
              <w:jc w:val="center"/>
              <w:rPr>
                <w:rFonts w:ascii="Arial" w:eastAsia="Times New Roman" w:hAnsi="Arial" w:cs="Arial"/>
                <w:sz w:val="18"/>
                <w:szCs w:val="18"/>
              </w:rPr>
            </w:pPr>
            <w:proofErr w:type="spellStart"/>
            <w:r w:rsidRPr="005A01E7">
              <w:rPr>
                <w:rFonts w:ascii="Arial" w:eastAsia="Times New Roman" w:hAnsi="Arial" w:cs="Arial"/>
                <w:sz w:val="18"/>
                <w:szCs w:val="18"/>
              </w:rPr>
              <w:t>Thiết</w:t>
            </w:r>
            <w:proofErr w:type="spellEnd"/>
            <w:r w:rsidRPr="005A01E7">
              <w:rPr>
                <w:rFonts w:ascii="Arial" w:eastAsia="Times New Roman" w:hAnsi="Arial" w:cs="Arial"/>
                <w:sz w:val="18"/>
                <w:szCs w:val="18"/>
              </w:rPr>
              <w:t xml:space="preserve"> </w:t>
            </w:r>
            <w:proofErr w:type="spellStart"/>
            <w:r w:rsidRPr="005A01E7">
              <w:rPr>
                <w:rFonts w:ascii="Arial" w:eastAsia="Times New Roman" w:hAnsi="Arial" w:cs="Arial"/>
                <w:sz w:val="18"/>
                <w:szCs w:val="18"/>
              </w:rPr>
              <w:t>Ống</w:t>
            </w:r>
            <w:proofErr w:type="spellEnd"/>
          </w:p>
        </w:tc>
        <w:tc>
          <w:tcPr>
            <w:tcW w:w="900" w:type="dxa"/>
            <w:tcBorders>
              <w:top w:val="single" w:sz="4" w:space="0" w:color="auto"/>
            </w:tcBorders>
            <w:shd w:val="clear" w:color="000000" w:fill="73B2FF"/>
            <w:noWrap/>
            <w:hideMark/>
          </w:tcPr>
          <w:p w14:paraId="654B2BD3" w14:textId="77777777" w:rsidR="00F45C4D" w:rsidRPr="005A01E7" w:rsidRDefault="00F45C4D"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5</w:t>
            </w:r>
          </w:p>
        </w:tc>
        <w:tc>
          <w:tcPr>
            <w:tcW w:w="1260" w:type="dxa"/>
            <w:tcBorders>
              <w:top w:val="single" w:sz="4" w:space="0" w:color="auto"/>
              <w:bottom w:val="dotted" w:sz="4" w:space="0" w:color="auto"/>
            </w:tcBorders>
            <w:shd w:val="clear" w:color="auto" w:fill="auto"/>
          </w:tcPr>
          <w:p w14:paraId="0FDD3BC3" w14:textId="04B7593F" w:rsidR="00F45C4D" w:rsidRPr="005A01E7" w:rsidRDefault="00F45C4D" w:rsidP="00B57061">
            <w:pPr>
              <w:spacing w:beforeLines="60" w:before="144" w:afterLines="60" w:after="144" w:line="240" w:lineRule="auto"/>
              <w:jc w:val="center"/>
              <w:rPr>
                <w:rFonts w:ascii="Arial" w:eastAsia="Times New Roman" w:hAnsi="Arial" w:cs="Arial"/>
                <w:sz w:val="18"/>
                <w:szCs w:val="18"/>
              </w:rPr>
            </w:pPr>
            <w:r w:rsidRPr="00F45C4D">
              <w:rPr>
                <w:rFonts w:ascii="Arial" w:eastAsia="Times New Roman" w:hAnsi="Arial" w:cs="Arial"/>
                <w:sz w:val="18"/>
                <w:szCs w:val="18"/>
              </w:rPr>
              <w:t>72</w:t>
            </w:r>
          </w:p>
        </w:tc>
        <w:tc>
          <w:tcPr>
            <w:tcW w:w="1350" w:type="dxa"/>
            <w:tcBorders>
              <w:top w:val="single" w:sz="4" w:space="0" w:color="auto"/>
              <w:bottom w:val="dotted" w:sz="4" w:space="0" w:color="auto"/>
            </w:tcBorders>
          </w:tcPr>
          <w:p w14:paraId="354A4FDA" w14:textId="08E78940" w:rsidR="00F45C4D" w:rsidRPr="00EE0B4C" w:rsidRDefault="00F45C4D" w:rsidP="00B57061">
            <w:pPr>
              <w:spacing w:beforeLines="60" w:before="144" w:afterLines="60" w:after="144" w:line="240" w:lineRule="auto"/>
              <w:jc w:val="center"/>
              <w:rPr>
                <w:rFonts w:ascii="Arial" w:eastAsia="Times New Roman" w:hAnsi="Arial" w:cs="Arial"/>
                <w:sz w:val="18"/>
                <w:szCs w:val="18"/>
              </w:rPr>
            </w:pPr>
            <w:r w:rsidRPr="00F45C4D">
              <w:rPr>
                <w:rFonts w:ascii="Arial" w:eastAsia="Times New Roman" w:hAnsi="Arial" w:cs="Arial"/>
                <w:sz w:val="18"/>
                <w:szCs w:val="18"/>
              </w:rPr>
              <w:t>7</w:t>
            </w:r>
          </w:p>
        </w:tc>
        <w:tc>
          <w:tcPr>
            <w:tcW w:w="1080" w:type="dxa"/>
            <w:tcBorders>
              <w:top w:val="single" w:sz="4" w:space="0" w:color="auto"/>
              <w:bottom w:val="dotted" w:sz="4" w:space="0" w:color="auto"/>
            </w:tcBorders>
            <w:shd w:val="clear" w:color="auto" w:fill="auto"/>
          </w:tcPr>
          <w:p w14:paraId="7EE637E2" w14:textId="35891B0A" w:rsidR="00F45C4D" w:rsidRPr="005A01E7" w:rsidRDefault="00F45C4D" w:rsidP="00B57061">
            <w:pPr>
              <w:spacing w:beforeLines="60" w:before="144" w:afterLines="60" w:after="144" w:line="240" w:lineRule="auto"/>
              <w:jc w:val="center"/>
              <w:rPr>
                <w:rFonts w:ascii="Arial" w:eastAsia="Times New Roman" w:hAnsi="Arial" w:cs="Arial"/>
                <w:sz w:val="18"/>
                <w:szCs w:val="18"/>
              </w:rPr>
            </w:pPr>
            <w:r w:rsidRPr="00F45C4D">
              <w:rPr>
                <w:rFonts w:ascii="Arial" w:eastAsia="Times New Roman" w:hAnsi="Arial" w:cs="Arial"/>
                <w:sz w:val="18"/>
                <w:szCs w:val="18"/>
              </w:rPr>
              <w:t>10</w:t>
            </w:r>
          </w:p>
        </w:tc>
        <w:tc>
          <w:tcPr>
            <w:tcW w:w="1080" w:type="dxa"/>
            <w:tcBorders>
              <w:top w:val="single" w:sz="4" w:space="0" w:color="auto"/>
              <w:bottom w:val="dotted" w:sz="4" w:space="0" w:color="auto"/>
            </w:tcBorders>
          </w:tcPr>
          <w:p w14:paraId="4E11F175" w14:textId="67DF30B6" w:rsidR="00F45C4D" w:rsidRDefault="00F45C4D" w:rsidP="00B57061">
            <w:pPr>
              <w:spacing w:beforeLines="60" w:before="144" w:afterLines="60" w:after="144" w:line="240" w:lineRule="auto"/>
              <w:jc w:val="center"/>
              <w:rPr>
                <w:rFonts w:ascii="Arial" w:eastAsia="Times New Roman" w:hAnsi="Arial" w:cs="Arial"/>
                <w:sz w:val="18"/>
                <w:szCs w:val="18"/>
              </w:rPr>
            </w:pPr>
            <w:r w:rsidRPr="00F45C4D">
              <w:rPr>
                <w:rFonts w:ascii="Arial" w:eastAsia="Times New Roman" w:hAnsi="Arial" w:cs="Arial"/>
                <w:sz w:val="18"/>
                <w:szCs w:val="18"/>
              </w:rPr>
              <w:t>11</w:t>
            </w:r>
          </w:p>
        </w:tc>
      </w:tr>
      <w:tr w:rsidR="00F45C4D" w:rsidRPr="005A01E7" w14:paraId="56321F84" w14:textId="2168F9E9" w:rsidTr="001B03B9">
        <w:trPr>
          <w:trHeight w:val="300"/>
        </w:trPr>
        <w:tc>
          <w:tcPr>
            <w:tcW w:w="555" w:type="dxa"/>
            <w:shd w:val="clear" w:color="auto" w:fill="auto"/>
            <w:noWrap/>
            <w:hideMark/>
          </w:tcPr>
          <w:p w14:paraId="0F1F5D2A" w14:textId="77777777" w:rsidR="00F45C4D" w:rsidRPr="005A01E7" w:rsidRDefault="00F45C4D"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2</w:t>
            </w:r>
          </w:p>
        </w:tc>
        <w:tc>
          <w:tcPr>
            <w:tcW w:w="1170" w:type="dxa"/>
            <w:shd w:val="clear" w:color="auto" w:fill="auto"/>
            <w:noWrap/>
            <w:hideMark/>
          </w:tcPr>
          <w:p w14:paraId="4145BB5F" w14:textId="77777777" w:rsidR="00F45C4D" w:rsidRPr="005A01E7" w:rsidRDefault="00F45C4D"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 xml:space="preserve">Thanh </w:t>
            </w:r>
            <w:proofErr w:type="spellStart"/>
            <w:r w:rsidRPr="005A01E7">
              <w:rPr>
                <w:rFonts w:ascii="Arial" w:eastAsia="Times New Roman" w:hAnsi="Arial" w:cs="Arial"/>
                <w:sz w:val="18"/>
                <w:szCs w:val="18"/>
              </w:rPr>
              <w:t>Hóa</w:t>
            </w:r>
            <w:proofErr w:type="spellEnd"/>
          </w:p>
        </w:tc>
        <w:tc>
          <w:tcPr>
            <w:tcW w:w="1170" w:type="dxa"/>
            <w:shd w:val="clear" w:color="auto" w:fill="auto"/>
            <w:noWrap/>
            <w:hideMark/>
          </w:tcPr>
          <w:p w14:paraId="2B31FE4F" w14:textId="77777777" w:rsidR="00F45C4D" w:rsidRPr="005A01E7" w:rsidRDefault="00F45C4D" w:rsidP="00F45C4D">
            <w:pPr>
              <w:spacing w:beforeLines="60" w:before="144" w:afterLines="60" w:after="144" w:line="240" w:lineRule="auto"/>
              <w:jc w:val="center"/>
              <w:rPr>
                <w:rFonts w:ascii="Arial" w:eastAsia="Times New Roman" w:hAnsi="Arial" w:cs="Arial"/>
                <w:sz w:val="18"/>
                <w:szCs w:val="18"/>
              </w:rPr>
            </w:pPr>
            <w:proofErr w:type="spellStart"/>
            <w:r w:rsidRPr="005A01E7">
              <w:rPr>
                <w:rFonts w:ascii="Arial" w:eastAsia="Times New Roman" w:hAnsi="Arial" w:cs="Arial"/>
                <w:sz w:val="18"/>
                <w:szCs w:val="18"/>
              </w:rPr>
              <w:t>Bá</w:t>
            </w:r>
            <w:proofErr w:type="spellEnd"/>
            <w:r w:rsidRPr="005A01E7">
              <w:rPr>
                <w:rFonts w:ascii="Arial" w:eastAsia="Times New Roman" w:hAnsi="Arial" w:cs="Arial"/>
                <w:sz w:val="18"/>
                <w:szCs w:val="18"/>
              </w:rPr>
              <w:t xml:space="preserve"> </w:t>
            </w:r>
            <w:proofErr w:type="spellStart"/>
            <w:r w:rsidRPr="005A01E7">
              <w:rPr>
                <w:rFonts w:ascii="Arial" w:eastAsia="Times New Roman" w:hAnsi="Arial" w:cs="Arial"/>
                <w:sz w:val="18"/>
                <w:szCs w:val="18"/>
              </w:rPr>
              <w:t>Thước</w:t>
            </w:r>
            <w:proofErr w:type="spellEnd"/>
          </w:p>
        </w:tc>
        <w:tc>
          <w:tcPr>
            <w:tcW w:w="1170" w:type="dxa"/>
            <w:shd w:val="clear" w:color="auto" w:fill="auto"/>
            <w:noWrap/>
            <w:hideMark/>
          </w:tcPr>
          <w:p w14:paraId="37F5EB86" w14:textId="395F4B17" w:rsidR="00F45C4D" w:rsidRPr="005A01E7" w:rsidRDefault="00F45C4D" w:rsidP="00F45C4D">
            <w:pPr>
              <w:spacing w:beforeLines="60" w:before="144" w:afterLines="60" w:after="144" w:line="240" w:lineRule="auto"/>
              <w:jc w:val="center"/>
              <w:rPr>
                <w:rFonts w:ascii="Arial" w:eastAsia="Times New Roman" w:hAnsi="Arial" w:cs="Arial"/>
                <w:sz w:val="18"/>
                <w:szCs w:val="18"/>
              </w:rPr>
            </w:pPr>
            <w:r>
              <w:rPr>
                <w:rFonts w:ascii="Arial" w:eastAsia="Times New Roman" w:hAnsi="Arial" w:cs="Arial"/>
                <w:sz w:val="18"/>
                <w:szCs w:val="18"/>
              </w:rPr>
              <w:t>Ba</w:t>
            </w:r>
            <w:r w:rsidRPr="005A01E7">
              <w:rPr>
                <w:rFonts w:ascii="Arial" w:eastAsia="Times New Roman" w:hAnsi="Arial" w:cs="Arial"/>
                <w:sz w:val="18"/>
                <w:szCs w:val="18"/>
              </w:rPr>
              <w:t xml:space="preserve">n </w:t>
            </w:r>
            <w:proofErr w:type="spellStart"/>
            <w:r w:rsidRPr="005A01E7">
              <w:rPr>
                <w:rFonts w:ascii="Arial" w:eastAsia="Times New Roman" w:hAnsi="Arial" w:cs="Arial"/>
                <w:sz w:val="18"/>
                <w:szCs w:val="18"/>
              </w:rPr>
              <w:t>Công</w:t>
            </w:r>
            <w:proofErr w:type="spellEnd"/>
          </w:p>
        </w:tc>
        <w:tc>
          <w:tcPr>
            <w:tcW w:w="900" w:type="dxa"/>
            <w:shd w:val="clear" w:color="000000" w:fill="73B2FF"/>
            <w:noWrap/>
            <w:hideMark/>
          </w:tcPr>
          <w:p w14:paraId="705950D0" w14:textId="77777777" w:rsidR="00F45C4D" w:rsidRPr="005A01E7" w:rsidRDefault="00F45C4D"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5</w:t>
            </w:r>
          </w:p>
        </w:tc>
        <w:tc>
          <w:tcPr>
            <w:tcW w:w="1260" w:type="dxa"/>
            <w:tcBorders>
              <w:top w:val="dotted" w:sz="4" w:space="0" w:color="auto"/>
              <w:bottom w:val="dotted" w:sz="4" w:space="0" w:color="auto"/>
            </w:tcBorders>
            <w:shd w:val="clear" w:color="auto" w:fill="auto"/>
          </w:tcPr>
          <w:p w14:paraId="2D7E334D" w14:textId="785CAD66" w:rsidR="00F45C4D" w:rsidRPr="005A01E7" w:rsidRDefault="00F45C4D" w:rsidP="00B57061">
            <w:pPr>
              <w:spacing w:beforeLines="60" w:before="144" w:afterLines="60" w:after="144" w:line="240" w:lineRule="auto"/>
              <w:jc w:val="center"/>
              <w:rPr>
                <w:rFonts w:ascii="Arial" w:eastAsia="Times New Roman" w:hAnsi="Arial" w:cs="Arial"/>
                <w:sz w:val="18"/>
                <w:szCs w:val="18"/>
              </w:rPr>
            </w:pPr>
            <w:r w:rsidRPr="00F45C4D">
              <w:rPr>
                <w:rFonts w:ascii="Arial" w:eastAsia="Times New Roman" w:hAnsi="Arial" w:cs="Arial"/>
                <w:sz w:val="18"/>
                <w:szCs w:val="18"/>
              </w:rPr>
              <w:t>75</w:t>
            </w:r>
          </w:p>
        </w:tc>
        <w:tc>
          <w:tcPr>
            <w:tcW w:w="1350" w:type="dxa"/>
            <w:tcBorders>
              <w:top w:val="dotted" w:sz="4" w:space="0" w:color="auto"/>
              <w:bottom w:val="dotted" w:sz="4" w:space="0" w:color="auto"/>
            </w:tcBorders>
          </w:tcPr>
          <w:p w14:paraId="5D82CE7D" w14:textId="167528DB" w:rsidR="00F45C4D" w:rsidRPr="00EE0B4C" w:rsidRDefault="00F45C4D" w:rsidP="00B57061">
            <w:pPr>
              <w:spacing w:beforeLines="60" w:before="144" w:afterLines="60" w:after="144" w:line="240" w:lineRule="auto"/>
              <w:jc w:val="center"/>
              <w:rPr>
                <w:rFonts w:ascii="Arial" w:eastAsia="Times New Roman" w:hAnsi="Arial" w:cs="Arial"/>
                <w:sz w:val="18"/>
                <w:szCs w:val="18"/>
              </w:rPr>
            </w:pPr>
            <w:r w:rsidRPr="00F45C4D">
              <w:rPr>
                <w:rFonts w:ascii="Arial" w:eastAsia="Times New Roman" w:hAnsi="Arial" w:cs="Arial"/>
                <w:sz w:val="18"/>
                <w:szCs w:val="18"/>
              </w:rPr>
              <w:t>22</w:t>
            </w:r>
          </w:p>
        </w:tc>
        <w:tc>
          <w:tcPr>
            <w:tcW w:w="1080" w:type="dxa"/>
            <w:tcBorders>
              <w:top w:val="dotted" w:sz="4" w:space="0" w:color="auto"/>
              <w:bottom w:val="dotted" w:sz="4" w:space="0" w:color="auto"/>
            </w:tcBorders>
            <w:shd w:val="clear" w:color="auto" w:fill="auto"/>
          </w:tcPr>
          <w:p w14:paraId="7E38701E" w14:textId="27AD0458" w:rsidR="00F45C4D" w:rsidRPr="005A01E7" w:rsidRDefault="00F45C4D" w:rsidP="00B57061">
            <w:pPr>
              <w:spacing w:beforeLines="60" w:before="144" w:afterLines="60" w:after="144" w:line="240" w:lineRule="auto"/>
              <w:jc w:val="center"/>
              <w:rPr>
                <w:rFonts w:ascii="Arial" w:eastAsia="Times New Roman" w:hAnsi="Arial" w:cs="Arial"/>
                <w:sz w:val="18"/>
                <w:szCs w:val="18"/>
              </w:rPr>
            </w:pPr>
            <w:r w:rsidRPr="00F45C4D">
              <w:rPr>
                <w:rFonts w:ascii="Arial" w:eastAsia="Times New Roman" w:hAnsi="Arial" w:cs="Arial"/>
                <w:sz w:val="18"/>
                <w:szCs w:val="18"/>
              </w:rPr>
              <w:t>3</w:t>
            </w:r>
          </w:p>
        </w:tc>
        <w:tc>
          <w:tcPr>
            <w:tcW w:w="1080" w:type="dxa"/>
            <w:tcBorders>
              <w:top w:val="dotted" w:sz="4" w:space="0" w:color="auto"/>
              <w:bottom w:val="dotted" w:sz="4" w:space="0" w:color="auto"/>
            </w:tcBorders>
          </w:tcPr>
          <w:p w14:paraId="53482268" w14:textId="338C72F2" w:rsidR="00F45C4D" w:rsidRDefault="00F45C4D" w:rsidP="00B57061">
            <w:pPr>
              <w:spacing w:beforeLines="60" w:before="144" w:afterLines="60" w:after="144" w:line="240" w:lineRule="auto"/>
              <w:jc w:val="center"/>
              <w:rPr>
                <w:rFonts w:ascii="Arial" w:eastAsia="Times New Roman" w:hAnsi="Arial" w:cs="Arial"/>
                <w:sz w:val="18"/>
                <w:szCs w:val="18"/>
              </w:rPr>
            </w:pPr>
            <w:r w:rsidRPr="00F45C4D">
              <w:rPr>
                <w:rFonts w:ascii="Arial" w:eastAsia="Times New Roman" w:hAnsi="Arial" w:cs="Arial"/>
                <w:sz w:val="18"/>
                <w:szCs w:val="18"/>
              </w:rPr>
              <w:t>0</w:t>
            </w:r>
          </w:p>
        </w:tc>
      </w:tr>
      <w:tr w:rsidR="00F45C4D" w:rsidRPr="005A01E7" w14:paraId="29FB8749" w14:textId="115CC38E" w:rsidTr="001B03B9">
        <w:trPr>
          <w:trHeight w:val="300"/>
        </w:trPr>
        <w:tc>
          <w:tcPr>
            <w:tcW w:w="555" w:type="dxa"/>
            <w:shd w:val="clear" w:color="auto" w:fill="auto"/>
            <w:noWrap/>
            <w:hideMark/>
          </w:tcPr>
          <w:p w14:paraId="5BEFE517" w14:textId="77777777" w:rsidR="00F45C4D" w:rsidRPr="005A01E7" w:rsidRDefault="00F45C4D"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3</w:t>
            </w:r>
          </w:p>
        </w:tc>
        <w:tc>
          <w:tcPr>
            <w:tcW w:w="1170" w:type="dxa"/>
            <w:shd w:val="clear" w:color="auto" w:fill="auto"/>
            <w:noWrap/>
            <w:hideMark/>
          </w:tcPr>
          <w:p w14:paraId="1D3490E7" w14:textId="77777777" w:rsidR="00F45C4D" w:rsidRPr="005A01E7" w:rsidRDefault="00F45C4D"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 xml:space="preserve">Thanh </w:t>
            </w:r>
            <w:proofErr w:type="spellStart"/>
            <w:r w:rsidRPr="005A01E7">
              <w:rPr>
                <w:rFonts w:ascii="Arial" w:eastAsia="Times New Roman" w:hAnsi="Arial" w:cs="Arial"/>
                <w:sz w:val="18"/>
                <w:szCs w:val="18"/>
              </w:rPr>
              <w:t>Hóa</w:t>
            </w:r>
            <w:proofErr w:type="spellEnd"/>
          </w:p>
        </w:tc>
        <w:tc>
          <w:tcPr>
            <w:tcW w:w="1170" w:type="dxa"/>
            <w:shd w:val="clear" w:color="auto" w:fill="auto"/>
            <w:noWrap/>
            <w:hideMark/>
          </w:tcPr>
          <w:p w14:paraId="04A7B6D4" w14:textId="77777777" w:rsidR="00F45C4D" w:rsidRPr="005A01E7" w:rsidRDefault="00F45C4D"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 xml:space="preserve">Lang </w:t>
            </w:r>
            <w:proofErr w:type="spellStart"/>
            <w:r w:rsidRPr="005A01E7">
              <w:rPr>
                <w:rFonts w:ascii="Arial" w:eastAsia="Times New Roman" w:hAnsi="Arial" w:cs="Arial"/>
                <w:sz w:val="18"/>
                <w:szCs w:val="18"/>
              </w:rPr>
              <w:t>Chánh</w:t>
            </w:r>
            <w:proofErr w:type="spellEnd"/>
          </w:p>
        </w:tc>
        <w:tc>
          <w:tcPr>
            <w:tcW w:w="1170" w:type="dxa"/>
            <w:shd w:val="clear" w:color="auto" w:fill="auto"/>
            <w:noWrap/>
            <w:hideMark/>
          </w:tcPr>
          <w:p w14:paraId="311D8C61" w14:textId="77777777" w:rsidR="00F45C4D" w:rsidRPr="005A01E7" w:rsidRDefault="00F45C4D" w:rsidP="00F45C4D">
            <w:pPr>
              <w:spacing w:beforeLines="60" w:before="144" w:afterLines="60" w:after="144" w:line="240" w:lineRule="auto"/>
              <w:jc w:val="center"/>
              <w:rPr>
                <w:rFonts w:ascii="Arial" w:eastAsia="Times New Roman" w:hAnsi="Arial" w:cs="Arial"/>
                <w:sz w:val="18"/>
                <w:szCs w:val="18"/>
              </w:rPr>
            </w:pPr>
            <w:proofErr w:type="spellStart"/>
            <w:r w:rsidRPr="005A01E7">
              <w:rPr>
                <w:rFonts w:ascii="Arial" w:eastAsia="Times New Roman" w:hAnsi="Arial" w:cs="Arial"/>
                <w:sz w:val="18"/>
                <w:szCs w:val="18"/>
              </w:rPr>
              <w:t>Giao</w:t>
            </w:r>
            <w:proofErr w:type="spellEnd"/>
            <w:r w:rsidRPr="005A01E7">
              <w:rPr>
                <w:rFonts w:ascii="Arial" w:eastAsia="Times New Roman" w:hAnsi="Arial" w:cs="Arial"/>
                <w:sz w:val="18"/>
                <w:szCs w:val="18"/>
              </w:rPr>
              <w:t xml:space="preserve"> An</w:t>
            </w:r>
          </w:p>
        </w:tc>
        <w:tc>
          <w:tcPr>
            <w:tcW w:w="900" w:type="dxa"/>
            <w:shd w:val="clear" w:color="000000" w:fill="FFFF73"/>
            <w:noWrap/>
            <w:hideMark/>
          </w:tcPr>
          <w:p w14:paraId="559F22E7" w14:textId="77777777" w:rsidR="00F45C4D" w:rsidRPr="005A01E7" w:rsidRDefault="00F45C4D"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4</w:t>
            </w:r>
          </w:p>
        </w:tc>
        <w:tc>
          <w:tcPr>
            <w:tcW w:w="1260" w:type="dxa"/>
            <w:tcBorders>
              <w:top w:val="dotted" w:sz="4" w:space="0" w:color="auto"/>
              <w:bottom w:val="dotted" w:sz="4" w:space="0" w:color="auto"/>
            </w:tcBorders>
            <w:shd w:val="clear" w:color="auto" w:fill="auto"/>
          </w:tcPr>
          <w:p w14:paraId="550AE490" w14:textId="2E2272A0" w:rsidR="00F45C4D" w:rsidRPr="005A01E7" w:rsidRDefault="00F45C4D" w:rsidP="00B57061">
            <w:pPr>
              <w:spacing w:beforeLines="60" w:before="144" w:afterLines="60" w:after="144" w:line="240" w:lineRule="auto"/>
              <w:jc w:val="center"/>
              <w:rPr>
                <w:rFonts w:ascii="Arial" w:eastAsia="Times New Roman" w:hAnsi="Arial" w:cs="Arial"/>
                <w:sz w:val="18"/>
                <w:szCs w:val="18"/>
              </w:rPr>
            </w:pPr>
            <w:r w:rsidRPr="00F45C4D">
              <w:rPr>
                <w:rFonts w:ascii="Arial" w:eastAsia="Times New Roman" w:hAnsi="Arial" w:cs="Arial"/>
                <w:sz w:val="18"/>
                <w:szCs w:val="18"/>
              </w:rPr>
              <w:t>67</w:t>
            </w:r>
          </w:p>
        </w:tc>
        <w:tc>
          <w:tcPr>
            <w:tcW w:w="1350" w:type="dxa"/>
            <w:tcBorders>
              <w:top w:val="dotted" w:sz="4" w:space="0" w:color="auto"/>
              <w:bottom w:val="dotted" w:sz="4" w:space="0" w:color="auto"/>
            </w:tcBorders>
          </w:tcPr>
          <w:p w14:paraId="1DEF50B1" w14:textId="7A942D40" w:rsidR="00F45C4D" w:rsidRPr="00EE0B4C" w:rsidRDefault="00F45C4D" w:rsidP="00B57061">
            <w:pPr>
              <w:spacing w:beforeLines="60" w:before="144" w:afterLines="60" w:after="144" w:line="240" w:lineRule="auto"/>
              <w:jc w:val="center"/>
              <w:rPr>
                <w:rFonts w:ascii="Arial" w:eastAsia="Times New Roman" w:hAnsi="Arial" w:cs="Arial"/>
                <w:sz w:val="18"/>
                <w:szCs w:val="18"/>
              </w:rPr>
            </w:pPr>
            <w:r w:rsidRPr="00F45C4D">
              <w:rPr>
                <w:rFonts w:ascii="Arial" w:eastAsia="Times New Roman" w:hAnsi="Arial" w:cs="Arial"/>
                <w:sz w:val="18"/>
                <w:szCs w:val="18"/>
              </w:rPr>
              <w:t>21</w:t>
            </w:r>
          </w:p>
        </w:tc>
        <w:tc>
          <w:tcPr>
            <w:tcW w:w="1080" w:type="dxa"/>
            <w:tcBorders>
              <w:top w:val="dotted" w:sz="4" w:space="0" w:color="auto"/>
              <w:bottom w:val="dotted" w:sz="4" w:space="0" w:color="auto"/>
            </w:tcBorders>
            <w:shd w:val="clear" w:color="auto" w:fill="auto"/>
          </w:tcPr>
          <w:p w14:paraId="00F74AC1" w14:textId="2198FB3F" w:rsidR="00F45C4D" w:rsidRPr="005A01E7" w:rsidRDefault="00F45C4D" w:rsidP="00B57061">
            <w:pPr>
              <w:spacing w:beforeLines="60" w:before="144" w:afterLines="60" w:after="144" w:line="240" w:lineRule="auto"/>
              <w:jc w:val="center"/>
              <w:rPr>
                <w:rFonts w:ascii="Arial" w:eastAsia="Times New Roman" w:hAnsi="Arial" w:cs="Arial"/>
                <w:sz w:val="18"/>
                <w:szCs w:val="18"/>
              </w:rPr>
            </w:pPr>
            <w:r w:rsidRPr="00F45C4D">
              <w:rPr>
                <w:rFonts w:ascii="Arial" w:eastAsia="Times New Roman" w:hAnsi="Arial" w:cs="Arial"/>
                <w:sz w:val="18"/>
                <w:szCs w:val="18"/>
              </w:rPr>
              <w:t>11</w:t>
            </w:r>
          </w:p>
        </w:tc>
        <w:tc>
          <w:tcPr>
            <w:tcW w:w="1080" w:type="dxa"/>
            <w:tcBorders>
              <w:top w:val="dotted" w:sz="4" w:space="0" w:color="auto"/>
              <w:bottom w:val="dotted" w:sz="4" w:space="0" w:color="auto"/>
            </w:tcBorders>
          </w:tcPr>
          <w:p w14:paraId="2EC6D4E9" w14:textId="04EB5145" w:rsidR="00F45C4D" w:rsidRDefault="00F45C4D" w:rsidP="00B57061">
            <w:pPr>
              <w:spacing w:beforeLines="60" w:before="144" w:afterLines="60" w:after="144" w:line="240" w:lineRule="auto"/>
              <w:jc w:val="center"/>
              <w:rPr>
                <w:rFonts w:ascii="Arial" w:eastAsia="Times New Roman" w:hAnsi="Arial" w:cs="Arial"/>
                <w:sz w:val="18"/>
                <w:szCs w:val="18"/>
              </w:rPr>
            </w:pPr>
            <w:r w:rsidRPr="00F45C4D">
              <w:rPr>
                <w:rFonts w:ascii="Arial" w:eastAsia="Times New Roman" w:hAnsi="Arial" w:cs="Arial"/>
                <w:sz w:val="18"/>
                <w:szCs w:val="18"/>
              </w:rPr>
              <w:t>0</w:t>
            </w:r>
          </w:p>
        </w:tc>
      </w:tr>
      <w:tr w:rsidR="00F45C4D" w:rsidRPr="005A01E7" w14:paraId="6FF55426" w14:textId="1CE2BC93" w:rsidTr="001B03B9">
        <w:trPr>
          <w:trHeight w:val="300"/>
        </w:trPr>
        <w:tc>
          <w:tcPr>
            <w:tcW w:w="555" w:type="dxa"/>
            <w:shd w:val="clear" w:color="auto" w:fill="auto"/>
            <w:noWrap/>
            <w:hideMark/>
          </w:tcPr>
          <w:p w14:paraId="3181C5B3" w14:textId="77777777" w:rsidR="00F45C4D" w:rsidRPr="005A01E7" w:rsidRDefault="00F45C4D"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4</w:t>
            </w:r>
          </w:p>
        </w:tc>
        <w:tc>
          <w:tcPr>
            <w:tcW w:w="1170" w:type="dxa"/>
            <w:shd w:val="clear" w:color="auto" w:fill="auto"/>
            <w:noWrap/>
            <w:hideMark/>
          </w:tcPr>
          <w:p w14:paraId="5A8A429F" w14:textId="77777777" w:rsidR="00F45C4D" w:rsidRPr="005A01E7" w:rsidRDefault="00F45C4D"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 xml:space="preserve">Thanh </w:t>
            </w:r>
            <w:proofErr w:type="spellStart"/>
            <w:r w:rsidRPr="005A01E7">
              <w:rPr>
                <w:rFonts w:ascii="Arial" w:eastAsia="Times New Roman" w:hAnsi="Arial" w:cs="Arial"/>
                <w:sz w:val="18"/>
                <w:szCs w:val="18"/>
              </w:rPr>
              <w:t>Hóa</w:t>
            </w:r>
            <w:proofErr w:type="spellEnd"/>
          </w:p>
        </w:tc>
        <w:tc>
          <w:tcPr>
            <w:tcW w:w="1170" w:type="dxa"/>
            <w:shd w:val="clear" w:color="auto" w:fill="auto"/>
            <w:noWrap/>
            <w:hideMark/>
          </w:tcPr>
          <w:p w14:paraId="052AC71D" w14:textId="77777777" w:rsidR="00F45C4D" w:rsidRPr="005A01E7" w:rsidRDefault="00F45C4D"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 xml:space="preserve">Lang </w:t>
            </w:r>
            <w:proofErr w:type="spellStart"/>
            <w:r w:rsidRPr="005A01E7">
              <w:rPr>
                <w:rFonts w:ascii="Arial" w:eastAsia="Times New Roman" w:hAnsi="Arial" w:cs="Arial"/>
                <w:sz w:val="18"/>
                <w:szCs w:val="18"/>
              </w:rPr>
              <w:t>Chánh</w:t>
            </w:r>
            <w:proofErr w:type="spellEnd"/>
          </w:p>
        </w:tc>
        <w:tc>
          <w:tcPr>
            <w:tcW w:w="1170" w:type="dxa"/>
            <w:shd w:val="clear" w:color="auto" w:fill="auto"/>
            <w:noWrap/>
            <w:hideMark/>
          </w:tcPr>
          <w:p w14:paraId="55254A46" w14:textId="77777777" w:rsidR="00F45C4D" w:rsidRPr="005A01E7" w:rsidRDefault="00F45C4D" w:rsidP="00F45C4D">
            <w:pPr>
              <w:spacing w:beforeLines="60" w:before="144" w:afterLines="60" w:after="144" w:line="240" w:lineRule="auto"/>
              <w:jc w:val="center"/>
              <w:rPr>
                <w:rFonts w:ascii="Arial" w:eastAsia="Times New Roman" w:hAnsi="Arial" w:cs="Arial"/>
                <w:sz w:val="18"/>
                <w:szCs w:val="18"/>
              </w:rPr>
            </w:pPr>
            <w:proofErr w:type="spellStart"/>
            <w:r w:rsidRPr="005A01E7">
              <w:rPr>
                <w:rFonts w:ascii="Arial" w:eastAsia="Times New Roman" w:hAnsi="Arial" w:cs="Arial"/>
                <w:sz w:val="18"/>
                <w:szCs w:val="18"/>
              </w:rPr>
              <w:t>Trí</w:t>
            </w:r>
            <w:proofErr w:type="spellEnd"/>
            <w:r w:rsidRPr="005A01E7">
              <w:rPr>
                <w:rFonts w:ascii="Arial" w:eastAsia="Times New Roman" w:hAnsi="Arial" w:cs="Arial"/>
                <w:sz w:val="18"/>
                <w:szCs w:val="18"/>
              </w:rPr>
              <w:t xml:space="preserve"> </w:t>
            </w:r>
            <w:proofErr w:type="spellStart"/>
            <w:r w:rsidRPr="005A01E7">
              <w:rPr>
                <w:rFonts w:ascii="Arial" w:eastAsia="Times New Roman" w:hAnsi="Arial" w:cs="Arial"/>
                <w:sz w:val="18"/>
                <w:szCs w:val="18"/>
              </w:rPr>
              <w:t>Năng</w:t>
            </w:r>
            <w:proofErr w:type="spellEnd"/>
          </w:p>
        </w:tc>
        <w:tc>
          <w:tcPr>
            <w:tcW w:w="900" w:type="dxa"/>
            <w:shd w:val="clear" w:color="000000" w:fill="A83800"/>
            <w:noWrap/>
            <w:hideMark/>
          </w:tcPr>
          <w:p w14:paraId="129F35C0" w14:textId="77777777" w:rsidR="00F45C4D" w:rsidRPr="005A01E7" w:rsidRDefault="00F45C4D"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6</w:t>
            </w:r>
          </w:p>
        </w:tc>
        <w:tc>
          <w:tcPr>
            <w:tcW w:w="1260" w:type="dxa"/>
            <w:tcBorders>
              <w:top w:val="dotted" w:sz="4" w:space="0" w:color="auto"/>
              <w:bottom w:val="dotted" w:sz="4" w:space="0" w:color="auto"/>
            </w:tcBorders>
            <w:shd w:val="clear" w:color="auto" w:fill="auto"/>
          </w:tcPr>
          <w:p w14:paraId="00DDC3D2" w14:textId="52996C14" w:rsidR="00F45C4D" w:rsidRPr="005A01E7" w:rsidRDefault="00F45C4D" w:rsidP="00B57061">
            <w:pPr>
              <w:spacing w:beforeLines="60" w:before="144" w:afterLines="60" w:after="144" w:line="240" w:lineRule="auto"/>
              <w:jc w:val="center"/>
              <w:rPr>
                <w:rFonts w:ascii="Arial" w:eastAsia="Times New Roman" w:hAnsi="Arial" w:cs="Arial"/>
                <w:sz w:val="18"/>
                <w:szCs w:val="18"/>
              </w:rPr>
            </w:pPr>
            <w:r w:rsidRPr="00F45C4D">
              <w:rPr>
                <w:rFonts w:ascii="Arial" w:eastAsia="Times New Roman" w:hAnsi="Arial" w:cs="Arial"/>
                <w:sz w:val="18"/>
                <w:szCs w:val="18"/>
              </w:rPr>
              <w:t>79</w:t>
            </w:r>
          </w:p>
        </w:tc>
        <w:tc>
          <w:tcPr>
            <w:tcW w:w="1350" w:type="dxa"/>
            <w:tcBorders>
              <w:top w:val="dotted" w:sz="4" w:space="0" w:color="auto"/>
              <w:bottom w:val="dotted" w:sz="4" w:space="0" w:color="auto"/>
            </w:tcBorders>
          </w:tcPr>
          <w:p w14:paraId="56AE0430" w14:textId="62D414F4" w:rsidR="00F45C4D" w:rsidRPr="00EE0B4C" w:rsidRDefault="00F45C4D" w:rsidP="00B57061">
            <w:pPr>
              <w:spacing w:beforeLines="60" w:before="144" w:afterLines="60" w:after="144" w:line="240" w:lineRule="auto"/>
              <w:jc w:val="center"/>
              <w:rPr>
                <w:rFonts w:ascii="Arial" w:eastAsia="Times New Roman" w:hAnsi="Arial" w:cs="Arial"/>
                <w:sz w:val="18"/>
                <w:szCs w:val="18"/>
              </w:rPr>
            </w:pPr>
            <w:r w:rsidRPr="00F45C4D">
              <w:rPr>
                <w:rFonts w:ascii="Arial" w:eastAsia="Times New Roman" w:hAnsi="Arial" w:cs="Arial"/>
                <w:sz w:val="18"/>
                <w:szCs w:val="18"/>
              </w:rPr>
              <w:t>15</w:t>
            </w:r>
          </w:p>
        </w:tc>
        <w:tc>
          <w:tcPr>
            <w:tcW w:w="1080" w:type="dxa"/>
            <w:tcBorders>
              <w:top w:val="dotted" w:sz="4" w:space="0" w:color="auto"/>
              <w:bottom w:val="dotted" w:sz="4" w:space="0" w:color="auto"/>
            </w:tcBorders>
            <w:shd w:val="clear" w:color="auto" w:fill="auto"/>
          </w:tcPr>
          <w:p w14:paraId="6CE3886B" w14:textId="7D34BEBC" w:rsidR="00F45C4D" w:rsidRPr="005A01E7" w:rsidRDefault="00F45C4D" w:rsidP="00B57061">
            <w:pPr>
              <w:spacing w:beforeLines="60" w:before="144" w:afterLines="60" w:after="144" w:line="240" w:lineRule="auto"/>
              <w:jc w:val="center"/>
              <w:rPr>
                <w:rFonts w:ascii="Arial" w:eastAsia="Times New Roman" w:hAnsi="Arial" w:cs="Arial"/>
                <w:sz w:val="18"/>
                <w:szCs w:val="18"/>
              </w:rPr>
            </w:pPr>
            <w:r w:rsidRPr="00F45C4D">
              <w:rPr>
                <w:rFonts w:ascii="Arial" w:eastAsia="Times New Roman" w:hAnsi="Arial" w:cs="Arial"/>
                <w:sz w:val="18"/>
                <w:szCs w:val="18"/>
              </w:rPr>
              <w:t>5</w:t>
            </w:r>
          </w:p>
        </w:tc>
        <w:tc>
          <w:tcPr>
            <w:tcW w:w="1080" w:type="dxa"/>
            <w:tcBorders>
              <w:top w:val="dotted" w:sz="4" w:space="0" w:color="auto"/>
              <w:bottom w:val="dotted" w:sz="4" w:space="0" w:color="auto"/>
            </w:tcBorders>
          </w:tcPr>
          <w:p w14:paraId="41690348" w14:textId="6B863A4A" w:rsidR="00F45C4D" w:rsidRDefault="00F45C4D" w:rsidP="00B57061">
            <w:pPr>
              <w:spacing w:beforeLines="60" w:before="144" w:afterLines="60" w:after="144" w:line="240" w:lineRule="auto"/>
              <w:jc w:val="center"/>
              <w:rPr>
                <w:rFonts w:ascii="Arial" w:eastAsia="Times New Roman" w:hAnsi="Arial" w:cs="Arial"/>
                <w:sz w:val="18"/>
                <w:szCs w:val="18"/>
              </w:rPr>
            </w:pPr>
            <w:r w:rsidRPr="00F45C4D">
              <w:rPr>
                <w:rFonts w:ascii="Arial" w:eastAsia="Times New Roman" w:hAnsi="Arial" w:cs="Arial"/>
                <w:sz w:val="18"/>
                <w:szCs w:val="18"/>
              </w:rPr>
              <w:t>1</w:t>
            </w:r>
          </w:p>
        </w:tc>
      </w:tr>
      <w:tr w:rsidR="00F45C4D" w:rsidRPr="005A01E7" w14:paraId="4B2D163D" w14:textId="74AFBD9D" w:rsidTr="001B03B9">
        <w:trPr>
          <w:trHeight w:val="300"/>
        </w:trPr>
        <w:tc>
          <w:tcPr>
            <w:tcW w:w="555" w:type="dxa"/>
            <w:shd w:val="clear" w:color="auto" w:fill="auto"/>
            <w:noWrap/>
            <w:hideMark/>
          </w:tcPr>
          <w:p w14:paraId="31AA2992" w14:textId="77777777" w:rsidR="00F45C4D" w:rsidRPr="005A01E7" w:rsidRDefault="00F45C4D"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5</w:t>
            </w:r>
          </w:p>
        </w:tc>
        <w:tc>
          <w:tcPr>
            <w:tcW w:w="1170" w:type="dxa"/>
            <w:shd w:val="clear" w:color="auto" w:fill="auto"/>
            <w:noWrap/>
            <w:hideMark/>
          </w:tcPr>
          <w:p w14:paraId="680991F0" w14:textId="77777777" w:rsidR="00F45C4D" w:rsidRPr="005A01E7" w:rsidRDefault="00F45C4D"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 xml:space="preserve">Thanh </w:t>
            </w:r>
            <w:proofErr w:type="spellStart"/>
            <w:r w:rsidRPr="005A01E7">
              <w:rPr>
                <w:rFonts w:ascii="Arial" w:eastAsia="Times New Roman" w:hAnsi="Arial" w:cs="Arial"/>
                <w:sz w:val="18"/>
                <w:szCs w:val="18"/>
              </w:rPr>
              <w:t>Hóa</w:t>
            </w:r>
            <w:proofErr w:type="spellEnd"/>
          </w:p>
        </w:tc>
        <w:tc>
          <w:tcPr>
            <w:tcW w:w="1170" w:type="dxa"/>
            <w:shd w:val="clear" w:color="auto" w:fill="auto"/>
            <w:noWrap/>
            <w:hideMark/>
          </w:tcPr>
          <w:p w14:paraId="5230A477" w14:textId="77777777" w:rsidR="00F45C4D" w:rsidRPr="005A01E7" w:rsidRDefault="00F45C4D"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 xml:space="preserve">Ngọc </w:t>
            </w:r>
            <w:proofErr w:type="spellStart"/>
            <w:r w:rsidRPr="005A01E7">
              <w:rPr>
                <w:rFonts w:ascii="Arial" w:eastAsia="Times New Roman" w:hAnsi="Arial" w:cs="Arial"/>
                <w:sz w:val="18"/>
                <w:szCs w:val="18"/>
              </w:rPr>
              <w:t>Lặc</w:t>
            </w:r>
            <w:proofErr w:type="spellEnd"/>
          </w:p>
        </w:tc>
        <w:tc>
          <w:tcPr>
            <w:tcW w:w="1170" w:type="dxa"/>
            <w:shd w:val="clear" w:color="auto" w:fill="auto"/>
            <w:noWrap/>
            <w:hideMark/>
          </w:tcPr>
          <w:p w14:paraId="2F2241DF" w14:textId="77777777" w:rsidR="00F45C4D" w:rsidRPr="005A01E7" w:rsidRDefault="00F45C4D"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 xml:space="preserve">Minh </w:t>
            </w:r>
            <w:proofErr w:type="spellStart"/>
            <w:r w:rsidRPr="005A01E7">
              <w:rPr>
                <w:rFonts w:ascii="Arial" w:eastAsia="Times New Roman" w:hAnsi="Arial" w:cs="Arial"/>
                <w:sz w:val="18"/>
                <w:szCs w:val="18"/>
              </w:rPr>
              <w:t>Sơn</w:t>
            </w:r>
            <w:proofErr w:type="spellEnd"/>
          </w:p>
        </w:tc>
        <w:tc>
          <w:tcPr>
            <w:tcW w:w="900" w:type="dxa"/>
            <w:shd w:val="clear" w:color="000000" w:fill="FFFF73"/>
            <w:noWrap/>
            <w:hideMark/>
          </w:tcPr>
          <w:p w14:paraId="5045DD48" w14:textId="77777777" w:rsidR="00F45C4D" w:rsidRPr="005A01E7" w:rsidRDefault="00F45C4D"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4</w:t>
            </w:r>
          </w:p>
        </w:tc>
        <w:tc>
          <w:tcPr>
            <w:tcW w:w="1260" w:type="dxa"/>
            <w:tcBorders>
              <w:top w:val="dotted" w:sz="4" w:space="0" w:color="auto"/>
              <w:bottom w:val="dotted" w:sz="4" w:space="0" w:color="auto"/>
            </w:tcBorders>
            <w:shd w:val="clear" w:color="auto" w:fill="auto"/>
          </w:tcPr>
          <w:p w14:paraId="2346E1C2" w14:textId="17771CCD" w:rsidR="00F45C4D" w:rsidRPr="005A01E7" w:rsidRDefault="00F45C4D" w:rsidP="00B57061">
            <w:pPr>
              <w:spacing w:beforeLines="60" w:before="144" w:afterLines="60" w:after="144" w:line="240" w:lineRule="auto"/>
              <w:jc w:val="center"/>
              <w:rPr>
                <w:rFonts w:ascii="Arial" w:eastAsia="Times New Roman" w:hAnsi="Arial" w:cs="Arial"/>
                <w:sz w:val="18"/>
                <w:szCs w:val="18"/>
              </w:rPr>
            </w:pPr>
            <w:r w:rsidRPr="00F45C4D">
              <w:rPr>
                <w:rFonts w:ascii="Arial" w:eastAsia="Times New Roman" w:hAnsi="Arial" w:cs="Arial"/>
                <w:sz w:val="18"/>
                <w:szCs w:val="18"/>
              </w:rPr>
              <w:t>44</w:t>
            </w:r>
          </w:p>
        </w:tc>
        <w:tc>
          <w:tcPr>
            <w:tcW w:w="1350" w:type="dxa"/>
            <w:tcBorders>
              <w:top w:val="dotted" w:sz="4" w:space="0" w:color="auto"/>
              <w:bottom w:val="dotted" w:sz="4" w:space="0" w:color="auto"/>
            </w:tcBorders>
          </w:tcPr>
          <w:p w14:paraId="714F97B4" w14:textId="4F9897F3" w:rsidR="00F45C4D" w:rsidRPr="00EE0B4C" w:rsidRDefault="00F45C4D" w:rsidP="00B57061">
            <w:pPr>
              <w:spacing w:beforeLines="60" w:before="144" w:afterLines="60" w:after="144" w:line="240" w:lineRule="auto"/>
              <w:jc w:val="center"/>
              <w:rPr>
                <w:rFonts w:ascii="Arial" w:eastAsia="Times New Roman" w:hAnsi="Arial" w:cs="Arial"/>
                <w:sz w:val="18"/>
                <w:szCs w:val="18"/>
              </w:rPr>
            </w:pPr>
            <w:r w:rsidRPr="00F45C4D">
              <w:rPr>
                <w:rFonts w:ascii="Arial" w:eastAsia="Times New Roman" w:hAnsi="Arial" w:cs="Arial"/>
                <w:sz w:val="18"/>
                <w:szCs w:val="18"/>
              </w:rPr>
              <w:t>44</w:t>
            </w:r>
          </w:p>
        </w:tc>
        <w:tc>
          <w:tcPr>
            <w:tcW w:w="1080" w:type="dxa"/>
            <w:tcBorders>
              <w:top w:val="dotted" w:sz="4" w:space="0" w:color="auto"/>
              <w:bottom w:val="dotted" w:sz="4" w:space="0" w:color="auto"/>
            </w:tcBorders>
            <w:shd w:val="clear" w:color="auto" w:fill="auto"/>
          </w:tcPr>
          <w:p w14:paraId="157BD87E" w14:textId="2C0A16F3" w:rsidR="00F45C4D" w:rsidRPr="005A01E7" w:rsidRDefault="00F45C4D" w:rsidP="00B57061">
            <w:pPr>
              <w:spacing w:beforeLines="60" w:before="144" w:afterLines="60" w:after="144" w:line="240" w:lineRule="auto"/>
              <w:jc w:val="center"/>
              <w:rPr>
                <w:rFonts w:ascii="Arial" w:eastAsia="Times New Roman" w:hAnsi="Arial" w:cs="Arial"/>
                <w:sz w:val="18"/>
                <w:szCs w:val="18"/>
              </w:rPr>
            </w:pPr>
            <w:r w:rsidRPr="00F45C4D">
              <w:rPr>
                <w:rFonts w:ascii="Arial" w:eastAsia="Times New Roman" w:hAnsi="Arial" w:cs="Arial"/>
                <w:sz w:val="18"/>
                <w:szCs w:val="18"/>
              </w:rPr>
              <w:t>12</w:t>
            </w:r>
          </w:p>
        </w:tc>
        <w:tc>
          <w:tcPr>
            <w:tcW w:w="1080" w:type="dxa"/>
            <w:tcBorders>
              <w:top w:val="dotted" w:sz="4" w:space="0" w:color="auto"/>
              <w:bottom w:val="dotted" w:sz="4" w:space="0" w:color="auto"/>
            </w:tcBorders>
          </w:tcPr>
          <w:p w14:paraId="150A35C9" w14:textId="1A1F41AB" w:rsidR="00F45C4D" w:rsidRDefault="00F45C4D" w:rsidP="00B57061">
            <w:pPr>
              <w:spacing w:beforeLines="60" w:before="144" w:afterLines="60" w:after="144" w:line="240" w:lineRule="auto"/>
              <w:jc w:val="center"/>
              <w:rPr>
                <w:rFonts w:ascii="Arial" w:eastAsia="Times New Roman" w:hAnsi="Arial" w:cs="Arial"/>
                <w:sz w:val="18"/>
                <w:szCs w:val="18"/>
              </w:rPr>
            </w:pPr>
            <w:r w:rsidRPr="00F45C4D">
              <w:rPr>
                <w:rFonts w:ascii="Arial" w:eastAsia="Times New Roman" w:hAnsi="Arial" w:cs="Arial"/>
                <w:sz w:val="18"/>
                <w:szCs w:val="18"/>
              </w:rPr>
              <w:t>0</w:t>
            </w:r>
          </w:p>
        </w:tc>
      </w:tr>
      <w:tr w:rsidR="00F45C4D" w:rsidRPr="005A01E7" w14:paraId="3A647D58" w14:textId="43BE1C56" w:rsidTr="001B03B9">
        <w:trPr>
          <w:trHeight w:val="300"/>
        </w:trPr>
        <w:tc>
          <w:tcPr>
            <w:tcW w:w="555" w:type="dxa"/>
            <w:shd w:val="clear" w:color="auto" w:fill="auto"/>
            <w:noWrap/>
            <w:hideMark/>
          </w:tcPr>
          <w:p w14:paraId="1BBB1268" w14:textId="77777777" w:rsidR="00F45C4D" w:rsidRPr="005A01E7" w:rsidRDefault="00F45C4D"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6</w:t>
            </w:r>
          </w:p>
        </w:tc>
        <w:tc>
          <w:tcPr>
            <w:tcW w:w="1170" w:type="dxa"/>
            <w:shd w:val="clear" w:color="auto" w:fill="auto"/>
            <w:noWrap/>
            <w:hideMark/>
          </w:tcPr>
          <w:p w14:paraId="72BDD700" w14:textId="77777777" w:rsidR="00F45C4D" w:rsidRPr="005A01E7" w:rsidRDefault="00F45C4D"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 xml:space="preserve">Thanh </w:t>
            </w:r>
            <w:proofErr w:type="spellStart"/>
            <w:r w:rsidRPr="005A01E7">
              <w:rPr>
                <w:rFonts w:ascii="Arial" w:eastAsia="Times New Roman" w:hAnsi="Arial" w:cs="Arial"/>
                <w:sz w:val="18"/>
                <w:szCs w:val="18"/>
              </w:rPr>
              <w:t>Hóa</w:t>
            </w:r>
            <w:proofErr w:type="spellEnd"/>
          </w:p>
        </w:tc>
        <w:tc>
          <w:tcPr>
            <w:tcW w:w="1170" w:type="dxa"/>
            <w:shd w:val="clear" w:color="auto" w:fill="auto"/>
            <w:noWrap/>
            <w:hideMark/>
          </w:tcPr>
          <w:p w14:paraId="77EE162E" w14:textId="77777777" w:rsidR="00F45C4D" w:rsidRPr="005A01E7" w:rsidRDefault="00F45C4D"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 xml:space="preserve">Ngọc </w:t>
            </w:r>
            <w:proofErr w:type="spellStart"/>
            <w:r w:rsidRPr="005A01E7">
              <w:rPr>
                <w:rFonts w:ascii="Arial" w:eastAsia="Times New Roman" w:hAnsi="Arial" w:cs="Arial"/>
                <w:sz w:val="18"/>
                <w:szCs w:val="18"/>
              </w:rPr>
              <w:t>Lặc</w:t>
            </w:r>
            <w:proofErr w:type="spellEnd"/>
          </w:p>
        </w:tc>
        <w:tc>
          <w:tcPr>
            <w:tcW w:w="1170" w:type="dxa"/>
            <w:shd w:val="clear" w:color="auto" w:fill="auto"/>
            <w:noWrap/>
            <w:hideMark/>
          </w:tcPr>
          <w:p w14:paraId="03D5D43B" w14:textId="77777777" w:rsidR="00F45C4D" w:rsidRPr="005A01E7" w:rsidRDefault="00F45C4D"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 xml:space="preserve">Ngọc </w:t>
            </w:r>
            <w:proofErr w:type="spellStart"/>
            <w:r w:rsidRPr="005A01E7">
              <w:rPr>
                <w:rFonts w:ascii="Arial" w:eastAsia="Times New Roman" w:hAnsi="Arial" w:cs="Arial"/>
                <w:sz w:val="18"/>
                <w:szCs w:val="18"/>
              </w:rPr>
              <w:t>Khê</w:t>
            </w:r>
            <w:proofErr w:type="spellEnd"/>
          </w:p>
        </w:tc>
        <w:tc>
          <w:tcPr>
            <w:tcW w:w="900" w:type="dxa"/>
            <w:shd w:val="clear" w:color="000000" w:fill="FFFF73"/>
            <w:noWrap/>
            <w:hideMark/>
          </w:tcPr>
          <w:p w14:paraId="3D3B961A" w14:textId="77777777" w:rsidR="00F45C4D" w:rsidRPr="005A01E7" w:rsidRDefault="00F45C4D"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4</w:t>
            </w:r>
          </w:p>
        </w:tc>
        <w:tc>
          <w:tcPr>
            <w:tcW w:w="1260" w:type="dxa"/>
            <w:tcBorders>
              <w:top w:val="dotted" w:sz="4" w:space="0" w:color="auto"/>
              <w:bottom w:val="dotted" w:sz="4" w:space="0" w:color="auto"/>
            </w:tcBorders>
            <w:shd w:val="clear" w:color="auto" w:fill="auto"/>
          </w:tcPr>
          <w:p w14:paraId="31FA45E7" w14:textId="3C270B59" w:rsidR="00F45C4D" w:rsidRPr="005A01E7" w:rsidRDefault="00F45C4D" w:rsidP="00B57061">
            <w:pPr>
              <w:spacing w:beforeLines="60" w:before="144" w:afterLines="60" w:after="144" w:line="240" w:lineRule="auto"/>
              <w:jc w:val="center"/>
              <w:rPr>
                <w:rFonts w:ascii="Arial" w:eastAsia="Times New Roman" w:hAnsi="Arial" w:cs="Arial"/>
                <w:sz w:val="18"/>
                <w:szCs w:val="18"/>
              </w:rPr>
            </w:pPr>
            <w:r w:rsidRPr="00F45C4D">
              <w:rPr>
                <w:rFonts w:ascii="Arial" w:eastAsia="Times New Roman" w:hAnsi="Arial" w:cs="Arial"/>
                <w:sz w:val="18"/>
                <w:szCs w:val="18"/>
              </w:rPr>
              <w:t>55</w:t>
            </w:r>
          </w:p>
        </w:tc>
        <w:tc>
          <w:tcPr>
            <w:tcW w:w="1350" w:type="dxa"/>
            <w:tcBorders>
              <w:top w:val="dotted" w:sz="4" w:space="0" w:color="auto"/>
              <w:bottom w:val="dotted" w:sz="4" w:space="0" w:color="auto"/>
            </w:tcBorders>
          </w:tcPr>
          <w:p w14:paraId="69587C51" w14:textId="40EB2116" w:rsidR="00F45C4D" w:rsidRPr="00EE0B4C" w:rsidRDefault="00F45C4D" w:rsidP="00B57061">
            <w:pPr>
              <w:spacing w:beforeLines="60" w:before="144" w:afterLines="60" w:after="144" w:line="240" w:lineRule="auto"/>
              <w:jc w:val="center"/>
              <w:rPr>
                <w:rFonts w:ascii="Arial" w:eastAsia="Times New Roman" w:hAnsi="Arial" w:cs="Arial"/>
                <w:sz w:val="18"/>
                <w:szCs w:val="18"/>
              </w:rPr>
            </w:pPr>
            <w:r w:rsidRPr="00F45C4D">
              <w:rPr>
                <w:rFonts w:ascii="Arial" w:eastAsia="Times New Roman" w:hAnsi="Arial" w:cs="Arial"/>
                <w:sz w:val="18"/>
                <w:szCs w:val="18"/>
              </w:rPr>
              <w:t>43</w:t>
            </w:r>
          </w:p>
        </w:tc>
        <w:tc>
          <w:tcPr>
            <w:tcW w:w="1080" w:type="dxa"/>
            <w:tcBorders>
              <w:top w:val="dotted" w:sz="4" w:space="0" w:color="auto"/>
              <w:bottom w:val="dotted" w:sz="4" w:space="0" w:color="auto"/>
            </w:tcBorders>
            <w:shd w:val="clear" w:color="auto" w:fill="auto"/>
          </w:tcPr>
          <w:p w14:paraId="02A6219F" w14:textId="176114F9" w:rsidR="00F45C4D" w:rsidRPr="005A01E7" w:rsidRDefault="00F45C4D" w:rsidP="00B57061">
            <w:pPr>
              <w:spacing w:beforeLines="60" w:before="144" w:afterLines="60" w:after="144" w:line="240" w:lineRule="auto"/>
              <w:jc w:val="center"/>
              <w:rPr>
                <w:rFonts w:ascii="Arial" w:eastAsia="Times New Roman" w:hAnsi="Arial" w:cs="Arial"/>
                <w:sz w:val="18"/>
                <w:szCs w:val="18"/>
              </w:rPr>
            </w:pPr>
            <w:r w:rsidRPr="00F45C4D">
              <w:rPr>
                <w:rFonts w:ascii="Arial" w:eastAsia="Times New Roman" w:hAnsi="Arial" w:cs="Arial"/>
                <w:sz w:val="18"/>
                <w:szCs w:val="18"/>
              </w:rPr>
              <w:t>3</w:t>
            </w:r>
          </w:p>
        </w:tc>
        <w:tc>
          <w:tcPr>
            <w:tcW w:w="1080" w:type="dxa"/>
            <w:tcBorders>
              <w:top w:val="dotted" w:sz="4" w:space="0" w:color="auto"/>
              <w:bottom w:val="dotted" w:sz="4" w:space="0" w:color="auto"/>
            </w:tcBorders>
          </w:tcPr>
          <w:p w14:paraId="6F51F18C" w14:textId="026E4EFB" w:rsidR="00F45C4D" w:rsidRDefault="00F45C4D" w:rsidP="00B57061">
            <w:pPr>
              <w:spacing w:beforeLines="60" w:before="144" w:afterLines="60" w:after="144" w:line="240" w:lineRule="auto"/>
              <w:jc w:val="center"/>
              <w:rPr>
                <w:rFonts w:ascii="Arial" w:eastAsia="Times New Roman" w:hAnsi="Arial" w:cs="Arial"/>
                <w:sz w:val="18"/>
                <w:szCs w:val="18"/>
              </w:rPr>
            </w:pPr>
            <w:r w:rsidRPr="00F45C4D">
              <w:rPr>
                <w:rFonts w:ascii="Arial" w:eastAsia="Times New Roman" w:hAnsi="Arial" w:cs="Arial"/>
                <w:sz w:val="18"/>
                <w:szCs w:val="18"/>
              </w:rPr>
              <w:t>0</w:t>
            </w:r>
          </w:p>
        </w:tc>
      </w:tr>
      <w:tr w:rsidR="00F45C4D" w:rsidRPr="005A01E7" w14:paraId="75315251" w14:textId="35AC6DB0" w:rsidTr="001B03B9">
        <w:trPr>
          <w:trHeight w:val="300"/>
        </w:trPr>
        <w:tc>
          <w:tcPr>
            <w:tcW w:w="555" w:type="dxa"/>
            <w:shd w:val="clear" w:color="auto" w:fill="auto"/>
            <w:noWrap/>
            <w:hideMark/>
          </w:tcPr>
          <w:p w14:paraId="3C2975BC" w14:textId="77777777" w:rsidR="00F45C4D" w:rsidRPr="005A01E7" w:rsidRDefault="00F45C4D"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7</w:t>
            </w:r>
          </w:p>
        </w:tc>
        <w:tc>
          <w:tcPr>
            <w:tcW w:w="1170" w:type="dxa"/>
            <w:shd w:val="clear" w:color="auto" w:fill="auto"/>
            <w:noWrap/>
            <w:hideMark/>
          </w:tcPr>
          <w:p w14:paraId="1D9672D5" w14:textId="77777777" w:rsidR="00F45C4D" w:rsidRPr="005A01E7" w:rsidRDefault="00F45C4D"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 xml:space="preserve">Thanh </w:t>
            </w:r>
            <w:proofErr w:type="spellStart"/>
            <w:r w:rsidRPr="005A01E7">
              <w:rPr>
                <w:rFonts w:ascii="Arial" w:eastAsia="Times New Roman" w:hAnsi="Arial" w:cs="Arial"/>
                <w:sz w:val="18"/>
                <w:szCs w:val="18"/>
              </w:rPr>
              <w:t>Hóa</w:t>
            </w:r>
            <w:proofErr w:type="spellEnd"/>
          </w:p>
        </w:tc>
        <w:tc>
          <w:tcPr>
            <w:tcW w:w="1170" w:type="dxa"/>
            <w:shd w:val="clear" w:color="auto" w:fill="auto"/>
            <w:noWrap/>
            <w:hideMark/>
          </w:tcPr>
          <w:p w14:paraId="2FC01E6F" w14:textId="77777777" w:rsidR="00F45C4D" w:rsidRPr="005A01E7" w:rsidRDefault="00F45C4D" w:rsidP="00F45C4D">
            <w:pPr>
              <w:spacing w:beforeLines="60" w:before="144" w:afterLines="60" w:after="144" w:line="240" w:lineRule="auto"/>
              <w:jc w:val="center"/>
              <w:rPr>
                <w:rFonts w:ascii="Arial" w:eastAsia="Times New Roman" w:hAnsi="Arial" w:cs="Arial"/>
                <w:sz w:val="18"/>
                <w:szCs w:val="18"/>
              </w:rPr>
            </w:pPr>
            <w:proofErr w:type="spellStart"/>
            <w:r w:rsidRPr="005A01E7">
              <w:rPr>
                <w:rFonts w:ascii="Arial" w:eastAsia="Times New Roman" w:hAnsi="Arial" w:cs="Arial"/>
                <w:sz w:val="18"/>
                <w:szCs w:val="18"/>
              </w:rPr>
              <w:t>Thường</w:t>
            </w:r>
            <w:proofErr w:type="spellEnd"/>
            <w:r w:rsidRPr="005A01E7">
              <w:rPr>
                <w:rFonts w:ascii="Arial" w:eastAsia="Times New Roman" w:hAnsi="Arial" w:cs="Arial"/>
                <w:sz w:val="18"/>
                <w:szCs w:val="18"/>
              </w:rPr>
              <w:t xml:space="preserve"> </w:t>
            </w:r>
            <w:proofErr w:type="spellStart"/>
            <w:r w:rsidRPr="005A01E7">
              <w:rPr>
                <w:rFonts w:ascii="Arial" w:eastAsia="Times New Roman" w:hAnsi="Arial" w:cs="Arial"/>
                <w:sz w:val="18"/>
                <w:szCs w:val="18"/>
              </w:rPr>
              <w:t>Xuân</w:t>
            </w:r>
            <w:proofErr w:type="spellEnd"/>
          </w:p>
        </w:tc>
        <w:tc>
          <w:tcPr>
            <w:tcW w:w="1170" w:type="dxa"/>
            <w:shd w:val="clear" w:color="auto" w:fill="auto"/>
            <w:noWrap/>
            <w:hideMark/>
          </w:tcPr>
          <w:p w14:paraId="785C65FB" w14:textId="77777777" w:rsidR="00F45C4D" w:rsidRPr="005A01E7" w:rsidRDefault="00F45C4D" w:rsidP="00F45C4D">
            <w:pPr>
              <w:spacing w:beforeLines="60" w:before="144" w:afterLines="60" w:after="144" w:line="240" w:lineRule="auto"/>
              <w:jc w:val="center"/>
              <w:rPr>
                <w:rFonts w:ascii="Arial" w:eastAsia="Times New Roman" w:hAnsi="Arial" w:cs="Arial"/>
                <w:sz w:val="18"/>
                <w:szCs w:val="18"/>
              </w:rPr>
            </w:pPr>
            <w:proofErr w:type="spellStart"/>
            <w:r w:rsidRPr="005A01E7">
              <w:rPr>
                <w:rFonts w:ascii="Arial" w:eastAsia="Times New Roman" w:hAnsi="Arial" w:cs="Arial"/>
                <w:sz w:val="18"/>
                <w:szCs w:val="18"/>
              </w:rPr>
              <w:t>Xuân</w:t>
            </w:r>
            <w:proofErr w:type="spellEnd"/>
            <w:r w:rsidRPr="005A01E7">
              <w:rPr>
                <w:rFonts w:ascii="Arial" w:eastAsia="Times New Roman" w:hAnsi="Arial" w:cs="Arial"/>
                <w:sz w:val="18"/>
                <w:szCs w:val="18"/>
              </w:rPr>
              <w:t xml:space="preserve"> </w:t>
            </w:r>
            <w:proofErr w:type="spellStart"/>
            <w:r w:rsidRPr="005A01E7">
              <w:rPr>
                <w:rFonts w:ascii="Arial" w:eastAsia="Times New Roman" w:hAnsi="Arial" w:cs="Arial"/>
                <w:sz w:val="18"/>
                <w:szCs w:val="18"/>
              </w:rPr>
              <w:t>Dương</w:t>
            </w:r>
            <w:proofErr w:type="spellEnd"/>
          </w:p>
        </w:tc>
        <w:tc>
          <w:tcPr>
            <w:tcW w:w="900" w:type="dxa"/>
            <w:shd w:val="clear" w:color="000000" w:fill="FFAA00"/>
            <w:noWrap/>
            <w:hideMark/>
          </w:tcPr>
          <w:p w14:paraId="0BC15056" w14:textId="77777777" w:rsidR="00F45C4D" w:rsidRPr="005A01E7" w:rsidRDefault="00F45C4D"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2</w:t>
            </w:r>
          </w:p>
        </w:tc>
        <w:tc>
          <w:tcPr>
            <w:tcW w:w="1260" w:type="dxa"/>
            <w:tcBorders>
              <w:top w:val="dotted" w:sz="4" w:space="0" w:color="auto"/>
              <w:bottom w:val="dotted" w:sz="4" w:space="0" w:color="auto"/>
            </w:tcBorders>
            <w:shd w:val="clear" w:color="auto" w:fill="auto"/>
          </w:tcPr>
          <w:p w14:paraId="1233BA5A" w14:textId="5CD8A157" w:rsidR="00F45C4D" w:rsidRPr="005A01E7" w:rsidRDefault="00F45C4D" w:rsidP="00B57061">
            <w:pPr>
              <w:spacing w:beforeLines="60" w:before="144" w:afterLines="60" w:after="144" w:line="240" w:lineRule="auto"/>
              <w:jc w:val="center"/>
              <w:rPr>
                <w:rFonts w:ascii="Arial" w:eastAsia="Times New Roman" w:hAnsi="Arial" w:cs="Arial"/>
                <w:sz w:val="18"/>
                <w:szCs w:val="18"/>
              </w:rPr>
            </w:pPr>
            <w:r w:rsidRPr="00F45C4D">
              <w:rPr>
                <w:rFonts w:ascii="Arial" w:eastAsia="Times New Roman" w:hAnsi="Arial" w:cs="Arial"/>
                <w:sz w:val="18"/>
                <w:szCs w:val="18"/>
              </w:rPr>
              <w:t>0</w:t>
            </w:r>
          </w:p>
        </w:tc>
        <w:tc>
          <w:tcPr>
            <w:tcW w:w="1350" w:type="dxa"/>
            <w:tcBorders>
              <w:top w:val="dotted" w:sz="4" w:space="0" w:color="auto"/>
              <w:bottom w:val="dotted" w:sz="4" w:space="0" w:color="auto"/>
            </w:tcBorders>
          </w:tcPr>
          <w:p w14:paraId="6580D0A1" w14:textId="7DB25C3F" w:rsidR="00F45C4D" w:rsidRPr="00EE0B4C" w:rsidRDefault="00F45C4D" w:rsidP="00B57061">
            <w:pPr>
              <w:spacing w:beforeLines="60" w:before="144" w:afterLines="60" w:after="144" w:line="240" w:lineRule="auto"/>
              <w:jc w:val="center"/>
              <w:rPr>
                <w:rFonts w:ascii="Arial" w:eastAsia="Times New Roman" w:hAnsi="Arial" w:cs="Arial"/>
                <w:sz w:val="18"/>
                <w:szCs w:val="18"/>
              </w:rPr>
            </w:pPr>
            <w:r w:rsidRPr="00F45C4D">
              <w:rPr>
                <w:rFonts w:ascii="Arial" w:eastAsia="Times New Roman" w:hAnsi="Arial" w:cs="Arial"/>
                <w:sz w:val="18"/>
                <w:szCs w:val="18"/>
              </w:rPr>
              <w:t>0</w:t>
            </w:r>
          </w:p>
        </w:tc>
        <w:tc>
          <w:tcPr>
            <w:tcW w:w="1080" w:type="dxa"/>
            <w:tcBorders>
              <w:top w:val="dotted" w:sz="4" w:space="0" w:color="auto"/>
              <w:bottom w:val="dotted" w:sz="4" w:space="0" w:color="auto"/>
            </w:tcBorders>
            <w:shd w:val="clear" w:color="auto" w:fill="auto"/>
          </w:tcPr>
          <w:p w14:paraId="19D0AAB3" w14:textId="3E89E555" w:rsidR="00F45C4D" w:rsidRPr="005A01E7" w:rsidRDefault="00F45C4D" w:rsidP="00B57061">
            <w:pPr>
              <w:spacing w:beforeLines="60" w:before="144" w:afterLines="60" w:after="144" w:line="240" w:lineRule="auto"/>
              <w:jc w:val="center"/>
              <w:rPr>
                <w:rFonts w:ascii="Arial" w:eastAsia="Times New Roman" w:hAnsi="Arial" w:cs="Arial"/>
                <w:sz w:val="18"/>
                <w:szCs w:val="18"/>
              </w:rPr>
            </w:pPr>
            <w:r w:rsidRPr="00F45C4D">
              <w:rPr>
                <w:rFonts w:ascii="Arial" w:eastAsia="Times New Roman" w:hAnsi="Arial" w:cs="Arial"/>
                <w:sz w:val="18"/>
                <w:szCs w:val="18"/>
              </w:rPr>
              <w:t>50</w:t>
            </w:r>
          </w:p>
        </w:tc>
        <w:tc>
          <w:tcPr>
            <w:tcW w:w="1080" w:type="dxa"/>
            <w:tcBorders>
              <w:top w:val="dotted" w:sz="4" w:space="0" w:color="auto"/>
              <w:bottom w:val="dotted" w:sz="4" w:space="0" w:color="auto"/>
            </w:tcBorders>
          </w:tcPr>
          <w:p w14:paraId="32F8CD15" w14:textId="4B2FBEE0" w:rsidR="00F45C4D" w:rsidRDefault="00F45C4D" w:rsidP="00B57061">
            <w:pPr>
              <w:spacing w:beforeLines="60" w:before="144" w:afterLines="60" w:after="144" w:line="240" w:lineRule="auto"/>
              <w:jc w:val="center"/>
              <w:rPr>
                <w:rFonts w:ascii="Arial" w:eastAsia="Times New Roman" w:hAnsi="Arial" w:cs="Arial"/>
                <w:sz w:val="18"/>
                <w:szCs w:val="18"/>
              </w:rPr>
            </w:pPr>
            <w:r w:rsidRPr="00F45C4D">
              <w:rPr>
                <w:rFonts w:ascii="Arial" w:eastAsia="Times New Roman" w:hAnsi="Arial" w:cs="Arial"/>
                <w:sz w:val="18"/>
                <w:szCs w:val="18"/>
              </w:rPr>
              <w:t>50</w:t>
            </w:r>
          </w:p>
        </w:tc>
      </w:tr>
      <w:tr w:rsidR="00F45C4D" w:rsidRPr="005A01E7" w14:paraId="52C1D0E7" w14:textId="0DE077CC" w:rsidTr="001B03B9">
        <w:trPr>
          <w:trHeight w:val="300"/>
        </w:trPr>
        <w:tc>
          <w:tcPr>
            <w:tcW w:w="555" w:type="dxa"/>
            <w:shd w:val="clear" w:color="auto" w:fill="auto"/>
            <w:noWrap/>
            <w:hideMark/>
          </w:tcPr>
          <w:p w14:paraId="002FDD99" w14:textId="77777777" w:rsidR="00F45C4D" w:rsidRPr="005A01E7" w:rsidRDefault="00F45C4D"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8</w:t>
            </w:r>
          </w:p>
        </w:tc>
        <w:tc>
          <w:tcPr>
            <w:tcW w:w="1170" w:type="dxa"/>
            <w:shd w:val="clear" w:color="auto" w:fill="auto"/>
            <w:noWrap/>
            <w:hideMark/>
          </w:tcPr>
          <w:p w14:paraId="4754E6E9" w14:textId="77777777" w:rsidR="00F45C4D" w:rsidRPr="005A01E7" w:rsidRDefault="00F45C4D"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 xml:space="preserve">Thanh </w:t>
            </w:r>
            <w:proofErr w:type="spellStart"/>
            <w:r w:rsidRPr="005A01E7">
              <w:rPr>
                <w:rFonts w:ascii="Arial" w:eastAsia="Times New Roman" w:hAnsi="Arial" w:cs="Arial"/>
                <w:sz w:val="18"/>
                <w:szCs w:val="18"/>
              </w:rPr>
              <w:t>Hóa</w:t>
            </w:r>
            <w:proofErr w:type="spellEnd"/>
          </w:p>
        </w:tc>
        <w:tc>
          <w:tcPr>
            <w:tcW w:w="1170" w:type="dxa"/>
            <w:shd w:val="clear" w:color="auto" w:fill="auto"/>
            <w:noWrap/>
            <w:hideMark/>
          </w:tcPr>
          <w:p w14:paraId="1F2B588E" w14:textId="77777777" w:rsidR="00F45C4D" w:rsidRPr="005A01E7" w:rsidRDefault="00F45C4D" w:rsidP="00F45C4D">
            <w:pPr>
              <w:spacing w:beforeLines="60" w:before="144" w:afterLines="60" w:after="144" w:line="240" w:lineRule="auto"/>
              <w:jc w:val="center"/>
              <w:rPr>
                <w:rFonts w:ascii="Arial" w:eastAsia="Times New Roman" w:hAnsi="Arial" w:cs="Arial"/>
                <w:sz w:val="18"/>
                <w:szCs w:val="18"/>
              </w:rPr>
            </w:pPr>
            <w:proofErr w:type="spellStart"/>
            <w:r w:rsidRPr="005A01E7">
              <w:rPr>
                <w:rFonts w:ascii="Arial" w:eastAsia="Times New Roman" w:hAnsi="Arial" w:cs="Arial"/>
                <w:sz w:val="18"/>
                <w:szCs w:val="18"/>
              </w:rPr>
              <w:t>Thường</w:t>
            </w:r>
            <w:proofErr w:type="spellEnd"/>
            <w:r w:rsidRPr="005A01E7">
              <w:rPr>
                <w:rFonts w:ascii="Arial" w:eastAsia="Times New Roman" w:hAnsi="Arial" w:cs="Arial"/>
                <w:sz w:val="18"/>
                <w:szCs w:val="18"/>
              </w:rPr>
              <w:t xml:space="preserve"> </w:t>
            </w:r>
            <w:proofErr w:type="spellStart"/>
            <w:r w:rsidRPr="005A01E7">
              <w:rPr>
                <w:rFonts w:ascii="Arial" w:eastAsia="Times New Roman" w:hAnsi="Arial" w:cs="Arial"/>
                <w:sz w:val="18"/>
                <w:szCs w:val="18"/>
              </w:rPr>
              <w:t>Xuân</w:t>
            </w:r>
            <w:proofErr w:type="spellEnd"/>
          </w:p>
        </w:tc>
        <w:tc>
          <w:tcPr>
            <w:tcW w:w="1170" w:type="dxa"/>
            <w:shd w:val="clear" w:color="auto" w:fill="auto"/>
            <w:noWrap/>
            <w:hideMark/>
          </w:tcPr>
          <w:p w14:paraId="5CF114A1" w14:textId="77777777" w:rsidR="00F45C4D" w:rsidRPr="005A01E7" w:rsidRDefault="00F45C4D" w:rsidP="00F45C4D">
            <w:pPr>
              <w:spacing w:beforeLines="60" w:before="144" w:afterLines="60" w:after="144" w:line="240" w:lineRule="auto"/>
              <w:jc w:val="center"/>
              <w:rPr>
                <w:rFonts w:ascii="Arial" w:eastAsia="Times New Roman" w:hAnsi="Arial" w:cs="Arial"/>
                <w:sz w:val="18"/>
                <w:szCs w:val="18"/>
              </w:rPr>
            </w:pPr>
            <w:proofErr w:type="spellStart"/>
            <w:r w:rsidRPr="005A01E7">
              <w:rPr>
                <w:rFonts w:ascii="Arial" w:eastAsia="Times New Roman" w:hAnsi="Arial" w:cs="Arial"/>
                <w:sz w:val="18"/>
                <w:szCs w:val="18"/>
              </w:rPr>
              <w:t>Xuân</w:t>
            </w:r>
            <w:proofErr w:type="spellEnd"/>
            <w:r w:rsidRPr="005A01E7">
              <w:rPr>
                <w:rFonts w:ascii="Arial" w:eastAsia="Times New Roman" w:hAnsi="Arial" w:cs="Arial"/>
                <w:sz w:val="18"/>
                <w:szCs w:val="18"/>
              </w:rPr>
              <w:t xml:space="preserve"> Cao</w:t>
            </w:r>
          </w:p>
        </w:tc>
        <w:tc>
          <w:tcPr>
            <w:tcW w:w="900" w:type="dxa"/>
            <w:shd w:val="clear" w:color="000000" w:fill="38A800"/>
            <w:noWrap/>
            <w:hideMark/>
          </w:tcPr>
          <w:p w14:paraId="27B1448C" w14:textId="77777777" w:rsidR="00F45C4D" w:rsidRPr="005A01E7" w:rsidRDefault="00F45C4D"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3</w:t>
            </w:r>
          </w:p>
        </w:tc>
        <w:tc>
          <w:tcPr>
            <w:tcW w:w="1260" w:type="dxa"/>
            <w:tcBorders>
              <w:top w:val="dotted" w:sz="4" w:space="0" w:color="auto"/>
              <w:bottom w:val="dotted" w:sz="4" w:space="0" w:color="auto"/>
            </w:tcBorders>
            <w:shd w:val="clear" w:color="auto" w:fill="auto"/>
          </w:tcPr>
          <w:p w14:paraId="569F8374" w14:textId="01BA7EC8" w:rsidR="00F45C4D" w:rsidRPr="005A01E7" w:rsidRDefault="00F45C4D" w:rsidP="00B57061">
            <w:pPr>
              <w:spacing w:beforeLines="60" w:before="144" w:afterLines="60" w:after="144" w:line="240" w:lineRule="auto"/>
              <w:jc w:val="center"/>
              <w:rPr>
                <w:rFonts w:ascii="Arial" w:eastAsia="Times New Roman" w:hAnsi="Arial" w:cs="Arial"/>
                <w:sz w:val="18"/>
                <w:szCs w:val="18"/>
              </w:rPr>
            </w:pPr>
            <w:r w:rsidRPr="00F45C4D">
              <w:rPr>
                <w:rFonts w:ascii="Arial" w:eastAsia="Times New Roman" w:hAnsi="Arial" w:cs="Arial"/>
                <w:sz w:val="18"/>
                <w:szCs w:val="18"/>
              </w:rPr>
              <w:t>1</w:t>
            </w:r>
          </w:p>
        </w:tc>
        <w:tc>
          <w:tcPr>
            <w:tcW w:w="1350" w:type="dxa"/>
            <w:tcBorders>
              <w:top w:val="dotted" w:sz="4" w:space="0" w:color="auto"/>
              <w:bottom w:val="dotted" w:sz="4" w:space="0" w:color="auto"/>
            </w:tcBorders>
          </w:tcPr>
          <w:p w14:paraId="4082D5C1" w14:textId="6A9E653E" w:rsidR="00F45C4D" w:rsidRPr="00EE0B4C" w:rsidRDefault="00F45C4D" w:rsidP="00B57061">
            <w:pPr>
              <w:spacing w:beforeLines="60" w:before="144" w:afterLines="60" w:after="144" w:line="240" w:lineRule="auto"/>
              <w:jc w:val="center"/>
              <w:rPr>
                <w:rFonts w:ascii="Arial" w:eastAsia="Times New Roman" w:hAnsi="Arial" w:cs="Arial"/>
                <w:sz w:val="18"/>
                <w:szCs w:val="18"/>
              </w:rPr>
            </w:pPr>
            <w:r w:rsidRPr="00F45C4D">
              <w:rPr>
                <w:rFonts w:ascii="Arial" w:eastAsia="Times New Roman" w:hAnsi="Arial" w:cs="Arial"/>
                <w:sz w:val="18"/>
                <w:szCs w:val="18"/>
              </w:rPr>
              <w:t>34</w:t>
            </w:r>
          </w:p>
        </w:tc>
        <w:tc>
          <w:tcPr>
            <w:tcW w:w="1080" w:type="dxa"/>
            <w:tcBorders>
              <w:top w:val="dotted" w:sz="4" w:space="0" w:color="auto"/>
              <w:bottom w:val="dotted" w:sz="4" w:space="0" w:color="auto"/>
            </w:tcBorders>
            <w:shd w:val="clear" w:color="auto" w:fill="auto"/>
          </w:tcPr>
          <w:p w14:paraId="764F1411" w14:textId="599EEA45" w:rsidR="00F45C4D" w:rsidRPr="005A01E7" w:rsidRDefault="00F45C4D" w:rsidP="00B57061">
            <w:pPr>
              <w:spacing w:beforeLines="60" w:before="144" w:afterLines="60" w:after="144" w:line="240" w:lineRule="auto"/>
              <w:jc w:val="center"/>
              <w:rPr>
                <w:rFonts w:ascii="Arial" w:eastAsia="Times New Roman" w:hAnsi="Arial" w:cs="Arial"/>
                <w:sz w:val="18"/>
                <w:szCs w:val="18"/>
              </w:rPr>
            </w:pPr>
            <w:r w:rsidRPr="00F45C4D">
              <w:rPr>
                <w:rFonts w:ascii="Arial" w:eastAsia="Times New Roman" w:hAnsi="Arial" w:cs="Arial"/>
                <w:sz w:val="18"/>
                <w:szCs w:val="18"/>
              </w:rPr>
              <w:t>0</w:t>
            </w:r>
          </w:p>
        </w:tc>
        <w:tc>
          <w:tcPr>
            <w:tcW w:w="1080" w:type="dxa"/>
            <w:tcBorders>
              <w:top w:val="dotted" w:sz="4" w:space="0" w:color="auto"/>
              <w:bottom w:val="dotted" w:sz="4" w:space="0" w:color="auto"/>
            </w:tcBorders>
          </w:tcPr>
          <w:p w14:paraId="7760866D" w14:textId="408E3561" w:rsidR="00F45C4D" w:rsidRDefault="00F45C4D" w:rsidP="00B57061">
            <w:pPr>
              <w:spacing w:beforeLines="60" w:before="144" w:afterLines="60" w:after="144" w:line="240" w:lineRule="auto"/>
              <w:jc w:val="center"/>
              <w:rPr>
                <w:rFonts w:ascii="Arial" w:eastAsia="Times New Roman" w:hAnsi="Arial" w:cs="Arial"/>
                <w:sz w:val="18"/>
                <w:szCs w:val="18"/>
              </w:rPr>
            </w:pPr>
            <w:r w:rsidRPr="00F45C4D">
              <w:rPr>
                <w:rFonts w:ascii="Arial" w:eastAsia="Times New Roman" w:hAnsi="Arial" w:cs="Arial"/>
                <w:sz w:val="18"/>
                <w:szCs w:val="18"/>
              </w:rPr>
              <w:t>64</w:t>
            </w:r>
          </w:p>
        </w:tc>
      </w:tr>
      <w:tr w:rsidR="00F45C4D" w:rsidRPr="005A01E7" w14:paraId="7B68435D" w14:textId="4D120213" w:rsidTr="001B03B9">
        <w:trPr>
          <w:trHeight w:val="300"/>
        </w:trPr>
        <w:tc>
          <w:tcPr>
            <w:tcW w:w="555" w:type="dxa"/>
            <w:shd w:val="clear" w:color="auto" w:fill="auto"/>
            <w:noWrap/>
            <w:hideMark/>
          </w:tcPr>
          <w:p w14:paraId="70780A01" w14:textId="77777777" w:rsidR="00F45C4D" w:rsidRPr="005A01E7" w:rsidRDefault="00F45C4D"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9</w:t>
            </w:r>
          </w:p>
        </w:tc>
        <w:tc>
          <w:tcPr>
            <w:tcW w:w="1170" w:type="dxa"/>
            <w:shd w:val="clear" w:color="auto" w:fill="auto"/>
            <w:noWrap/>
            <w:hideMark/>
          </w:tcPr>
          <w:p w14:paraId="4824AB45" w14:textId="77777777" w:rsidR="00F45C4D" w:rsidRPr="005A01E7" w:rsidRDefault="00F45C4D" w:rsidP="00F45C4D">
            <w:pPr>
              <w:spacing w:beforeLines="60" w:before="144" w:afterLines="60" w:after="144" w:line="240" w:lineRule="auto"/>
              <w:jc w:val="center"/>
              <w:rPr>
                <w:rFonts w:ascii="Arial" w:eastAsia="Times New Roman" w:hAnsi="Arial" w:cs="Arial"/>
                <w:sz w:val="18"/>
                <w:szCs w:val="18"/>
              </w:rPr>
            </w:pPr>
            <w:proofErr w:type="spellStart"/>
            <w:r w:rsidRPr="005A01E7">
              <w:rPr>
                <w:rFonts w:ascii="Arial" w:eastAsia="Times New Roman" w:hAnsi="Arial" w:cs="Arial"/>
                <w:sz w:val="18"/>
                <w:szCs w:val="18"/>
              </w:rPr>
              <w:t>Nghệ</w:t>
            </w:r>
            <w:proofErr w:type="spellEnd"/>
            <w:r w:rsidRPr="005A01E7">
              <w:rPr>
                <w:rFonts w:ascii="Arial" w:eastAsia="Times New Roman" w:hAnsi="Arial" w:cs="Arial"/>
                <w:sz w:val="18"/>
                <w:szCs w:val="18"/>
              </w:rPr>
              <w:t xml:space="preserve"> An</w:t>
            </w:r>
          </w:p>
        </w:tc>
        <w:tc>
          <w:tcPr>
            <w:tcW w:w="1170" w:type="dxa"/>
            <w:shd w:val="clear" w:color="auto" w:fill="auto"/>
            <w:noWrap/>
            <w:hideMark/>
          </w:tcPr>
          <w:p w14:paraId="41CB46EA" w14:textId="77777777" w:rsidR="00F45C4D" w:rsidRPr="005A01E7" w:rsidRDefault="00F45C4D"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 xml:space="preserve">Anh </w:t>
            </w:r>
            <w:proofErr w:type="spellStart"/>
            <w:r w:rsidRPr="005A01E7">
              <w:rPr>
                <w:rFonts w:ascii="Arial" w:eastAsia="Times New Roman" w:hAnsi="Arial" w:cs="Arial"/>
                <w:sz w:val="18"/>
                <w:szCs w:val="18"/>
              </w:rPr>
              <w:t>Sơn</w:t>
            </w:r>
            <w:proofErr w:type="spellEnd"/>
          </w:p>
        </w:tc>
        <w:tc>
          <w:tcPr>
            <w:tcW w:w="1170" w:type="dxa"/>
            <w:shd w:val="clear" w:color="auto" w:fill="auto"/>
            <w:noWrap/>
            <w:hideMark/>
          </w:tcPr>
          <w:p w14:paraId="2E6C5879" w14:textId="77777777" w:rsidR="00F45C4D" w:rsidRPr="005A01E7" w:rsidRDefault="00F45C4D" w:rsidP="00F45C4D">
            <w:pPr>
              <w:spacing w:beforeLines="60" w:before="144" w:afterLines="60" w:after="144" w:line="240" w:lineRule="auto"/>
              <w:jc w:val="center"/>
              <w:rPr>
                <w:rFonts w:ascii="Arial" w:eastAsia="Times New Roman" w:hAnsi="Arial" w:cs="Arial"/>
                <w:sz w:val="18"/>
                <w:szCs w:val="18"/>
              </w:rPr>
            </w:pPr>
            <w:proofErr w:type="spellStart"/>
            <w:r w:rsidRPr="005A01E7">
              <w:rPr>
                <w:rFonts w:ascii="Arial" w:eastAsia="Times New Roman" w:hAnsi="Arial" w:cs="Arial"/>
                <w:sz w:val="18"/>
                <w:szCs w:val="18"/>
              </w:rPr>
              <w:t>Hùng</w:t>
            </w:r>
            <w:proofErr w:type="spellEnd"/>
            <w:r w:rsidRPr="005A01E7">
              <w:rPr>
                <w:rFonts w:ascii="Arial" w:eastAsia="Times New Roman" w:hAnsi="Arial" w:cs="Arial"/>
                <w:sz w:val="18"/>
                <w:szCs w:val="18"/>
              </w:rPr>
              <w:t xml:space="preserve"> </w:t>
            </w:r>
            <w:proofErr w:type="spellStart"/>
            <w:r w:rsidRPr="005A01E7">
              <w:rPr>
                <w:rFonts w:ascii="Arial" w:eastAsia="Times New Roman" w:hAnsi="Arial" w:cs="Arial"/>
                <w:sz w:val="18"/>
                <w:szCs w:val="18"/>
              </w:rPr>
              <w:t>Sơn</w:t>
            </w:r>
            <w:proofErr w:type="spellEnd"/>
          </w:p>
        </w:tc>
        <w:tc>
          <w:tcPr>
            <w:tcW w:w="900" w:type="dxa"/>
            <w:shd w:val="clear" w:color="000000" w:fill="38A800"/>
            <w:noWrap/>
            <w:hideMark/>
          </w:tcPr>
          <w:p w14:paraId="0D8AEF27" w14:textId="77777777" w:rsidR="00F45C4D" w:rsidRPr="005A01E7" w:rsidRDefault="00F45C4D"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3</w:t>
            </w:r>
          </w:p>
        </w:tc>
        <w:tc>
          <w:tcPr>
            <w:tcW w:w="1260" w:type="dxa"/>
            <w:tcBorders>
              <w:top w:val="dotted" w:sz="4" w:space="0" w:color="auto"/>
              <w:bottom w:val="dotted" w:sz="4" w:space="0" w:color="auto"/>
            </w:tcBorders>
            <w:shd w:val="clear" w:color="auto" w:fill="auto"/>
          </w:tcPr>
          <w:p w14:paraId="260572CD" w14:textId="2AA29BB0" w:rsidR="00F45C4D" w:rsidRPr="005A01E7" w:rsidRDefault="00F45C4D" w:rsidP="00B57061">
            <w:pPr>
              <w:spacing w:beforeLines="60" w:before="144" w:afterLines="60" w:after="144" w:line="240" w:lineRule="auto"/>
              <w:jc w:val="center"/>
              <w:rPr>
                <w:rFonts w:ascii="Arial" w:eastAsia="Times New Roman" w:hAnsi="Arial" w:cs="Arial"/>
                <w:sz w:val="18"/>
                <w:szCs w:val="18"/>
              </w:rPr>
            </w:pPr>
            <w:r w:rsidRPr="00F45C4D">
              <w:rPr>
                <w:rFonts w:ascii="Arial" w:eastAsia="Times New Roman" w:hAnsi="Arial" w:cs="Arial"/>
                <w:sz w:val="18"/>
                <w:szCs w:val="18"/>
              </w:rPr>
              <w:t>12</w:t>
            </w:r>
          </w:p>
        </w:tc>
        <w:tc>
          <w:tcPr>
            <w:tcW w:w="1350" w:type="dxa"/>
            <w:tcBorders>
              <w:top w:val="dotted" w:sz="4" w:space="0" w:color="auto"/>
              <w:bottom w:val="dotted" w:sz="4" w:space="0" w:color="auto"/>
            </w:tcBorders>
          </w:tcPr>
          <w:p w14:paraId="3A11EED3" w14:textId="3B3B736C" w:rsidR="00F45C4D" w:rsidRPr="00EE0B4C" w:rsidRDefault="00F45C4D" w:rsidP="00B57061">
            <w:pPr>
              <w:spacing w:beforeLines="60" w:before="144" w:afterLines="60" w:after="144" w:line="240" w:lineRule="auto"/>
              <w:jc w:val="center"/>
              <w:rPr>
                <w:rFonts w:ascii="Arial" w:eastAsia="Times New Roman" w:hAnsi="Arial" w:cs="Arial"/>
                <w:sz w:val="18"/>
                <w:szCs w:val="18"/>
              </w:rPr>
            </w:pPr>
            <w:r w:rsidRPr="00F45C4D">
              <w:rPr>
                <w:rFonts w:ascii="Arial" w:eastAsia="Times New Roman" w:hAnsi="Arial" w:cs="Arial"/>
                <w:sz w:val="18"/>
                <w:szCs w:val="18"/>
              </w:rPr>
              <w:t>71</w:t>
            </w:r>
          </w:p>
        </w:tc>
        <w:tc>
          <w:tcPr>
            <w:tcW w:w="1080" w:type="dxa"/>
            <w:tcBorders>
              <w:top w:val="dotted" w:sz="4" w:space="0" w:color="auto"/>
              <w:bottom w:val="dotted" w:sz="4" w:space="0" w:color="auto"/>
            </w:tcBorders>
            <w:shd w:val="clear" w:color="auto" w:fill="auto"/>
          </w:tcPr>
          <w:p w14:paraId="5D03F203" w14:textId="72C7D0D2" w:rsidR="00F45C4D" w:rsidRPr="005A01E7" w:rsidRDefault="00F45C4D" w:rsidP="00B57061">
            <w:pPr>
              <w:spacing w:beforeLines="60" w:before="144" w:afterLines="60" w:after="144" w:line="240" w:lineRule="auto"/>
              <w:jc w:val="center"/>
              <w:rPr>
                <w:rFonts w:ascii="Arial" w:eastAsia="Times New Roman" w:hAnsi="Arial" w:cs="Arial"/>
                <w:sz w:val="18"/>
                <w:szCs w:val="18"/>
              </w:rPr>
            </w:pPr>
            <w:r w:rsidRPr="00F45C4D">
              <w:rPr>
                <w:rFonts w:ascii="Arial" w:eastAsia="Times New Roman" w:hAnsi="Arial" w:cs="Arial"/>
                <w:sz w:val="18"/>
                <w:szCs w:val="18"/>
              </w:rPr>
              <w:t>14</w:t>
            </w:r>
          </w:p>
        </w:tc>
        <w:tc>
          <w:tcPr>
            <w:tcW w:w="1080" w:type="dxa"/>
            <w:tcBorders>
              <w:top w:val="dotted" w:sz="4" w:space="0" w:color="auto"/>
              <w:bottom w:val="dotted" w:sz="4" w:space="0" w:color="auto"/>
            </w:tcBorders>
          </w:tcPr>
          <w:p w14:paraId="46E6841E" w14:textId="76A2F947" w:rsidR="00F45C4D" w:rsidRDefault="00F45C4D" w:rsidP="00B57061">
            <w:pPr>
              <w:spacing w:beforeLines="60" w:before="144" w:afterLines="60" w:after="144" w:line="240" w:lineRule="auto"/>
              <w:jc w:val="center"/>
              <w:rPr>
                <w:rFonts w:ascii="Arial" w:eastAsia="Times New Roman" w:hAnsi="Arial" w:cs="Arial"/>
                <w:sz w:val="18"/>
                <w:szCs w:val="18"/>
              </w:rPr>
            </w:pPr>
            <w:r w:rsidRPr="00F45C4D">
              <w:rPr>
                <w:rFonts w:ascii="Arial" w:eastAsia="Times New Roman" w:hAnsi="Arial" w:cs="Arial"/>
                <w:sz w:val="18"/>
                <w:szCs w:val="18"/>
              </w:rPr>
              <w:t>4</w:t>
            </w:r>
          </w:p>
        </w:tc>
      </w:tr>
      <w:tr w:rsidR="00F45C4D" w:rsidRPr="005A01E7" w14:paraId="1DDF0DCF" w14:textId="14675E59" w:rsidTr="001B03B9">
        <w:trPr>
          <w:trHeight w:val="300"/>
        </w:trPr>
        <w:tc>
          <w:tcPr>
            <w:tcW w:w="555" w:type="dxa"/>
            <w:shd w:val="clear" w:color="auto" w:fill="auto"/>
            <w:noWrap/>
            <w:hideMark/>
          </w:tcPr>
          <w:p w14:paraId="69ED44AA" w14:textId="77777777" w:rsidR="00F45C4D" w:rsidRPr="005A01E7" w:rsidRDefault="00F45C4D"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10</w:t>
            </w:r>
          </w:p>
        </w:tc>
        <w:tc>
          <w:tcPr>
            <w:tcW w:w="1170" w:type="dxa"/>
            <w:shd w:val="clear" w:color="auto" w:fill="auto"/>
            <w:noWrap/>
            <w:hideMark/>
          </w:tcPr>
          <w:p w14:paraId="4E700D97" w14:textId="77777777" w:rsidR="00F45C4D" w:rsidRPr="005A01E7" w:rsidRDefault="00F45C4D" w:rsidP="00F45C4D">
            <w:pPr>
              <w:spacing w:beforeLines="60" w:before="144" w:afterLines="60" w:after="144" w:line="240" w:lineRule="auto"/>
              <w:jc w:val="center"/>
              <w:rPr>
                <w:rFonts w:ascii="Arial" w:eastAsia="Times New Roman" w:hAnsi="Arial" w:cs="Arial"/>
                <w:sz w:val="18"/>
                <w:szCs w:val="18"/>
              </w:rPr>
            </w:pPr>
            <w:proofErr w:type="spellStart"/>
            <w:r w:rsidRPr="005A01E7">
              <w:rPr>
                <w:rFonts w:ascii="Arial" w:eastAsia="Times New Roman" w:hAnsi="Arial" w:cs="Arial"/>
                <w:sz w:val="18"/>
                <w:szCs w:val="18"/>
              </w:rPr>
              <w:t>Nghệ</w:t>
            </w:r>
            <w:proofErr w:type="spellEnd"/>
            <w:r w:rsidRPr="005A01E7">
              <w:rPr>
                <w:rFonts w:ascii="Arial" w:eastAsia="Times New Roman" w:hAnsi="Arial" w:cs="Arial"/>
                <w:sz w:val="18"/>
                <w:szCs w:val="18"/>
              </w:rPr>
              <w:t xml:space="preserve"> An</w:t>
            </w:r>
          </w:p>
        </w:tc>
        <w:tc>
          <w:tcPr>
            <w:tcW w:w="1170" w:type="dxa"/>
            <w:shd w:val="clear" w:color="auto" w:fill="auto"/>
            <w:noWrap/>
            <w:hideMark/>
          </w:tcPr>
          <w:p w14:paraId="3BC63FE9" w14:textId="77777777" w:rsidR="00F45C4D" w:rsidRPr="005A01E7" w:rsidRDefault="00F45C4D"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 xml:space="preserve">Anh </w:t>
            </w:r>
            <w:proofErr w:type="spellStart"/>
            <w:r w:rsidRPr="005A01E7">
              <w:rPr>
                <w:rFonts w:ascii="Arial" w:eastAsia="Times New Roman" w:hAnsi="Arial" w:cs="Arial"/>
                <w:sz w:val="18"/>
                <w:szCs w:val="18"/>
              </w:rPr>
              <w:t>Sơn</w:t>
            </w:r>
            <w:proofErr w:type="spellEnd"/>
          </w:p>
        </w:tc>
        <w:tc>
          <w:tcPr>
            <w:tcW w:w="1170" w:type="dxa"/>
            <w:shd w:val="clear" w:color="auto" w:fill="auto"/>
            <w:noWrap/>
            <w:hideMark/>
          </w:tcPr>
          <w:p w14:paraId="3F8E9042" w14:textId="77777777" w:rsidR="00F45C4D" w:rsidRPr="005A01E7" w:rsidRDefault="00F45C4D"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 xml:space="preserve">Đức </w:t>
            </w:r>
            <w:proofErr w:type="spellStart"/>
            <w:r w:rsidRPr="005A01E7">
              <w:rPr>
                <w:rFonts w:ascii="Arial" w:eastAsia="Times New Roman" w:hAnsi="Arial" w:cs="Arial"/>
                <w:sz w:val="18"/>
                <w:szCs w:val="18"/>
              </w:rPr>
              <w:t>Sơn</w:t>
            </w:r>
            <w:proofErr w:type="spellEnd"/>
          </w:p>
        </w:tc>
        <w:tc>
          <w:tcPr>
            <w:tcW w:w="900" w:type="dxa"/>
            <w:shd w:val="clear" w:color="000000" w:fill="FFFF73"/>
            <w:noWrap/>
            <w:hideMark/>
          </w:tcPr>
          <w:p w14:paraId="5B40F9CF" w14:textId="77777777" w:rsidR="00F45C4D" w:rsidRPr="005A01E7" w:rsidRDefault="00F45C4D"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4</w:t>
            </w:r>
          </w:p>
        </w:tc>
        <w:tc>
          <w:tcPr>
            <w:tcW w:w="1260" w:type="dxa"/>
            <w:tcBorders>
              <w:top w:val="dotted" w:sz="4" w:space="0" w:color="auto"/>
              <w:bottom w:val="dotted" w:sz="4" w:space="0" w:color="auto"/>
            </w:tcBorders>
            <w:shd w:val="clear" w:color="auto" w:fill="auto"/>
          </w:tcPr>
          <w:p w14:paraId="66BC5F20" w14:textId="654215B2" w:rsidR="00F45C4D" w:rsidRPr="005A01E7" w:rsidRDefault="00F45C4D" w:rsidP="00B57061">
            <w:pPr>
              <w:spacing w:beforeLines="60" w:before="144" w:afterLines="60" w:after="144" w:line="240" w:lineRule="auto"/>
              <w:jc w:val="center"/>
              <w:rPr>
                <w:rFonts w:ascii="Arial" w:eastAsia="Times New Roman" w:hAnsi="Arial" w:cs="Arial"/>
                <w:sz w:val="18"/>
                <w:szCs w:val="18"/>
              </w:rPr>
            </w:pPr>
            <w:r w:rsidRPr="00F45C4D">
              <w:rPr>
                <w:rFonts w:ascii="Arial" w:eastAsia="Times New Roman" w:hAnsi="Arial" w:cs="Arial"/>
                <w:sz w:val="18"/>
                <w:szCs w:val="18"/>
              </w:rPr>
              <w:t>73</w:t>
            </w:r>
          </w:p>
        </w:tc>
        <w:tc>
          <w:tcPr>
            <w:tcW w:w="1350" w:type="dxa"/>
            <w:tcBorders>
              <w:top w:val="dotted" w:sz="4" w:space="0" w:color="auto"/>
              <w:bottom w:val="dotted" w:sz="4" w:space="0" w:color="auto"/>
            </w:tcBorders>
          </w:tcPr>
          <w:p w14:paraId="639A422A" w14:textId="33474613" w:rsidR="00F45C4D" w:rsidRPr="00EE0B4C" w:rsidRDefault="00F45C4D" w:rsidP="00B57061">
            <w:pPr>
              <w:spacing w:beforeLines="60" w:before="144" w:afterLines="60" w:after="144" w:line="240" w:lineRule="auto"/>
              <w:jc w:val="center"/>
              <w:rPr>
                <w:rFonts w:ascii="Arial" w:eastAsia="Times New Roman" w:hAnsi="Arial" w:cs="Arial"/>
                <w:sz w:val="18"/>
                <w:szCs w:val="18"/>
              </w:rPr>
            </w:pPr>
            <w:r w:rsidRPr="00F45C4D">
              <w:rPr>
                <w:rFonts w:ascii="Arial" w:eastAsia="Times New Roman" w:hAnsi="Arial" w:cs="Arial"/>
                <w:sz w:val="18"/>
                <w:szCs w:val="18"/>
              </w:rPr>
              <w:t>13</w:t>
            </w:r>
          </w:p>
        </w:tc>
        <w:tc>
          <w:tcPr>
            <w:tcW w:w="1080" w:type="dxa"/>
            <w:tcBorders>
              <w:top w:val="dotted" w:sz="4" w:space="0" w:color="auto"/>
              <w:bottom w:val="dotted" w:sz="4" w:space="0" w:color="auto"/>
            </w:tcBorders>
            <w:shd w:val="clear" w:color="auto" w:fill="auto"/>
          </w:tcPr>
          <w:p w14:paraId="2FE9228B" w14:textId="50581CC5" w:rsidR="00F45C4D" w:rsidRPr="005A01E7" w:rsidRDefault="00F45C4D" w:rsidP="00B57061">
            <w:pPr>
              <w:spacing w:beforeLines="60" w:before="144" w:afterLines="60" w:after="144" w:line="240" w:lineRule="auto"/>
              <w:jc w:val="center"/>
              <w:rPr>
                <w:rFonts w:ascii="Arial" w:eastAsia="Times New Roman" w:hAnsi="Arial" w:cs="Arial"/>
                <w:sz w:val="18"/>
                <w:szCs w:val="18"/>
              </w:rPr>
            </w:pPr>
            <w:r w:rsidRPr="00F45C4D">
              <w:rPr>
                <w:rFonts w:ascii="Arial" w:eastAsia="Times New Roman" w:hAnsi="Arial" w:cs="Arial"/>
                <w:sz w:val="18"/>
                <w:szCs w:val="18"/>
              </w:rPr>
              <w:t>14</w:t>
            </w:r>
          </w:p>
        </w:tc>
        <w:tc>
          <w:tcPr>
            <w:tcW w:w="1080" w:type="dxa"/>
            <w:tcBorders>
              <w:top w:val="dotted" w:sz="4" w:space="0" w:color="auto"/>
              <w:bottom w:val="dotted" w:sz="4" w:space="0" w:color="auto"/>
            </w:tcBorders>
          </w:tcPr>
          <w:p w14:paraId="5C9B41F0" w14:textId="5F54918C" w:rsidR="00F45C4D" w:rsidRDefault="00F45C4D" w:rsidP="00B57061">
            <w:pPr>
              <w:spacing w:beforeLines="60" w:before="144" w:afterLines="60" w:after="144" w:line="240" w:lineRule="auto"/>
              <w:jc w:val="center"/>
              <w:rPr>
                <w:rFonts w:ascii="Arial" w:eastAsia="Times New Roman" w:hAnsi="Arial" w:cs="Arial"/>
                <w:sz w:val="18"/>
                <w:szCs w:val="18"/>
              </w:rPr>
            </w:pPr>
            <w:r w:rsidRPr="00F45C4D">
              <w:rPr>
                <w:rFonts w:ascii="Arial" w:eastAsia="Times New Roman" w:hAnsi="Arial" w:cs="Arial"/>
                <w:sz w:val="18"/>
                <w:szCs w:val="18"/>
              </w:rPr>
              <w:t>0</w:t>
            </w:r>
          </w:p>
        </w:tc>
      </w:tr>
      <w:tr w:rsidR="00F45C4D" w:rsidRPr="005A01E7" w14:paraId="0FA25D84" w14:textId="4B3D8A93" w:rsidTr="001B03B9">
        <w:trPr>
          <w:trHeight w:val="300"/>
        </w:trPr>
        <w:tc>
          <w:tcPr>
            <w:tcW w:w="555" w:type="dxa"/>
            <w:shd w:val="clear" w:color="auto" w:fill="auto"/>
            <w:noWrap/>
            <w:hideMark/>
          </w:tcPr>
          <w:p w14:paraId="1121737A" w14:textId="77777777" w:rsidR="00F45C4D" w:rsidRPr="005A01E7" w:rsidRDefault="00F45C4D"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11</w:t>
            </w:r>
          </w:p>
        </w:tc>
        <w:tc>
          <w:tcPr>
            <w:tcW w:w="1170" w:type="dxa"/>
            <w:shd w:val="clear" w:color="auto" w:fill="auto"/>
            <w:noWrap/>
            <w:hideMark/>
          </w:tcPr>
          <w:p w14:paraId="4B57C86A" w14:textId="77777777" w:rsidR="00F45C4D" w:rsidRPr="005A01E7" w:rsidRDefault="00F45C4D" w:rsidP="00F45C4D">
            <w:pPr>
              <w:spacing w:beforeLines="60" w:before="144" w:afterLines="60" w:after="144" w:line="240" w:lineRule="auto"/>
              <w:jc w:val="center"/>
              <w:rPr>
                <w:rFonts w:ascii="Arial" w:eastAsia="Times New Roman" w:hAnsi="Arial" w:cs="Arial"/>
                <w:sz w:val="18"/>
                <w:szCs w:val="18"/>
              </w:rPr>
            </w:pPr>
            <w:proofErr w:type="spellStart"/>
            <w:r w:rsidRPr="005A01E7">
              <w:rPr>
                <w:rFonts w:ascii="Arial" w:eastAsia="Times New Roman" w:hAnsi="Arial" w:cs="Arial"/>
                <w:sz w:val="18"/>
                <w:szCs w:val="18"/>
              </w:rPr>
              <w:t>Nghệ</w:t>
            </w:r>
            <w:proofErr w:type="spellEnd"/>
            <w:r w:rsidRPr="005A01E7">
              <w:rPr>
                <w:rFonts w:ascii="Arial" w:eastAsia="Times New Roman" w:hAnsi="Arial" w:cs="Arial"/>
                <w:sz w:val="18"/>
                <w:szCs w:val="18"/>
              </w:rPr>
              <w:t xml:space="preserve"> An</w:t>
            </w:r>
          </w:p>
        </w:tc>
        <w:tc>
          <w:tcPr>
            <w:tcW w:w="1170" w:type="dxa"/>
            <w:shd w:val="clear" w:color="auto" w:fill="auto"/>
            <w:noWrap/>
            <w:hideMark/>
          </w:tcPr>
          <w:p w14:paraId="01B07416" w14:textId="77777777" w:rsidR="00F45C4D" w:rsidRPr="005A01E7" w:rsidRDefault="00F45C4D" w:rsidP="00F45C4D">
            <w:pPr>
              <w:spacing w:beforeLines="60" w:before="144" w:afterLines="60" w:after="144" w:line="240" w:lineRule="auto"/>
              <w:jc w:val="center"/>
              <w:rPr>
                <w:rFonts w:ascii="Arial" w:eastAsia="Times New Roman" w:hAnsi="Arial" w:cs="Arial"/>
                <w:sz w:val="18"/>
                <w:szCs w:val="18"/>
              </w:rPr>
            </w:pPr>
            <w:proofErr w:type="spellStart"/>
            <w:r w:rsidRPr="005A01E7">
              <w:rPr>
                <w:rFonts w:ascii="Arial" w:eastAsia="Times New Roman" w:hAnsi="Arial" w:cs="Arial"/>
                <w:sz w:val="18"/>
                <w:szCs w:val="18"/>
              </w:rPr>
              <w:t>Tương</w:t>
            </w:r>
            <w:proofErr w:type="spellEnd"/>
            <w:r w:rsidRPr="005A01E7">
              <w:rPr>
                <w:rFonts w:ascii="Arial" w:eastAsia="Times New Roman" w:hAnsi="Arial" w:cs="Arial"/>
                <w:sz w:val="18"/>
                <w:szCs w:val="18"/>
              </w:rPr>
              <w:t xml:space="preserve"> </w:t>
            </w:r>
            <w:proofErr w:type="spellStart"/>
            <w:r w:rsidRPr="005A01E7">
              <w:rPr>
                <w:rFonts w:ascii="Arial" w:eastAsia="Times New Roman" w:hAnsi="Arial" w:cs="Arial"/>
                <w:sz w:val="18"/>
                <w:szCs w:val="18"/>
              </w:rPr>
              <w:t>Dương</w:t>
            </w:r>
            <w:proofErr w:type="spellEnd"/>
          </w:p>
        </w:tc>
        <w:tc>
          <w:tcPr>
            <w:tcW w:w="1170" w:type="dxa"/>
            <w:shd w:val="clear" w:color="auto" w:fill="auto"/>
            <w:noWrap/>
            <w:hideMark/>
          </w:tcPr>
          <w:p w14:paraId="696220D8" w14:textId="77777777" w:rsidR="00F45C4D" w:rsidRPr="005A01E7" w:rsidRDefault="00F45C4D" w:rsidP="00F45C4D">
            <w:pPr>
              <w:spacing w:beforeLines="60" w:before="144" w:afterLines="60" w:after="144" w:line="240" w:lineRule="auto"/>
              <w:jc w:val="center"/>
              <w:rPr>
                <w:rFonts w:ascii="Arial" w:eastAsia="Times New Roman" w:hAnsi="Arial" w:cs="Arial"/>
                <w:sz w:val="18"/>
                <w:szCs w:val="18"/>
              </w:rPr>
            </w:pPr>
            <w:proofErr w:type="spellStart"/>
            <w:r w:rsidRPr="005A01E7">
              <w:rPr>
                <w:rFonts w:ascii="Arial" w:eastAsia="Times New Roman" w:hAnsi="Arial" w:cs="Arial"/>
                <w:sz w:val="18"/>
                <w:szCs w:val="18"/>
              </w:rPr>
              <w:t>Yên</w:t>
            </w:r>
            <w:proofErr w:type="spellEnd"/>
            <w:r w:rsidRPr="005A01E7">
              <w:rPr>
                <w:rFonts w:ascii="Arial" w:eastAsia="Times New Roman" w:hAnsi="Arial" w:cs="Arial"/>
                <w:sz w:val="18"/>
                <w:szCs w:val="18"/>
              </w:rPr>
              <w:t xml:space="preserve"> </w:t>
            </w:r>
            <w:proofErr w:type="spellStart"/>
            <w:r w:rsidRPr="005A01E7">
              <w:rPr>
                <w:rFonts w:ascii="Arial" w:eastAsia="Times New Roman" w:hAnsi="Arial" w:cs="Arial"/>
                <w:sz w:val="18"/>
                <w:szCs w:val="18"/>
              </w:rPr>
              <w:t>Tĩnh</w:t>
            </w:r>
            <w:proofErr w:type="spellEnd"/>
          </w:p>
        </w:tc>
        <w:tc>
          <w:tcPr>
            <w:tcW w:w="900" w:type="dxa"/>
            <w:shd w:val="clear" w:color="000000" w:fill="73B2FF"/>
            <w:noWrap/>
            <w:hideMark/>
          </w:tcPr>
          <w:p w14:paraId="7492E8CB" w14:textId="77777777" w:rsidR="00F45C4D" w:rsidRPr="005A01E7" w:rsidRDefault="00F45C4D"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5</w:t>
            </w:r>
          </w:p>
        </w:tc>
        <w:tc>
          <w:tcPr>
            <w:tcW w:w="1260" w:type="dxa"/>
            <w:tcBorders>
              <w:top w:val="dotted" w:sz="4" w:space="0" w:color="auto"/>
              <w:bottom w:val="dotted" w:sz="4" w:space="0" w:color="auto"/>
            </w:tcBorders>
            <w:shd w:val="clear" w:color="auto" w:fill="auto"/>
          </w:tcPr>
          <w:p w14:paraId="42F99AEC" w14:textId="4A609BD9" w:rsidR="00F45C4D" w:rsidRPr="005A01E7" w:rsidRDefault="00F45C4D" w:rsidP="00B57061">
            <w:pPr>
              <w:spacing w:beforeLines="60" w:before="144" w:afterLines="60" w:after="144" w:line="240" w:lineRule="auto"/>
              <w:jc w:val="center"/>
              <w:rPr>
                <w:rFonts w:ascii="Arial" w:eastAsia="Times New Roman" w:hAnsi="Arial" w:cs="Arial"/>
                <w:sz w:val="18"/>
                <w:szCs w:val="18"/>
              </w:rPr>
            </w:pPr>
            <w:r w:rsidRPr="00F45C4D">
              <w:rPr>
                <w:rFonts w:ascii="Arial" w:eastAsia="Times New Roman" w:hAnsi="Arial" w:cs="Arial"/>
                <w:sz w:val="18"/>
                <w:szCs w:val="18"/>
              </w:rPr>
              <w:t>95</w:t>
            </w:r>
          </w:p>
        </w:tc>
        <w:tc>
          <w:tcPr>
            <w:tcW w:w="1350" w:type="dxa"/>
            <w:tcBorders>
              <w:top w:val="dotted" w:sz="4" w:space="0" w:color="auto"/>
              <w:bottom w:val="dotted" w:sz="4" w:space="0" w:color="auto"/>
            </w:tcBorders>
          </w:tcPr>
          <w:p w14:paraId="7CB92E37" w14:textId="7747B490" w:rsidR="00F45C4D" w:rsidRPr="00EE0B4C" w:rsidRDefault="00F45C4D" w:rsidP="00B57061">
            <w:pPr>
              <w:spacing w:beforeLines="60" w:before="144" w:afterLines="60" w:after="144" w:line="240" w:lineRule="auto"/>
              <w:jc w:val="center"/>
              <w:rPr>
                <w:rFonts w:ascii="Arial" w:eastAsia="Times New Roman" w:hAnsi="Arial" w:cs="Arial"/>
                <w:sz w:val="18"/>
                <w:szCs w:val="18"/>
              </w:rPr>
            </w:pPr>
            <w:r w:rsidRPr="00F45C4D">
              <w:rPr>
                <w:rFonts w:ascii="Arial" w:eastAsia="Times New Roman" w:hAnsi="Arial" w:cs="Arial"/>
                <w:sz w:val="18"/>
                <w:szCs w:val="18"/>
              </w:rPr>
              <w:t>3</w:t>
            </w:r>
          </w:p>
        </w:tc>
        <w:tc>
          <w:tcPr>
            <w:tcW w:w="1080" w:type="dxa"/>
            <w:tcBorders>
              <w:top w:val="dotted" w:sz="4" w:space="0" w:color="auto"/>
              <w:bottom w:val="dotted" w:sz="4" w:space="0" w:color="auto"/>
            </w:tcBorders>
            <w:shd w:val="clear" w:color="auto" w:fill="auto"/>
          </w:tcPr>
          <w:p w14:paraId="672EF60E" w14:textId="14E6E543" w:rsidR="00F45C4D" w:rsidRPr="005A01E7" w:rsidRDefault="00F45C4D" w:rsidP="00B57061">
            <w:pPr>
              <w:spacing w:beforeLines="60" w:before="144" w:afterLines="60" w:after="144" w:line="240" w:lineRule="auto"/>
              <w:jc w:val="center"/>
              <w:rPr>
                <w:rFonts w:ascii="Arial" w:eastAsia="Times New Roman" w:hAnsi="Arial" w:cs="Arial"/>
                <w:sz w:val="18"/>
                <w:szCs w:val="18"/>
              </w:rPr>
            </w:pPr>
            <w:r w:rsidRPr="00F45C4D">
              <w:rPr>
                <w:rFonts w:ascii="Arial" w:eastAsia="Times New Roman" w:hAnsi="Arial" w:cs="Arial"/>
                <w:sz w:val="18"/>
                <w:szCs w:val="18"/>
              </w:rPr>
              <w:t>2</w:t>
            </w:r>
          </w:p>
        </w:tc>
        <w:tc>
          <w:tcPr>
            <w:tcW w:w="1080" w:type="dxa"/>
            <w:tcBorders>
              <w:top w:val="dotted" w:sz="4" w:space="0" w:color="auto"/>
              <w:bottom w:val="dotted" w:sz="4" w:space="0" w:color="auto"/>
            </w:tcBorders>
          </w:tcPr>
          <w:p w14:paraId="12FA02F2" w14:textId="78F5F302" w:rsidR="00F45C4D" w:rsidRDefault="00F45C4D" w:rsidP="00B57061">
            <w:pPr>
              <w:spacing w:beforeLines="60" w:before="144" w:afterLines="60" w:after="144" w:line="240" w:lineRule="auto"/>
              <w:jc w:val="center"/>
              <w:rPr>
                <w:rFonts w:ascii="Arial" w:eastAsia="Times New Roman" w:hAnsi="Arial" w:cs="Arial"/>
                <w:sz w:val="18"/>
                <w:szCs w:val="18"/>
              </w:rPr>
            </w:pPr>
            <w:r w:rsidRPr="00F45C4D">
              <w:rPr>
                <w:rFonts w:ascii="Arial" w:eastAsia="Times New Roman" w:hAnsi="Arial" w:cs="Arial"/>
                <w:sz w:val="18"/>
                <w:szCs w:val="18"/>
              </w:rPr>
              <w:t>0</w:t>
            </w:r>
          </w:p>
        </w:tc>
      </w:tr>
      <w:tr w:rsidR="00F45C4D" w:rsidRPr="005A01E7" w14:paraId="303A97A3" w14:textId="1C4FB3B7" w:rsidTr="001B03B9">
        <w:trPr>
          <w:trHeight w:val="300"/>
        </w:trPr>
        <w:tc>
          <w:tcPr>
            <w:tcW w:w="555" w:type="dxa"/>
            <w:shd w:val="clear" w:color="auto" w:fill="auto"/>
            <w:noWrap/>
            <w:hideMark/>
          </w:tcPr>
          <w:p w14:paraId="62EA500A" w14:textId="77777777" w:rsidR="00F45C4D" w:rsidRPr="005A01E7" w:rsidRDefault="00F45C4D"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12</w:t>
            </w:r>
          </w:p>
        </w:tc>
        <w:tc>
          <w:tcPr>
            <w:tcW w:w="1170" w:type="dxa"/>
            <w:shd w:val="clear" w:color="auto" w:fill="auto"/>
            <w:noWrap/>
            <w:hideMark/>
          </w:tcPr>
          <w:p w14:paraId="520D8D96" w14:textId="77777777" w:rsidR="00F45C4D" w:rsidRPr="005A01E7" w:rsidRDefault="00F45C4D" w:rsidP="00F45C4D">
            <w:pPr>
              <w:spacing w:beforeLines="60" w:before="144" w:afterLines="60" w:after="144" w:line="240" w:lineRule="auto"/>
              <w:jc w:val="center"/>
              <w:rPr>
                <w:rFonts w:ascii="Arial" w:eastAsia="Times New Roman" w:hAnsi="Arial" w:cs="Arial"/>
                <w:sz w:val="18"/>
                <w:szCs w:val="18"/>
              </w:rPr>
            </w:pPr>
            <w:proofErr w:type="spellStart"/>
            <w:r w:rsidRPr="005A01E7">
              <w:rPr>
                <w:rFonts w:ascii="Arial" w:eastAsia="Times New Roman" w:hAnsi="Arial" w:cs="Arial"/>
                <w:sz w:val="18"/>
                <w:szCs w:val="18"/>
              </w:rPr>
              <w:t>Nghệ</w:t>
            </w:r>
            <w:proofErr w:type="spellEnd"/>
            <w:r w:rsidRPr="005A01E7">
              <w:rPr>
                <w:rFonts w:ascii="Arial" w:eastAsia="Times New Roman" w:hAnsi="Arial" w:cs="Arial"/>
                <w:sz w:val="18"/>
                <w:szCs w:val="18"/>
              </w:rPr>
              <w:t xml:space="preserve"> An</w:t>
            </w:r>
          </w:p>
        </w:tc>
        <w:tc>
          <w:tcPr>
            <w:tcW w:w="1170" w:type="dxa"/>
            <w:shd w:val="clear" w:color="auto" w:fill="auto"/>
            <w:noWrap/>
            <w:hideMark/>
          </w:tcPr>
          <w:p w14:paraId="6CFD9A4B" w14:textId="77777777" w:rsidR="00F45C4D" w:rsidRPr="005A01E7" w:rsidRDefault="00F45C4D" w:rsidP="00F45C4D">
            <w:pPr>
              <w:spacing w:beforeLines="60" w:before="144" w:afterLines="60" w:after="144" w:line="240" w:lineRule="auto"/>
              <w:jc w:val="center"/>
              <w:rPr>
                <w:rFonts w:ascii="Arial" w:eastAsia="Times New Roman" w:hAnsi="Arial" w:cs="Arial"/>
                <w:sz w:val="18"/>
                <w:szCs w:val="18"/>
              </w:rPr>
            </w:pPr>
            <w:proofErr w:type="spellStart"/>
            <w:r w:rsidRPr="005A01E7">
              <w:rPr>
                <w:rFonts w:ascii="Arial" w:eastAsia="Times New Roman" w:hAnsi="Arial" w:cs="Arial"/>
                <w:sz w:val="18"/>
                <w:szCs w:val="18"/>
              </w:rPr>
              <w:t>Tương</w:t>
            </w:r>
            <w:proofErr w:type="spellEnd"/>
            <w:r w:rsidRPr="005A01E7">
              <w:rPr>
                <w:rFonts w:ascii="Arial" w:eastAsia="Times New Roman" w:hAnsi="Arial" w:cs="Arial"/>
                <w:sz w:val="18"/>
                <w:szCs w:val="18"/>
              </w:rPr>
              <w:t xml:space="preserve"> </w:t>
            </w:r>
            <w:proofErr w:type="spellStart"/>
            <w:r w:rsidRPr="005A01E7">
              <w:rPr>
                <w:rFonts w:ascii="Arial" w:eastAsia="Times New Roman" w:hAnsi="Arial" w:cs="Arial"/>
                <w:sz w:val="18"/>
                <w:szCs w:val="18"/>
              </w:rPr>
              <w:t>Dương</w:t>
            </w:r>
            <w:proofErr w:type="spellEnd"/>
          </w:p>
        </w:tc>
        <w:tc>
          <w:tcPr>
            <w:tcW w:w="1170" w:type="dxa"/>
            <w:shd w:val="clear" w:color="auto" w:fill="auto"/>
            <w:noWrap/>
            <w:hideMark/>
          </w:tcPr>
          <w:p w14:paraId="5815112D" w14:textId="77777777" w:rsidR="00F45C4D" w:rsidRPr="005A01E7" w:rsidRDefault="00F45C4D"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Nga My</w:t>
            </w:r>
          </w:p>
        </w:tc>
        <w:tc>
          <w:tcPr>
            <w:tcW w:w="900" w:type="dxa"/>
            <w:shd w:val="clear" w:color="000000" w:fill="73B2FF"/>
            <w:noWrap/>
            <w:hideMark/>
          </w:tcPr>
          <w:p w14:paraId="3B40D4C6" w14:textId="77777777" w:rsidR="00F45C4D" w:rsidRPr="005A01E7" w:rsidRDefault="00F45C4D"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5</w:t>
            </w:r>
          </w:p>
        </w:tc>
        <w:tc>
          <w:tcPr>
            <w:tcW w:w="1260" w:type="dxa"/>
            <w:tcBorders>
              <w:top w:val="dotted" w:sz="4" w:space="0" w:color="auto"/>
              <w:bottom w:val="dotted" w:sz="4" w:space="0" w:color="auto"/>
            </w:tcBorders>
            <w:shd w:val="clear" w:color="auto" w:fill="auto"/>
          </w:tcPr>
          <w:p w14:paraId="412F7936" w14:textId="0E78925C" w:rsidR="00F45C4D" w:rsidRPr="005A01E7" w:rsidRDefault="00F45C4D" w:rsidP="00B57061">
            <w:pPr>
              <w:spacing w:beforeLines="60" w:before="144" w:afterLines="60" w:after="144" w:line="240" w:lineRule="auto"/>
              <w:jc w:val="center"/>
              <w:rPr>
                <w:rFonts w:ascii="Arial" w:eastAsia="Times New Roman" w:hAnsi="Arial" w:cs="Arial"/>
                <w:sz w:val="18"/>
                <w:szCs w:val="18"/>
              </w:rPr>
            </w:pPr>
            <w:r w:rsidRPr="00F45C4D">
              <w:rPr>
                <w:rFonts w:ascii="Arial" w:eastAsia="Times New Roman" w:hAnsi="Arial" w:cs="Arial"/>
                <w:sz w:val="18"/>
                <w:szCs w:val="18"/>
              </w:rPr>
              <w:t>92</w:t>
            </w:r>
          </w:p>
        </w:tc>
        <w:tc>
          <w:tcPr>
            <w:tcW w:w="1350" w:type="dxa"/>
            <w:tcBorders>
              <w:top w:val="dotted" w:sz="4" w:space="0" w:color="auto"/>
              <w:bottom w:val="dotted" w:sz="4" w:space="0" w:color="auto"/>
            </w:tcBorders>
          </w:tcPr>
          <w:p w14:paraId="5549D8D1" w14:textId="42938600" w:rsidR="00F45C4D" w:rsidRPr="00EE0B4C" w:rsidRDefault="00F45C4D" w:rsidP="00B57061">
            <w:pPr>
              <w:spacing w:beforeLines="60" w:before="144" w:afterLines="60" w:after="144" w:line="240" w:lineRule="auto"/>
              <w:jc w:val="center"/>
              <w:rPr>
                <w:rFonts w:ascii="Arial" w:eastAsia="Times New Roman" w:hAnsi="Arial" w:cs="Arial"/>
                <w:sz w:val="18"/>
                <w:szCs w:val="18"/>
              </w:rPr>
            </w:pPr>
            <w:r w:rsidRPr="00F45C4D">
              <w:rPr>
                <w:rFonts w:ascii="Arial" w:eastAsia="Times New Roman" w:hAnsi="Arial" w:cs="Arial"/>
                <w:sz w:val="18"/>
                <w:szCs w:val="18"/>
              </w:rPr>
              <w:t>5</w:t>
            </w:r>
          </w:p>
        </w:tc>
        <w:tc>
          <w:tcPr>
            <w:tcW w:w="1080" w:type="dxa"/>
            <w:tcBorders>
              <w:top w:val="dotted" w:sz="4" w:space="0" w:color="auto"/>
              <w:bottom w:val="dotted" w:sz="4" w:space="0" w:color="auto"/>
            </w:tcBorders>
            <w:shd w:val="clear" w:color="auto" w:fill="auto"/>
          </w:tcPr>
          <w:p w14:paraId="0D0FBFB7" w14:textId="308878C8" w:rsidR="00F45C4D" w:rsidRPr="005A01E7" w:rsidRDefault="00F45C4D" w:rsidP="00B57061">
            <w:pPr>
              <w:spacing w:beforeLines="60" w:before="144" w:afterLines="60" w:after="144" w:line="240" w:lineRule="auto"/>
              <w:jc w:val="center"/>
              <w:rPr>
                <w:rFonts w:ascii="Arial" w:eastAsia="Times New Roman" w:hAnsi="Arial" w:cs="Arial"/>
                <w:sz w:val="18"/>
                <w:szCs w:val="18"/>
              </w:rPr>
            </w:pPr>
            <w:r w:rsidRPr="00F45C4D">
              <w:rPr>
                <w:rFonts w:ascii="Arial" w:eastAsia="Times New Roman" w:hAnsi="Arial" w:cs="Arial"/>
                <w:sz w:val="18"/>
                <w:szCs w:val="18"/>
              </w:rPr>
              <w:t>3</w:t>
            </w:r>
          </w:p>
        </w:tc>
        <w:tc>
          <w:tcPr>
            <w:tcW w:w="1080" w:type="dxa"/>
            <w:tcBorders>
              <w:top w:val="dotted" w:sz="4" w:space="0" w:color="auto"/>
              <w:bottom w:val="dotted" w:sz="4" w:space="0" w:color="auto"/>
            </w:tcBorders>
          </w:tcPr>
          <w:p w14:paraId="38AE36FE" w14:textId="7E8E4EC5" w:rsidR="00F45C4D" w:rsidRDefault="00F45C4D" w:rsidP="00B57061">
            <w:pPr>
              <w:spacing w:beforeLines="60" w:before="144" w:afterLines="60" w:after="144" w:line="240" w:lineRule="auto"/>
              <w:jc w:val="center"/>
              <w:rPr>
                <w:rFonts w:ascii="Arial" w:eastAsia="Times New Roman" w:hAnsi="Arial" w:cs="Arial"/>
                <w:sz w:val="18"/>
                <w:szCs w:val="18"/>
              </w:rPr>
            </w:pPr>
            <w:r w:rsidRPr="00F45C4D">
              <w:rPr>
                <w:rFonts w:ascii="Arial" w:eastAsia="Times New Roman" w:hAnsi="Arial" w:cs="Arial"/>
                <w:sz w:val="18"/>
                <w:szCs w:val="18"/>
              </w:rPr>
              <w:t>0</w:t>
            </w:r>
          </w:p>
        </w:tc>
      </w:tr>
      <w:tr w:rsidR="00F45C4D" w:rsidRPr="005A01E7" w14:paraId="7567523B" w14:textId="0E807B01" w:rsidTr="001B03B9">
        <w:trPr>
          <w:trHeight w:val="300"/>
        </w:trPr>
        <w:tc>
          <w:tcPr>
            <w:tcW w:w="555" w:type="dxa"/>
            <w:shd w:val="clear" w:color="auto" w:fill="auto"/>
            <w:noWrap/>
            <w:hideMark/>
          </w:tcPr>
          <w:p w14:paraId="52D81EFB" w14:textId="77777777" w:rsidR="00F45C4D" w:rsidRPr="005A01E7" w:rsidRDefault="00F45C4D"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13</w:t>
            </w:r>
          </w:p>
        </w:tc>
        <w:tc>
          <w:tcPr>
            <w:tcW w:w="1170" w:type="dxa"/>
            <w:shd w:val="clear" w:color="auto" w:fill="auto"/>
            <w:noWrap/>
            <w:hideMark/>
          </w:tcPr>
          <w:p w14:paraId="48296A0F" w14:textId="77777777" w:rsidR="00F45C4D" w:rsidRPr="005A01E7" w:rsidRDefault="00F45C4D" w:rsidP="00F45C4D">
            <w:pPr>
              <w:spacing w:beforeLines="60" w:before="144" w:afterLines="60" w:after="144" w:line="240" w:lineRule="auto"/>
              <w:jc w:val="center"/>
              <w:rPr>
                <w:rFonts w:ascii="Arial" w:eastAsia="Times New Roman" w:hAnsi="Arial" w:cs="Arial"/>
                <w:sz w:val="18"/>
                <w:szCs w:val="18"/>
              </w:rPr>
            </w:pPr>
            <w:proofErr w:type="spellStart"/>
            <w:r w:rsidRPr="005A01E7">
              <w:rPr>
                <w:rFonts w:ascii="Arial" w:eastAsia="Times New Roman" w:hAnsi="Arial" w:cs="Arial"/>
                <w:sz w:val="18"/>
                <w:szCs w:val="18"/>
              </w:rPr>
              <w:t>Nghệ</w:t>
            </w:r>
            <w:proofErr w:type="spellEnd"/>
            <w:r w:rsidRPr="005A01E7">
              <w:rPr>
                <w:rFonts w:ascii="Arial" w:eastAsia="Times New Roman" w:hAnsi="Arial" w:cs="Arial"/>
                <w:sz w:val="18"/>
                <w:szCs w:val="18"/>
              </w:rPr>
              <w:t xml:space="preserve"> An</w:t>
            </w:r>
          </w:p>
        </w:tc>
        <w:tc>
          <w:tcPr>
            <w:tcW w:w="1170" w:type="dxa"/>
            <w:shd w:val="clear" w:color="auto" w:fill="auto"/>
            <w:noWrap/>
            <w:hideMark/>
          </w:tcPr>
          <w:p w14:paraId="77D6AA59" w14:textId="77777777" w:rsidR="00F45C4D" w:rsidRPr="005A01E7" w:rsidRDefault="00F45C4D" w:rsidP="00F45C4D">
            <w:pPr>
              <w:spacing w:beforeLines="60" w:before="144" w:afterLines="60" w:after="144" w:line="240" w:lineRule="auto"/>
              <w:jc w:val="center"/>
              <w:rPr>
                <w:rFonts w:ascii="Arial" w:eastAsia="Times New Roman" w:hAnsi="Arial" w:cs="Arial"/>
                <w:sz w:val="18"/>
                <w:szCs w:val="18"/>
              </w:rPr>
            </w:pPr>
            <w:proofErr w:type="spellStart"/>
            <w:r w:rsidRPr="005A01E7">
              <w:rPr>
                <w:rFonts w:ascii="Arial" w:eastAsia="Times New Roman" w:hAnsi="Arial" w:cs="Arial"/>
                <w:sz w:val="18"/>
                <w:szCs w:val="18"/>
              </w:rPr>
              <w:t>Quế</w:t>
            </w:r>
            <w:proofErr w:type="spellEnd"/>
            <w:r w:rsidRPr="005A01E7">
              <w:rPr>
                <w:rFonts w:ascii="Arial" w:eastAsia="Times New Roman" w:hAnsi="Arial" w:cs="Arial"/>
                <w:sz w:val="18"/>
                <w:szCs w:val="18"/>
              </w:rPr>
              <w:t xml:space="preserve"> Phong</w:t>
            </w:r>
          </w:p>
        </w:tc>
        <w:tc>
          <w:tcPr>
            <w:tcW w:w="1170" w:type="dxa"/>
            <w:shd w:val="clear" w:color="auto" w:fill="auto"/>
            <w:noWrap/>
            <w:hideMark/>
          </w:tcPr>
          <w:p w14:paraId="0151FD90" w14:textId="77777777" w:rsidR="00F45C4D" w:rsidRPr="005A01E7" w:rsidRDefault="00F45C4D" w:rsidP="00F45C4D">
            <w:pPr>
              <w:spacing w:beforeLines="60" w:before="144" w:afterLines="60" w:after="144" w:line="240" w:lineRule="auto"/>
              <w:jc w:val="center"/>
              <w:rPr>
                <w:rFonts w:ascii="Arial" w:eastAsia="Times New Roman" w:hAnsi="Arial" w:cs="Arial"/>
                <w:sz w:val="18"/>
                <w:szCs w:val="18"/>
              </w:rPr>
            </w:pPr>
            <w:proofErr w:type="spellStart"/>
            <w:r w:rsidRPr="005A01E7">
              <w:rPr>
                <w:rFonts w:ascii="Arial" w:eastAsia="Times New Roman" w:hAnsi="Arial" w:cs="Arial"/>
                <w:sz w:val="18"/>
                <w:szCs w:val="18"/>
              </w:rPr>
              <w:t>Châu</w:t>
            </w:r>
            <w:proofErr w:type="spellEnd"/>
            <w:r w:rsidRPr="005A01E7">
              <w:rPr>
                <w:rFonts w:ascii="Arial" w:eastAsia="Times New Roman" w:hAnsi="Arial" w:cs="Arial"/>
                <w:sz w:val="18"/>
                <w:szCs w:val="18"/>
              </w:rPr>
              <w:t xml:space="preserve"> Kim</w:t>
            </w:r>
          </w:p>
        </w:tc>
        <w:tc>
          <w:tcPr>
            <w:tcW w:w="900" w:type="dxa"/>
            <w:shd w:val="clear" w:color="000000" w:fill="A83800"/>
            <w:noWrap/>
            <w:hideMark/>
          </w:tcPr>
          <w:p w14:paraId="41794013" w14:textId="77777777" w:rsidR="00F45C4D" w:rsidRPr="005A01E7" w:rsidRDefault="00F45C4D"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6</w:t>
            </w:r>
          </w:p>
        </w:tc>
        <w:tc>
          <w:tcPr>
            <w:tcW w:w="1260" w:type="dxa"/>
            <w:tcBorders>
              <w:top w:val="dotted" w:sz="4" w:space="0" w:color="auto"/>
              <w:bottom w:val="dotted" w:sz="4" w:space="0" w:color="auto"/>
            </w:tcBorders>
            <w:shd w:val="clear" w:color="auto" w:fill="auto"/>
          </w:tcPr>
          <w:p w14:paraId="639BECAC" w14:textId="3470CBA9" w:rsidR="00F45C4D" w:rsidRPr="005A01E7" w:rsidRDefault="00F45C4D" w:rsidP="00B57061">
            <w:pPr>
              <w:spacing w:beforeLines="60" w:before="144" w:afterLines="60" w:after="144" w:line="240" w:lineRule="auto"/>
              <w:jc w:val="center"/>
              <w:rPr>
                <w:rFonts w:ascii="Arial" w:eastAsia="Times New Roman" w:hAnsi="Arial" w:cs="Arial"/>
                <w:sz w:val="18"/>
                <w:szCs w:val="18"/>
              </w:rPr>
            </w:pPr>
            <w:r w:rsidRPr="00F45C4D">
              <w:rPr>
                <w:rFonts w:ascii="Arial" w:eastAsia="Times New Roman" w:hAnsi="Arial" w:cs="Arial"/>
                <w:sz w:val="18"/>
                <w:szCs w:val="18"/>
              </w:rPr>
              <w:t>75</w:t>
            </w:r>
          </w:p>
        </w:tc>
        <w:tc>
          <w:tcPr>
            <w:tcW w:w="1350" w:type="dxa"/>
            <w:tcBorders>
              <w:top w:val="dotted" w:sz="4" w:space="0" w:color="auto"/>
              <w:bottom w:val="dotted" w:sz="4" w:space="0" w:color="auto"/>
            </w:tcBorders>
          </w:tcPr>
          <w:p w14:paraId="6FD36AA2" w14:textId="6641E20B" w:rsidR="00F45C4D" w:rsidRPr="00EE0B4C" w:rsidRDefault="00F45C4D" w:rsidP="00B57061">
            <w:pPr>
              <w:spacing w:beforeLines="60" w:before="144" w:afterLines="60" w:after="144" w:line="240" w:lineRule="auto"/>
              <w:jc w:val="center"/>
              <w:rPr>
                <w:rFonts w:ascii="Arial" w:eastAsia="Times New Roman" w:hAnsi="Arial" w:cs="Arial"/>
                <w:sz w:val="18"/>
                <w:szCs w:val="18"/>
              </w:rPr>
            </w:pPr>
            <w:r w:rsidRPr="00F45C4D">
              <w:rPr>
                <w:rFonts w:ascii="Arial" w:eastAsia="Times New Roman" w:hAnsi="Arial" w:cs="Arial"/>
                <w:sz w:val="18"/>
                <w:szCs w:val="18"/>
              </w:rPr>
              <w:t>11</w:t>
            </w:r>
          </w:p>
        </w:tc>
        <w:tc>
          <w:tcPr>
            <w:tcW w:w="1080" w:type="dxa"/>
            <w:tcBorders>
              <w:top w:val="dotted" w:sz="4" w:space="0" w:color="auto"/>
              <w:bottom w:val="dotted" w:sz="4" w:space="0" w:color="auto"/>
            </w:tcBorders>
            <w:shd w:val="clear" w:color="auto" w:fill="auto"/>
          </w:tcPr>
          <w:p w14:paraId="1CAEB520" w14:textId="08899D10" w:rsidR="00F45C4D" w:rsidRPr="005A01E7" w:rsidRDefault="00F45C4D" w:rsidP="00B57061">
            <w:pPr>
              <w:spacing w:beforeLines="60" w:before="144" w:afterLines="60" w:after="144" w:line="240" w:lineRule="auto"/>
              <w:jc w:val="center"/>
              <w:rPr>
                <w:rFonts w:ascii="Arial" w:eastAsia="Times New Roman" w:hAnsi="Arial" w:cs="Arial"/>
                <w:sz w:val="18"/>
                <w:szCs w:val="18"/>
              </w:rPr>
            </w:pPr>
            <w:r w:rsidRPr="00F45C4D">
              <w:rPr>
                <w:rFonts w:ascii="Arial" w:eastAsia="Times New Roman" w:hAnsi="Arial" w:cs="Arial"/>
                <w:sz w:val="18"/>
                <w:szCs w:val="18"/>
              </w:rPr>
              <w:t>14</w:t>
            </w:r>
          </w:p>
        </w:tc>
        <w:tc>
          <w:tcPr>
            <w:tcW w:w="1080" w:type="dxa"/>
            <w:tcBorders>
              <w:top w:val="dotted" w:sz="4" w:space="0" w:color="auto"/>
              <w:bottom w:val="dotted" w:sz="4" w:space="0" w:color="auto"/>
            </w:tcBorders>
          </w:tcPr>
          <w:p w14:paraId="71FB88D6" w14:textId="225B12DB" w:rsidR="00F45C4D" w:rsidRDefault="00F45C4D" w:rsidP="00B57061">
            <w:pPr>
              <w:spacing w:beforeLines="60" w:before="144" w:afterLines="60" w:after="144" w:line="240" w:lineRule="auto"/>
              <w:jc w:val="center"/>
              <w:rPr>
                <w:rFonts w:ascii="Arial" w:eastAsia="Times New Roman" w:hAnsi="Arial" w:cs="Arial"/>
                <w:sz w:val="18"/>
                <w:szCs w:val="18"/>
              </w:rPr>
            </w:pPr>
            <w:r w:rsidRPr="00F45C4D">
              <w:rPr>
                <w:rFonts w:ascii="Arial" w:eastAsia="Times New Roman" w:hAnsi="Arial" w:cs="Arial"/>
                <w:sz w:val="18"/>
                <w:szCs w:val="18"/>
              </w:rPr>
              <w:t>0</w:t>
            </w:r>
          </w:p>
        </w:tc>
      </w:tr>
      <w:tr w:rsidR="00F45C4D" w:rsidRPr="005A01E7" w14:paraId="5A9E33CA" w14:textId="59BD71C7" w:rsidTr="001B03B9">
        <w:trPr>
          <w:trHeight w:val="300"/>
        </w:trPr>
        <w:tc>
          <w:tcPr>
            <w:tcW w:w="555" w:type="dxa"/>
            <w:shd w:val="clear" w:color="auto" w:fill="auto"/>
            <w:noWrap/>
            <w:hideMark/>
          </w:tcPr>
          <w:p w14:paraId="17CA97D3" w14:textId="77777777" w:rsidR="00F45C4D" w:rsidRPr="005A01E7" w:rsidRDefault="00F45C4D"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14</w:t>
            </w:r>
          </w:p>
        </w:tc>
        <w:tc>
          <w:tcPr>
            <w:tcW w:w="1170" w:type="dxa"/>
            <w:shd w:val="clear" w:color="auto" w:fill="auto"/>
            <w:noWrap/>
            <w:hideMark/>
          </w:tcPr>
          <w:p w14:paraId="522F2CD4" w14:textId="77777777" w:rsidR="00F45C4D" w:rsidRPr="005A01E7" w:rsidRDefault="00F45C4D" w:rsidP="00F45C4D">
            <w:pPr>
              <w:spacing w:beforeLines="60" w:before="144" w:afterLines="60" w:after="144" w:line="240" w:lineRule="auto"/>
              <w:jc w:val="center"/>
              <w:rPr>
                <w:rFonts w:ascii="Arial" w:eastAsia="Times New Roman" w:hAnsi="Arial" w:cs="Arial"/>
                <w:sz w:val="18"/>
                <w:szCs w:val="18"/>
              </w:rPr>
            </w:pPr>
            <w:proofErr w:type="spellStart"/>
            <w:r w:rsidRPr="005A01E7">
              <w:rPr>
                <w:rFonts w:ascii="Arial" w:eastAsia="Times New Roman" w:hAnsi="Arial" w:cs="Arial"/>
                <w:sz w:val="18"/>
                <w:szCs w:val="18"/>
              </w:rPr>
              <w:t>Nghệ</w:t>
            </w:r>
            <w:proofErr w:type="spellEnd"/>
            <w:r w:rsidRPr="005A01E7">
              <w:rPr>
                <w:rFonts w:ascii="Arial" w:eastAsia="Times New Roman" w:hAnsi="Arial" w:cs="Arial"/>
                <w:sz w:val="18"/>
                <w:szCs w:val="18"/>
              </w:rPr>
              <w:t xml:space="preserve"> An</w:t>
            </w:r>
          </w:p>
        </w:tc>
        <w:tc>
          <w:tcPr>
            <w:tcW w:w="1170" w:type="dxa"/>
            <w:shd w:val="clear" w:color="auto" w:fill="auto"/>
            <w:noWrap/>
            <w:hideMark/>
          </w:tcPr>
          <w:p w14:paraId="76D79D2D" w14:textId="77777777" w:rsidR="00F45C4D" w:rsidRPr="005A01E7" w:rsidRDefault="00F45C4D" w:rsidP="00F45C4D">
            <w:pPr>
              <w:spacing w:beforeLines="60" w:before="144" w:afterLines="60" w:after="144" w:line="240" w:lineRule="auto"/>
              <w:jc w:val="center"/>
              <w:rPr>
                <w:rFonts w:ascii="Arial" w:eastAsia="Times New Roman" w:hAnsi="Arial" w:cs="Arial"/>
                <w:sz w:val="18"/>
                <w:szCs w:val="18"/>
              </w:rPr>
            </w:pPr>
            <w:proofErr w:type="spellStart"/>
            <w:r w:rsidRPr="005A01E7">
              <w:rPr>
                <w:rFonts w:ascii="Arial" w:eastAsia="Times New Roman" w:hAnsi="Arial" w:cs="Arial"/>
                <w:sz w:val="18"/>
                <w:szCs w:val="18"/>
              </w:rPr>
              <w:t>Quế</w:t>
            </w:r>
            <w:proofErr w:type="spellEnd"/>
            <w:r w:rsidRPr="005A01E7">
              <w:rPr>
                <w:rFonts w:ascii="Arial" w:eastAsia="Times New Roman" w:hAnsi="Arial" w:cs="Arial"/>
                <w:sz w:val="18"/>
                <w:szCs w:val="18"/>
              </w:rPr>
              <w:t xml:space="preserve"> Phong</w:t>
            </w:r>
          </w:p>
        </w:tc>
        <w:tc>
          <w:tcPr>
            <w:tcW w:w="1170" w:type="dxa"/>
            <w:shd w:val="clear" w:color="auto" w:fill="auto"/>
            <w:noWrap/>
            <w:hideMark/>
          </w:tcPr>
          <w:p w14:paraId="48B5B139" w14:textId="77777777" w:rsidR="00F45C4D" w:rsidRPr="005A01E7" w:rsidRDefault="00F45C4D" w:rsidP="00F45C4D">
            <w:pPr>
              <w:spacing w:beforeLines="60" w:before="144" w:afterLines="60" w:after="144" w:line="240" w:lineRule="auto"/>
              <w:jc w:val="center"/>
              <w:rPr>
                <w:rFonts w:ascii="Arial" w:eastAsia="Times New Roman" w:hAnsi="Arial" w:cs="Arial"/>
                <w:sz w:val="18"/>
                <w:szCs w:val="18"/>
              </w:rPr>
            </w:pPr>
            <w:proofErr w:type="spellStart"/>
            <w:r w:rsidRPr="005A01E7">
              <w:rPr>
                <w:rFonts w:ascii="Arial" w:eastAsia="Times New Roman" w:hAnsi="Arial" w:cs="Arial"/>
                <w:sz w:val="18"/>
                <w:szCs w:val="18"/>
              </w:rPr>
              <w:t>Châu</w:t>
            </w:r>
            <w:proofErr w:type="spellEnd"/>
            <w:r w:rsidRPr="005A01E7">
              <w:rPr>
                <w:rFonts w:ascii="Arial" w:eastAsia="Times New Roman" w:hAnsi="Arial" w:cs="Arial"/>
                <w:sz w:val="18"/>
                <w:szCs w:val="18"/>
              </w:rPr>
              <w:t xml:space="preserve"> </w:t>
            </w:r>
            <w:proofErr w:type="spellStart"/>
            <w:r w:rsidRPr="005A01E7">
              <w:rPr>
                <w:rFonts w:ascii="Arial" w:eastAsia="Times New Roman" w:hAnsi="Arial" w:cs="Arial"/>
                <w:sz w:val="18"/>
                <w:szCs w:val="18"/>
              </w:rPr>
              <w:t>Thôn</w:t>
            </w:r>
            <w:proofErr w:type="spellEnd"/>
          </w:p>
        </w:tc>
        <w:tc>
          <w:tcPr>
            <w:tcW w:w="900" w:type="dxa"/>
            <w:shd w:val="clear" w:color="000000" w:fill="A83800"/>
            <w:noWrap/>
            <w:hideMark/>
          </w:tcPr>
          <w:p w14:paraId="7D5CA481" w14:textId="77777777" w:rsidR="00F45C4D" w:rsidRPr="005A01E7" w:rsidRDefault="00F45C4D"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6</w:t>
            </w:r>
          </w:p>
        </w:tc>
        <w:tc>
          <w:tcPr>
            <w:tcW w:w="1260" w:type="dxa"/>
            <w:tcBorders>
              <w:top w:val="dotted" w:sz="4" w:space="0" w:color="auto"/>
              <w:bottom w:val="single" w:sz="4" w:space="0" w:color="auto"/>
            </w:tcBorders>
            <w:shd w:val="clear" w:color="auto" w:fill="auto"/>
          </w:tcPr>
          <w:p w14:paraId="661FF008" w14:textId="1AEF1D33" w:rsidR="00F45C4D" w:rsidRPr="005A01E7" w:rsidRDefault="00F45C4D" w:rsidP="00B57061">
            <w:pPr>
              <w:spacing w:beforeLines="60" w:before="144" w:afterLines="60" w:after="144" w:line="240" w:lineRule="auto"/>
              <w:jc w:val="center"/>
              <w:rPr>
                <w:rFonts w:ascii="Arial" w:eastAsia="Times New Roman" w:hAnsi="Arial" w:cs="Arial"/>
                <w:sz w:val="18"/>
                <w:szCs w:val="18"/>
              </w:rPr>
            </w:pPr>
            <w:r w:rsidRPr="00F45C4D">
              <w:rPr>
                <w:rFonts w:ascii="Arial" w:eastAsia="Times New Roman" w:hAnsi="Arial" w:cs="Arial"/>
                <w:sz w:val="18"/>
                <w:szCs w:val="18"/>
              </w:rPr>
              <w:t>97</w:t>
            </w:r>
          </w:p>
        </w:tc>
        <w:tc>
          <w:tcPr>
            <w:tcW w:w="1350" w:type="dxa"/>
            <w:tcBorders>
              <w:top w:val="dotted" w:sz="4" w:space="0" w:color="auto"/>
              <w:bottom w:val="single" w:sz="4" w:space="0" w:color="auto"/>
            </w:tcBorders>
          </w:tcPr>
          <w:p w14:paraId="724856D1" w14:textId="623FE57F" w:rsidR="00F45C4D" w:rsidRDefault="00F45C4D" w:rsidP="00B57061">
            <w:pPr>
              <w:spacing w:beforeLines="60" w:before="144" w:afterLines="60" w:after="144" w:line="240" w:lineRule="auto"/>
              <w:jc w:val="center"/>
              <w:rPr>
                <w:rFonts w:ascii="Arial" w:eastAsia="Times New Roman" w:hAnsi="Arial" w:cs="Arial"/>
                <w:sz w:val="18"/>
                <w:szCs w:val="18"/>
              </w:rPr>
            </w:pPr>
            <w:r w:rsidRPr="00F45C4D">
              <w:rPr>
                <w:rFonts w:ascii="Arial" w:eastAsia="Times New Roman" w:hAnsi="Arial" w:cs="Arial"/>
                <w:sz w:val="18"/>
                <w:szCs w:val="18"/>
              </w:rPr>
              <w:t>3</w:t>
            </w:r>
          </w:p>
        </w:tc>
        <w:tc>
          <w:tcPr>
            <w:tcW w:w="1080" w:type="dxa"/>
            <w:tcBorders>
              <w:top w:val="dotted" w:sz="4" w:space="0" w:color="auto"/>
              <w:bottom w:val="single" w:sz="4" w:space="0" w:color="auto"/>
            </w:tcBorders>
            <w:shd w:val="clear" w:color="auto" w:fill="auto"/>
          </w:tcPr>
          <w:p w14:paraId="5C37900D" w14:textId="48542D46" w:rsidR="00F45C4D" w:rsidRPr="005A01E7" w:rsidRDefault="00F45C4D" w:rsidP="00B57061">
            <w:pPr>
              <w:spacing w:beforeLines="60" w:before="144" w:afterLines="60" w:after="144" w:line="240" w:lineRule="auto"/>
              <w:jc w:val="center"/>
              <w:rPr>
                <w:rFonts w:ascii="Arial" w:eastAsia="Times New Roman" w:hAnsi="Arial" w:cs="Arial"/>
                <w:sz w:val="18"/>
                <w:szCs w:val="18"/>
              </w:rPr>
            </w:pPr>
            <w:r w:rsidRPr="00F45C4D">
              <w:rPr>
                <w:rFonts w:ascii="Arial" w:eastAsia="Times New Roman" w:hAnsi="Arial" w:cs="Arial"/>
                <w:sz w:val="18"/>
                <w:szCs w:val="18"/>
              </w:rPr>
              <w:t>0</w:t>
            </w:r>
          </w:p>
        </w:tc>
        <w:tc>
          <w:tcPr>
            <w:tcW w:w="1080" w:type="dxa"/>
            <w:tcBorders>
              <w:top w:val="dotted" w:sz="4" w:space="0" w:color="auto"/>
              <w:bottom w:val="single" w:sz="4" w:space="0" w:color="auto"/>
            </w:tcBorders>
          </w:tcPr>
          <w:p w14:paraId="53C2B8D5" w14:textId="6059C519" w:rsidR="00F45C4D" w:rsidRDefault="00F45C4D" w:rsidP="00B57061">
            <w:pPr>
              <w:spacing w:beforeLines="60" w:before="144" w:afterLines="60" w:after="144" w:line="240" w:lineRule="auto"/>
              <w:jc w:val="center"/>
              <w:rPr>
                <w:rFonts w:ascii="Arial" w:eastAsia="Times New Roman" w:hAnsi="Arial" w:cs="Arial"/>
                <w:sz w:val="18"/>
                <w:szCs w:val="18"/>
              </w:rPr>
            </w:pPr>
            <w:r w:rsidRPr="00F45C4D">
              <w:rPr>
                <w:rFonts w:ascii="Arial" w:eastAsia="Times New Roman" w:hAnsi="Arial" w:cs="Arial"/>
                <w:sz w:val="18"/>
                <w:szCs w:val="18"/>
              </w:rPr>
              <w:t>0</w:t>
            </w:r>
          </w:p>
        </w:tc>
      </w:tr>
    </w:tbl>
    <w:p w14:paraId="38290B1B" w14:textId="77777777" w:rsidR="009452A9" w:rsidRDefault="009452A9" w:rsidP="006555AF"/>
    <w:p w14:paraId="081651B9" w14:textId="555E79BB" w:rsidR="00B57061" w:rsidRDefault="00B57061" w:rsidP="006555AF">
      <w:r>
        <w:t xml:space="preserve">The numbers show that for the commune in cluster 4, 5, and 6, a majority of </w:t>
      </w:r>
      <w:proofErr w:type="spellStart"/>
      <w:r>
        <w:t>fuelwood</w:t>
      </w:r>
      <w:proofErr w:type="spellEnd"/>
      <w:r>
        <w:t xml:space="preserve"> used by household are exploited from natural forest.</w:t>
      </w:r>
    </w:p>
    <w:p w14:paraId="7C4099F0" w14:textId="6BC4AA73" w:rsidR="00B57061" w:rsidRDefault="00B57061" w:rsidP="006555AF">
      <w:r>
        <w:t xml:space="preserve">For Xuan Cao commune of cluster 3, 64% of the </w:t>
      </w:r>
      <w:proofErr w:type="spellStart"/>
      <w:r>
        <w:t>fuelwood</w:t>
      </w:r>
      <w:proofErr w:type="spellEnd"/>
      <w:r>
        <w:t xml:space="preserve"> used are from other sources. It is because in Nam Cao village of Xuan Cao commune where the survey was conducted, 11 households out of 17 surveyed have supplement jobs of making </w:t>
      </w:r>
      <w:proofErr w:type="spellStart"/>
      <w:r>
        <w:t>taufu</w:t>
      </w:r>
      <w:proofErr w:type="spellEnd"/>
      <w:r>
        <w:t xml:space="preserve"> as the main income. Most of </w:t>
      </w:r>
      <w:proofErr w:type="spellStart"/>
      <w:r>
        <w:t>fuelwood</w:t>
      </w:r>
      <w:proofErr w:type="spellEnd"/>
      <w:r>
        <w:t xml:space="preserve"> consumed by these households are bought. They do not collect wood from natural, plantation forest or home garden.</w:t>
      </w:r>
    </w:p>
    <w:p w14:paraId="189E2D56" w14:textId="6E20A68F" w:rsidR="00B57061" w:rsidRDefault="00B57061" w:rsidP="006555AF">
      <w:r>
        <w:lastRenderedPageBreak/>
        <w:t xml:space="preserve">For Xuan Duong commune of cluster 2, 50% of </w:t>
      </w:r>
      <w:proofErr w:type="spellStart"/>
      <w:r>
        <w:t>fuelwood</w:t>
      </w:r>
      <w:proofErr w:type="spellEnd"/>
      <w:r>
        <w:t xml:space="preserve"> used are from home garden and 50% are bought. As for cluster 2</w:t>
      </w:r>
      <w:r w:rsidR="006B274D">
        <w:t>, there is almost no forest.</w:t>
      </w:r>
      <w:r>
        <w:t xml:space="preserve"> </w:t>
      </w:r>
      <w:r w:rsidR="006B274D">
        <w:t>P</w:t>
      </w:r>
      <w:r>
        <w:t xml:space="preserve">eople use much less </w:t>
      </w:r>
      <w:proofErr w:type="spellStart"/>
      <w:r>
        <w:t>fuelwood</w:t>
      </w:r>
      <w:proofErr w:type="spellEnd"/>
      <w:r w:rsidR="006B274D">
        <w:t xml:space="preserve"> (average 8 kg per person per month), and utilize corn cob, acacia bark and branches to fulfill their biomass energy demand. Source </w:t>
      </w:r>
      <w:proofErr w:type="spellStart"/>
      <w:r>
        <w:t>fuelwood</w:t>
      </w:r>
      <w:proofErr w:type="spellEnd"/>
      <w:r>
        <w:t xml:space="preserve"> </w:t>
      </w:r>
      <w:r w:rsidR="006B274D">
        <w:t xml:space="preserve">are </w:t>
      </w:r>
      <w:r>
        <w:t xml:space="preserve">from </w:t>
      </w:r>
      <w:r w:rsidR="006B274D">
        <w:t>home garden, and from buying for which the original source cannot be identify</w:t>
      </w:r>
      <w:r>
        <w:t>.</w:t>
      </w:r>
    </w:p>
    <w:p w14:paraId="321F378B" w14:textId="64024887" w:rsidR="00FE1A04" w:rsidRDefault="00FE1A04" w:rsidP="006555AF">
      <w:r>
        <w:t>The below picture show the typical biomass energy of Xuan Duong:</w:t>
      </w:r>
    </w:p>
    <w:p w14:paraId="72A2A0DE" w14:textId="5D02D016" w:rsidR="00FE1A04" w:rsidRDefault="006B274D" w:rsidP="006B274D">
      <w:pPr>
        <w:jc w:val="center"/>
      </w:pPr>
      <w:r>
        <w:rPr>
          <w:noProof/>
          <w:lang w:val="en-GB" w:eastAsia="en-GB"/>
        </w:rPr>
        <w:drawing>
          <wp:inline distT="0" distB="0" distL="0" distR="0" wp14:anchorId="4FF5C065" wp14:editId="21E2CBD1">
            <wp:extent cx="3314700" cy="2486025"/>
            <wp:effectExtent l="0" t="0" r="0" b="9525"/>
            <wp:docPr id="11" name="Picture 11" descr="E:\GFD\02 Ongoing projects\0193 SNV fuelwood baseline\Implementation\Field Trip\Anh\Anh report\CAM027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GFD\02 Ongoing projects\0193 SNV fuelwood baseline\Implementation\Field Trip\Anh\Anh report\CAM02725.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317587" cy="2488190"/>
                    </a:xfrm>
                    <a:prstGeom prst="rect">
                      <a:avLst/>
                    </a:prstGeom>
                    <a:noFill/>
                    <a:ln>
                      <a:noFill/>
                    </a:ln>
                  </pic:spPr>
                </pic:pic>
              </a:graphicData>
            </a:graphic>
          </wp:inline>
        </w:drawing>
      </w:r>
    </w:p>
    <w:p w14:paraId="61769101" w14:textId="77777777" w:rsidR="006B274D" w:rsidRDefault="006B274D" w:rsidP="006B274D">
      <w:pPr>
        <w:pStyle w:val="Caption"/>
      </w:pPr>
      <w:proofErr w:type="gramStart"/>
      <w:r>
        <w:t xml:space="preserve">Figure </w:t>
      </w:r>
      <w:proofErr w:type="gramEnd"/>
      <w:r w:rsidR="00AE5BB5">
        <w:fldChar w:fldCharType="begin"/>
      </w:r>
      <w:r w:rsidR="00AE5BB5">
        <w:instrText xml:space="preserve"> SEQ Figure \* ARABIC </w:instrText>
      </w:r>
      <w:r w:rsidR="00AE5BB5">
        <w:fldChar w:fldCharType="separate"/>
      </w:r>
      <w:r w:rsidR="008B59F1">
        <w:rPr>
          <w:noProof/>
        </w:rPr>
        <w:t>2</w:t>
      </w:r>
      <w:r w:rsidR="00AE5BB5">
        <w:rPr>
          <w:noProof/>
        </w:rPr>
        <w:fldChar w:fldCharType="end"/>
      </w:r>
      <w:proofErr w:type="gramStart"/>
      <w:r>
        <w:t>.</w:t>
      </w:r>
      <w:proofErr w:type="gramEnd"/>
      <w:r w:rsidRPr="00441742">
        <w:t xml:space="preserve"> Acacia bark and </w:t>
      </w:r>
      <w:proofErr w:type="spellStart"/>
      <w:r>
        <w:t>Meliaceae</w:t>
      </w:r>
      <w:proofErr w:type="spellEnd"/>
      <w:r>
        <w:t xml:space="preserve"> branches</w:t>
      </w:r>
      <w:r w:rsidRPr="00441742">
        <w:t xml:space="preserve"> from home garden</w:t>
      </w:r>
    </w:p>
    <w:p w14:paraId="7A7F9E61" w14:textId="50641519" w:rsidR="004355A1" w:rsidRDefault="001E2714" w:rsidP="006555AF">
      <w:r>
        <w:t xml:space="preserve">Collecting </w:t>
      </w:r>
      <w:proofErr w:type="spellStart"/>
      <w:r>
        <w:t>fuelwood</w:t>
      </w:r>
      <w:proofErr w:type="spellEnd"/>
      <w:r>
        <w:t xml:space="preserve"> from natural forest is not allowed. However it is happening frequently as this is of long-time tradition of </w:t>
      </w:r>
      <w:proofErr w:type="spellStart"/>
      <w:r>
        <w:t>Muong</w:t>
      </w:r>
      <w:proofErr w:type="spellEnd"/>
      <w:r>
        <w:t xml:space="preserve"> and Thai ethnic people. According to some forest rangers of the communes surveyed, it is very difficult to stop this tradition completely while residential fuel demand is obvious. Even for household that have </w:t>
      </w:r>
      <w:r w:rsidR="00352ABF">
        <w:t>electric rice cooker and LPG cooker</w:t>
      </w:r>
      <w:r>
        <w:t>, part of their fuel demand</w:t>
      </w:r>
      <w:r w:rsidR="00352ABF">
        <w:t xml:space="preserve"> still rely on </w:t>
      </w:r>
      <w:proofErr w:type="spellStart"/>
      <w:r w:rsidR="00352ABF">
        <w:t>fuelwood</w:t>
      </w:r>
      <w:proofErr w:type="spellEnd"/>
      <w:r w:rsidR="00352ABF">
        <w:t xml:space="preserve"> and this trend will not reduce soon. </w:t>
      </w:r>
      <w:proofErr w:type="gramStart"/>
      <w:r w:rsidR="00352ABF">
        <w:t>However for other households that have not yet electric rice cooker and LPG cooker, they tend to buy these when their income increase.</w:t>
      </w:r>
      <w:proofErr w:type="gramEnd"/>
      <w:r w:rsidR="00352ABF">
        <w:t xml:space="preserve"> Therefore the demand for </w:t>
      </w:r>
      <w:proofErr w:type="spellStart"/>
      <w:r w:rsidR="00352ABF">
        <w:t>fuelwood</w:t>
      </w:r>
      <w:proofErr w:type="spellEnd"/>
      <w:r w:rsidR="00352ABF">
        <w:t xml:space="preserve"> for residents will tend to decrease gradually. </w:t>
      </w:r>
    </w:p>
    <w:p w14:paraId="291DE4B9" w14:textId="7D279FE6" w:rsidR="00352ABF" w:rsidRDefault="00352ABF" w:rsidP="00352ABF">
      <w:r>
        <w:t xml:space="preserve">There is one remarkable case in Tuong Duong district of </w:t>
      </w:r>
      <w:proofErr w:type="spellStart"/>
      <w:r>
        <w:t>Nghe</w:t>
      </w:r>
      <w:proofErr w:type="spellEnd"/>
      <w:r>
        <w:t xml:space="preserve"> </w:t>
      </w:r>
      <w:proofErr w:type="gramStart"/>
      <w:r>
        <w:t>An</w:t>
      </w:r>
      <w:proofErr w:type="gramEnd"/>
      <w:r>
        <w:t xml:space="preserve"> where natural forest is rapidly lost because of shifting cultivation. According to the district officer, the upland farm is only recorded on the document, but there is no parcel map and no official land certificate for this type of land use. Each year every household will clear 1-2 ha of regrowth or poor forest to growth corn and rice. This process is repeated every year on the large scale is the largest thread in deforestation. Because the shifting cultivation farm is a land use category recognized by local government the people have the right to use this type of land for agriculture cultivation. Since there is no clear boundary and no parcel map, it is very difficult to apply punishment to households that encroaching into forest because the location and boundary of his land cannot be identified in the first place. </w:t>
      </w:r>
      <w:proofErr w:type="gramStart"/>
      <w:r>
        <w:t>This annual activity of shifting cultivation include</w:t>
      </w:r>
      <w:proofErr w:type="gramEnd"/>
      <w:r>
        <w:t xml:space="preserve"> the activity of burning forest. After the burning, there </w:t>
      </w:r>
      <w:proofErr w:type="gramStart"/>
      <w:r>
        <w:t>are plenty of good big size natural wood</w:t>
      </w:r>
      <w:proofErr w:type="gramEnd"/>
      <w:r>
        <w:t xml:space="preserve"> for the household to use as </w:t>
      </w:r>
      <w:proofErr w:type="spellStart"/>
      <w:r>
        <w:t>fuelwood</w:t>
      </w:r>
      <w:proofErr w:type="spellEnd"/>
      <w:r>
        <w:t xml:space="preserve">. According to these household, the natural wood collected from burning forest give them plenty of </w:t>
      </w:r>
      <w:proofErr w:type="spellStart"/>
      <w:r>
        <w:t>fuelwood</w:t>
      </w:r>
      <w:proofErr w:type="spellEnd"/>
      <w:r>
        <w:t xml:space="preserve"> for their cooking. It is even </w:t>
      </w:r>
      <w:proofErr w:type="gramStart"/>
      <w:r>
        <w:t>exceed</w:t>
      </w:r>
      <w:proofErr w:type="gramEnd"/>
      <w:r>
        <w:t xml:space="preserve"> their demand.</w:t>
      </w:r>
    </w:p>
    <w:p w14:paraId="742E3F1A" w14:textId="649BE85E" w:rsidR="00352ABF" w:rsidRDefault="00352ABF" w:rsidP="00352ABF">
      <w:r>
        <w:lastRenderedPageBreak/>
        <w:t xml:space="preserve">The below picture was taken with Tuong Duong district officer, that show the </w:t>
      </w:r>
      <w:proofErr w:type="spellStart"/>
      <w:r>
        <w:t>lost</w:t>
      </w:r>
      <w:proofErr w:type="spellEnd"/>
      <w:r>
        <w:t xml:space="preserve"> of natural forest caused by shifting cultivation.</w:t>
      </w:r>
    </w:p>
    <w:p w14:paraId="024322D5" w14:textId="65C371AB" w:rsidR="00352ABF" w:rsidRDefault="00352ABF" w:rsidP="00352ABF">
      <w:pPr>
        <w:spacing w:before="0" w:after="200" w:line="276" w:lineRule="auto"/>
        <w:jc w:val="center"/>
      </w:pPr>
      <w:r>
        <w:rPr>
          <w:noProof/>
          <w:lang w:val="en-GB" w:eastAsia="en-GB"/>
        </w:rPr>
        <w:drawing>
          <wp:inline distT="0" distB="0" distL="0" distR="0" wp14:anchorId="5A63BB9E" wp14:editId="3F218838">
            <wp:extent cx="2809875" cy="2105025"/>
            <wp:effectExtent l="0" t="0" r="9525" b="9525"/>
            <wp:docPr id="1" name="Picture 1" descr="E:\GFD\02 Ongoing projects\0193 SNV fuelwood baseline\Implementation\Field Trip\Anh\Anh report\Rấy trên đất RTN TuongDuo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GFD\02 Ongoing projects\0193 SNV fuelwood baseline\Implementation\Field Trip\Anh\Anh report\Rấy trên đất RTN TuongDuong.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809875" cy="2105025"/>
                    </a:xfrm>
                    <a:prstGeom prst="rect">
                      <a:avLst/>
                    </a:prstGeom>
                    <a:noFill/>
                    <a:ln>
                      <a:noFill/>
                    </a:ln>
                  </pic:spPr>
                </pic:pic>
              </a:graphicData>
            </a:graphic>
          </wp:inline>
        </w:drawing>
      </w:r>
    </w:p>
    <w:p w14:paraId="0473B4CC" w14:textId="1D111123" w:rsidR="00352ABF" w:rsidRPr="00572B6D" w:rsidRDefault="00352ABF" w:rsidP="00352ABF">
      <w:pPr>
        <w:spacing w:before="0" w:after="200" w:line="276" w:lineRule="auto"/>
        <w:jc w:val="center"/>
        <w:rPr>
          <w:i/>
        </w:rPr>
      </w:pPr>
      <w:proofErr w:type="gramStart"/>
      <w:r w:rsidRPr="00572B6D">
        <w:rPr>
          <w:i/>
        </w:rPr>
        <w:t>Figure.</w:t>
      </w:r>
      <w:proofErr w:type="gramEnd"/>
      <w:r w:rsidRPr="00572B6D">
        <w:rPr>
          <w:i/>
        </w:rPr>
        <w:t xml:space="preserve"> </w:t>
      </w:r>
      <w:r w:rsidR="00572B6D" w:rsidRPr="00572B6D">
        <w:rPr>
          <w:i/>
        </w:rPr>
        <w:t>Deforestation caused by shifting cultivation</w:t>
      </w:r>
    </w:p>
    <w:p w14:paraId="07CD13A0" w14:textId="33E834E6" w:rsidR="006B274D" w:rsidRDefault="006B274D" w:rsidP="006555AF">
      <w:r>
        <w:t xml:space="preserve">Calculation of percentage of </w:t>
      </w:r>
      <w:proofErr w:type="spellStart"/>
      <w:r>
        <w:t>fuelwood</w:t>
      </w:r>
      <w:proofErr w:type="spellEnd"/>
      <w:r>
        <w:t xml:space="preserve"> by source is shown in table below:</w:t>
      </w:r>
    </w:p>
    <w:p w14:paraId="43A1A370" w14:textId="77777777" w:rsidR="006B274D" w:rsidRDefault="006B274D" w:rsidP="006555AF"/>
    <w:tbl>
      <w:tblPr>
        <w:tblStyle w:val="TableGrid"/>
        <w:tblW w:w="9450" w:type="dxa"/>
        <w:tblInd w:w="108" w:type="dxa"/>
        <w:tblLook w:val="04A0" w:firstRow="1" w:lastRow="0" w:firstColumn="1" w:lastColumn="0" w:noHBand="0" w:noVBand="1"/>
      </w:tblPr>
      <w:tblGrid>
        <w:gridCol w:w="1953"/>
        <w:gridCol w:w="1827"/>
        <w:gridCol w:w="1890"/>
        <w:gridCol w:w="1890"/>
        <w:gridCol w:w="1890"/>
      </w:tblGrid>
      <w:tr w:rsidR="006B274D" w14:paraId="4279BFAA" w14:textId="347FA36F" w:rsidTr="00572B6D">
        <w:tc>
          <w:tcPr>
            <w:tcW w:w="1953" w:type="dxa"/>
            <w:tcBorders>
              <w:bottom w:val="single" w:sz="4" w:space="0" w:color="auto"/>
            </w:tcBorders>
          </w:tcPr>
          <w:p w14:paraId="7FF3DB65" w14:textId="77777777" w:rsidR="006B274D" w:rsidRDefault="006B274D" w:rsidP="004B1A4C">
            <w:pPr>
              <w:jc w:val="center"/>
              <w:rPr>
                <w:bCs/>
              </w:rPr>
            </w:pPr>
            <w:r>
              <w:rPr>
                <w:bCs/>
              </w:rPr>
              <w:t>Cluster</w:t>
            </w:r>
          </w:p>
        </w:tc>
        <w:tc>
          <w:tcPr>
            <w:tcW w:w="1827" w:type="dxa"/>
          </w:tcPr>
          <w:p w14:paraId="0531F499" w14:textId="37B9C1BB" w:rsidR="006B274D" w:rsidRDefault="006B274D" w:rsidP="006B274D">
            <w:pPr>
              <w:jc w:val="center"/>
              <w:rPr>
                <w:bCs/>
              </w:rPr>
            </w:pPr>
            <w:r w:rsidRPr="006B274D">
              <w:rPr>
                <w:bCs/>
              </w:rPr>
              <w:t xml:space="preserve">% of </w:t>
            </w:r>
            <w:proofErr w:type="spellStart"/>
            <w:r w:rsidRPr="006B274D">
              <w:rPr>
                <w:bCs/>
              </w:rPr>
              <w:t>fuelwood</w:t>
            </w:r>
            <w:proofErr w:type="spellEnd"/>
            <w:r w:rsidRPr="006B274D">
              <w:rPr>
                <w:bCs/>
              </w:rPr>
              <w:t xml:space="preserve"> from natural forest</w:t>
            </w:r>
          </w:p>
        </w:tc>
        <w:tc>
          <w:tcPr>
            <w:tcW w:w="1890" w:type="dxa"/>
          </w:tcPr>
          <w:p w14:paraId="6881467B" w14:textId="6C49E578" w:rsidR="006B274D" w:rsidRDefault="006B274D" w:rsidP="006B274D">
            <w:pPr>
              <w:jc w:val="center"/>
              <w:rPr>
                <w:bCs/>
              </w:rPr>
            </w:pPr>
            <w:r w:rsidRPr="006B274D">
              <w:rPr>
                <w:bCs/>
              </w:rPr>
              <w:t xml:space="preserve">% of </w:t>
            </w:r>
            <w:proofErr w:type="spellStart"/>
            <w:r w:rsidRPr="006B274D">
              <w:rPr>
                <w:bCs/>
              </w:rPr>
              <w:t>fuelwood</w:t>
            </w:r>
            <w:proofErr w:type="spellEnd"/>
            <w:r w:rsidRPr="006B274D">
              <w:rPr>
                <w:bCs/>
              </w:rPr>
              <w:t xml:space="preserve"> from plantation forest</w:t>
            </w:r>
          </w:p>
        </w:tc>
        <w:tc>
          <w:tcPr>
            <w:tcW w:w="1890" w:type="dxa"/>
          </w:tcPr>
          <w:p w14:paraId="4526CBEF" w14:textId="69F511D2" w:rsidR="006B274D" w:rsidRDefault="006B274D" w:rsidP="006B274D">
            <w:pPr>
              <w:jc w:val="center"/>
              <w:rPr>
                <w:bCs/>
              </w:rPr>
            </w:pPr>
            <w:r w:rsidRPr="006B274D">
              <w:rPr>
                <w:bCs/>
              </w:rPr>
              <w:t xml:space="preserve">% of </w:t>
            </w:r>
            <w:proofErr w:type="spellStart"/>
            <w:r w:rsidRPr="006B274D">
              <w:rPr>
                <w:bCs/>
              </w:rPr>
              <w:t>fuelwood</w:t>
            </w:r>
            <w:proofErr w:type="spellEnd"/>
            <w:r w:rsidRPr="006B274D">
              <w:rPr>
                <w:bCs/>
              </w:rPr>
              <w:t xml:space="preserve"> from home garden</w:t>
            </w:r>
          </w:p>
        </w:tc>
        <w:tc>
          <w:tcPr>
            <w:tcW w:w="1890" w:type="dxa"/>
          </w:tcPr>
          <w:p w14:paraId="1FAD98F1" w14:textId="79B98E69" w:rsidR="006B274D" w:rsidRDefault="006B274D" w:rsidP="006B274D">
            <w:pPr>
              <w:jc w:val="center"/>
              <w:rPr>
                <w:bCs/>
              </w:rPr>
            </w:pPr>
            <w:r w:rsidRPr="006B274D">
              <w:rPr>
                <w:bCs/>
              </w:rPr>
              <w:t xml:space="preserve">% of </w:t>
            </w:r>
            <w:proofErr w:type="spellStart"/>
            <w:r w:rsidRPr="006B274D">
              <w:rPr>
                <w:bCs/>
              </w:rPr>
              <w:t>fuelwood</w:t>
            </w:r>
            <w:proofErr w:type="spellEnd"/>
            <w:r w:rsidRPr="006B274D">
              <w:rPr>
                <w:bCs/>
              </w:rPr>
              <w:t xml:space="preserve"> from other source</w:t>
            </w:r>
          </w:p>
        </w:tc>
      </w:tr>
      <w:tr w:rsidR="006B274D" w14:paraId="2A88DF1E" w14:textId="61D11131" w:rsidTr="00572B6D">
        <w:tc>
          <w:tcPr>
            <w:tcW w:w="1953" w:type="dxa"/>
            <w:tcBorders>
              <w:bottom w:val="single" w:sz="4" w:space="0" w:color="auto"/>
            </w:tcBorders>
            <w:shd w:val="clear" w:color="auto" w:fill="A83800"/>
          </w:tcPr>
          <w:p w14:paraId="53BAB493" w14:textId="77777777" w:rsidR="006B274D" w:rsidRDefault="006B274D" w:rsidP="004B1A4C">
            <w:pPr>
              <w:jc w:val="center"/>
              <w:rPr>
                <w:bCs/>
              </w:rPr>
            </w:pPr>
            <w:r>
              <w:rPr>
                <w:bCs/>
              </w:rPr>
              <w:t>Cluster 6</w:t>
            </w:r>
          </w:p>
        </w:tc>
        <w:tc>
          <w:tcPr>
            <w:tcW w:w="1827" w:type="dxa"/>
          </w:tcPr>
          <w:p w14:paraId="3CAE40BF" w14:textId="3984B9B5" w:rsidR="006B274D" w:rsidRDefault="006B274D" w:rsidP="006B274D">
            <w:pPr>
              <w:jc w:val="center"/>
              <w:rPr>
                <w:bCs/>
              </w:rPr>
            </w:pPr>
            <w:r w:rsidRPr="006B274D">
              <w:rPr>
                <w:bCs/>
              </w:rPr>
              <w:t>83</w:t>
            </w:r>
          </w:p>
        </w:tc>
        <w:tc>
          <w:tcPr>
            <w:tcW w:w="1890" w:type="dxa"/>
          </w:tcPr>
          <w:p w14:paraId="03F6B4F5" w14:textId="33D526CD" w:rsidR="006B274D" w:rsidRDefault="006B274D" w:rsidP="006B274D">
            <w:pPr>
              <w:jc w:val="center"/>
              <w:rPr>
                <w:bCs/>
              </w:rPr>
            </w:pPr>
            <w:r w:rsidRPr="006B274D">
              <w:rPr>
                <w:bCs/>
              </w:rPr>
              <w:t>10</w:t>
            </w:r>
          </w:p>
        </w:tc>
        <w:tc>
          <w:tcPr>
            <w:tcW w:w="1890" w:type="dxa"/>
          </w:tcPr>
          <w:p w14:paraId="16B28F79" w14:textId="133E5C58" w:rsidR="006B274D" w:rsidRDefault="006B274D" w:rsidP="006B274D">
            <w:pPr>
              <w:jc w:val="center"/>
              <w:rPr>
                <w:bCs/>
              </w:rPr>
            </w:pPr>
            <w:r w:rsidRPr="006B274D">
              <w:rPr>
                <w:bCs/>
              </w:rPr>
              <w:t>6</w:t>
            </w:r>
          </w:p>
        </w:tc>
        <w:tc>
          <w:tcPr>
            <w:tcW w:w="1890" w:type="dxa"/>
          </w:tcPr>
          <w:p w14:paraId="2C8D751F" w14:textId="5A695596" w:rsidR="006B274D" w:rsidRDefault="006B274D" w:rsidP="006B274D">
            <w:pPr>
              <w:jc w:val="center"/>
              <w:rPr>
                <w:bCs/>
              </w:rPr>
            </w:pPr>
            <w:r w:rsidRPr="006B274D">
              <w:rPr>
                <w:bCs/>
              </w:rPr>
              <w:t>0</w:t>
            </w:r>
          </w:p>
        </w:tc>
      </w:tr>
      <w:tr w:rsidR="006B274D" w14:paraId="39732209" w14:textId="49D2E474" w:rsidTr="00572B6D">
        <w:tc>
          <w:tcPr>
            <w:tcW w:w="1953" w:type="dxa"/>
            <w:tcBorders>
              <w:bottom w:val="single" w:sz="4" w:space="0" w:color="auto"/>
            </w:tcBorders>
            <w:shd w:val="clear" w:color="auto" w:fill="73B2FF"/>
          </w:tcPr>
          <w:p w14:paraId="5FE439A5" w14:textId="77777777" w:rsidR="006B274D" w:rsidRDefault="006B274D" w:rsidP="004B1A4C">
            <w:pPr>
              <w:jc w:val="center"/>
              <w:rPr>
                <w:bCs/>
              </w:rPr>
            </w:pPr>
            <w:r>
              <w:rPr>
                <w:bCs/>
              </w:rPr>
              <w:t>Cluster 5</w:t>
            </w:r>
          </w:p>
        </w:tc>
        <w:tc>
          <w:tcPr>
            <w:tcW w:w="1827" w:type="dxa"/>
          </w:tcPr>
          <w:p w14:paraId="51844E2D" w14:textId="64C7026A" w:rsidR="006B274D" w:rsidRDefault="006B274D" w:rsidP="006B274D">
            <w:pPr>
              <w:jc w:val="center"/>
              <w:rPr>
                <w:bCs/>
              </w:rPr>
            </w:pPr>
            <w:r w:rsidRPr="006B274D">
              <w:rPr>
                <w:bCs/>
              </w:rPr>
              <w:t>84</w:t>
            </w:r>
          </w:p>
        </w:tc>
        <w:tc>
          <w:tcPr>
            <w:tcW w:w="1890" w:type="dxa"/>
          </w:tcPr>
          <w:p w14:paraId="5BB7E904" w14:textId="41B48974" w:rsidR="006B274D" w:rsidRDefault="006B274D" w:rsidP="006B274D">
            <w:pPr>
              <w:jc w:val="center"/>
              <w:rPr>
                <w:bCs/>
              </w:rPr>
            </w:pPr>
            <w:r w:rsidRPr="006B274D">
              <w:rPr>
                <w:bCs/>
              </w:rPr>
              <w:t>9</w:t>
            </w:r>
          </w:p>
        </w:tc>
        <w:tc>
          <w:tcPr>
            <w:tcW w:w="1890" w:type="dxa"/>
          </w:tcPr>
          <w:p w14:paraId="5E66AAFF" w14:textId="460A0507" w:rsidR="006B274D" w:rsidRDefault="006B274D" w:rsidP="006B274D">
            <w:pPr>
              <w:jc w:val="center"/>
              <w:rPr>
                <w:bCs/>
              </w:rPr>
            </w:pPr>
            <w:r w:rsidRPr="006B274D">
              <w:rPr>
                <w:bCs/>
              </w:rPr>
              <w:t>4</w:t>
            </w:r>
          </w:p>
        </w:tc>
        <w:tc>
          <w:tcPr>
            <w:tcW w:w="1890" w:type="dxa"/>
          </w:tcPr>
          <w:p w14:paraId="3A9306D7" w14:textId="096FA7E0" w:rsidR="006B274D" w:rsidRDefault="006B274D" w:rsidP="006B274D">
            <w:pPr>
              <w:jc w:val="center"/>
              <w:rPr>
                <w:bCs/>
              </w:rPr>
            </w:pPr>
            <w:r w:rsidRPr="006B274D">
              <w:rPr>
                <w:bCs/>
              </w:rPr>
              <w:t>2</w:t>
            </w:r>
          </w:p>
        </w:tc>
      </w:tr>
      <w:tr w:rsidR="006B274D" w14:paraId="6A9EAEE6" w14:textId="357A31A2" w:rsidTr="00572B6D">
        <w:tc>
          <w:tcPr>
            <w:tcW w:w="1953" w:type="dxa"/>
            <w:tcBorders>
              <w:bottom w:val="single" w:sz="4" w:space="0" w:color="auto"/>
            </w:tcBorders>
            <w:shd w:val="clear" w:color="auto" w:fill="FFFF73"/>
          </w:tcPr>
          <w:p w14:paraId="10ED761C" w14:textId="77777777" w:rsidR="006B274D" w:rsidRDefault="006B274D" w:rsidP="004B1A4C">
            <w:pPr>
              <w:jc w:val="center"/>
              <w:rPr>
                <w:bCs/>
              </w:rPr>
            </w:pPr>
            <w:r>
              <w:rPr>
                <w:bCs/>
              </w:rPr>
              <w:t>Cluster 4</w:t>
            </w:r>
          </w:p>
        </w:tc>
        <w:tc>
          <w:tcPr>
            <w:tcW w:w="1827" w:type="dxa"/>
          </w:tcPr>
          <w:p w14:paraId="00D8C48D" w14:textId="4A1D4374" w:rsidR="006B274D" w:rsidRDefault="006B274D" w:rsidP="006B274D">
            <w:pPr>
              <w:jc w:val="center"/>
              <w:rPr>
                <w:bCs/>
              </w:rPr>
            </w:pPr>
            <w:r w:rsidRPr="006B274D">
              <w:rPr>
                <w:bCs/>
              </w:rPr>
              <w:t>60</w:t>
            </w:r>
          </w:p>
        </w:tc>
        <w:tc>
          <w:tcPr>
            <w:tcW w:w="1890" w:type="dxa"/>
          </w:tcPr>
          <w:p w14:paraId="16F9076D" w14:textId="5FB1868A" w:rsidR="006B274D" w:rsidRDefault="006B274D" w:rsidP="006B274D">
            <w:pPr>
              <w:jc w:val="center"/>
              <w:rPr>
                <w:bCs/>
              </w:rPr>
            </w:pPr>
            <w:r w:rsidRPr="006B274D">
              <w:rPr>
                <w:bCs/>
              </w:rPr>
              <w:t>30</w:t>
            </w:r>
          </w:p>
        </w:tc>
        <w:tc>
          <w:tcPr>
            <w:tcW w:w="1890" w:type="dxa"/>
          </w:tcPr>
          <w:p w14:paraId="53BE863F" w14:textId="38834E53" w:rsidR="006B274D" w:rsidRDefault="006B274D" w:rsidP="006B274D">
            <w:pPr>
              <w:jc w:val="center"/>
              <w:rPr>
                <w:bCs/>
              </w:rPr>
            </w:pPr>
            <w:r w:rsidRPr="006B274D">
              <w:rPr>
                <w:bCs/>
              </w:rPr>
              <w:t>11</w:t>
            </w:r>
          </w:p>
        </w:tc>
        <w:tc>
          <w:tcPr>
            <w:tcW w:w="1890" w:type="dxa"/>
          </w:tcPr>
          <w:p w14:paraId="2BCEF14A" w14:textId="2060991A" w:rsidR="006B274D" w:rsidRDefault="006B274D" w:rsidP="006B274D">
            <w:pPr>
              <w:jc w:val="center"/>
              <w:rPr>
                <w:bCs/>
              </w:rPr>
            </w:pPr>
            <w:r w:rsidRPr="006B274D">
              <w:rPr>
                <w:bCs/>
              </w:rPr>
              <w:t>0</w:t>
            </w:r>
          </w:p>
        </w:tc>
      </w:tr>
      <w:tr w:rsidR="006B274D" w14:paraId="154AE77E" w14:textId="3D0B6AC4" w:rsidTr="00572B6D">
        <w:tc>
          <w:tcPr>
            <w:tcW w:w="1953" w:type="dxa"/>
            <w:tcBorders>
              <w:bottom w:val="single" w:sz="4" w:space="0" w:color="auto"/>
            </w:tcBorders>
            <w:shd w:val="clear" w:color="auto" w:fill="38A800"/>
          </w:tcPr>
          <w:p w14:paraId="64A88BC6" w14:textId="77777777" w:rsidR="006B274D" w:rsidRDefault="006B274D" w:rsidP="004B1A4C">
            <w:pPr>
              <w:jc w:val="center"/>
              <w:rPr>
                <w:bCs/>
              </w:rPr>
            </w:pPr>
            <w:r>
              <w:rPr>
                <w:bCs/>
              </w:rPr>
              <w:t>Cluster 3</w:t>
            </w:r>
          </w:p>
        </w:tc>
        <w:tc>
          <w:tcPr>
            <w:tcW w:w="1827" w:type="dxa"/>
          </w:tcPr>
          <w:p w14:paraId="310727C3" w14:textId="4B04A35D" w:rsidR="006B274D" w:rsidRDefault="006B274D" w:rsidP="006B274D">
            <w:pPr>
              <w:jc w:val="center"/>
              <w:rPr>
                <w:bCs/>
              </w:rPr>
            </w:pPr>
            <w:r w:rsidRPr="006B274D">
              <w:rPr>
                <w:bCs/>
              </w:rPr>
              <w:t>6</w:t>
            </w:r>
          </w:p>
        </w:tc>
        <w:tc>
          <w:tcPr>
            <w:tcW w:w="1890" w:type="dxa"/>
          </w:tcPr>
          <w:p w14:paraId="7A8D2ED7" w14:textId="0BFBF8E9" w:rsidR="006B274D" w:rsidRDefault="006B274D" w:rsidP="006B274D">
            <w:pPr>
              <w:jc w:val="center"/>
              <w:rPr>
                <w:bCs/>
              </w:rPr>
            </w:pPr>
            <w:r w:rsidRPr="006B274D">
              <w:rPr>
                <w:bCs/>
              </w:rPr>
              <w:t>51</w:t>
            </w:r>
          </w:p>
        </w:tc>
        <w:tc>
          <w:tcPr>
            <w:tcW w:w="1890" w:type="dxa"/>
          </w:tcPr>
          <w:p w14:paraId="2660B69F" w14:textId="5C88B91E" w:rsidR="006B274D" w:rsidRDefault="006B274D" w:rsidP="006B274D">
            <w:pPr>
              <w:jc w:val="center"/>
              <w:rPr>
                <w:bCs/>
              </w:rPr>
            </w:pPr>
            <w:r w:rsidRPr="006B274D">
              <w:rPr>
                <w:bCs/>
              </w:rPr>
              <w:t>6</w:t>
            </w:r>
          </w:p>
        </w:tc>
        <w:tc>
          <w:tcPr>
            <w:tcW w:w="1890" w:type="dxa"/>
          </w:tcPr>
          <w:p w14:paraId="7A0BB498" w14:textId="04328FC4" w:rsidR="006B274D" w:rsidRDefault="006B274D" w:rsidP="006B274D">
            <w:pPr>
              <w:jc w:val="center"/>
              <w:rPr>
                <w:bCs/>
              </w:rPr>
            </w:pPr>
            <w:r w:rsidRPr="006B274D">
              <w:rPr>
                <w:bCs/>
              </w:rPr>
              <w:t>37</w:t>
            </w:r>
          </w:p>
        </w:tc>
      </w:tr>
      <w:tr w:rsidR="006B274D" w14:paraId="269BD75C" w14:textId="2E1C31CB" w:rsidTr="00572B6D">
        <w:tc>
          <w:tcPr>
            <w:tcW w:w="1953" w:type="dxa"/>
            <w:tcBorders>
              <w:bottom w:val="single" w:sz="4" w:space="0" w:color="auto"/>
            </w:tcBorders>
            <w:shd w:val="clear" w:color="auto" w:fill="FFAA00"/>
          </w:tcPr>
          <w:p w14:paraId="759F8A23" w14:textId="77777777" w:rsidR="006B274D" w:rsidRDefault="006B274D" w:rsidP="004B1A4C">
            <w:pPr>
              <w:jc w:val="center"/>
              <w:rPr>
                <w:bCs/>
              </w:rPr>
            </w:pPr>
            <w:r>
              <w:rPr>
                <w:bCs/>
              </w:rPr>
              <w:t>Cluster 2</w:t>
            </w:r>
          </w:p>
        </w:tc>
        <w:tc>
          <w:tcPr>
            <w:tcW w:w="1827" w:type="dxa"/>
          </w:tcPr>
          <w:p w14:paraId="048357DB" w14:textId="069A8A52" w:rsidR="006B274D" w:rsidRDefault="006B274D" w:rsidP="006B274D">
            <w:pPr>
              <w:jc w:val="center"/>
              <w:rPr>
                <w:bCs/>
              </w:rPr>
            </w:pPr>
            <w:r w:rsidRPr="006B274D">
              <w:rPr>
                <w:bCs/>
              </w:rPr>
              <w:t>0</w:t>
            </w:r>
          </w:p>
        </w:tc>
        <w:tc>
          <w:tcPr>
            <w:tcW w:w="1890" w:type="dxa"/>
          </w:tcPr>
          <w:p w14:paraId="3DCE18D7" w14:textId="71B91DC3" w:rsidR="006B274D" w:rsidRDefault="006B274D" w:rsidP="006B274D">
            <w:pPr>
              <w:jc w:val="center"/>
              <w:rPr>
                <w:bCs/>
              </w:rPr>
            </w:pPr>
            <w:r w:rsidRPr="006B274D">
              <w:rPr>
                <w:bCs/>
              </w:rPr>
              <w:t>0</w:t>
            </w:r>
          </w:p>
        </w:tc>
        <w:tc>
          <w:tcPr>
            <w:tcW w:w="1890" w:type="dxa"/>
          </w:tcPr>
          <w:p w14:paraId="38AE846F" w14:textId="65B7C7F6" w:rsidR="006B274D" w:rsidRDefault="006B274D" w:rsidP="006B274D">
            <w:pPr>
              <w:jc w:val="center"/>
              <w:rPr>
                <w:bCs/>
              </w:rPr>
            </w:pPr>
            <w:r w:rsidRPr="006B274D">
              <w:rPr>
                <w:bCs/>
              </w:rPr>
              <w:t>50</w:t>
            </w:r>
          </w:p>
        </w:tc>
        <w:tc>
          <w:tcPr>
            <w:tcW w:w="1890" w:type="dxa"/>
          </w:tcPr>
          <w:p w14:paraId="0AAEF4EB" w14:textId="567F079A" w:rsidR="006B274D" w:rsidRDefault="006B274D" w:rsidP="006B274D">
            <w:pPr>
              <w:jc w:val="center"/>
              <w:rPr>
                <w:bCs/>
              </w:rPr>
            </w:pPr>
            <w:r w:rsidRPr="006B274D">
              <w:rPr>
                <w:bCs/>
              </w:rPr>
              <w:t>50</w:t>
            </w:r>
          </w:p>
        </w:tc>
      </w:tr>
    </w:tbl>
    <w:p w14:paraId="423CDC9C" w14:textId="77777777" w:rsidR="006B274D" w:rsidRDefault="006B274D" w:rsidP="006555AF"/>
    <w:p w14:paraId="1727285A" w14:textId="1DE643E3" w:rsidR="006B274D" w:rsidRDefault="00B43361" w:rsidP="006555AF">
      <w:r>
        <w:t xml:space="preserve">The result shows that in cluster 5 and 6, where there </w:t>
      </w:r>
      <w:proofErr w:type="gramStart"/>
      <w:r>
        <w:t>are</w:t>
      </w:r>
      <w:proofErr w:type="gramEnd"/>
      <w:r>
        <w:t xml:space="preserve"> more natural forest per person, it is clear that people most prefer to use natural forest. They explain that natural forest wood give better quality of fire, more thermal value. </w:t>
      </w:r>
      <w:proofErr w:type="spellStart"/>
      <w:r>
        <w:t>Fuelwood</w:t>
      </w:r>
      <w:proofErr w:type="spellEnd"/>
      <w:r>
        <w:t xml:space="preserve"> plantation forest such as acacia is less </w:t>
      </w:r>
      <w:proofErr w:type="spellStart"/>
      <w:r>
        <w:t>prefered</w:t>
      </w:r>
      <w:proofErr w:type="spellEnd"/>
      <w:r>
        <w:t xml:space="preserve"> because the </w:t>
      </w:r>
      <w:proofErr w:type="gramStart"/>
      <w:r>
        <w:t>fire from acacia create</w:t>
      </w:r>
      <w:proofErr w:type="gramEnd"/>
      <w:r>
        <w:t xml:space="preserve"> much smoke which is uncomfortable.</w:t>
      </w:r>
    </w:p>
    <w:p w14:paraId="25C70A72" w14:textId="4401D923" w:rsidR="00B43361" w:rsidRDefault="00B43361" w:rsidP="006555AF">
      <w:r>
        <w:t xml:space="preserve">For cluster 3 and 4 where the average coverage of plantation forest per person is highest and coverage of natural forest is much lower, people tend to switch to utilize </w:t>
      </w:r>
      <w:proofErr w:type="spellStart"/>
      <w:r>
        <w:t>fuelwood</w:t>
      </w:r>
      <w:proofErr w:type="spellEnd"/>
      <w:r>
        <w:t xml:space="preserve"> from plantation forest which is left after harvesting, including branches and top of acacia, </w:t>
      </w:r>
      <w:proofErr w:type="spellStart"/>
      <w:r>
        <w:t>melia</w:t>
      </w:r>
      <w:proofErr w:type="spellEnd"/>
      <w:r>
        <w:t xml:space="preserve">, </w:t>
      </w:r>
      <w:proofErr w:type="spellStart"/>
      <w:r>
        <w:t>chukrasia</w:t>
      </w:r>
      <w:proofErr w:type="spellEnd"/>
      <w:r>
        <w:t xml:space="preserve">, and the lower part of bamboo trunks. For cluster 3, people also tend to use more </w:t>
      </w:r>
      <w:proofErr w:type="spellStart"/>
      <w:r>
        <w:t>fuelwood</w:t>
      </w:r>
      <w:proofErr w:type="spellEnd"/>
      <w:r>
        <w:t xml:space="preserve"> bought from the market.</w:t>
      </w:r>
    </w:p>
    <w:p w14:paraId="01A72687" w14:textId="64F5A02A" w:rsidR="00B43361" w:rsidRDefault="00B43361" w:rsidP="006555AF">
      <w:r>
        <w:t xml:space="preserve">For cluster 2 where there is not forest, people use </w:t>
      </w:r>
      <w:proofErr w:type="spellStart"/>
      <w:r>
        <w:t>fuelwood</w:t>
      </w:r>
      <w:proofErr w:type="spellEnd"/>
      <w:r>
        <w:t xml:space="preserve"> from their home garden and from purchasing from market.</w:t>
      </w:r>
    </w:p>
    <w:p w14:paraId="5FE7F6BF" w14:textId="77777777" w:rsidR="00395944" w:rsidRDefault="00395944" w:rsidP="00395944">
      <w:r>
        <w:t xml:space="preserve">The residential </w:t>
      </w:r>
      <w:proofErr w:type="spellStart"/>
      <w:r>
        <w:t>fuelwood</w:t>
      </w:r>
      <w:proofErr w:type="spellEnd"/>
      <w:r>
        <w:t xml:space="preserve"> consumption by source of </w:t>
      </w:r>
      <w:proofErr w:type="spellStart"/>
      <w:r>
        <w:t>fuelwood</w:t>
      </w:r>
      <w:proofErr w:type="spellEnd"/>
      <w:r>
        <w:t xml:space="preserve"> is as below:</w:t>
      </w:r>
    </w:p>
    <w:p w14:paraId="60F1E696" w14:textId="77777777" w:rsidR="00395944" w:rsidRDefault="00395944" w:rsidP="00395944">
      <w:pPr>
        <w:sectPr w:rsidR="00395944" w:rsidSect="00EE0B4C">
          <w:footerReference w:type="default" r:id="rId30"/>
          <w:pgSz w:w="11909" w:h="16834" w:code="9"/>
          <w:pgMar w:top="1260" w:right="1199" w:bottom="1170" w:left="1170" w:header="720" w:footer="345" w:gutter="0"/>
          <w:cols w:space="720"/>
          <w:docGrid w:linePitch="360"/>
        </w:sectPr>
      </w:pPr>
    </w:p>
    <w:p w14:paraId="3B27E33B" w14:textId="77777777" w:rsidR="00395944" w:rsidRDefault="00395944" w:rsidP="00395944"/>
    <w:p w14:paraId="04452701" w14:textId="77777777" w:rsidR="00395944" w:rsidRPr="00BC1605" w:rsidRDefault="00395944" w:rsidP="00395944">
      <w:pPr>
        <w:jc w:val="center"/>
        <w:rPr>
          <w:i/>
        </w:rPr>
      </w:pPr>
      <w:r w:rsidRPr="00BC1605">
        <w:rPr>
          <w:i/>
        </w:rPr>
        <w:t xml:space="preserve">Table – Total residential </w:t>
      </w:r>
      <w:proofErr w:type="spellStart"/>
      <w:r w:rsidRPr="00BC1605">
        <w:rPr>
          <w:i/>
        </w:rPr>
        <w:t>fuelwood</w:t>
      </w:r>
      <w:proofErr w:type="spellEnd"/>
      <w:r w:rsidRPr="00BC1605">
        <w:rPr>
          <w:i/>
        </w:rPr>
        <w:t xml:space="preserve"> consumption by source</w:t>
      </w:r>
    </w:p>
    <w:p w14:paraId="6BF5F94C" w14:textId="77777777" w:rsidR="00395944" w:rsidRDefault="00395944" w:rsidP="00395944"/>
    <w:tbl>
      <w:tblPr>
        <w:tblStyle w:val="TableGrid"/>
        <w:tblW w:w="14412" w:type="dxa"/>
        <w:tblInd w:w="108" w:type="dxa"/>
        <w:tblLook w:val="04A0" w:firstRow="1" w:lastRow="0" w:firstColumn="1" w:lastColumn="0" w:noHBand="0" w:noVBand="1"/>
      </w:tblPr>
      <w:tblGrid>
        <w:gridCol w:w="1980"/>
        <w:gridCol w:w="1456"/>
        <w:gridCol w:w="1424"/>
        <w:gridCol w:w="1365"/>
        <w:gridCol w:w="1425"/>
        <w:gridCol w:w="1352"/>
        <w:gridCol w:w="1438"/>
        <w:gridCol w:w="1352"/>
        <w:gridCol w:w="1258"/>
        <w:gridCol w:w="1362"/>
      </w:tblGrid>
      <w:tr w:rsidR="00395944" w14:paraId="264CA091" w14:textId="77777777" w:rsidTr="00157E78">
        <w:tc>
          <w:tcPr>
            <w:tcW w:w="1980" w:type="dxa"/>
            <w:tcBorders>
              <w:bottom w:val="single" w:sz="4" w:space="0" w:color="auto"/>
            </w:tcBorders>
          </w:tcPr>
          <w:p w14:paraId="5669D1B1" w14:textId="77777777" w:rsidR="00395944" w:rsidRDefault="00395944" w:rsidP="00157E78">
            <w:pPr>
              <w:jc w:val="center"/>
              <w:rPr>
                <w:bCs/>
              </w:rPr>
            </w:pPr>
            <w:r>
              <w:rPr>
                <w:bCs/>
              </w:rPr>
              <w:t>Cluster</w:t>
            </w:r>
          </w:p>
        </w:tc>
        <w:tc>
          <w:tcPr>
            <w:tcW w:w="1456" w:type="dxa"/>
          </w:tcPr>
          <w:p w14:paraId="349E6185" w14:textId="77777777" w:rsidR="00395944" w:rsidRPr="006B274D" w:rsidRDefault="00395944" w:rsidP="00157E78">
            <w:pPr>
              <w:jc w:val="center"/>
              <w:rPr>
                <w:bCs/>
              </w:rPr>
            </w:pPr>
            <w:r>
              <w:rPr>
                <w:bCs/>
              </w:rPr>
              <w:t xml:space="preserve">Total </w:t>
            </w:r>
            <w:proofErr w:type="spellStart"/>
            <w:r>
              <w:rPr>
                <w:bCs/>
              </w:rPr>
              <w:t>fuelwood</w:t>
            </w:r>
            <w:proofErr w:type="spellEnd"/>
            <w:r>
              <w:rPr>
                <w:bCs/>
              </w:rPr>
              <w:t xml:space="preserve"> consumption (ton/ year)</w:t>
            </w:r>
          </w:p>
        </w:tc>
        <w:tc>
          <w:tcPr>
            <w:tcW w:w="1424" w:type="dxa"/>
          </w:tcPr>
          <w:p w14:paraId="3B100C93" w14:textId="77777777" w:rsidR="00395944" w:rsidRDefault="00395944" w:rsidP="00157E78">
            <w:pPr>
              <w:jc w:val="center"/>
              <w:rPr>
                <w:bCs/>
              </w:rPr>
            </w:pPr>
            <w:r w:rsidRPr="006B274D">
              <w:rPr>
                <w:bCs/>
              </w:rPr>
              <w:t xml:space="preserve">% of </w:t>
            </w:r>
            <w:proofErr w:type="spellStart"/>
            <w:r w:rsidRPr="006B274D">
              <w:rPr>
                <w:bCs/>
              </w:rPr>
              <w:t>fuelwood</w:t>
            </w:r>
            <w:proofErr w:type="spellEnd"/>
            <w:r w:rsidRPr="006B274D">
              <w:rPr>
                <w:bCs/>
              </w:rPr>
              <w:t xml:space="preserve"> from natural forest</w:t>
            </w:r>
          </w:p>
        </w:tc>
        <w:tc>
          <w:tcPr>
            <w:tcW w:w="1365" w:type="dxa"/>
          </w:tcPr>
          <w:p w14:paraId="71BF3466" w14:textId="77777777" w:rsidR="00395944" w:rsidRPr="006B274D" w:rsidRDefault="00395944" w:rsidP="00157E78">
            <w:pPr>
              <w:jc w:val="center"/>
              <w:rPr>
                <w:bCs/>
              </w:rPr>
            </w:pPr>
            <w:r>
              <w:rPr>
                <w:bCs/>
              </w:rPr>
              <w:t xml:space="preserve">Quantity of </w:t>
            </w:r>
            <w:proofErr w:type="spellStart"/>
            <w:r>
              <w:rPr>
                <w:bCs/>
              </w:rPr>
              <w:t>fuelwood</w:t>
            </w:r>
            <w:proofErr w:type="spellEnd"/>
            <w:r>
              <w:rPr>
                <w:bCs/>
              </w:rPr>
              <w:t xml:space="preserve"> from natural forest (ton/ year)</w:t>
            </w:r>
          </w:p>
        </w:tc>
        <w:tc>
          <w:tcPr>
            <w:tcW w:w="1425" w:type="dxa"/>
          </w:tcPr>
          <w:p w14:paraId="4F4A1475" w14:textId="77777777" w:rsidR="00395944" w:rsidRDefault="00395944" w:rsidP="00157E78">
            <w:pPr>
              <w:jc w:val="center"/>
              <w:rPr>
                <w:bCs/>
              </w:rPr>
            </w:pPr>
            <w:r w:rsidRPr="006B274D">
              <w:rPr>
                <w:bCs/>
              </w:rPr>
              <w:t xml:space="preserve">% of </w:t>
            </w:r>
            <w:proofErr w:type="spellStart"/>
            <w:r w:rsidRPr="006B274D">
              <w:rPr>
                <w:bCs/>
              </w:rPr>
              <w:t>fuelwood</w:t>
            </w:r>
            <w:proofErr w:type="spellEnd"/>
            <w:r w:rsidRPr="006B274D">
              <w:rPr>
                <w:bCs/>
              </w:rPr>
              <w:t xml:space="preserve"> from plantation forest</w:t>
            </w:r>
          </w:p>
        </w:tc>
        <w:tc>
          <w:tcPr>
            <w:tcW w:w="1352" w:type="dxa"/>
          </w:tcPr>
          <w:p w14:paraId="67FF9974" w14:textId="77777777" w:rsidR="00395944" w:rsidRPr="006B274D" w:rsidRDefault="00395944" w:rsidP="00157E78">
            <w:pPr>
              <w:jc w:val="center"/>
              <w:rPr>
                <w:bCs/>
              </w:rPr>
            </w:pPr>
            <w:r>
              <w:rPr>
                <w:bCs/>
              </w:rPr>
              <w:t xml:space="preserve">Quantity of </w:t>
            </w:r>
            <w:proofErr w:type="spellStart"/>
            <w:r>
              <w:rPr>
                <w:bCs/>
              </w:rPr>
              <w:t>fuelwood</w:t>
            </w:r>
            <w:proofErr w:type="spellEnd"/>
            <w:r>
              <w:rPr>
                <w:bCs/>
              </w:rPr>
              <w:t xml:space="preserve"> from plantation forest (ton/ year)</w:t>
            </w:r>
          </w:p>
        </w:tc>
        <w:tc>
          <w:tcPr>
            <w:tcW w:w="1438" w:type="dxa"/>
          </w:tcPr>
          <w:p w14:paraId="53AEE5E2" w14:textId="77777777" w:rsidR="00395944" w:rsidRDefault="00395944" w:rsidP="00157E78">
            <w:pPr>
              <w:jc w:val="center"/>
              <w:rPr>
                <w:bCs/>
              </w:rPr>
            </w:pPr>
            <w:r w:rsidRPr="006B274D">
              <w:rPr>
                <w:bCs/>
              </w:rPr>
              <w:t xml:space="preserve">% of </w:t>
            </w:r>
            <w:proofErr w:type="spellStart"/>
            <w:r w:rsidRPr="006B274D">
              <w:rPr>
                <w:bCs/>
              </w:rPr>
              <w:t>fuelwood</w:t>
            </w:r>
            <w:proofErr w:type="spellEnd"/>
            <w:r w:rsidRPr="006B274D">
              <w:rPr>
                <w:bCs/>
              </w:rPr>
              <w:t xml:space="preserve"> from home garden</w:t>
            </w:r>
          </w:p>
        </w:tc>
        <w:tc>
          <w:tcPr>
            <w:tcW w:w="1352" w:type="dxa"/>
          </w:tcPr>
          <w:p w14:paraId="77B5FAC5" w14:textId="77777777" w:rsidR="00395944" w:rsidRPr="006B274D" w:rsidRDefault="00395944" w:rsidP="00157E78">
            <w:pPr>
              <w:jc w:val="center"/>
              <w:rPr>
                <w:bCs/>
              </w:rPr>
            </w:pPr>
            <w:r>
              <w:rPr>
                <w:bCs/>
              </w:rPr>
              <w:t xml:space="preserve">Quantity of </w:t>
            </w:r>
            <w:proofErr w:type="spellStart"/>
            <w:r>
              <w:rPr>
                <w:bCs/>
              </w:rPr>
              <w:t>fuelwood</w:t>
            </w:r>
            <w:proofErr w:type="spellEnd"/>
            <w:r>
              <w:rPr>
                <w:bCs/>
              </w:rPr>
              <w:t xml:space="preserve"> from home garden forest (ton/ year)</w:t>
            </w:r>
          </w:p>
        </w:tc>
        <w:tc>
          <w:tcPr>
            <w:tcW w:w="1258" w:type="dxa"/>
          </w:tcPr>
          <w:p w14:paraId="1B625872" w14:textId="77777777" w:rsidR="00395944" w:rsidRDefault="00395944" w:rsidP="00157E78">
            <w:pPr>
              <w:jc w:val="center"/>
              <w:rPr>
                <w:bCs/>
              </w:rPr>
            </w:pPr>
            <w:r w:rsidRPr="006B274D">
              <w:rPr>
                <w:bCs/>
              </w:rPr>
              <w:t xml:space="preserve">% of </w:t>
            </w:r>
            <w:proofErr w:type="spellStart"/>
            <w:r w:rsidRPr="006B274D">
              <w:rPr>
                <w:bCs/>
              </w:rPr>
              <w:t>fuelwood</w:t>
            </w:r>
            <w:proofErr w:type="spellEnd"/>
            <w:r w:rsidRPr="006B274D">
              <w:rPr>
                <w:bCs/>
              </w:rPr>
              <w:t xml:space="preserve"> from other source</w:t>
            </w:r>
          </w:p>
        </w:tc>
        <w:tc>
          <w:tcPr>
            <w:tcW w:w="1362" w:type="dxa"/>
          </w:tcPr>
          <w:p w14:paraId="26E7D113" w14:textId="77777777" w:rsidR="00395944" w:rsidRPr="006B274D" w:rsidRDefault="00395944" w:rsidP="00157E78">
            <w:pPr>
              <w:jc w:val="center"/>
              <w:rPr>
                <w:bCs/>
              </w:rPr>
            </w:pPr>
            <w:r>
              <w:rPr>
                <w:bCs/>
              </w:rPr>
              <w:t xml:space="preserve">Quantity of </w:t>
            </w:r>
            <w:proofErr w:type="spellStart"/>
            <w:r>
              <w:rPr>
                <w:bCs/>
              </w:rPr>
              <w:t>fuelwood</w:t>
            </w:r>
            <w:proofErr w:type="spellEnd"/>
            <w:r>
              <w:rPr>
                <w:bCs/>
              </w:rPr>
              <w:t xml:space="preserve"> from other source (ton/ year)</w:t>
            </w:r>
          </w:p>
        </w:tc>
      </w:tr>
      <w:tr w:rsidR="00391E99" w14:paraId="320E624E" w14:textId="77777777" w:rsidTr="00604187">
        <w:tc>
          <w:tcPr>
            <w:tcW w:w="1980" w:type="dxa"/>
            <w:tcBorders>
              <w:bottom w:val="single" w:sz="4" w:space="0" w:color="auto"/>
            </w:tcBorders>
            <w:shd w:val="clear" w:color="auto" w:fill="A83800"/>
          </w:tcPr>
          <w:p w14:paraId="64B8AC45" w14:textId="77777777" w:rsidR="00391E99" w:rsidRDefault="00391E99" w:rsidP="00157E78">
            <w:pPr>
              <w:jc w:val="center"/>
              <w:rPr>
                <w:bCs/>
              </w:rPr>
            </w:pPr>
            <w:r>
              <w:rPr>
                <w:bCs/>
              </w:rPr>
              <w:t>Cluster 6</w:t>
            </w:r>
          </w:p>
        </w:tc>
        <w:tc>
          <w:tcPr>
            <w:tcW w:w="1456" w:type="dxa"/>
            <w:vAlign w:val="bottom"/>
          </w:tcPr>
          <w:p w14:paraId="1BB5CBDA" w14:textId="0F8A8B80" w:rsidR="00391E99" w:rsidRPr="006B274D" w:rsidRDefault="00391E99" w:rsidP="00157E78">
            <w:pPr>
              <w:jc w:val="center"/>
              <w:rPr>
                <w:bCs/>
              </w:rPr>
            </w:pPr>
            <w:r w:rsidRPr="00391E99">
              <w:t>120,940</w:t>
            </w:r>
          </w:p>
        </w:tc>
        <w:tc>
          <w:tcPr>
            <w:tcW w:w="1424" w:type="dxa"/>
          </w:tcPr>
          <w:p w14:paraId="285A3C8B" w14:textId="77777777" w:rsidR="00391E99" w:rsidRDefault="00391E99" w:rsidP="00157E78">
            <w:pPr>
              <w:jc w:val="center"/>
              <w:rPr>
                <w:bCs/>
              </w:rPr>
            </w:pPr>
            <w:r w:rsidRPr="006B274D">
              <w:rPr>
                <w:bCs/>
              </w:rPr>
              <w:t>83</w:t>
            </w:r>
          </w:p>
        </w:tc>
        <w:tc>
          <w:tcPr>
            <w:tcW w:w="1365" w:type="dxa"/>
            <w:vAlign w:val="center"/>
          </w:tcPr>
          <w:p w14:paraId="28D16BE0" w14:textId="6325DFC8" w:rsidR="00391E99" w:rsidRPr="006B274D" w:rsidRDefault="00391E99" w:rsidP="00157E78">
            <w:pPr>
              <w:jc w:val="center"/>
              <w:rPr>
                <w:bCs/>
              </w:rPr>
            </w:pPr>
            <w:r>
              <w:rPr>
                <w:bCs/>
                <w:color w:val="000000"/>
              </w:rPr>
              <w:t>100,380</w:t>
            </w:r>
          </w:p>
        </w:tc>
        <w:tc>
          <w:tcPr>
            <w:tcW w:w="1425" w:type="dxa"/>
            <w:vAlign w:val="center"/>
          </w:tcPr>
          <w:p w14:paraId="05243FE1" w14:textId="053BEF2C" w:rsidR="00391E99" w:rsidRDefault="00391E99" w:rsidP="00157E78">
            <w:pPr>
              <w:jc w:val="center"/>
              <w:rPr>
                <w:bCs/>
              </w:rPr>
            </w:pPr>
            <w:r>
              <w:rPr>
                <w:bCs/>
                <w:color w:val="000000"/>
              </w:rPr>
              <w:t>10</w:t>
            </w:r>
          </w:p>
        </w:tc>
        <w:tc>
          <w:tcPr>
            <w:tcW w:w="1352" w:type="dxa"/>
            <w:vAlign w:val="center"/>
          </w:tcPr>
          <w:p w14:paraId="5AB3437F" w14:textId="7C9BD154" w:rsidR="00391E99" w:rsidRPr="006B274D" w:rsidRDefault="00391E99" w:rsidP="00157E78">
            <w:pPr>
              <w:jc w:val="center"/>
              <w:rPr>
                <w:bCs/>
              </w:rPr>
            </w:pPr>
            <w:r>
              <w:rPr>
                <w:bCs/>
                <w:color w:val="000000"/>
              </w:rPr>
              <w:t>12,094</w:t>
            </w:r>
          </w:p>
        </w:tc>
        <w:tc>
          <w:tcPr>
            <w:tcW w:w="1438" w:type="dxa"/>
            <w:vAlign w:val="center"/>
          </w:tcPr>
          <w:p w14:paraId="2A315826" w14:textId="0ABE653D" w:rsidR="00391E99" w:rsidRDefault="00391E99" w:rsidP="00157E78">
            <w:pPr>
              <w:jc w:val="center"/>
              <w:rPr>
                <w:bCs/>
              </w:rPr>
            </w:pPr>
            <w:r>
              <w:rPr>
                <w:bCs/>
                <w:color w:val="000000"/>
              </w:rPr>
              <w:t>6</w:t>
            </w:r>
          </w:p>
        </w:tc>
        <w:tc>
          <w:tcPr>
            <w:tcW w:w="1352" w:type="dxa"/>
            <w:vAlign w:val="center"/>
          </w:tcPr>
          <w:p w14:paraId="420F6AB1" w14:textId="09AB224D" w:rsidR="00391E99" w:rsidRPr="006B274D" w:rsidRDefault="00391E99" w:rsidP="00157E78">
            <w:pPr>
              <w:jc w:val="center"/>
              <w:rPr>
                <w:bCs/>
              </w:rPr>
            </w:pPr>
            <w:r>
              <w:rPr>
                <w:bCs/>
                <w:color w:val="000000"/>
              </w:rPr>
              <w:t>7,256</w:t>
            </w:r>
          </w:p>
        </w:tc>
        <w:tc>
          <w:tcPr>
            <w:tcW w:w="1258" w:type="dxa"/>
            <w:vAlign w:val="center"/>
          </w:tcPr>
          <w:p w14:paraId="647CEDAD" w14:textId="570DA3FF" w:rsidR="00391E99" w:rsidRDefault="00391E99" w:rsidP="00157E78">
            <w:pPr>
              <w:jc w:val="center"/>
              <w:rPr>
                <w:bCs/>
              </w:rPr>
            </w:pPr>
            <w:r>
              <w:rPr>
                <w:bCs/>
                <w:color w:val="000000"/>
              </w:rPr>
              <w:t>0</w:t>
            </w:r>
          </w:p>
        </w:tc>
        <w:tc>
          <w:tcPr>
            <w:tcW w:w="1362" w:type="dxa"/>
            <w:vAlign w:val="center"/>
          </w:tcPr>
          <w:p w14:paraId="27B6FCD6" w14:textId="18574DA9" w:rsidR="00391E99" w:rsidRPr="006B274D" w:rsidRDefault="00391E99" w:rsidP="00157E78">
            <w:pPr>
              <w:jc w:val="center"/>
              <w:rPr>
                <w:bCs/>
              </w:rPr>
            </w:pPr>
            <w:r>
              <w:rPr>
                <w:bCs/>
                <w:color w:val="000000"/>
              </w:rPr>
              <w:t>0</w:t>
            </w:r>
          </w:p>
        </w:tc>
      </w:tr>
      <w:tr w:rsidR="00391E99" w14:paraId="2F5073C6" w14:textId="77777777" w:rsidTr="00604187">
        <w:tc>
          <w:tcPr>
            <w:tcW w:w="1980" w:type="dxa"/>
            <w:tcBorders>
              <w:bottom w:val="single" w:sz="4" w:space="0" w:color="auto"/>
            </w:tcBorders>
            <w:shd w:val="clear" w:color="auto" w:fill="73B2FF"/>
          </w:tcPr>
          <w:p w14:paraId="6CDE0587" w14:textId="77777777" w:rsidR="00391E99" w:rsidRDefault="00391E99" w:rsidP="00157E78">
            <w:pPr>
              <w:jc w:val="center"/>
              <w:rPr>
                <w:bCs/>
              </w:rPr>
            </w:pPr>
            <w:r>
              <w:rPr>
                <w:bCs/>
              </w:rPr>
              <w:t>Cluster 5</w:t>
            </w:r>
          </w:p>
        </w:tc>
        <w:tc>
          <w:tcPr>
            <w:tcW w:w="1456" w:type="dxa"/>
            <w:vAlign w:val="bottom"/>
          </w:tcPr>
          <w:p w14:paraId="1C86F8EB" w14:textId="652E0A7D" w:rsidR="00391E99" w:rsidRPr="006B274D" w:rsidRDefault="00391E99" w:rsidP="00157E78">
            <w:pPr>
              <w:jc w:val="center"/>
              <w:rPr>
                <w:bCs/>
              </w:rPr>
            </w:pPr>
            <w:r w:rsidRPr="00391E99">
              <w:t>273,623</w:t>
            </w:r>
          </w:p>
        </w:tc>
        <w:tc>
          <w:tcPr>
            <w:tcW w:w="1424" w:type="dxa"/>
          </w:tcPr>
          <w:p w14:paraId="01080001" w14:textId="77777777" w:rsidR="00391E99" w:rsidRDefault="00391E99" w:rsidP="00157E78">
            <w:pPr>
              <w:jc w:val="center"/>
              <w:rPr>
                <w:bCs/>
              </w:rPr>
            </w:pPr>
            <w:r w:rsidRPr="006B274D">
              <w:rPr>
                <w:bCs/>
              </w:rPr>
              <w:t>84</w:t>
            </w:r>
          </w:p>
        </w:tc>
        <w:tc>
          <w:tcPr>
            <w:tcW w:w="1365" w:type="dxa"/>
            <w:vAlign w:val="center"/>
          </w:tcPr>
          <w:p w14:paraId="2AF4D56B" w14:textId="2157F366" w:rsidR="00391E99" w:rsidRPr="006B274D" w:rsidRDefault="00391E99" w:rsidP="00157E78">
            <w:pPr>
              <w:jc w:val="center"/>
              <w:rPr>
                <w:bCs/>
              </w:rPr>
            </w:pPr>
            <w:r>
              <w:rPr>
                <w:bCs/>
                <w:color w:val="000000"/>
              </w:rPr>
              <w:t>229,843</w:t>
            </w:r>
          </w:p>
        </w:tc>
        <w:tc>
          <w:tcPr>
            <w:tcW w:w="1425" w:type="dxa"/>
            <w:vAlign w:val="center"/>
          </w:tcPr>
          <w:p w14:paraId="0DAC4669" w14:textId="09A93639" w:rsidR="00391E99" w:rsidRDefault="00391E99" w:rsidP="00157E78">
            <w:pPr>
              <w:jc w:val="center"/>
              <w:rPr>
                <w:bCs/>
              </w:rPr>
            </w:pPr>
            <w:r>
              <w:rPr>
                <w:bCs/>
                <w:color w:val="000000"/>
              </w:rPr>
              <w:t>9</w:t>
            </w:r>
          </w:p>
        </w:tc>
        <w:tc>
          <w:tcPr>
            <w:tcW w:w="1352" w:type="dxa"/>
            <w:vAlign w:val="center"/>
          </w:tcPr>
          <w:p w14:paraId="2515F5A3" w14:textId="65376E90" w:rsidR="00391E99" w:rsidRPr="006B274D" w:rsidRDefault="00391E99" w:rsidP="00157E78">
            <w:pPr>
              <w:jc w:val="center"/>
              <w:rPr>
                <w:bCs/>
              </w:rPr>
            </w:pPr>
            <w:r>
              <w:rPr>
                <w:bCs/>
                <w:color w:val="000000"/>
              </w:rPr>
              <w:t>24,626</w:t>
            </w:r>
          </w:p>
        </w:tc>
        <w:tc>
          <w:tcPr>
            <w:tcW w:w="1438" w:type="dxa"/>
            <w:vAlign w:val="center"/>
          </w:tcPr>
          <w:p w14:paraId="567D34FC" w14:textId="0E5E2766" w:rsidR="00391E99" w:rsidRDefault="00391E99" w:rsidP="00157E78">
            <w:pPr>
              <w:jc w:val="center"/>
              <w:rPr>
                <w:bCs/>
              </w:rPr>
            </w:pPr>
            <w:r>
              <w:rPr>
                <w:bCs/>
                <w:color w:val="000000"/>
              </w:rPr>
              <w:t>4</w:t>
            </w:r>
          </w:p>
        </w:tc>
        <w:tc>
          <w:tcPr>
            <w:tcW w:w="1352" w:type="dxa"/>
            <w:vAlign w:val="center"/>
          </w:tcPr>
          <w:p w14:paraId="1C6683AC" w14:textId="7E0F8DB9" w:rsidR="00391E99" w:rsidRPr="006B274D" w:rsidRDefault="00391E99" w:rsidP="00157E78">
            <w:pPr>
              <w:jc w:val="center"/>
              <w:rPr>
                <w:bCs/>
              </w:rPr>
            </w:pPr>
            <w:r>
              <w:rPr>
                <w:bCs/>
                <w:color w:val="000000"/>
              </w:rPr>
              <w:t>10,945</w:t>
            </w:r>
          </w:p>
        </w:tc>
        <w:tc>
          <w:tcPr>
            <w:tcW w:w="1258" w:type="dxa"/>
            <w:vAlign w:val="center"/>
          </w:tcPr>
          <w:p w14:paraId="23D630A8" w14:textId="2C9858B9" w:rsidR="00391E99" w:rsidRDefault="00391E99" w:rsidP="00157E78">
            <w:pPr>
              <w:jc w:val="center"/>
              <w:rPr>
                <w:bCs/>
              </w:rPr>
            </w:pPr>
            <w:r>
              <w:rPr>
                <w:bCs/>
                <w:color w:val="000000"/>
              </w:rPr>
              <w:t>2</w:t>
            </w:r>
          </w:p>
        </w:tc>
        <w:tc>
          <w:tcPr>
            <w:tcW w:w="1362" w:type="dxa"/>
            <w:vAlign w:val="center"/>
          </w:tcPr>
          <w:p w14:paraId="6B156855" w14:textId="21B4CE3C" w:rsidR="00391E99" w:rsidRPr="006B274D" w:rsidRDefault="00391E99" w:rsidP="00157E78">
            <w:pPr>
              <w:jc w:val="center"/>
              <w:rPr>
                <w:bCs/>
              </w:rPr>
            </w:pPr>
            <w:r>
              <w:rPr>
                <w:bCs/>
                <w:color w:val="000000"/>
              </w:rPr>
              <w:t>5,472</w:t>
            </w:r>
          </w:p>
        </w:tc>
      </w:tr>
      <w:tr w:rsidR="00391E99" w14:paraId="625C0E0A" w14:textId="77777777" w:rsidTr="00604187">
        <w:tc>
          <w:tcPr>
            <w:tcW w:w="1980" w:type="dxa"/>
            <w:tcBorders>
              <w:bottom w:val="single" w:sz="4" w:space="0" w:color="auto"/>
            </w:tcBorders>
            <w:shd w:val="clear" w:color="auto" w:fill="FFFF73"/>
          </w:tcPr>
          <w:p w14:paraId="3C76462D" w14:textId="77777777" w:rsidR="00391E99" w:rsidRDefault="00391E99" w:rsidP="00157E78">
            <w:pPr>
              <w:jc w:val="center"/>
              <w:rPr>
                <w:bCs/>
              </w:rPr>
            </w:pPr>
            <w:r>
              <w:rPr>
                <w:bCs/>
              </w:rPr>
              <w:t>Cluster 4</w:t>
            </w:r>
          </w:p>
        </w:tc>
        <w:tc>
          <w:tcPr>
            <w:tcW w:w="1456" w:type="dxa"/>
            <w:vAlign w:val="bottom"/>
          </w:tcPr>
          <w:p w14:paraId="206EFE9F" w14:textId="0A971F87" w:rsidR="00391E99" w:rsidRPr="006B274D" w:rsidRDefault="00391E99" w:rsidP="00157E78">
            <w:pPr>
              <w:jc w:val="center"/>
              <w:rPr>
                <w:bCs/>
              </w:rPr>
            </w:pPr>
            <w:r w:rsidRPr="00391E99">
              <w:t>390,949</w:t>
            </w:r>
          </w:p>
        </w:tc>
        <w:tc>
          <w:tcPr>
            <w:tcW w:w="1424" w:type="dxa"/>
          </w:tcPr>
          <w:p w14:paraId="5D2ADE2B" w14:textId="77777777" w:rsidR="00391E99" w:rsidRDefault="00391E99" w:rsidP="00157E78">
            <w:pPr>
              <w:jc w:val="center"/>
              <w:rPr>
                <w:bCs/>
              </w:rPr>
            </w:pPr>
            <w:r w:rsidRPr="006B274D">
              <w:rPr>
                <w:bCs/>
              </w:rPr>
              <w:t>60</w:t>
            </w:r>
          </w:p>
        </w:tc>
        <w:tc>
          <w:tcPr>
            <w:tcW w:w="1365" w:type="dxa"/>
            <w:vAlign w:val="center"/>
          </w:tcPr>
          <w:p w14:paraId="509A119B" w14:textId="50E287BD" w:rsidR="00391E99" w:rsidRPr="006B274D" w:rsidRDefault="00391E99" w:rsidP="00157E78">
            <w:pPr>
              <w:jc w:val="center"/>
              <w:rPr>
                <w:bCs/>
              </w:rPr>
            </w:pPr>
            <w:r>
              <w:rPr>
                <w:bCs/>
                <w:color w:val="000000"/>
              </w:rPr>
              <w:t>234,569</w:t>
            </w:r>
          </w:p>
        </w:tc>
        <w:tc>
          <w:tcPr>
            <w:tcW w:w="1425" w:type="dxa"/>
            <w:vAlign w:val="center"/>
          </w:tcPr>
          <w:p w14:paraId="41A2360F" w14:textId="0C9D0CC3" w:rsidR="00391E99" w:rsidRDefault="00391E99" w:rsidP="00157E78">
            <w:pPr>
              <w:jc w:val="center"/>
              <w:rPr>
                <w:bCs/>
              </w:rPr>
            </w:pPr>
            <w:r>
              <w:rPr>
                <w:bCs/>
                <w:color w:val="000000"/>
              </w:rPr>
              <w:t>30</w:t>
            </w:r>
          </w:p>
        </w:tc>
        <w:tc>
          <w:tcPr>
            <w:tcW w:w="1352" w:type="dxa"/>
            <w:vAlign w:val="center"/>
          </w:tcPr>
          <w:p w14:paraId="0700B39F" w14:textId="02F5B587" w:rsidR="00391E99" w:rsidRPr="006B274D" w:rsidRDefault="00391E99" w:rsidP="00157E78">
            <w:pPr>
              <w:jc w:val="center"/>
              <w:rPr>
                <w:bCs/>
              </w:rPr>
            </w:pPr>
            <w:r>
              <w:rPr>
                <w:bCs/>
                <w:color w:val="000000"/>
              </w:rPr>
              <w:t>117,285</w:t>
            </w:r>
          </w:p>
        </w:tc>
        <w:tc>
          <w:tcPr>
            <w:tcW w:w="1438" w:type="dxa"/>
            <w:vAlign w:val="center"/>
          </w:tcPr>
          <w:p w14:paraId="40F789E4" w14:textId="1EA3CB3C" w:rsidR="00391E99" w:rsidRDefault="00391E99" w:rsidP="00157E78">
            <w:pPr>
              <w:jc w:val="center"/>
              <w:rPr>
                <w:bCs/>
              </w:rPr>
            </w:pPr>
            <w:r>
              <w:rPr>
                <w:bCs/>
                <w:color w:val="000000"/>
              </w:rPr>
              <w:t>11</w:t>
            </w:r>
          </w:p>
        </w:tc>
        <w:tc>
          <w:tcPr>
            <w:tcW w:w="1352" w:type="dxa"/>
            <w:vAlign w:val="center"/>
          </w:tcPr>
          <w:p w14:paraId="7371D355" w14:textId="1B89D5AA" w:rsidR="00391E99" w:rsidRPr="006B274D" w:rsidRDefault="00391E99" w:rsidP="00157E78">
            <w:pPr>
              <w:jc w:val="center"/>
              <w:rPr>
                <w:bCs/>
              </w:rPr>
            </w:pPr>
            <w:r>
              <w:rPr>
                <w:bCs/>
                <w:color w:val="000000"/>
              </w:rPr>
              <w:t>43,004</w:t>
            </w:r>
          </w:p>
        </w:tc>
        <w:tc>
          <w:tcPr>
            <w:tcW w:w="1258" w:type="dxa"/>
            <w:vAlign w:val="center"/>
          </w:tcPr>
          <w:p w14:paraId="70C5461B" w14:textId="6FF2FBC4" w:rsidR="00391E99" w:rsidRDefault="00391E99" w:rsidP="00157E78">
            <w:pPr>
              <w:jc w:val="center"/>
              <w:rPr>
                <w:bCs/>
              </w:rPr>
            </w:pPr>
            <w:r>
              <w:rPr>
                <w:bCs/>
                <w:color w:val="000000"/>
              </w:rPr>
              <w:t>0</w:t>
            </w:r>
          </w:p>
        </w:tc>
        <w:tc>
          <w:tcPr>
            <w:tcW w:w="1362" w:type="dxa"/>
            <w:vAlign w:val="center"/>
          </w:tcPr>
          <w:p w14:paraId="5B1F7F1B" w14:textId="514C61FB" w:rsidR="00391E99" w:rsidRPr="006B274D" w:rsidRDefault="00391E99" w:rsidP="00157E78">
            <w:pPr>
              <w:jc w:val="center"/>
              <w:rPr>
                <w:bCs/>
              </w:rPr>
            </w:pPr>
            <w:r>
              <w:rPr>
                <w:bCs/>
                <w:color w:val="000000"/>
              </w:rPr>
              <w:t>0</w:t>
            </w:r>
          </w:p>
        </w:tc>
      </w:tr>
      <w:tr w:rsidR="00391E99" w14:paraId="6CFD3D6B" w14:textId="77777777" w:rsidTr="00604187">
        <w:tc>
          <w:tcPr>
            <w:tcW w:w="1980" w:type="dxa"/>
            <w:tcBorders>
              <w:bottom w:val="single" w:sz="4" w:space="0" w:color="auto"/>
            </w:tcBorders>
            <w:shd w:val="clear" w:color="auto" w:fill="38A800"/>
          </w:tcPr>
          <w:p w14:paraId="009390AB" w14:textId="77777777" w:rsidR="00391E99" w:rsidRDefault="00391E99" w:rsidP="00157E78">
            <w:pPr>
              <w:jc w:val="center"/>
              <w:rPr>
                <w:bCs/>
              </w:rPr>
            </w:pPr>
            <w:r>
              <w:rPr>
                <w:bCs/>
              </w:rPr>
              <w:t>Cluster 3</w:t>
            </w:r>
          </w:p>
        </w:tc>
        <w:tc>
          <w:tcPr>
            <w:tcW w:w="1456" w:type="dxa"/>
            <w:vAlign w:val="bottom"/>
          </w:tcPr>
          <w:p w14:paraId="3821AD57" w14:textId="5EE3F6BE" w:rsidR="00391E99" w:rsidRPr="006B274D" w:rsidRDefault="00391E99" w:rsidP="00157E78">
            <w:pPr>
              <w:jc w:val="center"/>
              <w:rPr>
                <w:bCs/>
              </w:rPr>
            </w:pPr>
            <w:r w:rsidRPr="00391E99">
              <w:t>344,377</w:t>
            </w:r>
          </w:p>
        </w:tc>
        <w:tc>
          <w:tcPr>
            <w:tcW w:w="1424" w:type="dxa"/>
          </w:tcPr>
          <w:p w14:paraId="7F03A570" w14:textId="77777777" w:rsidR="00391E99" w:rsidRDefault="00391E99" w:rsidP="00157E78">
            <w:pPr>
              <w:jc w:val="center"/>
              <w:rPr>
                <w:bCs/>
              </w:rPr>
            </w:pPr>
            <w:r w:rsidRPr="006B274D">
              <w:rPr>
                <w:bCs/>
              </w:rPr>
              <w:t>6</w:t>
            </w:r>
          </w:p>
        </w:tc>
        <w:tc>
          <w:tcPr>
            <w:tcW w:w="1365" w:type="dxa"/>
            <w:vAlign w:val="center"/>
          </w:tcPr>
          <w:p w14:paraId="49EEC641" w14:textId="102F4C8A" w:rsidR="00391E99" w:rsidRPr="006B274D" w:rsidRDefault="00391E99" w:rsidP="00157E78">
            <w:pPr>
              <w:jc w:val="center"/>
              <w:rPr>
                <w:bCs/>
              </w:rPr>
            </w:pPr>
            <w:r>
              <w:rPr>
                <w:bCs/>
                <w:color w:val="000000"/>
              </w:rPr>
              <w:t>20,663</w:t>
            </w:r>
          </w:p>
        </w:tc>
        <w:tc>
          <w:tcPr>
            <w:tcW w:w="1425" w:type="dxa"/>
            <w:vAlign w:val="center"/>
          </w:tcPr>
          <w:p w14:paraId="68387C29" w14:textId="3E08E56E" w:rsidR="00391E99" w:rsidRDefault="00391E99" w:rsidP="00157E78">
            <w:pPr>
              <w:jc w:val="center"/>
              <w:rPr>
                <w:bCs/>
              </w:rPr>
            </w:pPr>
            <w:r>
              <w:rPr>
                <w:bCs/>
                <w:color w:val="000000"/>
              </w:rPr>
              <w:t>51</w:t>
            </w:r>
          </w:p>
        </w:tc>
        <w:tc>
          <w:tcPr>
            <w:tcW w:w="1352" w:type="dxa"/>
            <w:vAlign w:val="center"/>
          </w:tcPr>
          <w:p w14:paraId="5A0014D9" w14:textId="729AAB4B" w:rsidR="00391E99" w:rsidRPr="006B274D" w:rsidRDefault="00391E99" w:rsidP="00157E78">
            <w:pPr>
              <w:jc w:val="center"/>
              <w:rPr>
                <w:bCs/>
              </w:rPr>
            </w:pPr>
            <w:r>
              <w:rPr>
                <w:bCs/>
                <w:color w:val="000000"/>
              </w:rPr>
              <w:t>175,632</w:t>
            </w:r>
          </w:p>
        </w:tc>
        <w:tc>
          <w:tcPr>
            <w:tcW w:w="1438" w:type="dxa"/>
            <w:vAlign w:val="center"/>
          </w:tcPr>
          <w:p w14:paraId="502CAE82" w14:textId="4A4814F1" w:rsidR="00391E99" w:rsidRDefault="00391E99" w:rsidP="00157E78">
            <w:pPr>
              <w:jc w:val="center"/>
              <w:rPr>
                <w:bCs/>
              </w:rPr>
            </w:pPr>
            <w:r>
              <w:rPr>
                <w:bCs/>
                <w:color w:val="000000"/>
              </w:rPr>
              <w:t>6</w:t>
            </w:r>
          </w:p>
        </w:tc>
        <w:tc>
          <w:tcPr>
            <w:tcW w:w="1352" w:type="dxa"/>
            <w:vAlign w:val="center"/>
          </w:tcPr>
          <w:p w14:paraId="5D2F9DB9" w14:textId="3597E0C0" w:rsidR="00391E99" w:rsidRPr="006B274D" w:rsidRDefault="00391E99" w:rsidP="00157E78">
            <w:pPr>
              <w:jc w:val="center"/>
              <w:rPr>
                <w:bCs/>
              </w:rPr>
            </w:pPr>
            <w:r>
              <w:rPr>
                <w:bCs/>
                <w:color w:val="000000"/>
              </w:rPr>
              <w:t>20,663</w:t>
            </w:r>
          </w:p>
        </w:tc>
        <w:tc>
          <w:tcPr>
            <w:tcW w:w="1258" w:type="dxa"/>
            <w:vAlign w:val="center"/>
          </w:tcPr>
          <w:p w14:paraId="06C29CA6" w14:textId="7C136EAB" w:rsidR="00391E99" w:rsidRDefault="00391E99" w:rsidP="00157E78">
            <w:pPr>
              <w:jc w:val="center"/>
              <w:rPr>
                <w:bCs/>
              </w:rPr>
            </w:pPr>
            <w:r>
              <w:rPr>
                <w:bCs/>
                <w:color w:val="000000"/>
              </w:rPr>
              <w:t>37</w:t>
            </w:r>
          </w:p>
        </w:tc>
        <w:tc>
          <w:tcPr>
            <w:tcW w:w="1362" w:type="dxa"/>
            <w:vAlign w:val="center"/>
          </w:tcPr>
          <w:p w14:paraId="730048FE" w14:textId="0B0ACC73" w:rsidR="00391E99" w:rsidRPr="006B274D" w:rsidRDefault="00391E99" w:rsidP="00157E78">
            <w:pPr>
              <w:jc w:val="center"/>
              <w:rPr>
                <w:bCs/>
              </w:rPr>
            </w:pPr>
            <w:r>
              <w:rPr>
                <w:bCs/>
                <w:color w:val="000000"/>
              </w:rPr>
              <w:t>127,419</w:t>
            </w:r>
          </w:p>
        </w:tc>
      </w:tr>
      <w:tr w:rsidR="00391E99" w14:paraId="54C00767" w14:textId="77777777" w:rsidTr="00604187">
        <w:tc>
          <w:tcPr>
            <w:tcW w:w="1980" w:type="dxa"/>
            <w:tcBorders>
              <w:bottom w:val="single" w:sz="4" w:space="0" w:color="auto"/>
            </w:tcBorders>
            <w:shd w:val="clear" w:color="auto" w:fill="FFAA00"/>
          </w:tcPr>
          <w:p w14:paraId="4A2A2988" w14:textId="77777777" w:rsidR="00391E99" w:rsidRDefault="00391E99" w:rsidP="00157E78">
            <w:pPr>
              <w:jc w:val="center"/>
              <w:rPr>
                <w:bCs/>
              </w:rPr>
            </w:pPr>
            <w:r>
              <w:rPr>
                <w:bCs/>
              </w:rPr>
              <w:t>Cluster 2</w:t>
            </w:r>
          </w:p>
        </w:tc>
        <w:tc>
          <w:tcPr>
            <w:tcW w:w="1456" w:type="dxa"/>
            <w:vAlign w:val="bottom"/>
          </w:tcPr>
          <w:p w14:paraId="4E882364" w14:textId="75E7FE12" w:rsidR="00391E99" w:rsidRPr="006B274D" w:rsidRDefault="00391E99" w:rsidP="00157E78">
            <w:pPr>
              <w:jc w:val="center"/>
              <w:rPr>
                <w:bCs/>
              </w:rPr>
            </w:pPr>
            <w:r w:rsidRPr="00391E99">
              <w:t>322,851</w:t>
            </w:r>
          </w:p>
        </w:tc>
        <w:tc>
          <w:tcPr>
            <w:tcW w:w="1424" w:type="dxa"/>
          </w:tcPr>
          <w:p w14:paraId="57C29D20" w14:textId="77777777" w:rsidR="00391E99" w:rsidRDefault="00391E99" w:rsidP="00157E78">
            <w:pPr>
              <w:jc w:val="center"/>
              <w:rPr>
                <w:bCs/>
              </w:rPr>
            </w:pPr>
            <w:r w:rsidRPr="006B274D">
              <w:rPr>
                <w:bCs/>
              </w:rPr>
              <w:t>0</w:t>
            </w:r>
          </w:p>
        </w:tc>
        <w:tc>
          <w:tcPr>
            <w:tcW w:w="1365" w:type="dxa"/>
            <w:vAlign w:val="center"/>
          </w:tcPr>
          <w:p w14:paraId="6012C0BF" w14:textId="3F47259F" w:rsidR="00391E99" w:rsidRPr="006B274D" w:rsidRDefault="00391E99" w:rsidP="00157E78">
            <w:pPr>
              <w:jc w:val="center"/>
              <w:rPr>
                <w:bCs/>
              </w:rPr>
            </w:pPr>
            <w:r>
              <w:rPr>
                <w:bCs/>
                <w:color w:val="000000"/>
              </w:rPr>
              <w:t>0</w:t>
            </w:r>
          </w:p>
        </w:tc>
        <w:tc>
          <w:tcPr>
            <w:tcW w:w="1425" w:type="dxa"/>
            <w:vAlign w:val="center"/>
          </w:tcPr>
          <w:p w14:paraId="4A793D59" w14:textId="381E3975" w:rsidR="00391E99" w:rsidRDefault="00391E99" w:rsidP="00157E78">
            <w:pPr>
              <w:jc w:val="center"/>
              <w:rPr>
                <w:bCs/>
              </w:rPr>
            </w:pPr>
            <w:r>
              <w:rPr>
                <w:bCs/>
                <w:color w:val="000000"/>
              </w:rPr>
              <w:t>0</w:t>
            </w:r>
          </w:p>
        </w:tc>
        <w:tc>
          <w:tcPr>
            <w:tcW w:w="1352" w:type="dxa"/>
            <w:vAlign w:val="center"/>
          </w:tcPr>
          <w:p w14:paraId="283350A2" w14:textId="5B859EE9" w:rsidR="00391E99" w:rsidRPr="006B274D" w:rsidRDefault="00391E99" w:rsidP="00157E78">
            <w:pPr>
              <w:jc w:val="center"/>
              <w:rPr>
                <w:bCs/>
              </w:rPr>
            </w:pPr>
            <w:r>
              <w:rPr>
                <w:bCs/>
                <w:color w:val="000000"/>
              </w:rPr>
              <w:t>0</w:t>
            </w:r>
          </w:p>
        </w:tc>
        <w:tc>
          <w:tcPr>
            <w:tcW w:w="1438" w:type="dxa"/>
            <w:vAlign w:val="center"/>
          </w:tcPr>
          <w:p w14:paraId="53A90D66" w14:textId="78C14A74" w:rsidR="00391E99" w:rsidRDefault="00391E99" w:rsidP="00157E78">
            <w:pPr>
              <w:jc w:val="center"/>
              <w:rPr>
                <w:bCs/>
              </w:rPr>
            </w:pPr>
            <w:r>
              <w:rPr>
                <w:bCs/>
                <w:color w:val="000000"/>
              </w:rPr>
              <w:t>50</w:t>
            </w:r>
          </w:p>
        </w:tc>
        <w:tc>
          <w:tcPr>
            <w:tcW w:w="1352" w:type="dxa"/>
            <w:vAlign w:val="center"/>
          </w:tcPr>
          <w:p w14:paraId="1773E4E3" w14:textId="303A3F8C" w:rsidR="00391E99" w:rsidRPr="006B274D" w:rsidRDefault="00391E99" w:rsidP="00157E78">
            <w:pPr>
              <w:jc w:val="center"/>
              <w:rPr>
                <w:bCs/>
              </w:rPr>
            </w:pPr>
            <w:r>
              <w:rPr>
                <w:bCs/>
                <w:color w:val="000000"/>
              </w:rPr>
              <w:t>161,426</w:t>
            </w:r>
          </w:p>
        </w:tc>
        <w:tc>
          <w:tcPr>
            <w:tcW w:w="1258" w:type="dxa"/>
            <w:vAlign w:val="center"/>
          </w:tcPr>
          <w:p w14:paraId="5420A258" w14:textId="5753EBCC" w:rsidR="00391E99" w:rsidRDefault="00391E99" w:rsidP="00157E78">
            <w:pPr>
              <w:jc w:val="center"/>
              <w:rPr>
                <w:bCs/>
              </w:rPr>
            </w:pPr>
            <w:r>
              <w:rPr>
                <w:bCs/>
                <w:color w:val="000000"/>
              </w:rPr>
              <w:t>50</w:t>
            </w:r>
          </w:p>
        </w:tc>
        <w:tc>
          <w:tcPr>
            <w:tcW w:w="1362" w:type="dxa"/>
            <w:vAlign w:val="center"/>
          </w:tcPr>
          <w:p w14:paraId="0300E78F" w14:textId="49CAD4F4" w:rsidR="00391E99" w:rsidRPr="006B274D" w:rsidRDefault="00391E99" w:rsidP="00157E78">
            <w:pPr>
              <w:jc w:val="center"/>
              <w:rPr>
                <w:bCs/>
              </w:rPr>
            </w:pPr>
            <w:r>
              <w:rPr>
                <w:bCs/>
                <w:color w:val="000000"/>
              </w:rPr>
              <w:t>161,426</w:t>
            </w:r>
          </w:p>
        </w:tc>
      </w:tr>
      <w:tr w:rsidR="00395944" w:rsidRPr="00AB18A3" w14:paraId="4A65EB2B" w14:textId="77777777" w:rsidTr="00F6544D">
        <w:tc>
          <w:tcPr>
            <w:tcW w:w="1980" w:type="dxa"/>
            <w:shd w:val="clear" w:color="auto" w:fill="FFFFFF" w:themeFill="background1"/>
          </w:tcPr>
          <w:p w14:paraId="65E8EBEF" w14:textId="77777777" w:rsidR="00395944" w:rsidRPr="00AB18A3" w:rsidRDefault="00395944" w:rsidP="00157E78">
            <w:pPr>
              <w:jc w:val="center"/>
              <w:rPr>
                <w:b/>
                <w:bCs/>
              </w:rPr>
            </w:pPr>
            <w:r w:rsidRPr="00AB18A3">
              <w:rPr>
                <w:b/>
                <w:bCs/>
              </w:rPr>
              <w:t>Total by source</w:t>
            </w:r>
          </w:p>
        </w:tc>
        <w:tc>
          <w:tcPr>
            <w:tcW w:w="1456" w:type="dxa"/>
            <w:vAlign w:val="bottom"/>
          </w:tcPr>
          <w:p w14:paraId="33B027C9" w14:textId="2B26D680" w:rsidR="00395944" w:rsidRPr="00AB18A3" w:rsidRDefault="00391E99" w:rsidP="00157E78">
            <w:pPr>
              <w:jc w:val="center"/>
              <w:rPr>
                <w:b/>
                <w:bCs/>
              </w:rPr>
            </w:pPr>
            <w:r>
              <w:rPr>
                <w:b/>
                <w:bCs/>
              </w:rPr>
              <w:t>1,453,740</w:t>
            </w:r>
          </w:p>
        </w:tc>
        <w:tc>
          <w:tcPr>
            <w:tcW w:w="1424" w:type="dxa"/>
            <w:vAlign w:val="bottom"/>
          </w:tcPr>
          <w:p w14:paraId="07F31C72" w14:textId="77777777" w:rsidR="00395944" w:rsidRPr="00AB18A3" w:rsidRDefault="00395944" w:rsidP="00157E78">
            <w:pPr>
              <w:jc w:val="center"/>
              <w:rPr>
                <w:b/>
                <w:bCs/>
              </w:rPr>
            </w:pPr>
          </w:p>
        </w:tc>
        <w:tc>
          <w:tcPr>
            <w:tcW w:w="1365" w:type="dxa"/>
            <w:vAlign w:val="bottom"/>
          </w:tcPr>
          <w:p w14:paraId="1496ED66" w14:textId="3D9FAA88" w:rsidR="00395944" w:rsidRPr="00AB18A3" w:rsidRDefault="00391E99" w:rsidP="00157E78">
            <w:pPr>
              <w:jc w:val="center"/>
              <w:rPr>
                <w:b/>
                <w:bCs/>
              </w:rPr>
            </w:pPr>
            <w:r>
              <w:rPr>
                <w:b/>
                <w:bCs/>
              </w:rPr>
              <w:t>585,456</w:t>
            </w:r>
          </w:p>
        </w:tc>
        <w:tc>
          <w:tcPr>
            <w:tcW w:w="1425" w:type="dxa"/>
            <w:vAlign w:val="bottom"/>
          </w:tcPr>
          <w:p w14:paraId="7D1E2D6E" w14:textId="77777777" w:rsidR="00395944" w:rsidRPr="00AB18A3" w:rsidRDefault="00395944" w:rsidP="00157E78">
            <w:pPr>
              <w:jc w:val="center"/>
              <w:rPr>
                <w:b/>
                <w:bCs/>
              </w:rPr>
            </w:pPr>
          </w:p>
        </w:tc>
        <w:tc>
          <w:tcPr>
            <w:tcW w:w="1352" w:type="dxa"/>
            <w:vAlign w:val="bottom"/>
          </w:tcPr>
          <w:p w14:paraId="09C1CAD4" w14:textId="44EEA6A5" w:rsidR="00395944" w:rsidRPr="00AB18A3" w:rsidRDefault="00391E99" w:rsidP="00157E78">
            <w:pPr>
              <w:jc w:val="center"/>
              <w:rPr>
                <w:b/>
                <w:bCs/>
              </w:rPr>
            </w:pPr>
            <w:r>
              <w:rPr>
                <w:b/>
                <w:bCs/>
              </w:rPr>
              <w:t>329,637</w:t>
            </w:r>
          </w:p>
        </w:tc>
        <w:tc>
          <w:tcPr>
            <w:tcW w:w="1438" w:type="dxa"/>
            <w:vAlign w:val="bottom"/>
          </w:tcPr>
          <w:p w14:paraId="6A8ECFD9" w14:textId="77777777" w:rsidR="00395944" w:rsidRPr="00AB18A3" w:rsidRDefault="00395944" w:rsidP="00157E78">
            <w:pPr>
              <w:jc w:val="center"/>
              <w:rPr>
                <w:b/>
                <w:bCs/>
              </w:rPr>
            </w:pPr>
          </w:p>
        </w:tc>
        <w:tc>
          <w:tcPr>
            <w:tcW w:w="1352" w:type="dxa"/>
            <w:vAlign w:val="bottom"/>
          </w:tcPr>
          <w:p w14:paraId="03C8B7D0" w14:textId="4A006D1A" w:rsidR="00395944" w:rsidRPr="00AB18A3" w:rsidRDefault="00391E99" w:rsidP="00157E78">
            <w:pPr>
              <w:jc w:val="center"/>
              <w:rPr>
                <w:b/>
                <w:bCs/>
              </w:rPr>
            </w:pPr>
            <w:r>
              <w:rPr>
                <w:b/>
                <w:bCs/>
              </w:rPr>
              <w:t>243,294</w:t>
            </w:r>
          </w:p>
        </w:tc>
        <w:tc>
          <w:tcPr>
            <w:tcW w:w="1258" w:type="dxa"/>
            <w:vAlign w:val="bottom"/>
          </w:tcPr>
          <w:p w14:paraId="46406354" w14:textId="77777777" w:rsidR="00395944" w:rsidRPr="00AB18A3" w:rsidRDefault="00395944" w:rsidP="00157E78">
            <w:pPr>
              <w:jc w:val="center"/>
              <w:rPr>
                <w:b/>
                <w:bCs/>
              </w:rPr>
            </w:pPr>
          </w:p>
        </w:tc>
        <w:tc>
          <w:tcPr>
            <w:tcW w:w="1362" w:type="dxa"/>
            <w:vAlign w:val="bottom"/>
          </w:tcPr>
          <w:p w14:paraId="2F2F7345" w14:textId="58BF35FC" w:rsidR="00395944" w:rsidRPr="00AB18A3" w:rsidRDefault="00391E99" w:rsidP="00157E78">
            <w:pPr>
              <w:jc w:val="center"/>
              <w:rPr>
                <w:b/>
                <w:bCs/>
              </w:rPr>
            </w:pPr>
            <w:r>
              <w:rPr>
                <w:b/>
                <w:bCs/>
              </w:rPr>
              <w:t>294,317</w:t>
            </w:r>
          </w:p>
        </w:tc>
      </w:tr>
    </w:tbl>
    <w:p w14:paraId="4B40289E" w14:textId="77777777" w:rsidR="00395944" w:rsidRDefault="00395944" w:rsidP="00395944"/>
    <w:p w14:paraId="776310A8" w14:textId="77777777" w:rsidR="00395944" w:rsidRDefault="00395944" w:rsidP="00395944"/>
    <w:p w14:paraId="2E830660" w14:textId="77777777" w:rsidR="00395944" w:rsidRDefault="00395944" w:rsidP="00395944">
      <w:pPr>
        <w:sectPr w:rsidR="00395944" w:rsidSect="00AB18A3">
          <w:pgSz w:w="16834" w:h="11909" w:orient="landscape" w:code="9"/>
          <w:pgMar w:top="1166" w:right="1267" w:bottom="1195" w:left="1166" w:header="720" w:footer="346" w:gutter="0"/>
          <w:cols w:space="720"/>
          <w:docGrid w:linePitch="360"/>
        </w:sectPr>
      </w:pPr>
    </w:p>
    <w:p w14:paraId="739868C3" w14:textId="7572F5DB" w:rsidR="00395944" w:rsidRDefault="00395944" w:rsidP="00395944">
      <w:r>
        <w:lastRenderedPageBreak/>
        <w:t xml:space="preserve">The source of </w:t>
      </w:r>
      <w:proofErr w:type="spellStart"/>
      <w:r>
        <w:t>fuelwood</w:t>
      </w:r>
      <w:proofErr w:type="spellEnd"/>
      <w:r>
        <w:t xml:space="preserve"> from other sources is not identified during the survey because these woods are bought from the market and the consumer cannot tell the source of </w:t>
      </w:r>
      <w:proofErr w:type="gramStart"/>
      <w:r>
        <w:t>these wood</w:t>
      </w:r>
      <w:proofErr w:type="gramEnd"/>
      <w:r>
        <w:t xml:space="preserve">. </w:t>
      </w:r>
      <w:r w:rsidR="000F2965">
        <w:t xml:space="preserve">In the next session of this report it indicates that 100% of commercial wood are from natural market. </w:t>
      </w:r>
      <w:r>
        <w:t xml:space="preserve">Therefore it is assumed that the </w:t>
      </w:r>
      <w:proofErr w:type="gramStart"/>
      <w:r>
        <w:t xml:space="preserve">source of </w:t>
      </w:r>
      <w:proofErr w:type="spellStart"/>
      <w:r>
        <w:t>fuelwood</w:t>
      </w:r>
      <w:proofErr w:type="spellEnd"/>
      <w:r>
        <w:t xml:space="preserve"> from other sourc</w:t>
      </w:r>
      <w:r w:rsidR="000F2965">
        <w:t>es are</w:t>
      </w:r>
      <w:proofErr w:type="gramEnd"/>
      <w:r w:rsidR="000F2965">
        <w:t xml:space="preserve"> also from natural forest</w:t>
      </w:r>
      <w:r>
        <w:t>.</w:t>
      </w:r>
    </w:p>
    <w:p w14:paraId="1DABB067" w14:textId="77777777" w:rsidR="00395944" w:rsidRDefault="00395944" w:rsidP="00395944">
      <w:pPr>
        <w:rPr>
          <w:b/>
          <w:i/>
        </w:rPr>
      </w:pPr>
      <w:r w:rsidRPr="00831B72">
        <w:rPr>
          <w:b/>
          <w:i/>
        </w:rPr>
        <w:t xml:space="preserve">Total residential </w:t>
      </w:r>
      <w:proofErr w:type="spellStart"/>
      <w:r w:rsidRPr="00831B72">
        <w:rPr>
          <w:b/>
          <w:i/>
        </w:rPr>
        <w:t>fuelwood</w:t>
      </w:r>
      <w:proofErr w:type="spellEnd"/>
      <w:r w:rsidRPr="00831B72">
        <w:rPr>
          <w:b/>
          <w:i/>
        </w:rPr>
        <w:t xml:space="preserve"> consumption of Thanh Hoa and </w:t>
      </w:r>
      <w:proofErr w:type="spellStart"/>
      <w:r w:rsidRPr="00831B72">
        <w:rPr>
          <w:b/>
          <w:i/>
        </w:rPr>
        <w:t>Nghe</w:t>
      </w:r>
      <w:proofErr w:type="spellEnd"/>
      <w:r w:rsidRPr="00831B72">
        <w:rPr>
          <w:b/>
          <w:i/>
        </w:rPr>
        <w:t xml:space="preserve"> </w:t>
      </w:r>
      <w:proofErr w:type="spellStart"/>
      <w:proofErr w:type="gramStart"/>
      <w:r w:rsidRPr="00831B72">
        <w:rPr>
          <w:b/>
          <w:i/>
        </w:rPr>
        <w:t>An</w:t>
      </w:r>
      <w:proofErr w:type="spellEnd"/>
      <w:proofErr w:type="gramEnd"/>
      <w:r w:rsidRPr="00831B72">
        <w:rPr>
          <w:b/>
          <w:i/>
        </w:rPr>
        <w:t xml:space="preserve"> by source is as below:</w:t>
      </w:r>
    </w:p>
    <w:p w14:paraId="224ECB2B" w14:textId="77777777" w:rsidR="00395944" w:rsidRDefault="00395944" w:rsidP="00395944">
      <w:pPr>
        <w:rPr>
          <w:b/>
          <w:i/>
        </w:rPr>
      </w:pPr>
    </w:p>
    <w:tbl>
      <w:tblPr>
        <w:tblStyle w:val="TableGrid"/>
        <w:tblW w:w="7650" w:type="dxa"/>
        <w:tblInd w:w="1008" w:type="dxa"/>
        <w:shd w:val="clear" w:color="auto" w:fill="DAEEF3" w:themeFill="accent5" w:themeFillTint="33"/>
        <w:tblLook w:val="04A0" w:firstRow="1" w:lastRow="0" w:firstColumn="1" w:lastColumn="0" w:noHBand="0" w:noVBand="1"/>
      </w:tblPr>
      <w:tblGrid>
        <w:gridCol w:w="7650"/>
      </w:tblGrid>
      <w:tr w:rsidR="00395944" w14:paraId="5B4D8AFF" w14:textId="77777777" w:rsidTr="00F6544D">
        <w:tc>
          <w:tcPr>
            <w:tcW w:w="7650" w:type="dxa"/>
            <w:shd w:val="clear" w:color="auto" w:fill="DAEEF3" w:themeFill="accent5" w:themeFillTint="33"/>
          </w:tcPr>
          <w:p w14:paraId="767DD50A" w14:textId="45D33276" w:rsidR="00395944" w:rsidRDefault="004609D6" w:rsidP="00A6072E">
            <w:pPr>
              <w:spacing w:before="360"/>
              <w:ind w:left="342"/>
            </w:pPr>
            <w:r>
              <w:t>Total consumption: 1,453,740</w:t>
            </w:r>
            <w:r w:rsidR="00395944">
              <w:t xml:space="preserve"> ton per year</w:t>
            </w:r>
            <w:r w:rsidR="00F6544D">
              <w:t>, in which</w:t>
            </w:r>
            <w:r w:rsidR="00A6072E">
              <w:t>:</w:t>
            </w:r>
          </w:p>
          <w:p w14:paraId="5462E45B" w14:textId="7838384D" w:rsidR="00395944" w:rsidRDefault="004609D6" w:rsidP="00395944">
            <w:pPr>
              <w:pStyle w:val="ListParagraph"/>
              <w:numPr>
                <w:ilvl w:val="0"/>
                <w:numId w:val="27"/>
              </w:numPr>
              <w:contextualSpacing w:val="0"/>
            </w:pPr>
            <w:r>
              <w:t xml:space="preserve">From natural forest: </w:t>
            </w:r>
            <w:r w:rsidR="000F2965">
              <w:t>879,773</w:t>
            </w:r>
            <w:r w:rsidR="00395944">
              <w:t xml:space="preserve"> ton per year</w:t>
            </w:r>
            <w:r w:rsidR="000F2965">
              <w:t>, equivalent to 6</w:t>
            </w:r>
            <w:r w:rsidR="00F6544D">
              <w:t>1%</w:t>
            </w:r>
          </w:p>
          <w:p w14:paraId="70DF5D7C" w14:textId="7F3264DF" w:rsidR="00395944" w:rsidRDefault="00395944" w:rsidP="00395944">
            <w:pPr>
              <w:pStyle w:val="ListParagraph"/>
              <w:numPr>
                <w:ilvl w:val="0"/>
                <w:numId w:val="27"/>
              </w:numPr>
              <w:contextualSpacing w:val="0"/>
            </w:pPr>
            <w:r>
              <w:t xml:space="preserve">From plantation forest: </w:t>
            </w:r>
            <w:r w:rsidR="000F2965">
              <w:t>329,637</w:t>
            </w:r>
            <w:r>
              <w:t xml:space="preserve"> ton per year</w:t>
            </w:r>
            <w:r w:rsidR="00F6544D">
              <w:t xml:space="preserve">, equivalent to </w:t>
            </w:r>
            <w:r w:rsidR="000F2965">
              <w:t>23</w:t>
            </w:r>
            <w:r w:rsidR="00F6544D">
              <w:t xml:space="preserve"> %</w:t>
            </w:r>
          </w:p>
          <w:p w14:paraId="44124380" w14:textId="0FB590A6" w:rsidR="00395944" w:rsidRDefault="004609D6" w:rsidP="00395944">
            <w:pPr>
              <w:pStyle w:val="ListParagraph"/>
              <w:numPr>
                <w:ilvl w:val="0"/>
                <w:numId w:val="27"/>
              </w:numPr>
              <w:contextualSpacing w:val="0"/>
            </w:pPr>
            <w:r>
              <w:t xml:space="preserve">From home garden: </w:t>
            </w:r>
            <w:r w:rsidR="000F2965">
              <w:t>243,294</w:t>
            </w:r>
            <w:r w:rsidR="00395944">
              <w:t xml:space="preserve"> ton per year</w:t>
            </w:r>
            <w:r w:rsidR="00F6544D">
              <w:t xml:space="preserve">, equivalent to </w:t>
            </w:r>
            <w:r w:rsidR="000F2965">
              <w:t>16</w:t>
            </w:r>
            <w:r w:rsidR="00F6544D">
              <w:t>%</w:t>
            </w:r>
          </w:p>
          <w:p w14:paraId="08846CC6" w14:textId="77777777" w:rsidR="00395944" w:rsidRDefault="00395944" w:rsidP="00395944"/>
        </w:tc>
      </w:tr>
    </w:tbl>
    <w:p w14:paraId="0D7658EA" w14:textId="77777777" w:rsidR="00395944" w:rsidRPr="00395944" w:rsidRDefault="00395944" w:rsidP="00395944"/>
    <w:p w14:paraId="5F9C5419" w14:textId="3814A060" w:rsidR="005E306C" w:rsidRDefault="009D09BF" w:rsidP="009D09BF">
      <w:pPr>
        <w:pStyle w:val="Heading4"/>
      </w:pPr>
      <w:r>
        <w:t xml:space="preserve">Size of </w:t>
      </w:r>
      <w:proofErr w:type="spellStart"/>
      <w:r>
        <w:t>fuelwood</w:t>
      </w:r>
      <w:proofErr w:type="spellEnd"/>
      <w:r>
        <w:t xml:space="preserve"> consumed by residents</w:t>
      </w:r>
    </w:p>
    <w:p w14:paraId="359DCACB" w14:textId="5B87CD19" w:rsidR="00572B6D" w:rsidRDefault="00BC1605" w:rsidP="004355A1">
      <w:r>
        <w:t xml:space="preserve">While the source of </w:t>
      </w:r>
      <w:proofErr w:type="spellStart"/>
      <w:r>
        <w:t>fuelwood</w:t>
      </w:r>
      <w:proofErr w:type="spellEnd"/>
      <w:r>
        <w:t xml:space="preserve"> from natural forest/ plantation forest/ home garden/ or other sources is depending on the location (or cluster) of the household whether which source is more available, the preference of size of </w:t>
      </w:r>
      <w:proofErr w:type="spellStart"/>
      <w:r>
        <w:t>fuelwood</w:t>
      </w:r>
      <w:proofErr w:type="spellEnd"/>
      <w:r>
        <w:t xml:space="preserve"> consumed by household would not be much different between the household of different location (or cluster). This is because they all use stove for cooking, either traditional tripod stove or improved stove for which the most suitable size of </w:t>
      </w:r>
      <w:proofErr w:type="spellStart"/>
      <w:r>
        <w:t>fuelwood</w:t>
      </w:r>
      <w:proofErr w:type="spellEnd"/>
      <w:r>
        <w:t xml:space="preserve"> for stove is 5-15cm. </w:t>
      </w:r>
      <w:r w:rsidR="004355A1">
        <w:t>The table below show</w:t>
      </w:r>
      <w:r w:rsidR="00572B6D">
        <w:t xml:space="preserve">s the size of </w:t>
      </w:r>
      <w:proofErr w:type="spellStart"/>
      <w:r w:rsidR="00572B6D">
        <w:t>fuelwood</w:t>
      </w:r>
      <w:proofErr w:type="spellEnd"/>
      <w:r w:rsidR="00572B6D">
        <w:t xml:space="preserve"> consumed by commune.</w:t>
      </w:r>
    </w:p>
    <w:p w14:paraId="202CD799" w14:textId="77777777" w:rsidR="00572B6D" w:rsidRPr="004355A1" w:rsidRDefault="004355A1" w:rsidP="004355A1">
      <w:r>
        <w:t xml:space="preserve"> </w:t>
      </w:r>
    </w:p>
    <w:tbl>
      <w:tblPr>
        <w:tblW w:w="9465" w:type="dxa"/>
        <w:tblInd w:w="93"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4A0" w:firstRow="1" w:lastRow="0" w:firstColumn="1" w:lastColumn="0" w:noHBand="0" w:noVBand="1"/>
      </w:tblPr>
      <w:tblGrid>
        <w:gridCol w:w="555"/>
        <w:gridCol w:w="1170"/>
        <w:gridCol w:w="1350"/>
        <w:gridCol w:w="1350"/>
        <w:gridCol w:w="900"/>
        <w:gridCol w:w="1260"/>
        <w:gridCol w:w="1260"/>
        <w:gridCol w:w="1620"/>
      </w:tblGrid>
      <w:tr w:rsidR="00610A35" w14:paraId="45FCC558" w14:textId="77777777" w:rsidTr="00610A35">
        <w:trPr>
          <w:trHeight w:val="300"/>
        </w:trPr>
        <w:tc>
          <w:tcPr>
            <w:tcW w:w="555" w:type="dxa"/>
            <w:tcBorders>
              <w:top w:val="single" w:sz="4" w:space="0" w:color="auto"/>
              <w:bottom w:val="single" w:sz="4" w:space="0" w:color="auto"/>
            </w:tcBorders>
            <w:shd w:val="clear" w:color="auto" w:fill="auto"/>
            <w:noWrap/>
          </w:tcPr>
          <w:p w14:paraId="7357CD4A" w14:textId="77777777" w:rsidR="00610A35" w:rsidRPr="005A01E7" w:rsidRDefault="00610A35" w:rsidP="004B1A4C">
            <w:pPr>
              <w:spacing w:beforeLines="60" w:before="144" w:afterLines="60" w:after="144" w:line="240" w:lineRule="auto"/>
              <w:jc w:val="center"/>
              <w:rPr>
                <w:rFonts w:ascii="Arial" w:eastAsia="Times New Roman" w:hAnsi="Arial" w:cs="Arial"/>
                <w:b/>
                <w:bCs/>
                <w:sz w:val="18"/>
                <w:szCs w:val="18"/>
              </w:rPr>
            </w:pPr>
            <w:r>
              <w:rPr>
                <w:rFonts w:ascii="Arial" w:eastAsia="Times New Roman" w:hAnsi="Arial" w:cs="Arial"/>
                <w:b/>
                <w:bCs/>
                <w:sz w:val="18"/>
                <w:szCs w:val="18"/>
              </w:rPr>
              <w:t>No</w:t>
            </w:r>
          </w:p>
        </w:tc>
        <w:tc>
          <w:tcPr>
            <w:tcW w:w="1170" w:type="dxa"/>
            <w:tcBorders>
              <w:top w:val="single" w:sz="4" w:space="0" w:color="auto"/>
              <w:bottom w:val="single" w:sz="4" w:space="0" w:color="auto"/>
            </w:tcBorders>
            <w:shd w:val="clear" w:color="auto" w:fill="auto"/>
            <w:noWrap/>
          </w:tcPr>
          <w:p w14:paraId="0A6B7F61" w14:textId="77777777" w:rsidR="00610A35" w:rsidRPr="005A01E7" w:rsidRDefault="00610A35" w:rsidP="004B1A4C">
            <w:pPr>
              <w:spacing w:beforeLines="60" w:before="144" w:afterLines="60" w:after="144" w:line="240" w:lineRule="auto"/>
              <w:jc w:val="center"/>
              <w:rPr>
                <w:rFonts w:ascii="Arial" w:eastAsia="Times New Roman" w:hAnsi="Arial" w:cs="Arial"/>
                <w:b/>
                <w:bCs/>
                <w:sz w:val="18"/>
                <w:szCs w:val="18"/>
              </w:rPr>
            </w:pPr>
            <w:r w:rsidRPr="005A01E7">
              <w:rPr>
                <w:rFonts w:ascii="Arial" w:eastAsia="Times New Roman" w:hAnsi="Arial" w:cs="Arial"/>
                <w:b/>
                <w:bCs/>
                <w:sz w:val="18"/>
                <w:szCs w:val="18"/>
              </w:rPr>
              <w:t>Province</w:t>
            </w:r>
          </w:p>
        </w:tc>
        <w:tc>
          <w:tcPr>
            <w:tcW w:w="1350" w:type="dxa"/>
            <w:tcBorders>
              <w:top w:val="single" w:sz="4" w:space="0" w:color="auto"/>
              <w:bottom w:val="single" w:sz="4" w:space="0" w:color="auto"/>
            </w:tcBorders>
            <w:shd w:val="clear" w:color="auto" w:fill="auto"/>
            <w:noWrap/>
          </w:tcPr>
          <w:p w14:paraId="59026A81" w14:textId="77777777" w:rsidR="00610A35" w:rsidRPr="005A01E7" w:rsidRDefault="00610A35" w:rsidP="004B1A4C">
            <w:pPr>
              <w:spacing w:beforeLines="60" w:before="144" w:afterLines="60" w:after="144" w:line="240" w:lineRule="auto"/>
              <w:jc w:val="center"/>
              <w:rPr>
                <w:rFonts w:ascii="Arial" w:eastAsia="Times New Roman" w:hAnsi="Arial" w:cs="Arial"/>
                <w:b/>
                <w:bCs/>
                <w:sz w:val="18"/>
                <w:szCs w:val="18"/>
              </w:rPr>
            </w:pPr>
            <w:r w:rsidRPr="005A01E7">
              <w:rPr>
                <w:rFonts w:ascii="Arial" w:eastAsia="Times New Roman" w:hAnsi="Arial" w:cs="Arial"/>
                <w:b/>
                <w:bCs/>
                <w:sz w:val="18"/>
                <w:szCs w:val="18"/>
              </w:rPr>
              <w:t>District</w:t>
            </w:r>
          </w:p>
        </w:tc>
        <w:tc>
          <w:tcPr>
            <w:tcW w:w="1350" w:type="dxa"/>
            <w:tcBorders>
              <w:top w:val="single" w:sz="4" w:space="0" w:color="auto"/>
              <w:bottom w:val="single" w:sz="4" w:space="0" w:color="auto"/>
            </w:tcBorders>
            <w:shd w:val="clear" w:color="auto" w:fill="auto"/>
            <w:noWrap/>
          </w:tcPr>
          <w:p w14:paraId="4CBCAE87" w14:textId="77777777" w:rsidR="00610A35" w:rsidRPr="005A01E7" w:rsidRDefault="00610A35" w:rsidP="004B1A4C">
            <w:pPr>
              <w:spacing w:beforeLines="60" w:before="144" w:afterLines="60" w:after="144" w:line="240" w:lineRule="auto"/>
              <w:jc w:val="center"/>
              <w:rPr>
                <w:rFonts w:ascii="Arial" w:eastAsia="Times New Roman" w:hAnsi="Arial" w:cs="Arial"/>
                <w:b/>
                <w:bCs/>
                <w:sz w:val="18"/>
                <w:szCs w:val="18"/>
              </w:rPr>
            </w:pPr>
            <w:r w:rsidRPr="005A01E7">
              <w:rPr>
                <w:rFonts w:ascii="Arial" w:eastAsia="Times New Roman" w:hAnsi="Arial" w:cs="Arial"/>
                <w:b/>
                <w:bCs/>
                <w:sz w:val="18"/>
                <w:szCs w:val="18"/>
              </w:rPr>
              <w:t>Commune</w:t>
            </w:r>
          </w:p>
        </w:tc>
        <w:tc>
          <w:tcPr>
            <w:tcW w:w="900" w:type="dxa"/>
            <w:tcBorders>
              <w:top w:val="single" w:sz="4" w:space="0" w:color="auto"/>
              <w:bottom w:val="single" w:sz="4" w:space="0" w:color="auto"/>
            </w:tcBorders>
            <w:shd w:val="clear" w:color="000000" w:fill="auto"/>
            <w:noWrap/>
          </w:tcPr>
          <w:p w14:paraId="7D805ECF" w14:textId="77777777" w:rsidR="00610A35" w:rsidRPr="005A01E7" w:rsidRDefault="00610A35" w:rsidP="004B1A4C">
            <w:pPr>
              <w:spacing w:beforeLines="60" w:before="144" w:afterLines="60" w:after="144" w:line="240" w:lineRule="auto"/>
              <w:jc w:val="center"/>
              <w:rPr>
                <w:rFonts w:ascii="Arial" w:eastAsia="Times New Roman" w:hAnsi="Arial" w:cs="Arial"/>
                <w:b/>
                <w:bCs/>
                <w:color w:val="FF0000"/>
                <w:sz w:val="18"/>
                <w:szCs w:val="18"/>
              </w:rPr>
            </w:pPr>
            <w:r w:rsidRPr="005A01E7">
              <w:rPr>
                <w:rFonts w:ascii="Arial" w:eastAsia="Times New Roman" w:hAnsi="Arial" w:cs="Arial"/>
                <w:b/>
                <w:bCs/>
                <w:sz w:val="18"/>
                <w:szCs w:val="18"/>
              </w:rPr>
              <w:t>Cluster</w:t>
            </w:r>
          </w:p>
        </w:tc>
        <w:tc>
          <w:tcPr>
            <w:tcW w:w="1260" w:type="dxa"/>
            <w:tcBorders>
              <w:top w:val="single" w:sz="4" w:space="0" w:color="auto"/>
              <w:bottom w:val="single" w:sz="4" w:space="0" w:color="auto"/>
            </w:tcBorders>
            <w:shd w:val="clear" w:color="000000" w:fill="auto"/>
          </w:tcPr>
          <w:p w14:paraId="40C22F5F" w14:textId="58093302" w:rsidR="00610A35" w:rsidRPr="005A01E7" w:rsidRDefault="00610A35" w:rsidP="004B1A4C">
            <w:pPr>
              <w:spacing w:beforeLines="60" w:before="144" w:afterLines="60" w:after="144" w:line="240" w:lineRule="auto"/>
              <w:jc w:val="center"/>
              <w:rPr>
                <w:rFonts w:ascii="Arial" w:eastAsia="Times New Roman" w:hAnsi="Arial" w:cs="Arial"/>
                <w:b/>
                <w:bCs/>
                <w:sz w:val="18"/>
                <w:szCs w:val="18"/>
              </w:rPr>
            </w:pPr>
            <w:r>
              <w:rPr>
                <w:rFonts w:ascii="Arial" w:eastAsia="Times New Roman" w:hAnsi="Arial" w:cs="Arial"/>
                <w:b/>
                <w:bCs/>
                <w:sz w:val="18"/>
                <w:szCs w:val="18"/>
              </w:rPr>
              <w:t xml:space="preserve">% of </w:t>
            </w:r>
            <w:proofErr w:type="spellStart"/>
            <w:r>
              <w:rPr>
                <w:rFonts w:ascii="Arial" w:eastAsia="Times New Roman" w:hAnsi="Arial" w:cs="Arial"/>
                <w:b/>
                <w:bCs/>
                <w:sz w:val="18"/>
                <w:szCs w:val="18"/>
              </w:rPr>
              <w:t>fuelwood</w:t>
            </w:r>
            <w:proofErr w:type="spellEnd"/>
            <w:r>
              <w:rPr>
                <w:rFonts w:ascii="Arial" w:eastAsia="Times New Roman" w:hAnsi="Arial" w:cs="Arial"/>
                <w:b/>
                <w:bCs/>
                <w:sz w:val="18"/>
                <w:szCs w:val="18"/>
              </w:rPr>
              <w:t xml:space="preserve"> size&gt;15cm</w:t>
            </w:r>
          </w:p>
        </w:tc>
        <w:tc>
          <w:tcPr>
            <w:tcW w:w="1260" w:type="dxa"/>
            <w:tcBorders>
              <w:top w:val="single" w:sz="4" w:space="0" w:color="auto"/>
              <w:bottom w:val="single" w:sz="4" w:space="0" w:color="auto"/>
            </w:tcBorders>
            <w:shd w:val="clear" w:color="000000" w:fill="auto"/>
          </w:tcPr>
          <w:p w14:paraId="74A0393C" w14:textId="05E51D18" w:rsidR="00610A35" w:rsidRPr="005A01E7" w:rsidRDefault="00610A35" w:rsidP="004B1A4C">
            <w:pPr>
              <w:spacing w:beforeLines="60" w:before="144" w:afterLines="60" w:after="144" w:line="240" w:lineRule="auto"/>
              <w:jc w:val="center"/>
              <w:rPr>
                <w:rFonts w:ascii="Arial" w:eastAsia="Times New Roman" w:hAnsi="Arial" w:cs="Arial"/>
                <w:b/>
                <w:bCs/>
                <w:sz w:val="18"/>
                <w:szCs w:val="18"/>
              </w:rPr>
            </w:pPr>
            <w:r>
              <w:rPr>
                <w:rFonts w:ascii="Arial" w:eastAsia="Times New Roman" w:hAnsi="Arial" w:cs="Arial"/>
                <w:b/>
                <w:bCs/>
                <w:sz w:val="18"/>
                <w:szCs w:val="18"/>
              </w:rPr>
              <w:t xml:space="preserve">% of </w:t>
            </w:r>
            <w:proofErr w:type="spellStart"/>
            <w:r>
              <w:rPr>
                <w:rFonts w:ascii="Arial" w:eastAsia="Times New Roman" w:hAnsi="Arial" w:cs="Arial"/>
                <w:b/>
                <w:bCs/>
                <w:sz w:val="18"/>
                <w:szCs w:val="18"/>
              </w:rPr>
              <w:t>fuelwood</w:t>
            </w:r>
            <w:proofErr w:type="spellEnd"/>
            <w:r>
              <w:rPr>
                <w:rFonts w:ascii="Arial" w:eastAsia="Times New Roman" w:hAnsi="Arial" w:cs="Arial"/>
                <w:b/>
                <w:bCs/>
                <w:sz w:val="18"/>
                <w:szCs w:val="18"/>
              </w:rPr>
              <w:t xml:space="preserve"> size</w:t>
            </w:r>
            <w:r w:rsidR="00BC1605">
              <w:rPr>
                <w:rFonts w:ascii="Arial" w:eastAsia="Times New Roman" w:hAnsi="Arial" w:cs="Arial"/>
                <w:b/>
                <w:bCs/>
                <w:sz w:val="18"/>
                <w:szCs w:val="18"/>
              </w:rPr>
              <w:t xml:space="preserve"> </w:t>
            </w:r>
            <w:r>
              <w:rPr>
                <w:rFonts w:ascii="Arial" w:eastAsia="Times New Roman" w:hAnsi="Arial" w:cs="Arial"/>
                <w:b/>
                <w:bCs/>
                <w:sz w:val="18"/>
                <w:szCs w:val="18"/>
              </w:rPr>
              <w:t>5-15cm</w:t>
            </w:r>
          </w:p>
        </w:tc>
        <w:tc>
          <w:tcPr>
            <w:tcW w:w="1620" w:type="dxa"/>
            <w:tcBorders>
              <w:top w:val="single" w:sz="4" w:space="0" w:color="auto"/>
              <w:bottom w:val="single" w:sz="4" w:space="0" w:color="auto"/>
            </w:tcBorders>
            <w:shd w:val="clear" w:color="000000" w:fill="auto"/>
          </w:tcPr>
          <w:p w14:paraId="41C097F3" w14:textId="50CEADCB" w:rsidR="00610A35" w:rsidRPr="005A01E7" w:rsidRDefault="00610A35" w:rsidP="002758C8">
            <w:pPr>
              <w:spacing w:beforeLines="60" w:before="144" w:afterLines="60" w:after="144" w:line="240" w:lineRule="auto"/>
              <w:jc w:val="center"/>
              <w:rPr>
                <w:rFonts w:ascii="Arial" w:eastAsia="Times New Roman" w:hAnsi="Arial" w:cs="Arial"/>
                <w:b/>
                <w:bCs/>
                <w:sz w:val="18"/>
                <w:szCs w:val="18"/>
              </w:rPr>
            </w:pPr>
            <w:r>
              <w:rPr>
                <w:rFonts w:ascii="Arial" w:eastAsia="Times New Roman" w:hAnsi="Arial" w:cs="Arial"/>
                <w:b/>
                <w:bCs/>
                <w:sz w:val="18"/>
                <w:szCs w:val="18"/>
              </w:rPr>
              <w:t xml:space="preserve">% of </w:t>
            </w:r>
            <w:proofErr w:type="spellStart"/>
            <w:r>
              <w:rPr>
                <w:rFonts w:ascii="Arial" w:eastAsia="Times New Roman" w:hAnsi="Arial" w:cs="Arial"/>
                <w:b/>
                <w:bCs/>
                <w:sz w:val="18"/>
                <w:szCs w:val="18"/>
              </w:rPr>
              <w:t>fuelwood</w:t>
            </w:r>
            <w:proofErr w:type="spellEnd"/>
            <w:r>
              <w:rPr>
                <w:rFonts w:ascii="Arial" w:eastAsia="Times New Roman" w:hAnsi="Arial" w:cs="Arial"/>
                <w:b/>
                <w:bCs/>
                <w:sz w:val="18"/>
                <w:szCs w:val="18"/>
              </w:rPr>
              <w:t xml:space="preserve"> of branches &lt;5cm</w:t>
            </w:r>
          </w:p>
        </w:tc>
      </w:tr>
      <w:tr w:rsidR="00610A35" w14:paraId="2D071D96" w14:textId="77777777" w:rsidTr="00610A35">
        <w:trPr>
          <w:trHeight w:val="300"/>
        </w:trPr>
        <w:tc>
          <w:tcPr>
            <w:tcW w:w="555" w:type="dxa"/>
            <w:tcBorders>
              <w:top w:val="single" w:sz="4" w:space="0" w:color="auto"/>
            </w:tcBorders>
            <w:shd w:val="clear" w:color="auto" w:fill="auto"/>
            <w:noWrap/>
            <w:hideMark/>
          </w:tcPr>
          <w:p w14:paraId="0D2BA168" w14:textId="77777777"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sidRPr="005A01E7">
              <w:rPr>
                <w:rFonts w:ascii="Arial" w:hAnsi="Arial" w:cs="Arial"/>
                <w:sz w:val="18"/>
                <w:szCs w:val="18"/>
              </w:rPr>
              <w:br w:type="page"/>
            </w:r>
            <w:r w:rsidRPr="005A01E7">
              <w:rPr>
                <w:rFonts w:ascii="Arial" w:eastAsia="Times New Roman" w:hAnsi="Arial" w:cs="Arial"/>
                <w:sz w:val="18"/>
                <w:szCs w:val="18"/>
              </w:rPr>
              <w:t>1</w:t>
            </w:r>
          </w:p>
        </w:tc>
        <w:tc>
          <w:tcPr>
            <w:tcW w:w="1170" w:type="dxa"/>
            <w:tcBorders>
              <w:top w:val="single" w:sz="4" w:space="0" w:color="auto"/>
            </w:tcBorders>
            <w:shd w:val="clear" w:color="auto" w:fill="auto"/>
            <w:noWrap/>
            <w:hideMark/>
          </w:tcPr>
          <w:p w14:paraId="5DDBBD7D" w14:textId="77777777"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 xml:space="preserve">Thanh </w:t>
            </w:r>
            <w:proofErr w:type="spellStart"/>
            <w:r w:rsidRPr="005A01E7">
              <w:rPr>
                <w:rFonts w:ascii="Arial" w:eastAsia="Times New Roman" w:hAnsi="Arial" w:cs="Arial"/>
                <w:sz w:val="18"/>
                <w:szCs w:val="18"/>
              </w:rPr>
              <w:t>Hóa</w:t>
            </w:r>
            <w:proofErr w:type="spellEnd"/>
          </w:p>
        </w:tc>
        <w:tc>
          <w:tcPr>
            <w:tcW w:w="1350" w:type="dxa"/>
            <w:tcBorders>
              <w:top w:val="single" w:sz="4" w:space="0" w:color="auto"/>
            </w:tcBorders>
            <w:shd w:val="clear" w:color="auto" w:fill="auto"/>
            <w:noWrap/>
            <w:hideMark/>
          </w:tcPr>
          <w:p w14:paraId="520152C7" w14:textId="77777777" w:rsidR="00610A35" w:rsidRPr="005A01E7" w:rsidRDefault="00610A35" w:rsidP="004B1A4C">
            <w:pPr>
              <w:spacing w:beforeLines="60" w:before="144" w:afterLines="60" w:after="144" w:line="240" w:lineRule="auto"/>
              <w:jc w:val="center"/>
              <w:rPr>
                <w:rFonts w:ascii="Arial" w:eastAsia="Times New Roman" w:hAnsi="Arial" w:cs="Arial"/>
                <w:sz w:val="18"/>
                <w:szCs w:val="18"/>
              </w:rPr>
            </w:pPr>
            <w:proofErr w:type="spellStart"/>
            <w:r w:rsidRPr="005A01E7">
              <w:rPr>
                <w:rFonts w:ascii="Arial" w:eastAsia="Times New Roman" w:hAnsi="Arial" w:cs="Arial"/>
                <w:sz w:val="18"/>
                <w:szCs w:val="18"/>
              </w:rPr>
              <w:t>Bá</w:t>
            </w:r>
            <w:proofErr w:type="spellEnd"/>
            <w:r w:rsidRPr="005A01E7">
              <w:rPr>
                <w:rFonts w:ascii="Arial" w:eastAsia="Times New Roman" w:hAnsi="Arial" w:cs="Arial"/>
                <w:sz w:val="18"/>
                <w:szCs w:val="18"/>
              </w:rPr>
              <w:t xml:space="preserve"> </w:t>
            </w:r>
            <w:proofErr w:type="spellStart"/>
            <w:r w:rsidRPr="005A01E7">
              <w:rPr>
                <w:rFonts w:ascii="Arial" w:eastAsia="Times New Roman" w:hAnsi="Arial" w:cs="Arial"/>
                <w:sz w:val="18"/>
                <w:szCs w:val="18"/>
              </w:rPr>
              <w:t>Thước</w:t>
            </w:r>
            <w:proofErr w:type="spellEnd"/>
          </w:p>
        </w:tc>
        <w:tc>
          <w:tcPr>
            <w:tcW w:w="1350" w:type="dxa"/>
            <w:tcBorders>
              <w:top w:val="single" w:sz="4" w:space="0" w:color="auto"/>
            </w:tcBorders>
            <w:shd w:val="clear" w:color="auto" w:fill="auto"/>
            <w:noWrap/>
            <w:hideMark/>
          </w:tcPr>
          <w:p w14:paraId="17D18B7D" w14:textId="77777777" w:rsidR="00610A35" w:rsidRPr="005A01E7" w:rsidRDefault="00610A35" w:rsidP="004B1A4C">
            <w:pPr>
              <w:spacing w:beforeLines="60" w:before="144" w:afterLines="60" w:after="144" w:line="240" w:lineRule="auto"/>
              <w:jc w:val="center"/>
              <w:rPr>
                <w:rFonts w:ascii="Arial" w:eastAsia="Times New Roman" w:hAnsi="Arial" w:cs="Arial"/>
                <w:sz w:val="18"/>
                <w:szCs w:val="18"/>
              </w:rPr>
            </w:pPr>
            <w:proofErr w:type="spellStart"/>
            <w:r w:rsidRPr="005A01E7">
              <w:rPr>
                <w:rFonts w:ascii="Arial" w:eastAsia="Times New Roman" w:hAnsi="Arial" w:cs="Arial"/>
                <w:sz w:val="18"/>
                <w:szCs w:val="18"/>
              </w:rPr>
              <w:t>Thiết</w:t>
            </w:r>
            <w:proofErr w:type="spellEnd"/>
            <w:r w:rsidRPr="005A01E7">
              <w:rPr>
                <w:rFonts w:ascii="Arial" w:eastAsia="Times New Roman" w:hAnsi="Arial" w:cs="Arial"/>
                <w:sz w:val="18"/>
                <w:szCs w:val="18"/>
              </w:rPr>
              <w:t xml:space="preserve"> </w:t>
            </w:r>
            <w:proofErr w:type="spellStart"/>
            <w:r w:rsidRPr="005A01E7">
              <w:rPr>
                <w:rFonts w:ascii="Arial" w:eastAsia="Times New Roman" w:hAnsi="Arial" w:cs="Arial"/>
                <w:sz w:val="18"/>
                <w:szCs w:val="18"/>
              </w:rPr>
              <w:t>Ống</w:t>
            </w:r>
            <w:proofErr w:type="spellEnd"/>
          </w:p>
        </w:tc>
        <w:tc>
          <w:tcPr>
            <w:tcW w:w="900" w:type="dxa"/>
            <w:tcBorders>
              <w:top w:val="single" w:sz="4" w:space="0" w:color="auto"/>
            </w:tcBorders>
            <w:shd w:val="clear" w:color="000000" w:fill="73B2FF"/>
            <w:noWrap/>
            <w:hideMark/>
          </w:tcPr>
          <w:p w14:paraId="5CE1032A" w14:textId="77777777"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5</w:t>
            </w:r>
          </w:p>
        </w:tc>
        <w:tc>
          <w:tcPr>
            <w:tcW w:w="1260" w:type="dxa"/>
            <w:tcBorders>
              <w:top w:val="single" w:sz="4" w:space="0" w:color="auto"/>
              <w:bottom w:val="dotted" w:sz="4" w:space="0" w:color="auto"/>
            </w:tcBorders>
            <w:shd w:val="clear" w:color="auto" w:fill="auto"/>
            <w:vAlign w:val="bottom"/>
          </w:tcPr>
          <w:p w14:paraId="3F434A69" w14:textId="6434907B"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Pr>
                <w:rFonts w:ascii="Calibri" w:hAnsi="Calibri"/>
                <w:color w:val="000000"/>
                <w:sz w:val="22"/>
              </w:rPr>
              <w:t>0</w:t>
            </w:r>
          </w:p>
        </w:tc>
        <w:tc>
          <w:tcPr>
            <w:tcW w:w="1260" w:type="dxa"/>
            <w:tcBorders>
              <w:top w:val="single" w:sz="4" w:space="0" w:color="auto"/>
              <w:bottom w:val="dotted" w:sz="4" w:space="0" w:color="auto"/>
            </w:tcBorders>
            <w:vAlign w:val="bottom"/>
          </w:tcPr>
          <w:p w14:paraId="138A640E" w14:textId="0904B8DA" w:rsidR="00610A35" w:rsidRPr="00EE0B4C" w:rsidRDefault="00610A35" w:rsidP="004B1A4C">
            <w:pPr>
              <w:spacing w:beforeLines="60" w:before="144" w:afterLines="60" w:after="144" w:line="240" w:lineRule="auto"/>
              <w:jc w:val="center"/>
              <w:rPr>
                <w:rFonts w:ascii="Arial" w:eastAsia="Times New Roman" w:hAnsi="Arial" w:cs="Arial"/>
                <w:sz w:val="18"/>
                <w:szCs w:val="18"/>
              </w:rPr>
            </w:pPr>
            <w:r>
              <w:rPr>
                <w:rFonts w:ascii="Calibri" w:hAnsi="Calibri"/>
                <w:color w:val="000000"/>
                <w:sz w:val="22"/>
              </w:rPr>
              <w:t>13</w:t>
            </w:r>
          </w:p>
        </w:tc>
        <w:tc>
          <w:tcPr>
            <w:tcW w:w="1620" w:type="dxa"/>
            <w:tcBorders>
              <w:top w:val="single" w:sz="4" w:space="0" w:color="auto"/>
              <w:bottom w:val="dotted" w:sz="4" w:space="0" w:color="auto"/>
            </w:tcBorders>
            <w:shd w:val="clear" w:color="auto" w:fill="auto"/>
            <w:vAlign w:val="bottom"/>
          </w:tcPr>
          <w:p w14:paraId="3F2D329F" w14:textId="0E30C106"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Pr>
                <w:rFonts w:ascii="Calibri" w:hAnsi="Calibri"/>
                <w:color w:val="000000"/>
                <w:sz w:val="22"/>
              </w:rPr>
              <w:t>87</w:t>
            </w:r>
          </w:p>
        </w:tc>
      </w:tr>
      <w:tr w:rsidR="00610A35" w14:paraId="47FDB3E6" w14:textId="77777777" w:rsidTr="00610A35">
        <w:trPr>
          <w:trHeight w:val="300"/>
        </w:trPr>
        <w:tc>
          <w:tcPr>
            <w:tcW w:w="555" w:type="dxa"/>
            <w:shd w:val="clear" w:color="auto" w:fill="auto"/>
            <w:noWrap/>
            <w:hideMark/>
          </w:tcPr>
          <w:p w14:paraId="0506DF49" w14:textId="77777777"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2</w:t>
            </w:r>
          </w:p>
        </w:tc>
        <w:tc>
          <w:tcPr>
            <w:tcW w:w="1170" w:type="dxa"/>
            <w:shd w:val="clear" w:color="auto" w:fill="auto"/>
            <w:noWrap/>
            <w:hideMark/>
          </w:tcPr>
          <w:p w14:paraId="73B0942F" w14:textId="77777777"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 xml:space="preserve">Thanh </w:t>
            </w:r>
            <w:proofErr w:type="spellStart"/>
            <w:r w:rsidRPr="005A01E7">
              <w:rPr>
                <w:rFonts w:ascii="Arial" w:eastAsia="Times New Roman" w:hAnsi="Arial" w:cs="Arial"/>
                <w:sz w:val="18"/>
                <w:szCs w:val="18"/>
              </w:rPr>
              <w:t>Hóa</w:t>
            </w:r>
            <w:proofErr w:type="spellEnd"/>
          </w:p>
        </w:tc>
        <w:tc>
          <w:tcPr>
            <w:tcW w:w="1350" w:type="dxa"/>
            <w:shd w:val="clear" w:color="auto" w:fill="auto"/>
            <w:noWrap/>
            <w:hideMark/>
          </w:tcPr>
          <w:p w14:paraId="5831D6C5" w14:textId="77777777" w:rsidR="00610A35" w:rsidRPr="005A01E7" w:rsidRDefault="00610A35" w:rsidP="004B1A4C">
            <w:pPr>
              <w:spacing w:beforeLines="60" w:before="144" w:afterLines="60" w:after="144" w:line="240" w:lineRule="auto"/>
              <w:jc w:val="center"/>
              <w:rPr>
                <w:rFonts w:ascii="Arial" w:eastAsia="Times New Roman" w:hAnsi="Arial" w:cs="Arial"/>
                <w:sz w:val="18"/>
                <w:szCs w:val="18"/>
              </w:rPr>
            </w:pPr>
            <w:proofErr w:type="spellStart"/>
            <w:r w:rsidRPr="005A01E7">
              <w:rPr>
                <w:rFonts w:ascii="Arial" w:eastAsia="Times New Roman" w:hAnsi="Arial" w:cs="Arial"/>
                <w:sz w:val="18"/>
                <w:szCs w:val="18"/>
              </w:rPr>
              <w:t>Bá</w:t>
            </w:r>
            <w:proofErr w:type="spellEnd"/>
            <w:r w:rsidRPr="005A01E7">
              <w:rPr>
                <w:rFonts w:ascii="Arial" w:eastAsia="Times New Roman" w:hAnsi="Arial" w:cs="Arial"/>
                <w:sz w:val="18"/>
                <w:szCs w:val="18"/>
              </w:rPr>
              <w:t xml:space="preserve"> </w:t>
            </w:r>
            <w:proofErr w:type="spellStart"/>
            <w:r w:rsidRPr="005A01E7">
              <w:rPr>
                <w:rFonts w:ascii="Arial" w:eastAsia="Times New Roman" w:hAnsi="Arial" w:cs="Arial"/>
                <w:sz w:val="18"/>
                <w:szCs w:val="18"/>
              </w:rPr>
              <w:t>Thước</w:t>
            </w:r>
            <w:proofErr w:type="spellEnd"/>
          </w:p>
        </w:tc>
        <w:tc>
          <w:tcPr>
            <w:tcW w:w="1350" w:type="dxa"/>
            <w:shd w:val="clear" w:color="auto" w:fill="auto"/>
            <w:noWrap/>
            <w:hideMark/>
          </w:tcPr>
          <w:p w14:paraId="0B091B9C" w14:textId="77777777"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Pr>
                <w:rFonts w:ascii="Arial" w:eastAsia="Times New Roman" w:hAnsi="Arial" w:cs="Arial"/>
                <w:sz w:val="18"/>
                <w:szCs w:val="18"/>
              </w:rPr>
              <w:t>Ba</w:t>
            </w:r>
            <w:r w:rsidRPr="005A01E7">
              <w:rPr>
                <w:rFonts w:ascii="Arial" w:eastAsia="Times New Roman" w:hAnsi="Arial" w:cs="Arial"/>
                <w:sz w:val="18"/>
                <w:szCs w:val="18"/>
              </w:rPr>
              <w:t xml:space="preserve">n </w:t>
            </w:r>
            <w:proofErr w:type="spellStart"/>
            <w:r w:rsidRPr="005A01E7">
              <w:rPr>
                <w:rFonts w:ascii="Arial" w:eastAsia="Times New Roman" w:hAnsi="Arial" w:cs="Arial"/>
                <w:sz w:val="18"/>
                <w:szCs w:val="18"/>
              </w:rPr>
              <w:t>Công</w:t>
            </w:r>
            <w:proofErr w:type="spellEnd"/>
          </w:p>
        </w:tc>
        <w:tc>
          <w:tcPr>
            <w:tcW w:w="900" w:type="dxa"/>
            <w:shd w:val="clear" w:color="000000" w:fill="73B2FF"/>
            <w:noWrap/>
            <w:hideMark/>
          </w:tcPr>
          <w:p w14:paraId="7774F38E" w14:textId="77777777"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5</w:t>
            </w:r>
          </w:p>
        </w:tc>
        <w:tc>
          <w:tcPr>
            <w:tcW w:w="1260" w:type="dxa"/>
            <w:tcBorders>
              <w:top w:val="dotted" w:sz="4" w:space="0" w:color="auto"/>
              <w:bottom w:val="dotted" w:sz="4" w:space="0" w:color="auto"/>
            </w:tcBorders>
            <w:shd w:val="clear" w:color="auto" w:fill="auto"/>
            <w:vAlign w:val="bottom"/>
          </w:tcPr>
          <w:p w14:paraId="5CB07E27" w14:textId="15A25BEE"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Pr>
                <w:rFonts w:ascii="Calibri" w:hAnsi="Calibri"/>
                <w:color w:val="000000"/>
                <w:sz w:val="22"/>
              </w:rPr>
              <w:t>0</w:t>
            </w:r>
          </w:p>
        </w:tc>
        <w:tc>
          <w:tcPr>
            <w:tcW w:w="1260" w:type="dxa"/>
            <w:tcBorders>
              <w:top w:val="dotted" w:sz="4" w:space="0" w:color="auto"/>
              <w:bottom w:val="dotted" w:sz="4" w:space="0" w:color="auto"/>
            </w:tcBorders>
            <w:vAlign w:val="bottom"/>
          </w:tcPr>
          <w:p w14:paraId="79E489D6" w14:textId="6A32EE19" w:rsidR="00610A35" w:rsidRPr="00EE0B4C" w:rsidRDefault="00610A35" w:rsidP="004B1A4C">
            <w:pPr>
              <w:spacing w:beforeLines="60" w:before="144" w:afterLines="60" w:after="144" w:line="240" w:lineRule="auto"/>
              <w:jc w:val="center"/>
              <w:rPr>
                <w:rFonts w:ascii="Arial" w:eastAsia="Times New Roman" w:hAnsi="Arial" w:cs="Arial"/>
                <w:sz w:val="18"/>
                <w:szCs w:val="18"/>
              </w:rPr>
            </w:pPr>
            <w:r>
              <w:rPr>
                <w:rFonts w:ascii="Calibri" w:hAnsi="Calibri"/>
                <w:color w:val="000000"/>
                <w:sz w:val="22"/>
              </w:rPr>
              <w:t>19</w:t>
            </w:r>
          </w:p>
        </w:tc>
        <w:tc>
          <w:tcPr>
            <w:tcW w:w="1620" w:type="dxa"/>
            <w:tcBorders>
              <w:top w:val="dotted" w:sz="4" w:space="0" w:color="auto"/>
              <w:bottom w:val="dotted" w:sz="4" w:space="0" w:color="auto"/>
            </w:tcBorders>
            <w:shd w:val="clear" w:color="auto" w:fill="auto"/>
            <w:vAlign w:val="bottom"/>
          </w:tcPr>
          <w:p w14:paraId="4F88D79E" w14:textId="74F2FFF9"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Pr>
                <w:rFonts w:ascii="Calibri" w:hAnsi="Calibri"/>
                <w:color w:val="000000"/>
                <w:sz w:val="22"/>
              </w:rPr>
              <w:t>81</w:t>
            </w:r>
          </w:p>
        </w:tc>
      </w:tr>
      <w:tr w:rsidR="00610A35" w14:paraId="5616C145" w14:textId="77777777" w:rsidTr="00610A35">
        <w:trPr>
          <w:trHeight w:val="300"/>
        </w:trPr>
        <w:tc>
          <w:tcPr>
            <w:tcW w:w="555" w:type="dxa"/>
            <w:shd w:val="clear" w:color="auto" w:fill="auto"/>
            <w:noWrap/>
            <w:hideMark/>
          </w:tcPr>
          <w:p w14:paraId="6AEB5026" w14:textId="77777777"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3</w:t>
            </w:r>
          </w:p>
        </w:tc>
        <w:tc>
          <w:tcPr>
            <w:tcW w:w="1170" w:type="dxa"/>
            <w:shd w:val="clear" w:color="auto" w:fill="auto"/>
            <w:noWrap/>
            <w:hideMark/>
          </w:tcPr>
          <w:p w14:paraId="606EBA96" w14:textId="77777777"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 xml:space="preserve">Thanh </w:t>
            </w:r>
            <w:proofErr w:type="spellStart"/>
            <w:r w:rsidRPr="005A01E7">
              <w:rPr>
                <w:rFonts w:ascii="Arial" w:eastAsia="Times New Roman" w:hAnsi="Arial" w:cs="Arial"/>
                <w:sz w:val="18"/>
                <w:szCs w:val="18"/>
              </w:rPr>
              <w:t>Hóa</w:t>
            </w:r>
            <w:proofErr w:type="spellEnd"/>
          </w:p>
        </w:tc>
        <w:tc>
          <w:tcPr>
            <w:tcW w:w="1350" w:type="dxa"/>
            <w:shd w:val="clear" w:color="auto" w:fill="auto"/>
            <w:noWrap/>
            <w:hideMark/>
          </w:tcPr>
          <w:p w14:paraId="12F90534" w14:textId="77777777"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 xml:space="preserve">Lang </w:t>
            </w:r>
            <w:proofErr w:type="spellStart"/>
            <w:r w:rsidRPr="005A01E7">
              <w:rPr>
                <w:rFonts w:ascii="Arial" w:eastAsia="Times New Roman" w:hAnsi="Arial" w:cs="Arial"/>
                <w:sz w:val="18"/>
                <w:szCs w:val="18"/>
              </w:rPr>
              <w:t>Chánh</w:t>
            </w:r>
            <w:proofErr w:type="spellEnd"/>
          </w:p>
        </w:tc>
        <w:tc>
          <w:tcPr>
            <w:tcW w:w="1350" w:type="dxa"/>
            <w:shd w:val="clear" w:color="auto" w:fill="auto"/>
            <w:noWrap/>
            <w:hideMark/>
          </w:tcPr>
          <w:p w14:paraId="76496744" w14:textId="77777777" w:rsidR="00610A35" w:rsidRPr="005A01E7" w:rsidRDefault="00610A35" w:rsidP="004B1A4C">
            <w:pPr>
              <w:spacing w:beforeLines="60" w:before="144" w:afterLines="60" w:after="144" w:line="240" w:lineRule="auto"/>
              <w:jc w:val="center"/>
              <w:rPr>
                <w:rFonts w:ascii="Arial" w:eastAsia="Times New Roman" w:hAnsi="Arial" w:cs="Arial"/>
                <w:sz w:val="18"/>
                <w:szCs w:val="18"/>
              </w:rPr>
            </w:pPr>
            <w:proofErr w:type="spellStart"/>
            <w:r w:rsidRPr="005A01E7">
              <w:rPr>
                <w:rFonts w:ascii="Arial" w:eastAsia="Times New Roman" w:hAnsi="Arial" w:cs="Arial"/>
                <w:sz w:val="18"/>
                <w:szCs w:val="18"/>
              </w:rPr>
              <w:t>Giao</w:t>
            </w:r>
            <w:proofErr w:type="spellEnd"/>
            <w:r w:rsidRPr="005A01E7">
              <w:rPr>
                <w:rFonts w:ascii="Arial" w:eastAsia="Times New Roman" w:hAnsi="Arial" w:cs="Arial"/>
                <w:sz w:val="18"/>
                <w:szCs w:val="18"/>
              </w:rPr>
              <w:t xml:space="preserve"> An</w:t>
            </w:r>
          </w:p>
        </w:tc>
        <w:tc>
          <w:tcPr>
            <w:tcW w:w="900" w:type="dxa"/>
            <w:shd w:val="clear" w:color="000000" w:fill="FFFF73"/>
            <w:noWrap/>
            <w:hideMark/>
          </w:tcPr>
          <w:p w14:paraId="790B9190" w14:textId="77777777"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4</w:t>
            </w:r>
          </w:p>
        </w:tc>
        <w:tc>
          <w:tcPr>
            <w:tcW w:w="1260" w:type="dxa"/>
            <w:tcBorders>
              <w:top w:val="dotted" w:sz="4" w:space="0" w:color="auto"/>
              <w:bottom w:val="dotted" w:sz="4" w:space="0" w:color="auto"/>
            </w:tcBorders>
            <w:shd w:val="clear" w:color="auto" w:fill="auto"/>
            <w:vAlign w:val="bottom"/>
          </w:tcPr>
          <w:p w14:paraId="4BDC36E0" w14:textId="6B580ECC"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Pr>
                <w:rFonts w:ascii="Calibri" w:hAnsi="Calibri"/>
                <w:color w:val="000000"/>
                <w:sz w:val="22"/>
              </w:rPr>
              <w:t>2</w:t>
            </w:r>
          </w:p>
        </w:tc>
        <w:tc>
          <w:tcPr>
            <w:tcW w:w="1260" w:type="dxa"/>
            <w:tcBorders>
              <w:top w:val="dotted" w:sz="4" w:space="0" w:color="auto"/>
              <w:bottom w:val="dotted" w:sz="4" w:space="0" w:color="auto"/>
            </w:tcBorders>
            <w:vAlign w:val="bottom"/>
          </w:tcPr>
          <w:p w14:paraId="5A320910" w14:textId="2DD57974" w:rsidR="00610A35" w:rsidRPr="00EE0B4C" w:rsidRDefault="00610A35" w:rsidP="004B1A4C">
            <w:pPr>
              <w:spacing w:beforeLines="60" w:before="144" w:afterLines="60" w:after="144" w:line="240" w:lineRule="auto"/>
              <w:jc w:val="center"/>
              <w:rPr>
                <w:rFonts w:ascii="Arial" w:eastAsia="Times New Roman" w:hAnsi="Arial" w:cs="Arial"/>
                <w:sz w:val="18"/>
                <w:szCs w:val="18"/>
              </w:rPr>
            </w:pPr>
            <w:r>
              <w:rPr>
                <w:rFonts w:ascii="Calibri" w:hAnsi="Calibri"/>
                <w:color w:val="000000"/>
                <w:sz w:val="22"/>
              </w:rPr>
              <w:t>25</w:t>
            </w:r>
          </w:p>
        </w:tc>
        <w:tc>
          <w:tcPr>
            <w:tcW w:w="1620" w:type="dxa"/>
            <w:tcBorders>
              <w:top w:val="dotted" w:sz="4" w:space="0" w:color="auto"/>
              <w:bottom w:val="dotted" w:sz="4" w:space="0" w:color="auto"/>
            </w:tcBorders>
            <w:shd w:val="clear" w:color="auto" w:fill="auto"/>
            <w:vAlign w:val="bottom"/>
          </w:tcPr>
          <w:p w14:paraId="4C9294E9" w14:textId="4B8870E7"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Pr>
                <w:rFonts w:ascii="Calibri" w:hAnsi="Calibri"/>
                <w:color w:val="000000"/>
                <w:sz w:val="22"/>
              </w:rPr>
              <w:t>73</w:t>
            </w:r>
          </w:p>
        </w:tc>
      </w:tr>
      <w:tr w:rsidR="00610A35" w14:paraId="73460A44" w14:textId="77777777" w:rsidTr="00610A35">
        <w:trPr>
          <w:trHeight w:val="300"/>
        </w:trPr>
        <w:tc>
          <w:tcPr>
            <w:tcW w:w="555" w:type="dxa"/>
            <w:shd w:val="clear" w:color="auto" w:fill="auto"/>
            <w:noWrap/>
            <w:hideMark/>
          </w:tcPr>
          <w:p w14:paraId="420146DD" w14:textId="77777777"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4</w:t>
            </w:r>
          </w:p>
        </w:tc>
        <w:tc>
          <w:tcPr>
            <w:tcW w:w="1170" w:type="dxa"/>
            <w:shd w:val="clear" w:color="auto" w:fill="auto"/>
            <w:noWrap/>
            <w:hideMark/>
          </w:tcPr>
          <w:p w14:paraId="46085B1C" w14:textId="77777777"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 xml:space="preserve">Thanh </w:t>
            </w:r>
            <w:proofErr w:type="spellStart"/>
            <w:r w:rsidRPr="005A01E7">
              <w:rPr>
                <w:rFonts w:ascii="Arial" w:eastAsia="Times New Roman" w:hAnsi="Arial" w:cs="Arial"/>
                <w:sz w:val="18"/>
                <w:szCs w:val="18"/>
              </w:rPr>
              <w:t>Hóa</w:t>
            </w:r>
            <w:proofErr w:type="spellEnd"/>
          </w:p>
        </w:tc>
        <w:tc>
          <w:tcPr>
            <w:tcW w:w="1350" w:type="dxa"/>
            <w:shd w:val="clear" w:color="auto" w:fill="auto"/>
            <w:noWrap/>
            <w:hideMark/>
          </w:tcPr>
          <w:p w14:paraId="499C1E4F" w14:textId="77777777"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 xml:space="preserve">Lang </w:t>
            </w:r>
            <w:proofErr w:type="spellStart"/>
            <w:r w:rsidRPr="005A01E7">
              <w:rPr>
                <w:rFonts w:ascii="Arial" w:eastAsia="Times New Roman" w:hAnsi="Arial" w:cs="Arial"/>
                <w:sz w:val="18"/>
                <w:szCs w:val="18"/>
              </w:rPr>
              <w:t>Chánh</w:t>
            </w:r>
            <w:proofErr w:type="spellEnd"/>
          </w:p>
        </w:tc>
        <w:tc>
          <w:tcPr>
            <w:tcW w:w="1350" w:type="dxa"/>
            <w:shd w:val="clear" w:color="auto" w:fill="auto"/>
            <w:noWrap/>
            <w:hideMark/>
          </w:tcPr>
          <w:p w14:paraId="05438E13" w14:textId="77777777" w:rsidR="00610A35" w:rsidRPr="005A01E7" w:rsidRDefault="00610A35" w:rsidP="004B1A4C">
            <w:pPr>
              <w:spacing w:beforeLines="60" w:before="144" w:afterLines="60" w:after="144" w:line="240" w:lineRule="auto"/>
              <w:jc w:val="center"/>
              <w:rPr>
                <w:rFonts w:ascii="Arial" w:eastAsia="Times New Roman" w:hAnsi="Arial" w:cs="Arial"/>
                <w:sz w:val="18"/>
                <w:szCs w:val="18"/>
              </w:rPr>
            </w:pPr>
            <w:proofErr w:type="spellStart"/>
            <w:r w:rsidRPr="005A01E7">
              <w:rPr>
                <w:rFonts w:ascii="Arial" w:eastAsia="Times New Roman" w:hAnsi="Arial" w:cs="Arial"/>
                <w:sz w:val="18"/>
                <w:szCs w:val="18"/>
              </w:rPr>
              <w:t>Trí</w:t>
            </w:r>
            <w:proofErr w:type="spellEnd"/>
            <w:r w:rsidRPr="005A01E7">
              <w:rPr>
                <w:rFonts w:ascii="Arial" w:eastAsia="Times New Roman" w:hAnsi="Arial" w:cs="Arial"/>
                <w:sz w:val="18"/>
                <w:szCs w:val="18"/>
              </w:rPr>
              <w:t xml:space="preserve"> </w:t>
            </w:r>
            <w:proofErr w:type="spellStart"/>
            <w:r w:rsidRPr="005A01E7">
              <w:rPr>
                <w:rFonts w:ascii="Arial" w:eastAsia="Times New Roman" w:hAnsi="Arial" w:cs="Arial"/>
                <w:sz w:val="18"/>
                <w:szCs w:val="18"/>
              </w:rPr>
              <w:t>Năng</w:t>
            </w:r>
            <w:proofErr w:type="spellEnd"/>
          </w:p>
        </w:tc>
        <w:tc>
          <w:tcPr>
            <w:tcW w:w="900" w:type="dxa"/>
            <w:shd w:val="clear" w:color="000000" w:fill="A83800"/>
            <w:noWrap/>
            <w:hideMark/>
          </w:tcPr>
          <w:p w14:paraId="0BAE2C6C" w14:textId="77777777"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6</w:t>
            </w:r>
          </w:p>
        </w:tc>
        <w:tc>
          <w:tcPr>
            <w:tcW w:w="1260" w:type="dxa"/>
            <w:tcBorders>
              <w:top w:val="dotted" w:sz="4" w:space="0" w:color="auto"/>
              <w:bottom w:val="dotted" w:sz="4" w:space="0" w:color="auto"/>
            </w:tcBorders>
            <w:shd w:val="clear" w:color="auto" w:fill="auto"/>
            <w:vAlign w:val="bottom"/>
          </w:tcPr>
          <w:p w14:paraId="33EAE395" w14:textId="231DE9E8"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Pr>
                <w:rFonts w:ascii="Calibri" w:hAnsi="Calibri"/>
                <w:color w:val="000000"/>
                <w:sz w:val="22"/>
              </w:rPr>
              <w:t>3</w:t>
            </w:r>
          </w:p>
        </w:tc>
        <w:tc>
          <w:tcPr>
            <w:tcW w:w="1260" w:type="dxa"/>
            <w:tcBorders>
              <w:top w:val="dotted" w:sz="4" w:space="0" w:color="auto"/>
              <w:bottom w:val="dotted" w:sz="4" w:space="0" w:color="auto"/>
            </w:tcBorders>
            <w:vAlign w:val="bottom"/>
          </w:tcPr>
          <w:p w14:paraId="55299562" w14:textId="05DDCCCA" w:rsidR="00610A35" w:rsidRPr="00EE0B4C" w:rsidRDefault="00610A35" w:rsidP="004B1A4C">
            <w:pPr>
              <w:spacing w:beforeLines="60" w:before="144" w:afterLines="60" w:after="144" w:line="240" w:lineRule="auto"/>
              <w:jc w:val="center"/>
              <w:rPr>
                <w:rFonts w:ascii="Arial" w:eastAsia="Times New Roman" w:hAnsi="Arial" w:cs="Arial"/>
                <w:sz w:val="18"/>
                <w:szCs w:val="18"/>
              </w:rPr>
            </w:pPr>
            <w:r>
              <w:rPr>
                <w:rFonts w:ascii="Calibri" w:hAnsi="Calibri"/>
                <w:color w:val="000000"/>
                <w:sz w:val="22"/>
              </w:rPr>
              <w:t>11</w:t>
            </w:r>
          </w:p>
        </w:tc>
        <w:tc>
          <w:tcPr>
            <w:tcW w:w="1620" w:type="dxa"/>
            <w:tcBorders>
              <w:top w:val="dotted" w:sz="4" w:space="0" w:color="auto"/>
              <w:bottom w:val="dotted" w:sz="4" w:space="0" w:color="auto"/>
            </w:tcBorders>
            <w:shd w:val="clear" w:color="auto" w:fill="auto"/>
            <w:vAlign w:val="bottom"/>
          </w:tcPr>
          <w:p w14:paraId="3754AAAB" w14:textId="6A7A80A9"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Pr>
                <w:rFonts w:ascii="Calibri" w:hAnsi="Calibri"/>
                <w:color w:val="000000"/>
                <w:sz w:val="22"/>
              </w:rPr>
              <w:t>86</w:t>
            </w:r>
          </w:p>
        </w:tc>
      </w:tr>
      <w:tr w:rsidR="00610A35" w14:paraId="4CD70311" w14:textId="77777777" w:rsidTr="00610A35">
        <w:trPr>
          <w:trHeight w:val="300"/>
        </w:trPr>
        <w:tc>
          <w:tcPr>
            <w:tcW w:w="555" w:type="dxa"/>
            <w:shd w:val="clear" w:color="auto" w:fill="auto"/>
            <w:noWrap/>
            <w:hideMark/>
          </w:tcPr>
          <w:p w14:paraId="6104C86A" w14:textId="77777777"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5</w:t>
            </w:r>
          </w:p>
        </w:tc>
        <w:tc>
          <w:tcPr>
            <w:tcW w:w="1170" w:type="dxa"/>
            <w:shd w:val="clear" w:color="auto" w:fill="auto"/>
            <w:noWrap/>
            <w:hideMark/>
          </w:tcPr>
          <w:p w14:paraId="0F897223" w14:textId="77777777"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 xml:space="preserve">Thanh </w:t>
            </w:r>
            <w:proofErr w:type="spellStart"/>
            <w:r w:rsidRPr="005A01E7">
              <w:rPr>
                <w:rFonts w:ascii="Arial" w:eastAsia="Times New Roman" w:hAnsi="Arial" w:cs="Arial"/>
                <w:sz w:val="18"/>
                <w:szCs w:val="18"/>
              </w:rPr>
              <w:t>Hóa</w:t>
            </w:r>
            <w:proofErr w:type="spellEnd"/>
          </w:p>
        </w:tc>
        <w:tc>
          <w:tcPr>
            <w:tcW w:w="1350" w:type="dxa"/>
            <w:shd w:val="clear" w:color="auto" w:fill="auto"/>
            <w:noWrap/>
            <w:hideMark/>
          </w:tcPr>
          <w:p w14:paraId="26EC6436" w14:textId="77777777"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 xml:space="preserve">Ngọc </w:t>
            </w:r>
            <w:proofErr w:type="spellStart"/>
            <w:r w:rsidRPr="005A01E7">
              <w:rPr>
                <w:rFonts w:ascii="Arial" w:eastAsia="Times New Roman" w:hAnsi="Arial" w:cs="Arial"/>
                <w:sz w:val="18"/>
                <w:szCs w:val="18"/>
              </w:rPr>
              <w:t>Lặc</w:t>
            </w:r>
            <w:proofErr w:type="spellEnd"/>
          </w:p>
        </w:tc>
        <w:tc>
          <w:tcPr>
            <w:tcW w:w="1350" w:type="dxa"/>
            <w:shd w:val="clear" w:color="auto" w:fill="auto"/>
            <w:noWrap/>
            <w:hideMark/>
          </w:tcPr>
          <w:p w14:paraId="55CD27A2" w14:textId="77777777"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 xml:space="preserve">Minh </w:t>
            </w:r>
            <w:proofErr w:type="spellStart"/>
            <w:r w:rsidRPr="005A01E7">
              <w:rPr>
                <w:rFonts w:ascii="Arial" w:eastAsia="Times New Roman" w:hAnsi="Arial" w:cs="Arial"/>
                <w:sz w:val="18"/>
                <w:szCs w:val="18"/>
              </w:rPr>
              <w:t>Sơn</w:t>
            </w:r>
            <w:proofErr w:type="spellEnd"/>
          </w:p>
        </w:tc>
        <w:tc>
          <w:tcPr>
            <w:tcW w:w="900" w:type="dxa"/>
            <w:shd w:val="clear" w:color="000000" w:fill="FFFF73"/>
            <w:noWrap/>
            <w:hideMark/>
          </w:tcPr>
          <w:p w14:paraId="3A765EA6" w14:textId="77777777"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4</w:t>
            </w:r>
          </w:p>
        </w:tc>
        <w:tc>
          <w:tcPr>
            <w:tcW w:w="1260" w:type="dxa"/>
            <w:tcBorders>
              <w:top w:val="dotted" w:sz="4" w:space="0" w:color="auto"/>
              <w:bottom w:val="dotted" w:sz="4" w:space="0" w:color="auto"/>
            </w:tcBorders>
            <w:shd w:val="clear" w:color="auto" w:fill="auto"/>
            <w:vAlign w:val="bottom"/>
          </w:tcPr>
          <w:p w14:paraId="6A19D640" w14:textId="2EBAD82D"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Pr>
                <w:rFonts w:ascii="Calibri" w:hAnsi="Calibri"/>
                <w:color w:val="000000"/>
                <w:sz w:val="22"/>
              </w:rPr>
              <w:t>0</w:t>
            </w:r>
          </w:p>
        </w:tc>
        <w:tc>
          <w:tcPr>
            <w:tcW w:w="1260" w:type="dxa"/>
            <w:tcBorders>
              <w:top w:val="dotted" w:sz="4" w:space="0" w:color="auto"/>
              <w:bottom w:val="dotted" w:sz="4" w:space="0" w:color="auto"/>
            </w:tcBorders>
            <w:vAlign w:val="bottom"/>
          </w:tcPr>
          <w:p w14:paraId="7C3D4E2E" w14:textId="20C8F753" w:rsidR="00610A35" w:rsidRPr="00EE0B4C" w:rsidRDefault="00610A35" w:rsidP="004B1A4C">
            <w:pPr>
              <w:spacing w:beforeLines="60" w:before="144" w:afterLines="60" w:after="144" w:line="240" w:lineRule="auto"/>
              <w:jc w:val="center"/>
              <w:rPr>
                <w:rFonts w:ascii="Arial" w:eastAsia="Times New Roman" w:hAnsi="Arial" w:cs="Arial"/>
                <w:sz w:val="18"/>
                <w:szCs w:val="18"/>
              </w:rPr>
            </w:pPr>
            <w:r>
              <w:rPr>
                <w:rFonts w:ascii="Calibri" w:hAnsi="Calibri"/>
                <w:color w:val="000000"/>
                <w:sz w:val="22"/>
              </w:rPr>
              <w:t>13</w:t>
            </w:r>
          </w:p>
        </w:tc>
        <w:tc>
          <w:tcPr>
            <w:tcW w:w="1620" w:type="dxa"/>
            <w:tcBorders>
              <w:top w:val="dotted" w:sz="4" w:space="0" w:color="auto"/>
              <w:bottom w:val="dotted" w:sz="4" w:space="0" w:color="auto"/>
            </w:tcBorders>
            <w:shd w:val="clear" w:color="auto" w:fill="auto"/>
            <w:vAlign w:val="bottom"/>
          </w:tcPr>
          <w:p w14:paraId="56ED415B" w14:textId="13FF53C4"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Pr>
                <w:rFonts w:ascii="Calibri" w:hAnsi="Calibri"/>
                <w:color w:val="000000"/>
                <w:sz w:val="22"/>
              </w:rPr>
              <w:t>87</w:t>
            </w:r>
          </w:p>
        </w:tc>
      </w:tr>
      <w:tr w:rsidR="00610A35" w14:paraId="074E7839" w14:textId="77777777" w:rsidTr="00610A35">
        <w:trPr>
          <w:trHeight w:val="300"/>
        </w:trPr>
        <w:tc>
          <w:tcPr>
            <w:tcW w:w="555" w:type="dxa"/>
            <w:shd w:val="clear" w:color="auto" w:fill="auto"/>
            <w:noWrap/>
            <w:hideMark/>
          </w:tcPr>
          <w:p w14:paraId="6F9D8D7F" w14:textId="77777777"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6</w:t>
            </w:r>
          </w:p>
        </w:tc>
        <w:tc>
          <w:tcPr>
            <w:tcW w:w="1170" w:type="dxa"/>
            <w:shd w:val="clear" w:color="auto" w:fill="auto"/>
            <w:noWrap/>
            <w:hideMark/>
          </w:tcPr>
          <w:p w14:paraId="0A4A37AD" w14:textId="77777777"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 xml:space="preserve">Thanh </w:t>
            </w:r>
            <w:proofErr w:type="spellStart"/>
            <w:r w:rsidRPr="005A01E7">
              <w:rPr>
                <w:rFonts w:ascii="Arial" w:eastAsia="Times New Roman" w:hAnsi="Arial" w:cs="Arial"/>
                <w:sz w:val="18"/>
                <w:szCs w:val="18"/>
              </w:rPr>
              <w:t>Hóa</w:t>
            </w:r>
            <w:proofErr w:type="spellEnd"/>
          </w:p>
        </w:tc>
        <w:tc>
          <w:tcPr>
            <w:tcW w:w="1350" w:type="dxa"/>
            <w:shd w:val="clear" w:color="auto" w:fill="auto"/>
            <w:noWrap/>
            <w:hideMark/>
          </w:tcPr>
          <w:p w14:paraId="5C46A8F5" w14:textId="77777777"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 xml:space="preserve">Ngọc </w:t>
            </w:r>
            <w:proofErr w:type="spellStart"/>
            <w:r w:rsidRPr="005A01E7">
              <w:rPr>
                <w:rFonts w:ascii="Arial" w:eastAsia="Times New Roman" w:hAnsi="Arial" w:cs="Arial"/>
                <w:sz w:val="18"/>
                <w:szCs w:val="18"/>
              </w:rPr>
              <w:t>Lặc</w:t>
            </w:r>
            <w:proofErr w:type="spellEnd"/>
          </w:p>
        </w:tc>
        <w:tc>
          <w:tcPr>
            <w:tcW w:w="1350" w:type="dxa"/>
            <w:shd w:val="clear" w:color="auto" w:fill="auto"/>
            <w:noWrap/>
            <w:hideMark/>
          </w:tcPr>
          <w:p w14:paraId="1DCCB94A" w14:textId="77777777"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 xml:space="preserve">Ngọc </w:t>
            </w:r>
            <w:proofErr w:type="spellStart"/>
            <w:r w:rsidRPr="005A01E7">
              <w:rPr>
                <w:rFonts w:ascii="Arial" w:eastAsia="Times New Roman" w:hAnsi="Arial" w:cs="Arial"/>
                <w:sz w:val="18"/>
                <w:szCs w:val="18"/>
              </w:rPr>
              <w:t>Khê</w:t>
            </w:r>
            <w:proofErr w:type="spellEnd"/>
          </w:p>
        </w:tc>
        <w:tc>
          <w:tcPr>
            <w:tcW w:w="900" w:type="dxa"/>
            <w:shd w:val="clear" w:color="000000" w:fill="FFFF73"/>
            <w:noWrap/>
            <w:hideMark/>
          </w:tcPr>
          <w:p w14:paraId="51ED1024" w14:textId="77777777"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4</w:t>
            </w:r>
          </w:p>
        </w:tc>
        <w:tc>
          <w:tcPr>
            <w:tcW w:w="1260" w:type="dxa"/>
            <w:tcBorders>
              <w:top w:val="dotted" w:sz="4" w:space="0" w:color="auto"/>
              <w:bottom w:val="dotted" w:sz="4" w:space="0" w:color="auto"/>
            </w:tcBorders>
            <w:shd w:val="clear" w:color="auto" w:fill="auto"/>
            <w:vAlign w:val="bottom"/>
          </w:tcPr>
          <w:p w14:paraId="0E912121" w14:textId="5AC903A3"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Pr>
                <w:rFonts w:ascii="Calibri" w:hAnsi="Calibri"/>
                <w:color w:val="000000"/>
                <w:sz w:val="22"/>
              </w:rPr>
              <w:t>8</w:t>
            </w:r>
          </w:p>
        </w:tc>
        <w:tc>
          <w:tcPr>
            <w:tcW w:w="1260" w:type="dxa"/>
            <w:tcBorders>
              <w:top w:val="dotted" w:sz="4" w:space="0" w:color="auto"/>
              <w:bottom w:val="dotted" w:sz="4" w:space="0" w:color="auto"/>
            </w:tcBorders>
            <w:vAlign w:val="bottom"/>
          </w:tcPr>
          <w:p w14:paraId="70B09F9D" w14:textId="6F1F2EDF" w:rsidR="00610A35" w:rsidRPr="00EE0B4C" w:rsidRDefault="00610A35" w:rsidP="004B1A4C">
            <w:pPr>
              <w:spacing w:beforeLines="60" w:before="144" w:afterLines="60" w:after="144" w:line="240" w:lineRule="auto"/>
              <w:jc w:val="center"/>
              <w:rPr>
                <w:rFonts w:ascii="Arial" w:eastAsia="Times New Roman" w:hAnsi="Arial" w:cs="Arial"/>
                <w:sz w:val="18"/>
                <w:szCs w:val="18"/>
              </w:rPr>
            </w:pPr>
            <w:r>
              <w:rPr>
                <w:rFonts w:ascii="Calibri" w:hAnsi="Calibri"/>
                <w:color w:val="000000"/>
                <w:sz w:val="22"/>
              </w:rPr>
              <w:t>25</w:t>
            </w:r>
          </w:p>
        </w:tc>
        <w:tc>
          <w:tcPr>
            <w:tcW w:w="1620" w:type="dxa"/>
            <w:tcBorders>
              <w:top w:val="dotted" w:sz="4" w:space="0" w:color="auto"/>
              <w:bottom w:val="dotted" w:sz="4" w:space="0" w:color="auto"/>
            </w:tcBorders>
            <w:shd w:val="clear" w:color="auto" w:fill="auto"/>
            <w:vAlign w:val="bottom"/>
          </w:tcPr>
          <w:p w14:paraId="42E845D1" w14:textId="745F1712"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Pr>
                <w:rFonts w:ascii="Calibri" w:hAnsi="Calibri"/>
                <w:color w:val="000000"/>
                <w:sz w:val="22"/>
              </w:rPr>
              <w:t>67</w:t>
            </w:r>
          </w:p>
        </w:tc>
      </w:tr>
      <w:tr w:rsidR="00610A35" w14:paraId="3501572D" w14:textId="77777777" w:rsidTr="00610A35">
        <w:trPr>
          <w:trHeight w:val="300"/>
        </w:trPr>
        <w:tc>
          <w:tcPr>
            <w:tcW w:w="555" w:type="dxa"/>
            <w:shd w:val="clear" w:color="auto" w:fill="auto"/>
            <w:noWrap/>
            <w:hideMark/>
          </w:tcPr>
          <w:p w14:paraId="6866DAD4" w14:textId="77777777"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7</w:t>
            </w:r>
          </w:p>
        </w:tc>
        <w:tc>
          <w:tcPr>
            <w:tcW w:w="1170" w:type="dxa"/>
            <w:shd w:val="clear" w:color="auto" w:fill="auto"/>
            <w:noWrap/>
            <w:hideMark/>
          </w:tcPr>
          <w:p w14:paraId="4CE5D2BA" w14:textId="77777777"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 xml:space="preserve">Thanh </w:t>
            </w:r>
            <w:proofErr w:type="spellStart"/>
            <w:r w:rsidRPr="005A01E7">
              <w:rPr>
                <w:rFonts w:ascii="Arial" w:eastAsia="Times New Roman" w:hAnsi="Arial" w:cs="Arial"/>
                <w:sz w:val="18"/>
                <w:szCs w:val="18"/>
              </w:rPr>
              <w:t>Hóa</w:t>
            </w:r>
            <w:proofErr w:type="spellEnd"/>
          </w:p>
        </w:tc>
        <w:tc>
          <w:tcPr>
            <w:tcW w:w="1350" w:type="dxa"/>
            <w:shd w:val="clear" w:color="auto" w:fill="auto"/>
            <w:noWrap/>
            <w:hideMark/>
          </w:tcPr>
          <w:p w14:paraId="27D21000" w14:textId="77777777" w:rsidR="00610A35" w:rsidRPr="005A01E7" w:rsidRDefault="00610A35" w:rsidP="004B1A4C">
            <w:pPr>
              <w:spacing w:beforeLines="60" w:before="144" w:afterLines="60" w:after="144" w:line="240" w:lineRule="auto"/>
              <w:jc w:val="center"/>
              <w:rPr>
                <w:rFonts w:ascii="Arial" w:eastAsia="Times New Roman" w:hAnsi="Arial" w:cs="Arial"/>
                <w:sz w:val="18"/>
                <w:szCs w:val="18"/>
              </w:rPr>
            </w:pPr>
            <w:proofErr w:type="spellStart"/>
            <w:r w:rsidRPr="005A01E7">
              <w:rPr>
                <w:rFonts w:ascii="Arial" w:eastAsia="Times New Roman" w:hAnsi="Arial" w:cs="Arial"/>
                <w:sz w:val="18"/>
                <w:szCs w:val="18"/>
              </w:rPr>
              <w:t>Thường</w:t>
            </w:r>
            <w:proofErr w:type="spellEnd"/>
            <w:r w:rsidRPr="005A01E7">
              <w:rPr>
                <w:rFonts w:ascii="Arial" w:eastAsia="Times New Roman" w:hAnsi="Arial" w:cs="Arial"/>
                <w:sz w:val="18"/>
                <w:szCs w:val="18"/>
              </w:rPr>
              <w:t xml:space="preserve"> </w:t>
            </w:r>
            <w:proofErr w:type="spellStart"/>
            <w:r w:rsidRPr="005A01E7">
              <w:rPr>
                <w:rFonts w:ascii="Arial" w:eastAsia="Times New Roman" w:hAnsi="Arial" w:cs="Arial"/>
                <w:sz w:val="18"/>
                <w:szCs w:val="18"/>
              </w:rPr>
              <w:t>Xuân</w:t>
            </w:r>
            <w:proofErr w:type="spellEnd"/>
          </w:p>
        </w:tc>
        <w:tc>
          <w:tcPr>
            <w:tcW w:w="1350" w:type="dxa"/>
            <w:shd w:val="clear" w:color="auto" w:fill="auto"/>
            <w:noWrap/>
            <w:hideMark/>
          </w:tcPr>
          <w:p w14:paraId="40BC8F17" w14:textId="77777777" w:rsidR="00610A35" w:rsidRPr="005A01E7" w:rsidRDefault="00610A35" w:rsidP="004B1A4C">
            <w:pPr>
              <w:spacing w:beforeLines="60" w:before="144" w:afterLines="60" w:after="144" w:line="240" w:lineRule="auto"/>
              <w:jc w:val="center"/>
              <w:rPr>
                <w:rFonts w:ascii="Arial" w:eastAsia="Times New Roman" w:hAnsi="Arial" w:cs="Arial"/>
                <w:sz w:val="18"/>
                <w:szCs w:val="18"/>
              </w:rPr>
            </w:pPr>
            <w:proofErr w:type="spellStart"/>
            <w:r w:rsidRPr="005A01E7">
              <w:rPr>
                <w:rFonts w:ascii="Arial" w:eastAsia="Times New Roman" w:hAnsi="Arial" w:cs="Arial"/>
                <w:sz w:val="18"/>
                <w:szCs w:val="18"/>
              </w:rPr>
              <w:t>Xuân</w:t>
            </w:r>
            <w:proofErr w:type="spellEnd"/>
            <w:r w:rsidRPr="005A01E7">
              <w:rPr>
                <w:rFonts w:ascii="Arial" w:eastAsia="Times New Roman" w:hAnsi="Arial" w:cs="Arial"/>
                <w:sz w:val="18"/>
                <w:szCs w:val="18"/>
              </w:rPr>
              <w:t xml:space="preserve"> </w:t>
            </w:r>
            <w:proofErr w:type="spellStart"/>
            <w:r w:rsidRPr="005A01E7">
              <w:rPr>
                <w:rFonts w:ascii="Arial" w:eastAsia="Times New Roman" w:hAnsi="Arial" w:cs="Arial"/>
                <w:sz w:val="18"/>
                <w:szCs w:val="18"/>
              </w:rPr>
              <w:t>Dương</w:t>
            </w:r>
            <w:proofErr w:type="spellEnd"/>
          </w:p>
        </w:tc>
        <w:tc>
          <w:tcPr>
            <w:tcW w:w="900" w:type="dxa"/>
            <w:shd w:val="clear" w:color="000000" w:fill="FFAA00"/>
            <w:noWrap/>
            <w:hideMark/>
          </w:tcPr>
          <w:p w14:paraId="1CCA3CF3" w14:textId="77777777"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2</w:t>
            </w:r>
          </w:p>
        </w:tc>
        <w:tc>
          <w:tcPr>
            <w:tcW w:w="1260" w:type="dxa"/>
            <w:tcBorders>
              <w:top w:val="dotted" w:sz="4" w:space="0" w:color="auto"/>
              <w:bottom w:val="dotted" w:sz="4" w:space="0" w:color="auto"/>
            </w:tcBorders>
            <w:shd w:val="clear" w:color="auto" w:fill="auto"/>
            <w:vAlign w:val="bottom"/>
          </w:tcPr>
          <w:p w14:paraId="1590F6B8" w14:textId="7E913357"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Pr>
                <w:rFonts w:ascii="Calibri" w:hAnsi="Calibri"/>
                <w:color w:val="000000"/>
                <w:sz w:val="22"/>
              </w:rPr>
              <w:t>0</w:t>
            </w:r>
          </w:p>
        </w:tc>
        <w:tc>
          <w:tcPr>
            <w:tcW w:w="1260" w:type="dxa"/>
            <w:tcBorders>
              <w:top w:val="dotted" w:sz="4" w:space="0" w:color="auto"/>
              <w:bottom w:val="dotted" w:sz="4" w:space="0" w:color="auto"/>
            </w:tcBorders>
            <w:vAlign w:val="bottom"/>
          </w:tcPr>
          <w:p w14:paraId="7555AC69" w14:textId="708DE7B8" w:rsidR="00610A35" w:rsidRPr="00EE0B4C" w:rsidRDefault="00610A35" w:rsidP="004B1A4C">
            <w:pPr>
              <w:spacing w:beforeLines="60" w:before="144" w:afterLines="60" w:after="144" w:line="240" w:lineRule="auto"/>
              <w:jc w:val="center"/>
              <w:rPr>
                <w:rFonts w:ascii="Arial" w:eastAsia="Times New Roman" w:hAnsi="Arial" w:cs="Arial"/>
                <w:sz w:val="18"/>
                <w:szCs w:val="18"/>
              </w:rPr>
            </w:pPr>
            <w:r>
              <w:rPr>
                <w:rFonts w:ascii="Calibri" w:hAnsi="Calibri"/>
                <w:color w:val="000000"/>
                <w:sz w:val="22"/>
              </w:rPr>
              <w:t>15</w:t>
            </w:r>
          </w:p>
        </w:tc>
        <w:tc>
          <w:tcPr>
            <w:tcW w:w="1620" w:type="dxa"/>
            <w:tcBorders>
              <w:top w:val="dotted" w:sz="4" w:space="0" w:color="auto"/>
              <w:bottom w:val="dotted" w:sz="4" w:space="0" w:color="auto"/>
            </w:tcBorders>
            <w:shd w:val="clear" w:color="auto" w:fill="auto"/>
            <w:vAlign w:val="bottom"/>
          </w:tcPr>
          <w:p w14:paraId="72C4217E" w14:textId="79825050"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Pr>
                <w:rFonts w:ascii="Calibri" w:hAnsi="Calibri"/>
                <w:color w:val="000000"/>
                <w:sz w:val="22"/>
              </w:rPr>
              <w:t>85</w:t>
            </w:r>
          </w:p>
        </w:tc>
      </w:tr>
      <w:tr w:rsidR="00610A35" w14:paraId="6D7416DD" w14:textId="77777777" w:rsidTr="00610A35">
        <w:trPr>
          <w:trHeight w:val="300"/>
        </w:trPr>
        <w:tc>
          <w:tcPr>
            <w:tcW w:w="555" w:type="dxa"/>
            <w:shd w:val="clear" w:color="auto" w:fill="auto"/>
            <w:noWrap/>
            <w:hideMark/>
          </w:tcPr>
          <w:p w14:paraId="0F7A2F5E" w14:textId="77777777"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8</w:t>
            </w:r>
          </w:p>
        </w:tc>
        <w:tc>
          <w:tcPr>
            <w:tcW w:w="1170" w:type="dxa"/>
            <w:shd w:val="clear" w:color="auto" w:fill="auto"/>
            <w:noWrap/>
            <w:hideMark/>
          </w:tcPr>
          <w:p w14:paraId="5D77F0B4" w14:textId="77777777"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 xml:space="preserve">Thanh </w:t>
            </w:r>
            <w:proofErr w:type="spellStart"/>
            <w:r w:rsidRPr="005A01E7">
              <w:rPr>
                <w:rFonts w:ascii="Arial" w:eastAsia="Times New Roman" w:hAnsi="Arial" w:cs="Arial"/>
                <w:sz w:val="18"/>
                <w:szCs w:val="18"/>
              </w:rPr>
              <w:t>Hóa</w:t>
            </w:r>
            <w:proofErr w:type="spellEnd"/>
          </w:p>
        </w:tc>
        <w:tc>
          <w:tcPr>
            <w:tcW w:w="1350" w:type="dxa"/>
            <w:shd w:val="clear" w:color="auto" w:fill="auto"/>
            <w:noWrap/>
            <w:hideMark/>
          </w:tcPr>
          <w:p w14:paraId="5D5A1523" w14:textId="77777777" w:rsidR="00610A35" w:rsidRPr="005A01E7" w:rsidRDefault="00610A35" w:rsidP="004B1A4C">
            <w:pPr>
              <w:spacing w:beforeLines="60" w:before="144" w:afterLines="60" w:after="144" w:line="240" w:lineRule="auto"/>
              <w:jc w:val="center"/>
              <w:rPr>
                <w:rFonts w:ascii="Arial" w:eastAsia="Times New Roman" w:hAnsi="Arial" w:cs="Arial"/>
                <w:sz w:val="18"/>
                <w:szCs w:val="18"/>
              </w:rPr>
            </w:pPr>
            <w:proofErr w:type="spellStart"/>
            <w:r w:rsidRPr="005A01E7">
              <w:rPr>
                <w:rFonts w:ascii="Arial" w:eastAsia="Times New Roman" w:hAnsi="Arial" w:cs="Arial"/>
                <w:sz w:val="18"/>
                <w:szCs w:val="18"/>
              </w:rPr>
              <w:t>Thường</w:t>
            </w:r>
            <w:proofErr w:type="spellEnd"/>
            <w:r w:rsidRPr="005A01E7">
              <w:rPr>
                <w:rFonts w:ascii="Arial" w:eastAsia="Times New Roman" w:hAnsi="Arial" w:cs="Arial"/>
                <w:sz w:val="18"/>
                <w:szCs w:val="18"/>
              </w:rPr>
              <w:t xml:space="preserve"> </w:t>
            </w:r>
            <w:proofErr w:type="spellStart"/>
            <w:r w:rsidRPr="005A01E7">
              <w:rPr>
                <w:rFonts w:ascii="Arial" w:eastAsia="Times New Roman" w:hAnsi="Arial" w:cs="Arial"/>
                <w:sz w:val="18"/>
                <w:szCs w:val="18"/>
              </w:rPr>
              <w:t>Xuân</w:t>
            </w:r>
            <w:proofErr w:type="spellEnd"/>
          </w:p>
        </w:tc>
        <w:tc>
          <w:tcPr>
            <w:tcW w:w="1350" w:type="dxa"/>
            <w:shd w:val="clear" w:color="auto" w:fill="auto"/>
            <w:noWrap/>
            <w:hideMark/>
          </w:tcPr>
          <w:p w14:paraId="63E9C132" w14:textId="77777777" w:rsidR="00610A35" w:rsidRPr="005A01E7" w:rsidRDefault="00610A35" w:rsidP="004B1A4C">
            <w:pPr>
              <w:spacing w:beforeLines="60" w:before="144" w:afterLines="60" w:after="144" w:line="240" w:lineRule="auto"/>
              <w:jc w:val="center"/>
              <w:rPr>
                <w:rFonts w:ascii="Arial" w:eastAsia="Times New Roman" w:hAnsi="Arial" w:cs="Arial"/>
                <w:sz w:val="18"/>
                <w:szCs w:val="18"/>
              </w:rPr>
            </w:pPr>
            <w:proofErr w:type="spellStart"/>
            <w:r w:rsidRPr="005A01E7">
              <w:rPr>
                <w:rFonts w:ascii="Arial" w:eastAsia="Times New Roman" w:hAnsi="Arial" w:cs="Arial"/>
                <w:sz w:val="18"/>
                <w:szCs w:val="18"/>
              </w:rPr>
              <w:t>Xuân</w:t>
            </w:r>
            <w:proofErr w:type="spellEnd"/>
            <w:r w:rsidRPr="005A01E7">
              <w:rPr>
                <w:rFonts w:ascii="Arial" w:eastAsia="Times New Roman" w:hAnsi="Arial" w:cs="Arial"/>
                <w:sz w:val="18"/>
                <w:szCs w:val="18"/>
              </w:rPr>
              <w:t xml:space="preserve"> Cao</w:t>
            </w:r>
          </w:p>
        </w:tc>
        <w:tc>
          <w:tcPr>
            <w:tcW w:w="900" w:type="dxa"/>
            <w:shd w:val="clear" w:color="000000" w:fill="38A800"/>
            <w:noWrap/>
            <w:hideMark/>
          </w:tcPr>
          <w:p w14:paraId="19A58112" w14:textId="77777777"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3</w:t>
            </w:r>
          </w:p>
        </w:tc>
        <w:tc>
          <w:tcPr>
            <w:tcW w:w="1260" w:type="dxa"/>
            <w:tcBorders>
              <w:top w:val="dotted" w:sz="4" w:space="0" w:color="auto"/>
              <w:bottom w:val="dotted" w:sz="4" w:space="0" w:color="auto"/>
            </w:tcBorders>
            <w:shd w:val="clear" w:color="auto" w:fill="auto"/>
            <w:vAlign w:val="bottom"/>
          </w:tcPr>
          <w:p w14:paraId="7D554436" w14:textId="76364E92"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Pr>
                <w:rFonts w:ascii="Calibri" w:hAnsi="Calibri"/>
                <w:color w:val="000000"/>
                <w:sz w:val="22"/>
              </w:rPr>
              <w:t>0</w:t>
            </w:r>
          </w:p>
        </w:tc>
        <w:tc>
          <w:tcPr>
            <w:tcW w:w="1260" w:type="dxa"/>
            <w:tcBorders>
              <w:top w:val="dotted" w:sz="4" w:space="0" w:color="auto"/>
              <w:bottom w:val="dotted" w:sz="4" w:space="0" w:color="auto"/>
            </w:tcBorders>
            <w:vAlign w:val="bottom"/>
          </w:tcPr>
          <w:p w14:paraId="4B26C00E" w14:textId="3AA9A201" w:rsidR="00610A35" w:rsidRPr="00EE0B4C" w:rsidRDefault="00610A35" w:rsidP="004B1A4C">
            <w:pPr>
              <w:spacing w:beforeLines="60" w:before="144" w:afterLines="60" w:after="144" w:line="240" w:lineRule="auto"/>
              <w:jc w:val="center"/>
              <w:rPr>
                <w:rFonts w:ascii="Arial" w:eastAsia="Times New Roman" w:hAnsi="Arial" w:cs="Arial"/>
                <w:sz w:val="18"/>
                <w:szCs w:val="18"/>
              </w:rPr>
            </w:pPr>
            <w:r>
              <w:rPr>
                <w:rFonts w:ascii="Calibri" w:hAnsi="Calibri"/>
                <w:color w:val="000000"/>
                <w:sz w:val="22"/>
              </w:rPr>
              <w:t>42</w:t>
            </w:r>
          </w:p>
        </w:tc>
        <w:tc>
          <w:tcPr>
            <w:tcW w:w="1620" w:type="dxa"/>
            <w:tcBorders>
              <w:top w:val="dotted" w:sz="4" w:space="0" w:color="auto"/>
              <w:bottom w:val="dotted" w:sz="4" w:space="0" w:color="auto"/>
            </w:tcBorders>
            <w:shd w:val="clear" w:color="auto" w:fill="auto"/>
            <w:vAlign w:val="bottom"/>
          </w:tcPr>
          <w:p w14:paraId="28A2BD44" w14:textId="03FA0CB3"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Pr>
                <w:rFonts w:ascii="Calibri" w:hAnsi="Calibri"/>
                <w:color w:val="000000"/>
                <w:sz w:val="22"/>
              </w:rPr>
              <w:t>58</w:t>
            </w:r>
          </w:p>
        </w:tc>
      </w:tr>
      <w:tr w:rsidR="00610A35" w14:paraId="361AD4A5" w14:textId="77777777" w:rsidTr="00610A35">
        <w:trPr>
          <w:trHeight w:val="300"/>
        </w:trPr>
        <w:tc>
          <w:tcPr>
            <w:tcW w:w="555" w:type="dxa"/>
            <w:shd w:val="clear" w:color="auto" w:fill="auto"/>
            <w:noWrap/>
            <w:hideMark/>
          </w:tcPr>
          <w:p w14:paraId="199E1E37" w14:textId="77777777"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lastRenderedPageBreak/>
              <w:t>9</w:t>
            </w:r>
          </w:p>
        </w:tc>
        <w:tc>
          <w:tcPr>
            <w:tcW w:w="1170" w:type="dxa"/>
            <w:shd w:val="clear" w:color="auto" w:fill="auto"/>
            <w:noWrap/>
            <w:hideMark/>
          </w:tcPr>
          <w:p w14:paraId="61F9D61B" w14:textId="77777777" w:rsidR="00610A35" w:rsidRPr="005A01E7" w:rsidRDefault="00610A35" w:rsidP="004B1A4C">
            <w:pPr>
              <w:spacing w:beforeLines="60" w:before="144" w:afterLines="60" w:after="144" w:line="240" w:lineRule="auto"/>
              <w:jc w:val="center"/>
              <w:rPr>
                <w:rFonts w:ascii="Arial" w:eastAsia="Times New Roman" w:hAnsi="Arial" w:cs="Arial"/>
                <w:sz w:val="18"/>
                <w:szCs w:val="18"/>
              </w:rPr>
            </w:pPr>
            <w:proofErr w:type="spellStart"/>
            <w:r w:rsidRPr="005A01E7">
              <w:rPr>
                <w:rFonts w:ascii="Arial" w:eastAsia="Times New Roman" w:hAnsi="Arial" w:cs="Arial"/>
                <w:sz w:val="18"/>
                <w:szCs w:val="18"/>
              </w:rPr>
              <w:t>Nghệ</w:t>
            </w:r>
            <w:proofErr w:type="spellEnd"/>
            <w:r w:rsidRPr="005A01E7">
              <w:rPr>
                <w:rFonts w:ascii="Arial" w:eastAsia="Times New Roman" w:hAnsi="Arial" w:cs="Arial"/>
                <w:sz w:val="18"/>
                <w:szCs w:val="18"/>
              </w:rPr>
              <w:t xml:space="preserve"> An</w:t>
            </w:r>
          </w:p>
        </w:tc>
        <w:tc>
          <w:tcPr>
            <w:tcW w:w="1350" w:type="dxa"/>
            <w:shd w:val="clear" w:color="auto" w:fill="auto"/>
            <w:noWrap/>
            <w:hideMark/>
          </w:tcPr>
          <w:p w14:paraId="4897B781" w14:textId="77777777"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 xml:space="preserve">Anh </w:t>
            </w:r>
            <w:proofErr w:type="spellStart"/>
            <w:r w:rsidRPr="005A01E7">
              <w:rPr>
                <w:rFonts w:ascii="Arial" w:eastAsia="Times New Roman" w:hAnsi="Arial" w:cs="Arial"/>
                <w:sz w:val="18"/>
                <w:szCs w:val="18"/>
              </w:rPr>
              <w:t>Sơn</w:t>
            </w:r>
            <w:proofErr w:type="spellEnd"/>
          </w:p>
        </w:tc>
        <w:tc>
          <w:tcPr>
            <w:tcW w:w="1350" w:type="dxa"/>
            <w:shd w:val="clear" w:color="auto" w:fill="auto"/>
            <w:noWrap/>
            <w:hideMark/>
          </w:tcPr>
          <w:p w14:paraId="7F67A6B4" w14:textId="77777777" w:rsidR="00610A35" w:rsidRPr="005A01E7" w:rsidRDefault="00610A35" w:rsidP="004B1A4C">
            <w:pPr>
              <w:spacing w:beforeLines="60" w:before="144" w:afterLines="60" w:after="144" w:line="240" w:lineRule="auto"/>
              <w:jc w:val="center"/>
              <w:rPr>
                <w:rFonts w:ascii="Arial" w:eastAsia="Times New Roman" w:hAnsi="Arial" w:cs="Arial"/>
                <w:sz w:val="18"/>
                <w:szCs w:val="18"/>
              </w:rPr>
            </w:pPr>
            <w:proofErr w:type="spellStart"/>
            <w:r w:rsidRPr="005A01E7">
              <w:rPr>
                <w:rFonts w:ascii="Arial" w:eastAsia="Times New Roman" w:hAnsi="Arial" w:cs="Arial"/>
                <w:sz w:val="18"/>
                <w:szCs w:val="18"/>
              </w:rPr>
              <w:t>Hùng</w:t>
            </w:r>
            <w:proofErr w:type="spellEnd"/>
            <w:r w:rsidRPr="005A01E7">
              <w:rPr>
                <w:rFonts w:ascii="Arial" w:eastAsia="Times New Roman" w:hAnsi="Arial" w:cs="Arial"/>
                <w:sz w:val="18"/>
                <w:szCs w:val="18"/>
              </w:rPr>
              <w:t xml:space="preserve"> </w:t>
            </w:r>
            <w:proofErr w:type="spellStart"/>
            <w:r w:rsidRPr="005A01E7">
              <w:rPr>
                <w:rFonts w:ascii="Arial" w:eastAsia="Times New Roman" w:hAnsi="Arial" w:cs="Arial"/>
                <w:sz w:val="18"/>
                <w:szCs w:val="18"/>
              </w:rPr>
              <w:t>Sơn</w:t>
            </w:r>
            <w:proofErr w:type="spellEnd"/>
          </w:p>
        </w:tc>
        <w:tc>
          <w:tcPr>
            <w:tcW w:w="900" w:type="dxa"/>
            <w:shd w:val="clear" w:color="000000" w:fill="38A800"/>
            <w:noWrap/>
            <w:hideMark/>
          </w:tcPr>
          <w:p w14:paraId="4673353C" w14:textId="77777777"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3</w:t>
            </w:r>
          </w:p>
        </w:tc>
        <w:tc>
          <w:tcPr>
            <w:tcW w:w="1260" w:type="dxa"/>
            <w:tcBorders>
              <w:top w:val="dotted" w:sz="4" w:space="0" w:color="auto"/>
              <w:bottom w:val="dotted" w:sz="4" w:space="0" w:color="auto"/>
            </w:tcBorders>
            <w:shd w:val="clear" w:color="auto" w:fill="auto"/>
            <w:vAlign w:val="bottom"/>
          </w:tcPr>
          <w:p w14:paraId="4CCE2393" w14:textId="04A91F60"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Pr>
                <w:rFonts w:ascii="Calibri" w:hAnsi="Calibri"/>
                <w:color w:val="000000"/>
                <w:sz w:val="22"/>
              </w:rPr>
              <w:t>0</w:t>
            </w:r>
          </w:p>
        </w:tc>
        <w:tc>
          <w:tcPr>
            <w:tcW w:w="1260" w:type="dxa"/>
            <w:tcBorders>
              <w:top w:val="dotted" w:sz="4" w:space="0" w:color="auto"/>
              <w:bottom w:val="dotted" w:sz="4" w:space="0" w:color="auto"/>
            </w:tcBorders>
            <w:vAlign w:val="bottom"/>
          </w:tcPr>
          <w:p w14:paraId="1B37A402" w14:textId="1F0141F2" w:rsidR="00610A35" w:rsidRPr="00EE0B4C" w:rsidRDefault="00610A35" w:rsidP="004B1A4C">
            <w:pPr>
              <w:spacing w:beforeLines="60" w:before="144" w:afterLines="60" w:after="144" w:line="240" w:lineRule="auto"/>
              <w:jc w:val="center"/>
              <w:rPr>
                <w:rFonts w:ascii="Arial" w:eastAsia="Times New Roman" w:hAnsi="Arial" w:cs="Arial"/>
                <w:sz w:val="18"/>
                <w:szCs w:val="18"/>
              </w:rPr>
            </w:pPr>
            <w:r>
              <w:rPr>
                <w:rFonts w:ascii="Calibri" w:hAnsi="Calibri"/>
                <w:color w:val="000000"/>
                <w:sz w:val="22"/>
              </w:rPr>
              <w:t>27</w:t>
            </w:r>
          </w:p>
        </w:tc>
        <w:tc>
          <w:tcPr>
            <w:tcW w:w="1620" w:type="dxa"/>
            <w:tcBorders>
              <w:top w:val="dotted" w:sz="4" w:space="0" w:color="auto"/>
              <w:bottom w:val="dotted" w:sz="4" w:space="0" w:color="auto"/>
            </w:tcBorders>
            <w:shd w:val="clear" w:color="auto" w:fill="auto"/>
            <w:vAlign w:val="bottom"/>
          </w:tcPr>
          <w:p w14:paraId="409B9FE4" w14:textId="092BBC98"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Pr>
                <w:rFonts w:ascii="Calibri" w:hAnsi="Calibri"/>
                <w:color w:val="000000"/>
                <w:sz w:val="22"/>
              </w:rPr>
              <w:t>73</w:t>
            </w:r>
          </w:p>
        </w:tc>
      </w:tr>
      <w:tr w:rsidR="00610A35" w14:paraId="292527A1" w14:textId="77777777" w:rsidTr="00610A35">
        <w:trPr>
          <w:trHeight w:val="300"/>
        </w:trPr>
        <w:tc>
          <w:tcPr>
            <w:tcW w:w="555" w:type="dxa"/>
            <w:shd w:val="clear" w:color="auto" w:fill="auto"/>
            <w:noWrap/>
            <w:hideMark/>
          </w:tcPr>
          <w:p w14:paraId="3E5CA03F" w14:textId="77777777"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10</w:t>
            </w:r>
          </w:p>
        </w:tc>
        <w:tc>
          <w:tcPr>
            <w:tcW w:w="1170" w:type="dxa"/>
            <w:shd w:val="clear" w:color="auto" w:fill="auto"/>
            <w:noWrap/>
            <w:hideMark/>
          </w:tcPr>
          <w:p w14:paraId="027C76B8" w14:textId="77777777" w:rsidR="00610A35" w:rsidRPr="005A01E7" w:rsidRDefault="00610A35" w:rsidP="004B1A4C">
            <w:pPr>
              <w:spacing w:beforeLines="60" w:before="144" w:afterLines="60" w:after="144" w:line="240" w:lineRule="auto"/>
              <w:jc w:val="center"/>
              <w:rPr>
                <w:rFonts w:ascii="Arial" w:eastAsia="Times New Roman" w:hAnsi="Arial" w:cs="Arial"/>
                <w:sz w:val="18"/>
                <w:szCs w:val="18"/>
              </w:rPr>
            </w:pPr>
            <w:proofErr w:type="spellStart"/>
            <w:r w:rsidRPr="005A01E7">
              <w:rPr>
                <w:rFonts w:ascii="Arial" w:eastAsia="Times New Roman" w:hAnsi="Arial" w:cs="Arial"/>
                <w:sz w:val="18"/>
                <w:szCs w:val="18"/>
              </w:rPr>
              <w:t>Nghệ</w:t>
            </w:r>
            <w:proofErr w:type="spellEnd"/>
            <w:r w:rsidRPr="005A01E7">
              <w:rPr>
                <w:rFonts w:ascii="Arial" w:eastAsia="Times New Roman" w:hAnsi="Arial" w:cs="Arial"/>
                <w:sz w:val="18"/>
                <w:szCs w:val="18"/>
              </w:rPr>
              <w:t xml:space="preserve"> An</w:t>
            </w:r>
          </w:p>
        </w:tc>
        <w:tc>
          <w:tcPr>
            <w:tcW w:w="1350" w:type="dxa"/>
            <w:shd w:val="clear" w:color="auto" w:fill="auto"/>
            <w:noWrap/>
            <w:hideMark/>
          </w:tcPr>
          <w:p w14:paraId="7BE31E8C" w14:textId="77777777"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 xml:space="preserve">Anh </w:t>
            </w:r>
            <w:proofErr w:type="spellStart"/>
            <w:r w:rsidRPr="005A01E7">
              <w:rPr>
                <w:rFonts w:ascii="Arial" w:eastAsia="Times New Roman" w:hAnsi="Arial" w:cs="Arial"/>
                <w:sz w:val="18"/>
                <w:szCs w:val="18"/>
              </w:rPr>
              <w:t>Sơn</w:t>
            </w:r>
            <w:proofErr w:type="spellEnd"/>
          </w:p>
        </w:tc>
        <w:tc>
          <w:tcPr>
            <w:tcW w:w="1350" w:type="dxa"/>
            <w:shd w:val="clear" w:color="auto" w:fill="auto"/>
            <w:noWrap/>
            <w:hideMark/>
          </w:tcPr>
          <w:p w14:paraId="5317D96C" w14:textId="77777777"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 xml:space="preserve">Đức </w:t>
            </w:r>
            <w:proofErr w:type="spellStart"/>
            <w:r w:rsidRPr="005A01E7">
              <w:rPr>
                <w:rFonts w:ascii="Arial" w:eastAsia="Times New Roman" w:hAnsi="Arial" w:cs="Arial"/>
                <w:sz w:val="18"/>
                <w:szCs w:val="18"/>
              </w:rPr>
              <w:t>Sơn</w:t>
            </w:r>
            <w:proofErr w:type="spellEnd"/>
          </w:p>
        </w:tc>
        <w:tc>
          <w:tcPr>
            <w:tcW w:w="900" w:type="dxa"/>
            <w:shd w:val="clear" w:color="000000" w:fill="FFFF73"/>
            <w:noWrap/>
            <w:hideMark/>
          </w:tcPr>
          <w:p w14:paraId="54FCD8AD" w14:textId="77777777"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4</w:t>
            </w:r>
          </w:p>
        </w:tc>
        <w:tc>
          <w:tcPr>
            <w:tcW w:w="1260" w:type="dxa"/>
            <w:tcBorders>
              <w:top w:val="dotted" w:sz="4" w:space="0" w:color="auto"/>
              <w:bottom w:val="dotted" w:sz="4" w:space="0" w:color="auto"/>
            </w:tcBorders>
            <w:shd w:val="clear" w:color="auto" w:fill="auto"/>
            <w:vAlign w:val="bottom"/>
          </w:tcPr>
          <w:p w14:paraId="031159E4" w14:textId="7A1EA54B"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Pr>
                <w:rFonts w:ascii="Calibri" w:hAnsi="Calibri"/>
                <w:color w:val="000000"/>
                <w:sz w:val="22"/>
              </w:rPr>
              <w:t>0</w:t>
            </w:r>
          </w:p>
        </w:tc>
        <w:tc>
          <w:tcPr>
            <w:tcW w:w="1260" w:type="dxa"/>
            <w:tcBorders>
              <w:top w:val="dotted" w:sz="4" w:space="0" w:color="auto"/>
              <w:bottom w:val="dotted" w:sz="4" w:space="0" w:color="auto"/>
            </w:tcBorders>
            <w:vAlign w:val="bottom"/>
          </w:tcPr>
          <w:p w14:paraId="4BB228AA" w14:textId="274295E4" w:rsidR="00610A35" w:rsidRPr="00EE0B4C" w:rsidRDefault="00610A35" w:rsidP="004B1A4C">
            <w:pPr>
              <w:spacing w:beforeLines="60" w:before="144" w:afterLines="60" w:after="144" w:line="240" w:lineRule="auto"/>
              <w:jc w:val="center"/>
              <w:rPr>
                <w:rFonts w:ascii="Arial" w:eastAsia="Times New Roman" w:hAnsi="Arial" w:cs="Arial"/>
                <w:sz w:val="18"/>
                <w:szCs w:val="18"/>
              </w:rPr>
            </w:pPr>
            <w:r>
              <w:rPr>
                <w:rFonts w:ascii="Calibri" w:hAnsi="Calibri"/>
                <w:color w:val="000000"/>
                <w:sz w:val="22"/>
              </w:rPr>
              <w:t>19</w:t>
            </w:r>
          </w:p>
        </w:tc>
        <w:tc>
          <w:tcPr>
            <w:tcW w:w="1620" w:type="dxa"/>
            <w:tcBorders>
              <w:top w:val="dotted" w:sz="4" w:space="0" w:color="auto"/>
              <w:bottom w:val="dotted" w:sz="4" w:space="0" w:color="auto"/>
            </w:tcBorders>
            <w:shd w:val="clear" w:color="auto" w:fill="auto"/>
            <w:vAlign w:val="bottom"/>
          </w:tcPr>
          <w:p w14:paraId="0CCEDB61" w14:textId="18CAE8F2"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Pr>
                <w:rFonts w:ascii="Calibri" w:hAnsi="Calibri"/>
                <w:color w:val="000000"/>
                <w:sz w:val="22"/>
              </w:rPr>
              <w:t>81</w:t>
            </w:r>
          </w:p>
        </w:tc>
      </w:tr>
      <w:tr w:rsidR="00610A35" w14:paraId="43043B94" w14:textId="77777777" w:rsidTr="00610A35">
        <w:trPr>
          <w:trHeight w:val="300"/>
        </w:trPr>
        <w:tc>
          <w:tcPr>
            <w:tcW w:w="555" w:type="dxa"/>
            <w:shd w:val="clear" w:color="auto" w:fill="auto"/>
            <w:noWrap/>
            <w:hideMark/>
          </w:tcPr>
          <w:p w14:paraId="116E197E" w14:textId="77777777"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11</w:t>
            </w:r>
          </w:p>
        </w:tc>
        <w:tc>
          <w:tcPr>
            <w:tcW w:w="1170" w:type="dxa"/>
            <w:shd w:val="clear" w:color="auto" w:fill="auto"/>
            <w:noWrap/>
            <w:hideMark/>
          </w:tcPr>
          <w:p w14:paraId="47D4AD9F" w14:textId="77777777" w:rsidR="00610A35" w:rsidRPr="005A01E7" w:rsidRDefault="00610A35" w:rsidP="004B1A4C">
            <w:pPr>
              <w:spacing w:beforeLines="60" w:before="144" w:afterLines="60" w:after="144" w:line="240" w:lineRule="auto"/>
              <w:jc w:val="center"/>
              <w:rPr>
                <w:rFonts w:ascii="Arial" w:eastAsia="Times New Roman" w:hAnsi="Arial" w:cs="Arial"/>
                <w:sz w:val="18"/>
                <w:szCs w:val="18"/>
              </w:rPr>
            </w:pPr>
            <w:proofErr w:type="spellStart"/>
            <w:r w:rsidRPr="005A01E7">
              <w:rPr>
                <w:rFonts w:ascii="Arial" w:eastAsia="Times New Roman" w:hAnsi="Arial" w:cs="Arial"/>
                <w:sz w:val="18"/>
                <w:szCs w:val="18"/>
              </w:rPr>
              <w:t>Nghệ</w:t>
            </w:r>
            <w:proofErr w:type="spellEnd"/>
            <w:r w:rsidRPr="005A01E7">
              <w:rPr>
                <w:rFonts w:ascii="Arial" w:eastAsia="Times New Roman" w:hAnsi="Arial" w:cs="Arial"/>
                <w:sz w:val="18"/>
                <w:szCs w:val="18"/>
              </w:rPr>
              <w:t xml:space="preserve"> An</w:t>
            </w:r>
          </w:p>
        </w:tc>
        <w:tc>
          <w:tcPr>
            <w:tcW w:w="1350" w:type="dxa"/>
            <w:shd w:val="clear" w:color="auto" w:fill="auto"/>
            <w:noWrap/>
            <w:hideMark/>
          </w:tcPr>
          <w:p w14:paraId="4515851A" w14:textId="77777777" w:rsidR="00610A35" w:rsidRPr="005A01E7" w:rsidRDefault="00610A35" w:rsidP="004B1A4C">
            <w:pPr>
              <w:spacing w:beforeLines="60" w:before="144" w:afterLines="60" w:after="144" w:line="240" w:lineRule="auto"/>
              <w:jc w:val="center"/>
              <w:rPr>
                <w:rFonts w:ascii="Arial" w:eastAsia="Times New Roman" w:hAnsi="Arial" w:cs="Arial"/>
                <w:sz w:val="18"/>
                <w:szCs w:val="18"/>
              </w:rPr>
            </w:pPr>
            <w:proofErr w:type="spellStart"/>
            <w:r w:rsidRPr="005A01E7">
              <w:rPr>
                <w:rFonts w:ascii="Arial" w:eastAsia="Times New Roman" w:hAnsi="Arial" w:cs="Arial"/>
                <w:sz w:val="18"/>
                <w:szCs w:val="18"/>
              </w:rPr>
              <w:t>Tương</w:t>
            </w:r>
            <w:proofErr w:type="spellEnd"/>
            <w:r w:rsidRPr="005A01E7">
              <w:rPr>
                <w:rFonts w:ascii="Arial" w:eastAsia="Times New Roman" w:hAnsi="Arial" w:cs="Arial"/>
                <w:sz w:val="18"/>
                <w:szCs w:val="18"/>
              </w:rPr>
              <w:t xml:space="preserve"> </w:t>
            </w:r>
            <w:proofErr w:type="spellStart"/>
            <w:r w:rsidRPr="005A01E7">
              <w:rPr>
                <w:rFonts w:ascii="Arial" w:eastAsia="Times New Roman" w:hAnsi="Arial" w:cs="Arial"/>
                <w:sz w:val="18"/>
                <w:szCs w:val="18"/>
              </w:rPr>
              <w:t>Dương</w:t>
            </w:r>
            <w:proofErr w:type="spellEnd"/>
          </w:p>
        </w:tc>
        <w:tc>
          <w:tcPr>
            <w:tcW w:w="1350" w:type="dxa"/>
            <w:shd w:val="clear" w:color="auto" w:fill="auto"/>
            <w:noWrap/>
            <w:hideMark/>
          </w:tcPr>
          <w:p w14:paraId="65A01634" w14:textId="77777777" w:rsidR="00610A35" w:rsidRPr="005A01E7" w:rsidRDefault="00610A35" w:rsidP="004B1A4C">
            <w:pPr>
              <w:spacing w:beforeLines="60" w:before="144" w:afterLines="60" w:after="144" w:line="240" w:lineRule="auto"/>
              <w:jc w:val="center"/>
              <w:rPr>
                <w:rFonts w:ascii="Arial" w:eastAsia="Times New Roman" w:hAnsi="Arial" w:cs="Arial"/>
                <w:sz w:val="18"/>
                <w:szCs w:val="18"/>
              </w:rPr>
            </w:pPr>
            <w:proofErr w:type="spellStart"/>
            <w:r w:rsidRPr="005A01E7">
              <w:rPr>
                <w:rFonts w:ascii="Arial" w:eastAsia="Times New Roman" w:hAnsi="Arial" w:cs="Arial"/>
                <w:sz w:val="18"/>
                <w:szCs w:val="18"/>
              </w:rPr>
              <w:t>Yên</w:t>
            </w:r>
            <w:proofErr w:type="spellEnd"/>
            <w:r w:rsidRPr="005A01E7">
              <w:rPr>
                <w:rFonts w:ascii="Arial" w:eastAsia="Times New Roman" w:hAnsi="Arial" w:cs="Arial"/>
                <w:sz w:val="18"/>
                <w:szCs w:val="18"/>
              </w:rPr>
              <w:t xml:space="preserve"> </w:t>
            </w:r>
            <w:proofErr w:type="spellStart"/>
            <w:r w:rsidRPr="005A01E7">
              <w:rPr>
                <w:rFonts w:ascii="Arial" w:eastAsia="Times New Roman" w:hAnsi="Arial" w:cs="Arial"/>
                <w:sz w:val="18"/>
                <w:szCs w:val="18"/>
              </w:rPr>
              <w:t>Tĩnh</w:t>
            </w:r>
            <w:proofErr w:type="spellEnd"/>
          </w:p>
        </w:tc>
        <w:tc>
          <w:tcPr>
            <w:tcW w:w="900" w:type="dxa"/>
            <w:shd w:val="clear" w:color="000000" w:fill="73B2FF"/>
            <w:noWrap/>
            <w:hideMark/>
          </w:tcPr>
          <w:p w14:paraId="4980A7F9" w14:textId="77777777"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5</w:t>
            </w:r>
          </w:p>
        </w:tc>
        <w:tc>
          <w:tcPr>
            <w:tcW w:w="1260" w:type="dxa"/>
            <w:tcBorders>
              <w:top w:val="dotted" w:sz="4" w:space="0" w:color="auto"/>
              <w:bottom w:val="dotted" w:sz="4" w:space="0" w:color="auto"/>
            </w:tcBorders>
            <w:shd w:val="clear" w:color="auto" w:fill="auto"/>
            <w:vAlign w:val="bottom"/>
          </w:tcPr>
          <w:p w14:paraId="67B8E88D" w14:textId="210D2420"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Pr>
                <w:rFonts w:ascii="Calibri" w:hAnsi="Calibri"/>
                <w:color w:val="000000"/>
                <w:sz w:val="22"/>
              </w:rPr>
              <w:t>40</w:t>
            </w:r>
          </w:p>
        </w:tc>
        <w:tc>
          <w:tcPr>
            <w:tcW w:w="1260" w:type="dxa"/>
            <w:tcBorders>
              <w:top w:val="dotted" w:sz="4" w:space="0" w:color="auto"/>
              <w:bottom w:val="dotted" w:sz="4" w:space="0" w:color="auto"/>
            </w:tcBorders>
            <w:vAlign w:val="bottom"/>
          </w:tcPr>
          <w:p w14:paraId="3BBE550C" w14:textId="10444EEB" w:rsidR="00610A35" w:rsidRPr="00EE0B4C" w:rsidRDefault="00610A35" w:rsidP="004B1A4C">
            <w:pPr>
              <w:spacing w:beforeLines="60" w:before="144" w:afterLines="60" w:after="144" w:line="240" w:lineRule="auto"/>
              <w:jc w:val="center"/>
              <w:rPr>
                <w:rFonts w:ascii="Arial" w:eastAsia="Times New Roman" w:hAnsi="Arial" w:cs="Arial"/>
                <w:sz w:val="18"/>
                <w:szCs w:val="18"/>
              </w:rPr>
            </w:pPr>
            <w:r>
              <w:rPr>
                <w:rFonts w:ascii="Calibri" w:hAnsi="Calibri"/>
                <w:color w:val="000000"/>
                <w:sz w:val="22"/>
              </w:rPr>
              <w:t>50</w:t>
            </w:r>
          </w:p>
        </w:tc>
        <w:tc>
          <w:tcPr>
            <w:tcW w:w="1620" w:type="dxa"/>
            <w:tcBorders>
              <w:top w:val="dotted" w:sz="4" w:space="0" w:color="auto"/>
              <w:bottom w:val="dotted" w:sz="4" w:space="0" w:color="auto"/>
            </w:tcBorders>
            <w:shd w:val="clear" w:color="auto" w:fill="auto"/>
            <w:vAlign w:val="bottom"/>
          </w:tcPr>
          <w:p w14:paraId="0FD16F73" w14:textId="7C43C51D"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Pr>
                <w:rFonts w:ascii="Calibri" w:hAnsi="Calibri"/>
                <w:color w:val="000000"/>
                <w:sz w:val="22"/>
              </w:rPr>
              <w:t>10</w:t>
            </w:r>
          </w:p>
        </w:tc>
      </w:tr>
      <w:tr w:rsidR="00610A35" w14:paraId="41E00C9E" w14:textId="77777777" w:rsidTr="00610A35">
        <w:trPr>
          <w:trHeight w:val="300"/>
        </w:trPr>
        <w:tc>
          <w:tcPr>
            <w:tcW w:w="555" w:type="dxa"/>
            <w:shd w:val="clear" w:color="auto" w:fill="auto"/>
            <w:noWrap/>
            <w:hideMark/>
          </w:tcPr>
          <w:p w14:paraId="146E6752" w14:textId="77777777"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12</w:t>
            </w:r>
          </w:p>
        </w:tc>
        <w:tc>
          <w:tcPr>
            <w:tcW w:w="1170" w:type="dxa"/>
            <w:shd w:val="clear" w:color="auto" w:fill="auto"/>
            <w:noWrap/>
            <w:hideMark/>
          </w:tcPr>
          <w:p w14:paraId="6A7E845C" w14:textId="77777777" w:rsidR="00610A35" w:rsidRPr="005A01E7" w:rsidRDefault="00610A35" w:rsidP="004B1A4C">
            <w:pPr>
              <w:spacing w:beforeLines="60" w:before="144" w:afterLines="60" w:after="144" w:line="240" w:lineRule="auto"/>
              <w:jc w:val="center"/>
              <w:rPr>
                <w:rFonts w:ascii="Arial" w:eastAsia="Times New Roman" w:hAnsi="Arial" w:cs="Arial"/>
                <w:sz w:val="18"/>
                <w:szCs w:val="18"/>
              </w:rPr>
            </w:pPr>
            <w:proofErr w:type="spellStart"/>
            <w:r w:rsidRPr="005A01E7">
              <w:rPr>
                <w:rFonts w:ascii="Arial" w:eastAsia="Times New Roman" w:hAnsi="Arial" w:cs="Arial"/>
                <w:sz w:val="18"/>
                <w:szCs w:val="18"/>
              </w:rPr>
              <w:t>Nghệ</w:t>
            </w:r>
            <w:proofErr w:type="spellEnd"/>
            <w:r w:rsidRPr="005A01E7">
              <w:rPr>
                <w:rFonts w:ascii="Arial" w:eastAsia="Times New Roman" w:hAnsi="Arial" w:cs="Arial"/>
                <w:sz w:val="18"/>
                <w:szCs w:val="18"/>
              </w:rPr>
              <w:t xml:space="preserve"> An</w:t>
            </w:r>
          </w:p>
        </w:tc>
        <w:tc>
          <w:tcPr>
            <w:tcW w:w="1350" w:type="dxa"/>
            <w:shd w:val="clear" w:color="auto" w:fill="auto"/>
            <w:noWrap/>
            <w:hideMark/>
          </w:tcPr>
          <w:p w14:paraId="12A8B9E1" w14:textId="77777777" w:rsidR="00610A35" w:rsidRPr="005A01E7" w:rsidRDefault="00610A35" w:rsidP="004B1A4C">
            <w:pPr>
              <w:spacing w:beforeLines="60" w:before="144" w:afterLines="60" w:after="144" w:line="240" w:lineRule="auto"/>
              <w:jc w:val="center"/>
              <w:rPr>
                <w:rFonts w:ascii="Arial" w:eastAsia="Times New Roman" w:hAnsi="Arial" w:cs="Arial"/>
                <w:sz w:val="18"/>
                <w:szCs w:val="18"/>
              </w:rPr>
            </w:pPr>
            <w:proofErr w:type="spellStart"/>
            <w:r w:rsidRPr="005A01E7">
              <w:rPr>
                <w:rFonts w:ascii="Arial" w:eastAsia="Times New Roman" w:hAnsi="Arial" w:cs="Arial"/>
                <w:sz w:val="18"/>
                <w:szCs w:val="18"/>
              </w:rPr>
              <w:t>Tương</w:t>
            </w:r>
            <w:proofErr w:type="spellEnd"/>
            <w:r w:rsidRPr="005A01E7">
              <w:rPr>
                <w:rFonts w:ascii="Arial" w:eastAsia="Times New Roman" w:hAnsi="Arial" w:cs="Arial"/>
                <w:sz w:val="18"/>
                <w:szCs w:val="18"/>
              </w:rPr>
              <w:t xml:space="preserve"> </w:t>
            </w:r>
            <w:proofErr w:type="spellStart"/>
            <w:r w:rsidRPr="005A01E7">
              <w:rPr>
                <w:rFonts w:ascii="Arial" w:eastAsia="Times New Roman" w:hAnsi="Arial" w:cs="Arial"/>
                <w:sz w:val="18"/>
                <w:szCs w:val="18"/>
              </w:rPr>
              <w:t>Dương</w:t>
            </w:r>
            <w:proofErr w:type="spellEnd"/>
          </w:p>
        </w:tc>
        <w:tc>
          <w:tcPr>
            <w:tcW w:w="1350" w:type="dxa"/>
            <w:shd w:val="clear" w:color="auto" w:fill="auto"/>
            <w:noWrap/>
            <w:hideMark/>
          </w:tcPr>
          <w:p w14:paraId="6DEFBB43" w14:textId="77777777"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Nga My</w:t>
            </w:r>
          </w:p>
        </w:tc>
        <w:tc>
          <w:tcPr>
            <w:tcW w:w="900" w:type="dxa"/>
            <w:shd w:val="clear" w:color="000000" w:fill="73B2FF"/>
            <w:noWrap/>
            <w:hideMark/>
          </w:tcPr>
          <w:p w14:paraId="20EFE0F8" w14:textId="77777777"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5</w:t>
            </w:r>
          </w:p>
        </w:tc>
        <w:tc>
          <w:tcPr>
            <w:tcW w:w="1260" w:type="dxa"/>
            <w:tcBorders>
              <w:top w:val="dotted" w:sz="4" w:space="0" w:color="auto"/>
              <w:bottom w:val="dotted" w:sz="4" w:space="0" w:color="auto"/>
            </w:tcBorders>
            <w:shd w:val="clear" w:color="auto" w:fill="auto"/>
            <w:vAlign w:val="bottom"/>
          </w:tcPr>
          <w:p w14:paraId="2D9645AA" w14:textId="18E7A0EE"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Pr>
                <w:rFonts w:ascii="Calibri" w:hAnsi="Calibri"/>
                <w:color w:val="000000"/>
                <w:sz w:val="22"/>
              </w:rPr>
              <w:t>13</w:t>
            </w:r>
          </w:p>
        </w:tc>
        <w:tc>
          <w:tcPr>
            <w:tcW w:w="1260" w:type="dxa"/>
            <w:tcBorders>
              <w:top w:val="dotted" w:sz="4" w:space="0" w:color="auto"/>
              <w:bottom w:val="dotted" w:sz="4" w:space="0" w:color="auto"/>
            </w:tcBorders>
            <w:vAlign w:val="bottom"/>
          </w:tcPr>
          <w:p w14:paraId="78FB4DBE" w14:textId="1895D179" w:rsidR="00610A35" w:rsidRPr="00EE0B4C" w:rsidRDefault="00610A35" w:rsidP="004B1A4C">
            <w:pPr>
              <w:spacing w:beforeLines="60" w:before="144" w:afterLines="60" w:after="144" w:line="240" w:lineRule="auto"/>
              <w:jc w:val="center"/>
              <w:rPr>
                <w:rFonts w:ascii="Arial" w:eastAsia="Times New Roman" w:hAnsi="Arial" w:cs="Arial"/>
                <w:sz w:val="18"/>
                <w:szCs w:val="18"/>
              </w:rPr>
            </w:pPr>
            <w:r>
              <w:rPr>
                <w:rFonts w:ascii="Calibri" w:hAnsi="Calibri"/>
                <w:color w:val="000000"/>
                <w:sz w:val="22"/>
              </w:rPr>
              <w:t>61</w:t>
            </w:r>
          </w:p>
        </w:tc>
        <w:tc>
          <w:tcPr>
            <w:tcW w:w="1620" w:type="dxa"/>
            <w:tcBorders>
              <w:top w:val="dotted" w:sz="4" w:space="0" w:color="auto"/>
              <w:bottom w:val="dotted" w:sz="4" w:space="0" w:color="auto"/>
            </w:tcBorders>
            <w:shd w:val="clear" w:color="auto" w:fill="auto"/>
            <w:vAlign w:val="bottom"/>
          </w:tcPr>
          <w:p w14:paraId="5BE25AB2" w14:textId="64B121E5"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Pr>
                <w:rFonts w:ascii="Calibri" w:hAnsi="Calibri"/>
                <w:color w:val="000000"/>
                <w:sz w:val="22"/>
              </w:rPr>
              <w:t>26</w:t>
            </w:r>
          </w:p>
        </w:tc>
      </w:tr>
      <w:tr w:rsidR="00610A35" w14:paraId="04028BDE" w14:textId="77777777" w:rsidTr="00610A35">
        <w:trPr>
          <w:trHeight w:val="300"/>
        </w:trPr>
        <w:tc>
          <w:tcPr>
            <w:tcW w:w="555" w:type="dxa"/>
            <w:shd w:val="clear" w:color="auto" w:fill="auto"/>
            <w:noWrap/>
            <w:hideMark/>
          </w:tcPr>
          <w:p w14:paraId="4B50D0F4" w14:textId="77777777"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13</w:t>
            </w:r>
          </w:p>
        </w:tc>
        <w:tc>
          <w:tcPr>
            <w:tcW w:w="1170" w:type="dxa"/>
            <w:shd w:val="clear" w:color="auto" w:fill="auto"/>
            <w:noWrap/>
            <w:hideMark/>
          </w:tcPr>
          <w:p w14:paraId="766D0C62" w14:textId="77777777" w:rsidR="00610A35" w:rsidRPr="005A01E7" w:rsidRDefault="00610A35" w:rsidP="004B1A4C">
            <w:pPr>
              <w:spacing w:beforeLines="60" w:before="144" w:afterLines="60" w:after="144" w:line="240" w:lineRule="auto"/>
              <w:jc w:val="center"/>
              <w:rPr>
                <w:rFonts w:ascii="Arial" w:eastAsia="Times New Roman" w:hAnsi="Arial" w:cs="Arial"/>
                <w:sz w:val="18"/>
                <w:szCs w:val="18"/>
              </w:rPr>
            </w:pPr>
            <w:proofErr w:type="spellStart"/>
            <w:r w:rsidRPr="005A01E7">
              <w:rPr>
                <w:rFonts w:ascii="Arial" w:eastAsia="Times New Roman" w:hAnsi="Arial" w:cs="Arial"/>
                <w:sz w:val="18"/>
                <w:szCs w:val="18"/>
              </w:rPr>
              <w:t>Nghệ</w:t>
            </w:r>
            <w:proofErr w:type="spellEnd"/>
            <w:r w:rsidRPr="005A01E7">
              <w:rPr>
                <w:rFonts w:ascii="Arial" w:eastAsia="Times New Roman" w:hAnsi="Arial" w:cs="Arial"/>
                <w:sz w:val="18"/>
                <w:szCs w:val="18"/>
              </w:rPr>
              <w:t xml:space="preserve"> An</w:t>
            </w:r>
          </w:p>
        </w:tc>
        <w:tc>
          <w:tcPr>
            <w:tcW w:w="1350" w:type="dxa"/>
            <w:shd w:val="clear" w:color="auto" w:fill="auto"/>
            <w:noWrap/>
            <w:hideMark/>
          </w:tcPr>
          <w:p w14:paraId="50811372" w14:textId="77777777" w:rsidR="00610A35" w:rsidRPr="005A01E7" w:rsidRDefault="00610A35" w:rsidP="004B1A4C">
            <w:pPr>
              <w:spacing w:beforeLines="60" w:before="144" w:afterLines="60" w:after="144" w:line="240" w:lineRule="auto"/>
              <w:jc w:val="center"/>
              <w:rPr>
                <w:rFonts w:ascii="Arial" w:eastAsia="Times New Roman" w:hAnsi="Arial" w:cs="Arial"/>
                <w:sz w:val="18"/>
                <w:szCs w:val="18"/>
              </w:rPr>
            </w:pPr>
            <w:proofErr w:type="spellStart"/>
            <w:r w:rsidRPr="005A01E7">
              <w:rPr>
                <w:rFonts w:ascii="Arial" w:eastAsia="Times New Roman" w:hAnsi="Arial" w:cs="Arial"/>
                <w:sz w:val="18"/>
                <w:szCs w:val="18"/>
              </w:rPr>
              <w:t>Quế</w:t>
            </w:r>
            <w:proofErr w:type="spellEnd"/>
            <w:r w:rsidRPr="005A01E7">
              <w:rPr>
                <w:rFonts w:ascii="Arial" w:eastAsia="Times New Roman" w:hAnsi="Arial" w:cs="Arial"/>
                <w:sz w:val="18"/>
                <w:szCs w:val="18"/>
              </w:rPr>
              <w:t xml:space="preserve"> Phong</w:t>
            </w:r>
          </w:p>
        </w:tc>
        <w:tc>
          <w:tcPr>
            <w:tcW w:w="1350" w:type="dxa"/>
            <w:shd w:val="clear" w:color="auto" w:fill="auto"/>
            <w:noWrap/>
            <w:hideMark/>
          </w:tcPr>
          <w:p w14:paraId="02D3E265" w14:textId="77777777" w:rsidR="00610A35" w:rsidRPr="005A01E7" w:rsidRDefault="00610A35" w:rsidP="004B1A4C">
            <w:pPr>
              <w:spacing w:beforeLines="60" w:before="144" w:afterLines="60" w:after="144" w:line="240" w:lineRule="auto"/>
              <w:jc w:val="center"/>
              <w:rPr>
                <w:rFonts w:ascii="Arial" w:eastAsia="Times New Roman" w:hAnsi="Arial" w:cs="Arial"/>
                <w:sz w:val="18"/>
                <w:szCs w:val="18"/>
              </w:rPr>
            </w:pPr>
            <w:proofErr w:type="spellStart"/>
            <w:r w:rsidRPr="005A01E7">
              <w:rPr>
                <w:rFonts w:ascii="Arial" w:eastAsia="Times New Roman" w:hAnsi="Arial" w:cs="Arial"/>
                <w:sz w:val="18"/>
                <w:szCs w:val="18"/>
              </w:rPr>
              <w:t>Châu</w:t>
            </w:r>
            <w:proofErr w:type="spellEnd"/>
            <w:r w:rsidRPr="005A01E7">
              <w:rPr>
                <w:rFonts w:ascii="Arial" w:eastAsia="Times New Roman" w:hAnsi="Arial" w:cs="Arial"/>
                <w:sz w:val="18"/>
                <w:szCs w:val="18"/>
              </w:rPr>
              <w:t xml:space="preserve"> Kim</w:t>
            </w:r>
          </w:p>
        </w:tc>
        <w:tc>
          <w:tcPr>
            <w:tcW w:w="900" w:type="dxa"/>
            <w:shd w:val="clear" w:color="000000" w:fill="A83800"/>
            <w:noWrap/>
            <w:hideMark/>
          </w:tcPr>
          <w:p w14:paraId="15A0F856" w14:textId="77777777"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6</w:t>
            </w:r>
          </w:p>
        </w:tc>
        <w:tc>
          <w:tcPr>
            <w:tcW w:w="1260" w:type="dxa"/>
            <w:tcBorders>
              <w:top w:val="dotted" w:sz="4" w:space="0" w:color="auto"/>
              <w:bottom w:val="dotted" w:sz="4" w:space="0" w:color="auto"/>
            </w:tcBorders>
            <w:shd w:val="clear" w:color="auto" w:fill="auto"/>
            <w:vAlign w:val="bottom"/>
          </w:tcPr>
          <w:p w14:paraId="5B63C533" w14:textId="711094E9"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Pr>
                <w:rFonts w:ascii="Calibri" w:hAnsi="Calibri"/>
                <w:color w:val="000000"/>
                <w:sz w:val="22"/>
              </w:rPr>
              <w:t>4</w:t>
            </w:r>
          </w:p>
        </w:tc>
        <w:tc>
          <w:tcPr>
            <w:tcW w:w="1260" w:type="dxa"/>
            <w:tcBorders>
              <w:top w:val="dotted" w:sz="4" w:space="0" w:color="auto"/>
              <w:bottom w:val="dotted" w:sz="4" w:space="0" w:color="auto"/>
            </w:tcBorders>
            <w:vAlign w:val="bottom"/>
          </w:tcPr>
          <w:p w14:paraId="1D910AB9" w14:textId="03C278D0" w:rsidR="00610A35" w:rsidRPr="00EE0B4C" w:rsidRDefault="00610A35" w:rsidP="004B1A4C">
            <w:pPr>
              <w:spacing w:beforeLines="60" w:before="144" w:afterLines="60" w:after="144" w:line="240" w:lineRule="auto"/>
              <w:jc w:val="center"/>
              <w:rPr>
                <w:rFonts w:ascii="Arial" w:eastAsia="Times New Roman" w:hAnsi="Arial" w:cs="Arial"/>
                <w:sz w:val="18"/>
                <w:szCs w:val="18"/>
              </w:rPr>
            </w:pPr>
            <w:r>
              <w:rPr>
                <w:rFonts w:ascii="Calibri" w:hAnsi="Calibri"/>
                <w:color w:val="000000"/>
                <w:sz w:val="22"/>
              </w:rPr>
              <w:t>59</w:t>
            </w:r>
          </w:p>
        </w:tc>
        <w:tc>
          <w:tcPr>
            <w:tcW w:w="1620" w:type="dxa"/>
            <w:tcBorders>
              <w:top w:val="dotted" w:sz="4" w:space="0" w:color="auto"/>
              <w:bottom w:val="dotted" w:sz="4" w:space="0" w:color="auto"/>
            </w:tcBorders>
            <w:shd w:val="clear" w:color="auto" w:fill="auto"/>
            <w:vAlign w:val="bottom"/>
          </w:tcPr>
          <w:p w14:paraId="605522D6" w14:textId="0AD97263"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Pr>
                <w:rFonts w:ascii="Calibri" w:hAnsi="Calibri"/>
                <w:color w:val="000000"/>
                <w:sz w:val="22"/>
              </w:rPr>
              <w:t>37</w:t>
            </w:r>
          </w:p>
        </w:tc>
      </w:tr>
      <w:tr w:rsidR="00610A35" w14:paraId="4F927B46" w14:textId="77777777" w:rsidTr="00610A35">
        <w:trPr>
          <w:trHeight w:val="300"/>
        </w:trPr>
        <w:tc>
          <w:tcPr>
            <w:tcW w:w="555" w:type="dxa"/>
            <w:shd w:val="clear" w:color="auto" w:fill="auto"/>
            <w:noWrap/>
            <w:hideMark/>
          </w:tcPr>
          <w:p w14:paraId="70BC838F" w14:textId="77777777"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14</w:t>
            </w:r>
          </w:p>
        </w:tc>
        <w:tc>
          <w:tcPr>
            <w:tcW w:w="1170" w:type="dxa"/>
            <w:shd w:val="clear" w:color="auto" w:fill="auto"/>
            <w:noWrap/>
            <w:hideMark/>
          </w:tcPr>
          <w:p w14:paraId="0B1002D5" w14:textId="77777777" w:rsidR="00610A35" w:rsidRPr="005A01E7" w:rsidRDefault="00610A35" w:rsidP="004B1A4C">
            <w:pPr>
              <w:spacing w:beforeLines="60" w:before="144" w:afterLines="60" w:after="144" w:line="240" w:lineRule="auto"/>
              <w:jc w:val="center"/>
              <w:rPr>
                <w:rFonts w:ascii="Arial" w:eastAsia="Times New Roman" w:hAnsi="Arial" w:cs="Arial"/>
                <w:sz w:val="18"/>
                <w:szCs w:val="18"/>
              </w:rPr>
            </w:pPr>
            <w:proofErr w:type="spellStart"/>
            <w:r w:rsidRPr="005A01E7">
              <w:rPr>
                <w:rFonts w:ascii="Arial" w:eastAsia="Times New Roman" w:hAnsi="Arial" w:cs="Arial"/>
                <w:sz w:val="18"/>
                <w:szCs w:val="18"/>
              </w:rPr>
              <w:t>Nghệ</w:t>
            </w:r>
            <w:proofErr w:type="spellEnd"/>
            <w:r w:rsidRPr="005A01E7">
              <w:rPr>
                <w:rFonts w:ascii="Arial" w:eastAsia="Times New Roman" w:hAnsi="Arial" w:cs="Arial"/>
                <w:sz w:val="18"/>
                <w:szCs w:val="18"/>
              </w:rPr>
              <w:t xml:space="preserve"> An</w:t>
            </w:r>
          </w:p>
        </w:tc>
        <w:tc>
          <w:tcPr>
            <w:tcW w:w="1350" w:type="dxa"/>
            <w:shd w:val="clear" w:color="auto" w:fill="auto"/>
            <w:noWrap/>
            <w:hideMark/>
          </w:tcPr>
          <w:p w14:paraId="00495EDA" w14:textId="77777777" w:rsidR="00610A35" w:rsidRPr="005A01E7" w:rsidRDefault="00610A35" w:rsidP="004B1A4C">
            <w:pPr>
              <w:spacing w:beforeLines="60" w:before="144" w:afterLines="60" w:after="144" w:line="240" w:lineRule="auto"/>
              <w:jc w:val="center"/>
              <w:rPr>
                <w:rFonts w:ascii="Arial" w:eastAsia="Times New Roman" w:hAnsi="Arial" w:cs="Arial"/>
                <w:sz w:val="18"/>
                <w:szCs w:val="18"/>
              </w:rPr>
            </w:pPr>
            <w:proofErr w:type="spellStart"/>
            <w:r w:rsidRPr="005A01E7">
              <w:rPr>
                <w:rFonts w:ascii="Arial" w:eastAsia="Times New Roman" w:hAnsi="Arial" w:cs="Arial"/>
                <w:sz w:val="18"/>
                <w:szCs w:val="18"/>
              </w:rPr>
              <w:t>Quế</w:t>
            </w:r>
            <w:proofErr w:type="spellEnd"/>
            <w:r w:rsidRPr="005A01E7">
              <w:rPr>
                <w:rFonts w:ascii="Arial" w:eastAsia="Times New Roman" w:hAnsi="Arial" w:cs="Arial"/>
                <w:sz w:val="18"/>
                <w:szCs w:val="18"/>
              </w:rPr>
              <w:t xml:space="preserve"> Phong</w:t>
            </w:r>
          </w:p>
        </w:tc>
        <w:tc>
          <w:tcPr>
            <w:tcW w:w="1350" w:type="dxa"/>
            <w:shd w:val="clear" w:color="auto" w:fill="auto"/>
            <w:noWrap/>
            <w:hideMark/>
          </w:tcPr>
          <w:p w14:paraId="19C890E3" w14:textId="77777777" w:rsidR="00610A35" w:rsidRPr="005A01E7" w:rsidRDefault="00610A35" w:rsidP="004B1A4C">
            <w:pPr>
              <w:spacing w:beforeLines="60" w:before="144" w:afterLines="60" w:after="144" w:line="240" w:lineRule="auto"/>
              <w:jc w:val="center"/>
              <w:rPr>
                <w:rFonts w:ascii="Arial" w:eastAsia="Times New Roman" w:hAnsi="Arial" w:cs="Arial"/>
                <w:sz w:val="18"/>
                <w:szCs w:val="18"/>
              </w:rPr>
            </w:pPr>
            <w:proofErr w:type="spellStart"/>
            <w:r w:rsidRPr="005A01E7">
              <w:rPr>
                <w:rFonts w:ascii="Arial" w:eastAsia="Times New Roman" w:hAnsi="Arial" w:cs="Arial"/>
                <w:sz w:val="18"/>
                <w:szCs w:val="18"/>
              </w:rPr>
              <w:t>Châu</w:t>
            </w:r>
            <w:proofErr w:type="spellEnd"/>
            <w:r w:rsidRPr="005A01E7">
              <w:rPr>
                <w:rFonts w:ascii="Arial" w:eastAsia="Times New Roman" w:hAnsi="Arial" w:cs="Arial"/>
                <w:sz w:val="18"/>
                <w:szCs w:val="18"/>
              </w:rPr>
              <w:t xml:space="preserve"> </w:t>
            </w:r>
            <w:proofErr w:type="spellStart"/>
            <w:r w:rsidRPr="005A01E7">
              <w:rPr>
                <w:rFonts w:ascii="Arial" w:eastAsia="Times New Roman" w:hAnsi="Arial" w:cs="Arial"/>
                <w:sz w:val="18"/>
                <w:szCs w:val="18"/>
              </w:rPr>
              <w:t>Thôn</w:t>
            </w:r>
            <w:proofErr w:type="spellEnd"/>
          </w:p>
        </w:tc>
        <w:tc>
          <w:tcPr>
            <w:tcW w:w="900" w:type="dxa"/>
            <w:shd w:val="clear" w:color="000000" w:fill="A83800"/>
            <w:noWrap/>
            <w:hideMark/>
          </w:tcPr>
          <w:p w14:paraId="3E6B1714" w14:textId="77777777"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6</w:t>
            </w:r>
          </w:p>
        </w:tc>
        <w:tc>
          <w:tcPr>
            <w:tcW w:w="1260" w:type="dxa"/>
            <w:tcBorders>
              <w:top w:val="dotted" w:sz="4" w:space="0" w:color="auto"/>
              <w:bottom w:val="single" w:sz="4" w:space="0" w:color="auto"/>
            </w:tcBorders>
            <w:shd w:val="clear" w:color="auto" w:fill="auto"/>
            <w:vAlign w:val="bottom"/>
          </w:tcPr>
          <w:p w14:paraId="2D612E78" w14:textId="268FA544"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Pr>
                <w:rFonts w:ascii="Calibri" w:hAnsi="Calibri"/>
                <w:color w:val="000000"/>
                <w:sz w:val="22"/>
              </w:rPr>
              <w:t>3</w:t>
            </w:r>
          </w:p>
        </w:tc>
        <w:tc>
          <w:tcPr>
            <w:tcW w:w="1260" w:type="dxa"/>
            <w:tcBorders>
              <w:top w:val="dotted" w:sz="4" w:space="0" w:color="auto"/>
              <w:bottom w:val="single" w:sz="4" w:space="0" w:color="auto"/>
            </w:tcBorders>
            <w:vAlign w:val="bottom"/>
          </w:tcPr>
          <w:p w14:paraId="0440733C" w14:textId="4C4838A9" w:rsidR="00610A35" w:rsidRDefault="00610A35" w:rsidP="004B1A4C">
            <w:pPr>
              <w:spacing w:beforeLines="60" w:before="144" w:afterLines="60" w:after="144" w:line="240" w:lineRule="auto"/>
              <w:jc w:val="center"/>
              <w:rPr>
                <w:rFonts w:ascii="Arial" w:eastAsia="Times New Roman" w:hAnsi="Arial" w:cs="Arial"/>
                <w:sz w:val="18"/>
                <w:szCs w:val="18"/>
              </w:rPr>
            </w:pPr>
            <w:r>
              <w:rPr>
                <w:rFonts w:ascii="Calibri" w:hAnsi="Calibri"/>
                <w:color w:val="000000"/>
                <w:sz w:val="22"/>
              </w:rPr>
              <w:t>20</w:t>
            </w:r>
          </w:p>
        </w:tc>
        <w:tc>
          <w:tcPr>
            <w:tcW w:w="1620" w:type="dxa"/>
            <w:tcBorders>
              <w:top w:val="dotted" w:sz="4" w:space="0" w:color="auto"/>
              <w:bottom w:val="single" w:sz="4" w:space="0" w:color="auto"/>
            </w:tcBorders>
            <w:shd w:val="clear" w:color="auto" w:fill="auto"/>
            <w:vAlign w:val="bottom"/>
          </w:tcPr>
          <w:p w14:paraId="37917CC5" w14:textId="200D27B7"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Pr>
                <w:rFonts w:ascii="Calibri" w:hAnsi="Calibri"/>
                <w:color w:val="000000"/>
                <w:sz w:val="22"/>
              </w:rPr>
              <w:t>77</w:t>
            </w:r>
          </w:p>
        </w:tc>
      </w:tr>
    </w:tbl>
    <w:p w14:paraId="53030B01" w14:textId="2FD8832B" w:rsidR="004355A1" w:rsidRDefault="004355A1" w:rsidP="004355A1"/>
    <w:p w14:paraId="4F321E51" w14:textId="412C08E5" w:rsidR="00E26F8D" w:rsidRDefault="00E26F8D" w:rsidP="004355A1">
      <w:r>
        <w:t xml:space="preserve">The result shows that </w:t>
      </w:r>
      <w:r w:rsidR="001E2FF0">
        <w:t xml:space="preserve">for residential use of </w:t>
      </w:r>
      <w:proofErr w:type="spellStart"/>
      <w:r w:rsidR="001E2FF0">
        <w:t>fuelwood</w:t>
      </w:r>
      <w:proofErr w:type="spellEnd"/>
      <w:r w:rsidR="001E2FF0">
        <w:t xml:space="preserve">, people tend to use the </w:t>
      </w:r>
      <w:proofErr w:type="spellStart"/>
      <w:r w:rsidR="001E2FF0">
        <w:t>fuelwood</w:t>
      </w:r>
      <w:proofErr w:type="spellEnd"/>
      <w:r w:rsidR="001E2FF0">
        <w:t xml:space="preserve"> of size less than 15 cm. The ratio of </w:t>
      </w:r>
      <w:proofErr w:type="spellStart"/>
      <w:r w:rsidR="001E2FF0">
        <w:t>fuelwood</w:t>
      </w:r>
      <w:proofErr w:type="spellEnd"/>
      <w:r w:rsidR="001E2FF0">
        <w:t xml:space="preserve"> size bigger than 15cm is less than 10% for most of the communes surveyed. Only for Yen </w:t>
      </w:r>
      <w:proofErr w:type="spellStart"/>
      <w:r w:rsidR="001E2FF0">
        <w:t>Tinh</w:t>
      </w:r>
      <w:proofErr w:type="spellEnd"/>
      <w:r w:rsidR="001E2FF0">
        <w:t xml:space="preserve"> and Nga My commune of Tuong Duong district, people tend to use </w:t>
      </w:r>
      <w:proofErr w:type="spellStart"/>
      <w:r w:rsidR="001E2FF0">
        <w:t>fuelwood</w:t>
      </w:r>
      <w:proofErr w:type="spellEnd"/>
      <w:r w:rsidR="001E2FF0">
        <w:t xml:space="preserve"> of size larger than 15cm. This is because for Tuong Duong district, burning forest for shifting cultivation is happening in a vast area, that create a huge source of wood from natural forest, of which many trees are of larger size.</w:t>
      </w:r>
    </w:p>
    <w:p w14:paraId="217B3854" w14:textId="43544523" w:rsidR="008F6F31" w:rsidRDefault="008F6F31" w:rsidP="004355A1">
      <w:r>
        <w:t xml:space="preserve">Below are pictures of </w:t>
      </w:r>
      <w:proofErr w:type="spellStart"/>
      <w:r>
        <w:t>fuelwood</w:t>
      </w:r>
      <w:proofErr w:type="spellEnd"/>
      <w:r>
        <w:t xml:space="preserve"> used at kitchen of households.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608"/>
        <w:gridCol w:w="4460"/>
      </w:tblGrid>
      <w:tr w:rsidR="008F6F31" w14:paraId="0485469A" w14:textId="77777777" w:rsidTr="004B1A4C">
        <w:tc>
          <w:tcPr>
            <w:tcW w:w="4608" w:type="dxa"/>
          </w:tcPr>
          <w:p w14:paraId="3A333A6B" w14:textId="77777777" w:rsidR="008F6F31" w:rsidRDefault="008F6F31" w:rsidP="004B1A4C">
            <w:r>
              <w:rPr>
                <w:noProof/>
                <w:lang w:val="en-GB" w:eastAsia="en-GB"/>
              </w:rPr>
              <w:drawing>
                <wp:inline distT="0" distB="0" distL="0" distR="0" wp14:anchorId="4F33A777" wp14:editId="0BAC5AF9">
                  <wp:extent cx="3076575" cy="2307431"/>
                  <wp:effectExtent l="0" t="0" r="0" b="0"/>
                  <wp:docPr id="9" name="Picture 9" descr="E:\GFD\02 Ongoing projects\0193 SNV fuelwood baseline\Implementation\Field Trip\Anh\Anh report\CAM026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GFD\02 Ongoing projects\0193 SNV fuelwood baseline\Implementation\Field Trip\Anh\Anh report\CAM02691.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082702" cy="2312026"/>
                          </a:xfrm>
                          <a:prstGeom prst="rect">
                            <a:avLst/>
                          </a:prstGeom>
                          <a:noFill/>
                          <a:ln>
                            <a:noFill/>
                          </a:ln>
                        </pic:spPr>
                      </pic:pic>
                    </a:graphicData>
                  </a:graphic>
                </wp:inline>
              </w:drawing>
            </w:r>
          </w:p>
        </w:tc>
        <w:tc>
          <w:tcPr>
            <w:tcW w:w="4460" w:type="dxa"/>
          </w:tcPr>
          <w:p w14:paraId="5A54DBE8" w14:textId="77777777" w:rsidR="008F6F31" w:rsidRDefault="008F6F31" w:rsidP="004B1A4C">
            <w:pPr>
              <w:ind w:left="705"/>
            </w:pPr>
            <w:r>
              <w:rPr>
                <w:noProof/>
                <w:lang w:val="en-GB" w:eastAsia="en-GB"/>
              </w:rPr>
              <w:drawing>
                <wp:inline distT="0" distB="0" distL="0" distR="0" wp14:anchorId="6E2AB4A8" wp14:editId="776185B1">
                  <wp:extent cx="1728789" cy="2305050"/>
                  <wp:effectExtent l="0" t="0" r="5080" b="0"/>
                  <wp:docPr id="7" name="Picture 7" descr="E:\GFD\02 Ongoing projects\0193 SNV fuelwood baseline\Implementation\Field Trip\Anh\Anh report\CAM026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GFD\02 Ongoing projects\0193 SNV fuelwood baseline\Implementation\Field Trip\Anh\Anh report\CAM02661.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733534" cy="2311376"/>
                          </a:xfrm>
                          <a:prstGeom prst="rect">
                            <a:avLst/>
                          </a:prstGeom>
                          <a:noFill/>
                          <a:ln>
                            <a:noFill/>
                          </a:ln>
                        </pic:spPr>
                      </pic:pic>
                    </a:graphicData>
                  </a:graphic>
                </wp:inline>
              </w:drawing>
            </w:r>
          </w:p>
        </w:tc>
      </w:tr>
      <w:tr w:rsidR="008F6F31" w14:paraId="7DEEDA25" w14:textId="77777777" w:rsidTr="004B1A4C">
        <w:tc>
          <w:tcPr>
            <w:tcW w:w="4608" w:type="dxa"/>
          </w:tcPr>
          <w:p w14:paraId="07F223F7" w14:textId="77777777" w:rsidR="008F6F31" w:rsidRDefault="008F6F31" w:rsidP="004B1A4C">
            <w:pPr>
              <w:rPr>
                <w:noProof/>
              </w:rPr>
            </w:pPr>
            <w:r>
              <w:rPr>
                <w:noProof/>
                <w:lang w:val="en-GB" w:eastAsia="en-GB"/>
              </w:rPr>
              <w:drawing>
                <wp:inline distT="0" distB="0" distL="0" distR="0" wp14:anchorId="7352D075" wp14:editId="4B140DC4">
                  <wp:extent cx="2790825" cy="2093119"/>
                  <wp:effectExtent l="0" t="0" r="0" b="2540"/>
                  <wp:docPr id="8" name="Picture 8" descr="E:\GFD\02 Ongoing projects\0193 SNV fuelwood baseline\Implementation\Field Trip\Anh\Anh report\CAM026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GFD\02 Ongoing projects\0193 SNV fuelwood baseline\Implementation\Field Trip\Anh\Anh report\CAM02680.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803042" cy="2102282"/>
                          </a:xfrm>
                          <a:prstGeom prst="rect">
                            <a:avLst/>
                          </a:prstGeom>
                          <a:noFill/>
                          <a:ln>
                            <a:noFill/>
                          </a:ln>
                        </pic:spPr>
                      </pic:pic>
                    </a:graphicData>
                  </a:graphic>
                </wp:inline>
              </w:drawing>
            </w:r>
          </w:p>
        </w:tc>
        <w:tc>
          <w:tcPr>
            <w:tcW w:w="4460" w:type="dxa"/>
          </w:tcPr>
          <w:p w14:paraId="6F5A8009" w14:textId="77777777" w:rsidR="008F6F31" w:rsidRDefault="008F6F31" w:rsidP="004B1A4C">
            <w:pPr>
              <w:rPr>
                <w:noProof/>
              </w:rPr>
            </w:pPr>
            <w:r>
              <w:rPr>
                <w:noProof/>
                <w:lang w:val="en-GB" w:eastAsia="en-GB"/>
              </w:rPr>
              <w:drawing>
                <wp:inline distT="0" distB="0" distL="0" distR="0" wp14:anchorId="5B60FC62" wp14:editId="32BF0FD2">
                  <wp:extent cx="2854326" cy="2140744"/>
                  <wp:effectExtent l="0" t="0" r="3175" b="0"/>
                  <wp:docPr id="20" name="Picture 20" descr="E:\GFD\02 Ongoing projects\0193 SNV fuelwood baseline\Implementation\Field Trip\Anh\Anh report\CAM027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GFD\02 Ongoing projects\0193 SNV fuelwood baseline\Implementation\Field Trip\Anh\Anh report\CAM02717.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65857" cy="2149392"/>
                          </a:xfrm>
                          <a:prstGeom prst="rect">
                            <a:avLst/>
                          </a:prstGeom>
                          <a:noFill/>
                          <a:ln>
                            <a:noFill/>
                          </a:ln>
                        </pic:spPr>
                      </pic:pic>
                    </a:graphicData>
                  </a:graphic>
                </wp:inline>
              </w:drawing>
            </w:r>
          </w:p>
        </w:tc>
      </w:tr>
    </w:tbl>
    <w:p w14:paraId="66CECB6C" w14:textId="77777777" w:rsidR="008F6F31" w:rsidRDefault="008F6F31" w:rsidP="004355A1"/>
    <w:p w14:paraId="515E00AC" w14:textId="7E530EF0" w:rsidR="001E2FF0" w:rsidRDefault="001E2FF0" w:rsidP="004355A1">
      <w:r>
        <w:t xml:space="preserve">The below table show the ratio of </w:t>
      </w:r>
      <w:proofErr w:type="spellStart"/>
      <w:r>
        <w:t>fuelwood</w:t>
      </w:r>
      <w:proofErr w:type="spellEnd"/>
      <w:r>
        <w:t xml:space="preserve"> used by size by cluster:</w:t>
      </w:r>
    </w:p>
    <w:p w14:paraId="1E4CAB44" w14:textId="77777777" w:rsidR="001E2FF0" w:rsidRDefault="001E2FF0" w:rsidP="004355A1"/>
    <w:tbl>
      <w:tblPr>
        <w:tblStyle w:val="TableGrid"/>
        <w:tblW w:w="9450" w:type="dxa"/>
        <w:tblInd w:w="108" w:type="dxa"/>
        <w:tblLook w:val="04A0" w:firstRow="1" w:lastRow="0" w:firstColumn="1" w:lastColumn="0" w:noHBand="0" w:noVBand="1"/>
      </w:tblPr>
      <w:tblGrid>
        <w:gridCol w:w="2440"/>
        <w:gridCol w:w="2284"/>
        <w:gridCol w:w="2363"/>
        <w:gridCol w:w="2363"/>
      </w:tblGrid>
      <w:tr w:rsidR="001E2FF0" w14:paraId="150C25AE" w14:textId="77777777" w:rsidTr="001E2FF0">
        <w:tc>
          <w:tcPr>
            <w:tcW w:w="2440" w:type="dxa"/>
            <w:tcBorders>
              <w:bottom w:val="single" w:sz="4" w:space="0" w:color="auto"/>
            </w:tcBorders>
          </w:tcPr>
          <w:p w14:paraId="43EAA9B6" w14:textId="77777777" w:rsidR="001E2FF0" w:rsidRDefault="001E2FF0" w:rsidP="004B1A4C">
            <w:pPr>
              <w:jc w:val="center"/>
              <w:rPr>
                <w:bCs/>
              </w:rPr>
            </w:pPr>
            <w:r>
              <w:rPr>
                <w:bCs/>
              </w:rPr>
              <w:t>Cluster</w:t>
            </w:r>
          </w:p>
        </w:tc>
        <w:tc>
          <w:tcPr>
            <w:tcW w:w="2284" w:type="dxa"/>
          </w:tcPr>
          <w:p w14:paraId="1C7D7C91" w14:textId="6646206E" w:rsidR="001E2FF0" w:rsidRDefault="001E2FF0" w:rsidP="004B1A4C">
            <w:pPr>
              <w:jc w:val="center"/>
              <w:rPr>
                <w:bCs/>
              </w:rPr>
            </w:pPr>
            <w:r w:rsidRPr="001E2FF0">
              <w:rPr>
                <w:bCs/>
              </w:rPr>
              <w:t xml:space="preserve">% of </w:t>
            </w:r>
            <w:proofErr w:type="spellStart"/>
            <w:r w:rsidRPr="001E2FF0">
              <w:rPr>
                <w:bCs/>
              </w:rPr>
              <w:t>fuelwood</w:t>
            </w:r>
            <w:proofErr w:type="spellEnd"/>
            <w:r w:rsidRPr="001E2FF0">
              <w:rPr>
                <w:bCs/>
              </w:rPr>
              <w:t xml:space="preserve"> size&gt;15cm</w:t>
            </w:r>
          </w:p>
        </w:tc>
        <w:tc>
          <w:tcPr>
            <w:tcW w:w="2363" w:type="dxa"/>
          </w:tcPr>
          <w:p w14:paraId="15208B2A" w14:textId="43797BA0" w:rsidR="001E2FF0" w:rsidRDefault="001E2FF0" w:rsidP="00AF5675">
            <w:pPr>
              <w:ind w:left="118" w:right="139"/>
              <w:jc w:val="center"/>
              <w:rPr>
                <w:bCs/>
              </w:rPr>
            </w:pPr>
            <w:r w:rsidRPr="001E2FF0">
              <w:rPr>
                <w:bCs/>
              </w:rPr>
              <w:t xml:space="preserve">% of </w:t>
            </w:r>
            <w:proofErr w:type="spellStart"/>
            <w:r w:rsidRPr="001E2FF0">
              <w:rPr>
                <w:bCs/>
              </w:rPr>
              <w:t>fuelwood</w:t>
            </w:r>
            <w:proofErr w:type="spellEnd"/>
            <w:r w:rsidRPr="001E2FF0">
              <w:rPr>
                <w:bCs/>
              </w:rPr>
              <w:t xml:space="preserve"> size5-15cm</w:t>
            </w:r>
          </w:p>
        </w:tc>
        <w:tc>
          <w:tcPr>
            <w:tcW w:w="2363" w:type="dxa"/>
          </w:tcPr>
          <w:p w14:paraId="1C877E7C" w14:textId="5EA4C8EF" w:rsidR="001E2FF0" w:rsidRDefault="001E2FF0" w:rsidP="004B1A4C">
            <w:pPr>
              <w:jc w:val="center"/>
              <w:rPr>
                <w:bCs/>
              </w:rPr>
            </w:pPr>
            <w:r w:rsidRPr="001E2FF0">
              <w:rPr>
                <w:bCs/>
              </w:rPr>
              <w:t xml:space="preserve">% of </w:t>
            </w:r>
            <w:proofErr w:type="spellStart"/>
            <w:r w:rsidRPr="001E2FF0">
              <w:rPr>
                <w:bCs/>
              </w:rPr>
              <w:t>fuelwood</w:t>
            </w:r>
            <w:proofErr w:type="spellEnd"/>
            <w:r w:rsidRPr="001E2FF0">
              <w:rPr>
                <w:bCs/>
              </w:rPr>
              <w:t xml:space="preserve"> of branches &lt;5cm</w:t>
            </w:r>
          </w:p>
        </w:tc>
      </w:tr>
      <w:tr w:rsidR="001E2FF0" w14:paraId="7CB29125" w14:textId="77777777" w:rsidTr="004B1A4C">
        <w:tc>
          <w:tcPr>
            <w:tcW w:w="2440" w:type="dxa"/>
            <w:tcBorders>
              <w:bottom w:val="single" w:sz="4" w:space="0" w:color="auto"/>
            </w:tcBorders>
            <w:shd w:val="clear" w:color="auto" w:fill="A83800"/>
          </w:tcPr>
          <w:p w14:paraId="0E0E3465" w14:textId="77777777" w:rsidR="001E2FF0" w:rsidRDefault="001E2FF0" w:rsidP="004B1A4C">
            <w:pPr>
              <w:jc w:val="center"/>
              <w:rPr>
                <w:bCs/>
              </w:rPr>
            </w:pPr>
            <w:r>
              <w:rPr>
                <w:bCs/>
              </w:rPr>
              <w:t>Cluster 6</w:t>
            </w:r>
          </w:p>
        </w:tc>
        <w:tc>
          <w:tcPr>
            <w:tcW w:w="2284" w:type="dxa"/>
            <w:vAlign w:val="bottom"/>
          </w:tcPr>
          <w:p w14:paraId="51FCB24D" w14:textId="02CB07F7" w:rsidR="001E2FF0" w:rsidRDefault="001E2FF0" w:rsidP="004B1A4C">
            <w:pPr>
              <w:jc w:val="center"/>
              <w:rPr>
                <w:bCs/>
              </w:rPr>
            </w:pPr>
            <w:r w:rsidRPr="00AF5675">
              <w:rPr>
                <w:bCs/>
              </w:rPr>
              <w:t>4</w:t>
            </w:r>
          </w:p>
        </w:tc>
        <w:tc>
          <w:tcPr>
            <w:tcW w:w="2363" w:type="dxa"/>
            <w:vAlign w:val="bottom"/>
          </w:tcPr>
          <w:p w14:paraId="665102DF" w14:textId="2D600BBB" w:rsidR="001E2FF0" w:rsidRDefault="001E2FF0" w:rsidP="004B1A4C">
            <w:pPr>
              <w:jc w:val="center"/>
              <w:rPr>
                <w:bCs/>
              </w:rPr>
            </w:pPr>
            <w:r w:rsidRPr="00AF5675">
              <w:rPr>
                <w:bCs/>
              </w:rPr>
              <w:t>29</w:t>
            </w:r>
          </w:p>
        </w:tc>
        <w:tc>
          <w:tcPr>
            <w:tcW w:w="2363" w:type="dxa"/>
            <w:vAlign w:val="bottom"/>
          </w:tcPr>
          <w:p w14:paraId="4CE8091E" w14:textId="43A011E6" w:rsidR="001E2FF0" w:rsidRDefault="001E2FF0" w:rsidP="004B1A4C">
            <w:pPr>
              <w:jc w:val="center"/>
              <w:rPr>
                <w:bCs/>
              </w:rPr>
            </w:pPr>
            <w:r w:rsidRPr="00AF5675">
              <w:rPr>
                <w:bCs/>
              </w:rPr>
              <w:t>68</w:t>
            </w:r>
          </w:p>
        </w:tc>
      </w:tr>
      <w:tr w:rsidR="001E2FF0" w14:paraId="2AE8E0B2" w14:textId="77777777" w:rsidTr="004B1A4C">
        <w:tc>
          <w:tcPr>
            <w:tcW w:w="2440" w:type="dxa"/>
            <w:tcBorders>
              <w:bottom w:val="single" w:sz="4" w:space="0" w:color="auto"/>
            </w:tcBorders>
            <w:shd w:val="clear" w:color="auto" w:fill="73B2FF"/>
          </w:tcPr>
          <w:p w14:paraId="6977430E" w14:textId="77777777" w:rsidR="001E2FF0" w:rsidRDefault="001E2FF0" w:rsidP="004B1A4C">
            <w:pPr>
              <w:jc w:val="center"/>
              <w:rPr>
                <w:bCs/>
              </w:rPr>
            </w:pPr>
            <w:r>
              <w:rPr>
                <w:bCs/>
              </w:rPr>
              <w:t>Cluster 5</w:t>
            </w:r>
          </w:p>
        </w:tc>
        <w:tc>
          <w:tcPr>
            <w:tcW w:w="2284" w:type="dxa"/>
            <w:vAlign w:val="bottom"/>
          </w:tcPr>
          <w:p w14:paraId="1F5471A4" w14:textId="781C1CE0" w:rsidR="001E2FF0" w:rsidRDefault="001E2FF0" w:rsidP="004B1A4C">
            <w:pPr>
              <w:jc w:val="center"/>
              <w:rPr>
                <w:bCs/>
              </w:rPr>
            </w:pPr>
            <w:r w:rsidRPr="00AF5675">
              <w:rPr>
                <w:bCs/>
              </w:rPr>
              <w:t>14</w:t>
            </w:r>
          </w:p>
        </w:tc>
        <w:tc>
          <w:tcPr>
            <w:tcW w:w="2363" w:type="dxa"/>
            <w:vAlign w:val="bottom"/>
          </w:tcPr>
          <w:p w14:paraId="0598563B" w14:textId="546C09E1" w:rsidR="001E2FF0" w:rsidRDefault="001E2FF0" w:rsidP="004B1A4C">
            <w:pPr>
              <w:jc w:val="center"/>
              <w:rPr>
                <w:bCs/>
              </w:rPr>
            </w:pPr>
            <w:r w:rsidRPr="00AF5675">
              <w:rPr>
                <w:bCs/>
              </w:rPr>
              <w:t>38</w:t>
            </w:r>
          </w:p>
        </w:tc>
        <w:tc>
          <w:tcPr>
            <w:tcW w:w="2363" w:type="dxa"/>
            <w:vAlign w:val="bottom"/>
          </w:tcPr>
          <w:p w14:paraId="4030CB02" w14:textId="26622512" w:rsidR="001E2FF0" w:rsidRDefault="001E2FF0" w:rsidP="004B1A4C">
            <w:pPr>
              <w:jc w:val="center"/>
              <w:rPr>
                <w:bCs/>
              </w:rPr>
            </w:pPr>
            <w:r w:rsidRPr="00AF5675">
              <w:rPr>
                <w:bCs/>
              </w:rPr>
              <w:t>48</w:t>
            </w:r>
          </w:p>
        </w:tc>
      </w:tr>
      <w:tr w:rsidR="001E2FF0" w14:paraId="1725FB54" w14:textId="77777777" w:rsidTr="004B1A4C">
        <w:tc>
          <w:tcPr>
            <w:tcW w:w="2440" w:type="dxa"/>
            <w:tcBorders>
              <w:bottom w:val="single" w:sz="4" w:space="0" w:color="auto"/>
            </w:tcBorders>
            <w:shd w:val="clear" w:color="auto" w:fill="FFFF73"/>
          </w:tcPr>
          <w:p w14:paraId="4300E5C1" w14:textId="77777777" w:rsidR="001E2FF0" w:rsidRDefault="001E2FF0" w:rsidP="004B1A4C">
            <w:pPr>
              <w:jc w:val="center"/>
              <w:rPr>
                <w:bCs/>
              </w:rPr>
            </w:pPr>
            <w:r>
              <w:rPr>
                <w:bCs/>
              </w:rPr>
              <w:t>Cluster 4</w:t>
            </w:r>
          </w:p>
        </w:tc>
        <w:tc>
          <w:tcPr>
            <w:tcW w:w="2284" w:type="dxa"/>
            <w:vAlign w:val="bottom"/>
          </w:tcPr>
          <w:p w14:paraId="147AF5D5" w14:textId="6E099086" w:rsidR="001E2FF0" w:rsidRDefault="001E2FF0" w:rsidP="004B1A4C">
            <w:pPr>
              <w:jc w:val="center"/>
              <w:rPr>
                <w:bCs/>
              </w:rPr>
            </w:pPr>
            <w:r w:rsidRPr="00AF5675">
              <w:rPr>
                <w:bCs/>
              </w:rPr>
              <w:t>2</w:t>
            </w:r>
          </w:p>
        </w:tc>
        <w:tc>
          <w:tcPr>
            <w:tcW w:w="2363" w:type="dxa"/>
            <w:vAlign w:val="bottom"/>
          </w:tcPr>
          <w:p w14:paraId="4C35A240" w14:textId="4444E08A" w:rsidR="001E2FF0" w:rsidRDefault="001E2FF0" w:rsidP="004B1A4C">
            <w:pPr>
              <w:jc w:val="center"/>
              <w:rPr>
                <w:bCs/>
              </w:rPr>
            </w:pPr>
            <w:r w:rsidRPr="00AF5675">
              <w:rPr>
                <w:bCs/>
              </w:rPr>
              <w:t>20</w:t>
            </w:r>
          </w:p>
        </w:tc>
        <w:tc>
          <w:tcPr>
            <w:tcW w:w="2363" w:type="dxa"/>
            <w:vAlign w:val="bottom"/>
          </w:tcPr>
          <w:p w14:paraId="409E6218" w14:textId="059E78F5" w:rsidR="001E2FF0" w:rsidRDefault="001E2FF0" w:rsidP="004B1A4C">
            <w:pPr>
              <w:jc w:val="center"/>
              <w:rPr>
                <w:bCs/>
              </w:rPr>
            </w:pPr>
            <w:r w:rsidRPr="00AF5675">
              <w:rPr>
                <w:bCs/>
              </w:rPr>
              <w:t>78</w:t>
            </w:r>
          </w:p>
        </w:tc>
      </w:tr>
      <w:tr w:rsidR="001E2FF0" w14:paraId="09207CEA" w14:textId="77777777" w:rsidTr="004B1A4C">
        <w:tc>
          <w:tcPr>
            <w:tcW w:w="2440" w:type="dxa"/>
            <w:tcBorders>
              <w:bottom w:val="single" w:sz="4" w:space="0" w:color="auto"/>
            </w:tcBorders>
            <w:shd w:val="clear" w:color="auto" w:fill="38A800"/>
          </w:tcPr>
          <w:p w14:paraId="2727795E" w14:textId="77777777" w:rsidR="001E2FF0" w:rsidRDefault="001E2FF0" w:rsidP="004B1A4C">
            <w:pPr>
              <w:jc w:val="center"/>
              <w:rPr>
                <w:bCs/>
              </w:rPr>
            </w:pPr>
            <w:r>
              <w:rPr>
                <w:bCs/>
              </w:rPr>
              <w:t>Cluster 3</w:t>
            </w:r>
          </w:p>
        </w:tc>
        <w:tc>
          <w:tcPr>
            <w:tcW w:w="2284" w:type="dxa"/>
            <w:vAlign w:val="bottom"/>
          </w:tcPr>
          <w:p w14:paraId="3067D94D" w14:textId="43262B18" w:rsidR="001E2FF0" w:rsidRDefault="001E2FF0" w:rsidP="004B1A4C">
            <w:pPr>
              <w:jc w:val="center"/>
              <w:rPr>
                <w:bCs/>
              </w:rPr>
            </w:pPr>
            <w:r w:rsidRPr="00AF5675">
              <w:rPr>
                <w:bCs/>
              </w:rPr>
              <w:t>0</w:t>
            </w:r>
          </w:p>
        </w:tc>
        <w:tc>
          <w:tcPr>
            <w:tcW w:w="2363" w:type="dxa"/>
            <w:vAlign w:val="bottom"/>
          </w:tcPr>
          <w:p w14:paraId="1B0823C2" w14:textId="5E8A57ED" w:rsidR="001E2FF0" w:rsidRDefault="001E2FF0" w:rsidP="004B1A4C">
            <w:pPr>
              <w:jc w:val="center"/>
              <w:rPr>
                <w:bCs/>
              </w:rPr>
            </w:pPr>
            <w:r w:rsidRPr="00AF5675">
              <w:rPr>
                <w:bCs/>
              </w:rPr>
              <w:t>34</w:t>
            </w:r>
          </w:p>
        </w:tc>
        <w:tc>
          <w:tcPr>
            <w:tcW w:w="2363" w:type="dxa"/>
            <w:vAlign w:val="bottom"/>
          </w:tcPr>
          <w:p w14:paraId="22509994" w14:textId="74046BD5" w:rsidR="001E2FF0" w:rsidRDefault="001E2FF0" w:rsidP="004B1A4C">
            <w:pPr>
              <w:jc w:val="center"/>
              <w:rPr>
                <w:bCs/>
              </w:rPr>
            </w:pPr>
            <w:r w:rsidRPr="00AF5675">
              <w:rPr>
                <w:bCs/>
              </w:rPr>
              <w:t>66</w:t>
            </w:r>
          </w:p>
        </w:tc>
      </w:tr>
      <w:tr w:rsidR="001E2FF0" w14:paraId="6EF03713" w14:textId="77777777" w:rsidTr="004B1A4C">
        <w:tc>
          <w:tcPr>
            <w:tcW w:w="2440" w:type="dxa"/>
            <w:tcBorders>
              <w:bottom w:val="single" w:sz="4" w:space="0" w:color="auto"/>
            </w:tcBorders>
            <w:shd w:val="clear" w:color="auto" w:fill="FFAA00"/>
          </w:tcPr>
          <w:p w14:paraId="3E64CEB0" w14:textId="77777777" w:rsidR="001E2FF0" w:rsidRDefault="001E2FF0" w:rsidP="004B1A4C">
            <w:pPr>
              <w:jc w:val="center"/>
              <w:rPr>
                <w:bCs/>
              </w:rPr>
            </w:pPr>
            <w:r>
              <w:rPr>
                <w:bCs/>
              </w:rPr>
              <w:t>Cluster 2</w:t>
            </w:r>
          </w:p>
        </w:tc>
        <w:tc>
          <w:tcPr>
            <w:tcW w:w="2284" w:type="dxa"/>
            <w:vAlign w:val="bottom"/>
          </w:tcPr>
          <w:p w14:paraId="3C59F9D3" w14:textId="547D0B7F" w:rsidR="001E2FF0" w:rsidRDefault="001E2FF0" w:rsidP="004B1A4C">
            <w:pPr>
              <w:jc w:val="center"/>
              <w:rPr>
                <w:bCs/>
              </w:rPr>
            </w:pPr>
            <w:r w:rsidRPr="00AF5675">
              <w:rPr>
                <w:bCs/>
              </w:rPr>
              <w:t>0</w:t>
            </w:r>
          </w:p>
        </w:tc>
        <w:tc>
          <w:tcPr>
            <w:tcW w:w="2363" w:type="dxa"/>
            <w:vAlign w:val="bottom"/>
          </w:tcPr>
          <w:p w14:paraId="62D1DCDB" w14:textId="0E7F3CBA" w:rsidR="001E2FF0" w:rsidRDefault="001E2FF0" w:rsidP="004B1A4C">
            <w:pPr>
              <w:jc w:val="center"/>
              <w:rPr>
                <w:bCs/>
              </w:rPr>
            </w:pPr>
            <w:r w:rsidRPr="00AF5675">
              <w:rPr>
                <w:bCs/>
              </w:rPr>
              <w:t>15</w:t>
            </w:r>
          </w:p>
        </w:tc>
        <w:tc>
          <w:tcPr>
            <w:tcW w:w="2363" w:type="dxa"/>
            <w:vAlign w:val="bottom"/>
          </w:tcPr>
          <w:p w14:paraId="2812A928" w14:textId="150972F0" w:rsidR="001E2FF0" w:rsidRDefault="001E2FF0" w:rsidP="004B1A4C">
            <w:pPr>
              <w:jc w:val="center"/>
              <w:rPr>
                <w:bCs/>
              </w:rPr>
            </w:pPr>
            <w:r w:rsidRPr="00AF5675">
              <w:rPr>
                <w:bCs/>
              </w:rPr>
              <w:t>85</w:t>
            </w:r>
          </w:p>
        </w:tc>
      </w:tr>
    </w:tbl>
    <w:p w14:paraId="2F3CA09E" w14:textId="77777777" w:rsidR="001E2FF0" w:rsidRDefault="001E2FF0" w:rsidP="004355A1"/>
    <w:p w14:paraId="3C09E4F9" w14:textId="3961E0B3" w:rsidR="00AF5675" w:rsidRDefault="00AF5675" w:rsidP="004355A1">
      <w:r>
        <w:t xml:space="preserve">The </w:t>
      </w:r>
      <w:r w:rsidR="008F6F31">
        <w:t>result</w:t>
      </w:r>
      <w:r>
        <w:t xml:space="preserve"> show</w:t>
      </w:r>
      <w:r w:rsidR="008F6F31">
        <w:t>s</w:t>
      </w:r>
      <w:r>
        <w:t xml:space="preserve"> the size of </w:t>
      </w:r>
      <w:proofErr w:type="spellStart"/>
      <w:r>
        <w:t>fuelwood</w:t>
      </w:r>
      <w:proofErr w:type="spellEnd"/>
      <w:r>
        <w:t xml:space="preserve"> used for residential</w:t>
      </w:r>
      <w:r w:rsidR="008F6F31">
        <w:t xml:space="preserve"> biomass demand, that most of </w:t>
      </w:r>
      <w:proofErr w:type="spellStart"/>
      <w:r w:rsidR="008F6F31">
        <w:t>fuelwood</w:t>
      </w:r>
      <w:proofErr w:type="spellEnd"/>
      <w:r w:rsidR="008F6F31">
        <w:t xml:space="preserve"> consumed for household are of the size of 15cm and less, in which the use of branches of size less than 5cm count up for approximately two third of the </w:t>
      </w:r>
      <w:proofErr w:type="spellStart"/>
      <w:r w:rsidR="008F6F31">
        <w:t>fuelwood</w:t>
      </w:r>
      <w:proofErr w:type="spellEnd"/>
      <w:r w:rsidR="008F6F31">
        <w:t xml:space="preserve"> consumption.</w:t>
      </w:r>
    </w:p>
    <w:p w14:paraId="30409A08" w14:textId="7AF60AEA" w:rsidR="008F6F31" w:rsidRDefault="008F6F31" w:rsidP="004355A1">
      <w:r>
        <w:t xml:space="preserve">Only for cluster 5 the ratio of </w:t>
      </w:r>
      <w:proofErr w:type="spellStart"/>
      <w:r>
        <w:t>fuelwood</w:t>
      </w:r>
      <w:proofErr w:type="spellEnd"/>
      <w:r>
        <w:t xml:space="preserve"> of size larger than 15cm is higher than 10%. This number is influenced by the case of Tuong Duong district as discussed above.</w:t>
      </w:r>
    </w:p>
    <w:p w14:paraId="3A796989" w14:textId="5ED27B5E" w:rsidR="009659D3" w:rsidRDefault="009659D3" w:rsidP="004355A1">
      <w:r>
        <w:t xml:space="preserve">At average, the ratio of </w:t>
      </w:r>
      <w:proofErr w:type="spellStart"/>
      <w:r>
        <w:t>fuelwood</w:t>
      </w:r>
      <w:proofErr w:type="spellEnd"/>
      <w:r>
        <w:t xml:space="preserve"> size &gt;15cm consumed by household is 4%, the ratio of </w:t>
      </w:r>
      <w:proofErr w:type="spellStart"/>
      <w:r>
        <w:t>fuelwood</w:t>
      </w:r>
      <w:proofErr w:type="spellEnd"/>
      <w:r>
        <w:t xml:space="preserve"> size 5-15cm is 27%, and the ratio of </w:t>
      </w:r>
      <w:proofErr w:type="spellStart"/>
      <w:r>
        <w:t>fuelwood</w:t>
      </w:r>
      <w:proofErr w:type="spellEnd"/>
      <w:r>
        <w:t xml:space="preserve"> size &lt;5cm is 69%.</w:t>
      </w:r>
    </w:p>
    <w:p w14:paraId="5BA3BDE6" w14:textId="7D67A325" w:rsidR="007240A6" w:rsidRDefault="00D57ABF" w:rsidP="00D57ABF">
      <w:pPr>
        <w:pStyle w:val="Heading4"/>
      </w:pPr>
      <w:proofErr w:type="spellStart"/>
      <w:r>
        <w:t>Fuelwood</w:t>
      </w:r>
      <w:proofErr w:type="spellEnd"/>
      <w:r>
        <w:t xml:space="preserve"> for pig raising</w:t>
      </w:r>
    </w:p>
    <w:p w14:paraId="46DB0BDB" w14:textId="629CEC9C" w:rsidR="00010737" w:rsidRDefault="00010737" w:rsidP="00D57ABF">
      <w:r>
        <w:t xml:space="preserve">The amount for cooking for one pig per month is very much different by age of the pig. For a pig at one month old, the </w:t>
      </w:r>
      <w:proofErr w:type="spellStart"/>
      <w:r>
        <w:t>fuelwood</w:t>
      </w:r>
      <w:proofErr w:type="spellEnd"/>
      <w:r>
        <w:t xml:space="preserve"> amount for cooking for one pig could be half of that for a person, while for a pig at 4 to 5 months old, it would be double of the </w:t>
      </w:r>
      <w:proofErr w:type="spellStart"/>
      <w:r>
        <w:t>fuelwood</w:t>
      </w:r>
      <w:proofErr w:type="spellEnd"/>
      <w:r>
        <w:t xml:space="preserve"> amount for cooking for one person. </w:t>
      </w:r>
    </w:p>
    <w:p w14:paraId="554FF4F4" w14:textId="2583C8A7" w:rsidR="00D57ABF" w:rsidRDefault="00010737" w:rsidP="00D57ABF">
      <w:r>
        <w:t xml:space="preserve">In-depth interviews were conducted with two households that raise pigs to estimate the total wood consumption for one pig life cycle. </w:t>
      </w:r>
      <w:r w:rsidR="00D57ABF">
        <w:t xml:space="preserve">It is estimated that in the upland area (Ba </w:t>
      </w:r>
      <w:proofErr w:type="spellStart"/>
      <w:r w:rsidR="00D57ABF">
        <w:t>Thuoc</w:t>
      </w:r>
      <w:proofErr w:type="spellEnd"/>
      <w:r w:rsidR="00D57ABF">
        <w:t xml:space="preserve">, Lang </w:t>
      </w:r>
      <w:proofErr w:type="spellStart"/>
      <w:r w:rsidR="00D57ABF">
        <w:t>Chanh</w:t>
      </w:r>
      <w:proofErr w:type="spellEnd"/>
      <w:r w:rsidR="00D57ABF">
        <w:t>, Que Phong, Tuong Duong district</w:t>
      </w:r>
      <w:r w:rsidR="003C23A9">
        <w:t xml:space="preserve"> – cluster 5, 6</w:t>
      </w:r>
      <w:r w:rsidR="00D57ABF">
        <w:t xml:space="preserve">) where pig only eat cooked feed, it needs about 200kg of wood for raising one pig in 5 months. </w:t>
      </w:r>
    </w:p>
    <w:p w14:paraId="77750C3B" w14:textId="363C3E23" w:rsidR="00D57ABF" w:rsidRDefault="00D57ABF" w:rsidP="00D57ABF">
      <w:r>
        <w:t>In lower land in Hung Son</w:t>
      </w:r>
      <w:r w:rsidR="00EC251B">
        <w:t xml:space="preserve"> (cluster 3)</w:t>
      </w:r>
      <w:r>
        <w:t>, Duc Son</w:t>
      </w:r>
      <w:r w:rsidR="00EC251B">
        <w:t xml:space="preserve"> (cluster 4)</w:t>
      </w:r>
      <w:r>
        <w:t xml:space="preserve"> commune of Anh Son district, half of pig feed is cooked by </w:t>
      </w:r>
      <w:proofErr w:type="spellStart"/>
      <w:r>
        <w:t>fuelwood</w:t>
      </w:r>
      <w:proofErr w:type="spellEnd"/>
      <w:r>
        <w:t xml:space="preserve"> and the other half is from commercial ready animal feed which does not require cooking. Therefore the consumption of wood per pig head at the low land is </w:t>
      </w:r>
      <w:r w:rsidR="00010737">
        <w:t xml:space="preserve">estimated at half of the upland for 100kg of </w:t>
      </w:r>
      <w:proofErr w:type="spellStart"/>
      <w:r w:rsidR="00010737">
        <w:t>fuelwood</w:t>
      </w:r>
      <w:proofErr w:type="spellEnd"/>
      <w:r w:rsidR="00010737">
        <w:t xml:space="preserve"> for a pig life cycle of 5 months</w:t>
      </w:r>
      <w:r>
        <w:t>.</w:t>
      </w:r>
    </w:p>
    <w:p w14:paraId="507CD7F5" w14:textId="77777777" w:rsidR="00CD6D25" w:rsidRDefault="001A41ED" w:rsidP="00D57ABF">
      <w:r>
        <w:t xml:space="preserve">For the households that </w:t>
      </w:r>
      <w:proofErr w:type="gramStart"/>
      <w:r>
        <w:t>raise</w:t>
      </w:r>
      <w:proofErr w:type="gramEnd"/>
      <w:r>
        <w:t xml:space="preserve"> less than 10 pig heads per year, the energy for cooking pig feed still rely mainly on </w:t>
      </w:r>
      <w:proofErr w:type="spellStart"/>
      <w:r>
        <w:t>fuelwood</w:t>
      </w:r>
      <w:proofErr w:type="spellEnd"/>
      <w:r>
        <w:t xml:space="preserve">. </w:t>
      </w:r>
    </w:p>
    <w:p w14:paraId="0605802B" w14:textId="77777777" w:rsidR="00CD6D25" w:rsidRDefault="00CD6D25" w:rsidP="00D57ABF">
      <w:r>
        <w:t>Amongst</w:t>
      </w:r>
      <w:r w:rsidR="001A41ED">
        <w:t xml:space="preserve"> the </w:t>
      </w:r>
      <w:r w:rsidR="00E65D77">
        <w:t xml:space="preserve">36 </w:t>
      </w:r>
      <w:r w:rsidR="001A41ED">
        <w:t xml:space="preserve">households </w:t>
      </w:r>
      <w:r w:rsidR="00E65D77">
        <w:t xml:space="preserve">surveyed </w:t>
      </w:r>
      <w:r w:rsidR="001A41ED">
        <w:t xml:space="preserve">that raise </w:t>
      </w:r>
      <w:r>
        <w:t>more than 10 pig heads per year:</w:t>
      </w:r>
    </w:p>
    <w:p w14:paraId="499E7C64" w14:textId="50226DFB" w:rsidR="00CD6D25" w:rsidRDefault="00E65D77" w:rsidP="00CD6D25">
      <w:pPr>
        <w:pStyle w:val="ListParagraph"/>
        <w:numPr>
          <w:ilvl w:val="0"/>
          <w:numId w:val="13"/>
        </w:numPr>
        <w:contextualSpacing w:val="0"/>
      </w:pPr>
      <w:r>
        <w:lastRenderedPageBreak/>
        <w:t xml:space="preserve">11 households purchase </w:t>
      </w:r>
      <w:proofErr w:type="spellStart"/>
      <w:r>
        <w:t>fuelwood</w:t>
      </w:r>
      <w:proofErr w:type="spellEnd"/>
      <w:r>
        <w:t xml:space="preserve"> </w:t>
      </w:r>
      <w:r w:rsidR="00CD6D25">
        <w:t xml:space="preserve">for an average of VND 500,000 per month for an average of 780kg of </w:t>
      </w:r>
      <w:proofErr w:type="spellStart"/>
      <w:r w:rsidR="00CD6D25">
        <w:t>fuelwood</w:t>
      </w:r>
      <w:proofErr w:type="spellEnd"/>
      <w:r w:rsidR="00CD6D25">
        <w:t xml:space="preserve"> per month.</w:t>
      </w:r>
      <w:r w:rsidR="003664F8">
        <w:t xml:space="preserve"> About half the </w:t>
      </w:r>
      <w:proofErr w:type="spellStart"/>
      <w:r w:rsidR="003664F8">
        <w:t>fuelwood</w:t>
      </w:r>
      <w:proofErr w:type="spellEnd"/>
      <w:r w:rsidR="003664F8">
        <w:t xml:space="preserve"> is used for pig feed cooking and the other half is used for supplement jobs.</w:t>
      </w:r>
    </w:p>
    <w:p w14:paraId="44D64C1F" w14:textId="489146B3" w:rsidR="00CD6D25" w:rsidRDefault="00CD6D25" w:rsidP="00CD6D25">
      <w:pPr>
        <w:pStyle w:val="ListParagraph"/>
        <w:numPr>
          <w:ilvl w:val="0"/>
          <w:numId w:val="13"/>
        </w:numPr>
        <w:contextualSpacing w:val="0"/>
      </w:pPr>
      <w:r>
        <w:t>3 household have biogas from pig manure that supply most energy need for pig feed cooking. Out of the 33 households that have yet biogas, 15 households have a plan to invest in biogas system</w:t>
      </w:r>
      <w:r w:rsidR="003664F8">
        <w:t xml:space="preserve"> extracted</w:t>
      </w:r>
      <w:r>
        <w:t xml:space="preserve"> from pig manure. The cost for investing a biogas system is around 12 million VND. </w:t>
      </w:r>
      <w:r w:rsidR="00141842">
        <w:t>4 households expect government support for biogas investment.</w:t>
      </w:r>
    </w:p>
    <w:p w14:paraId="0257CD32" w14:textId="0A2E585A" w:rsidR="00D57ABF" w:rsidRDefault="003664F8" w:rsidP="00D57ABF">
      <w:r>
        <w:t xml:space="preserve">Therefore, there is a trend that the </w:t>
      </w:r>
      <w:proofErr w:type="spellStart"/>
      <w:r>
        <w:t>fuelwood</w:t>
      </w:r>
      <w:proofErr w:type="spellEnd"/>
      <w:r>
        <w:t xml:space="preserve"> consumption for pig raising will decrease at the household that raise pig at larger scale (more than 10 pig heads per year) because they tend to switch to biogas</w:t>
      </w:r>
      <w:r w:rsidR="0023678B">
        <w:t xml:space="preserve"> use</w:t>
      </w:r>
      <w:r>
        <w:t>.</w:t>
      </w:r>
    </w:p>
    <w:p w14:paraId="6F0C7F34" w14:textId="30C93DB2" w:rsidR="00EC251B" w:rsidRDefault="00EC251B" w:rsidP="00D57ABF">
      <w:pPr>
        <w:rPr>
          <w:b/>
          <w:i/>
        </w:rPr>
      </w:pPr>
      <w:r w:rsidRPr="00EC251B">
        <w:rPr>
          <w:b/>
          <w:i/>
        </w:rPr>
        <w:t xml:space="preserve">Estimation of </w:t>
      </w:r>
      <w:proofErr w:type="spellStart"/>
      <w:r w:rsidRPr="00EC251B">
        <w:rPr>
          <w:b/>
          <w:i/>
        </w:rPr>
        <w:t>fuelwood</w:t>
      </w:r>
      <w:proofErr w:type="spellEnd"/>
      <w:r w:rsidRPr="00EC251B">
        <w:rPr>
          <w:b/>
          <w:i/>
        </w:rPr>
        <w:t xml:space="preserve"> consumed for pig raising in Thanh Hoa and </w:t>
      </w:r>
      <w:proofErr w:type="spellStart"/>
      <w:r w:rsidRPr="00EC251B">
        <w:rPr>
          <w:b/>
          <w:i/>
        </w:rPr>
        <w:t>Nghe</w:t>
      </w:r>
      <w:proofErr w:type="spellEnd"/>
      <w:r w:rsidRPr="00EC251B">
        <w:rPr>
          <w:b/>
          <w:i/>
        </w:rPr>
        <w:t xml:space="preserve"> An</w:t>
      </w:r>
    </w:p>
    <w:p w14:paraId="6C160960" w14:textId="50CF8C5F" w:rsidR="00DD23B2" w:rsidRDefault="003C23A9" w:rsidP="00D57ABF">
      <w:r>
        <w:t xml:space="preserve">The in-depth interviews about </w:t>
      </w:r>
      <w:proofErr w:type="spellStart"/>
      <w:r>
        <w:t>fuelwood</w:t>
      </w:r>
      <w:proofErr w:type="spellEnd"/>
      <w:r>
        <w:t xml:space="preserve"> for pig raising show that estimation of </w:t>
      </w:r>
      <w:proofErr w:type="spellStart"/>
      <w:r>
        <w:t>fuelwood</w:t>
      </w:r>
      <w:proofErr w:type="spellEnd"/>
      <w:r>
        <w:t xml:space="preserve"> for one pig raising for cluster 5, 6 is 200 kg per pig head, while for cluster 3, 4 it is about 100 kg per pig head. </w:t>
      </w:r>
      <w:r w:rsidR="00DD23B2">
        <w:t xml:space="preserve">It is projected that for cluster 2, the </w:t>
      </w:r>
      <w:proofErr w:type="spellStart"/>
      <w:r w:rsidR="00DD23B2">
        <w:t>fuelwood</w:t>
      </w:r>
      <w:proofErr w:type="spellEnd"/>
      <w:r w:rsidR="00DD23B2">
        <w:t xml:space="preserve"> for one pig head is less, at 50 kg per pig head.</w:t>
      </w:r>
      <w:r w:rsidR="001634D1">
        <w:t xml:space="preserve"> Below is a conservation estimation of </w:t>
      </w:r>
      <w:proofErr w:type="spellStart"/>
      <w:r w:rsidR="001634D1">
        <w:t>fuelwood</w:t>
      </w:r>
      <w:proofErr w:type="spellEnd"/>
      <w:r w:rsidR="001634D1">
        <w:t xml:space="preserve"> for pig raising because it does not consider the </w:t>
      </w:r>
      <w:r w:rsidR="00103887">
        <w:t xml:space="preserve">reduction of </w:t>
      </w:r>
      <w:proofErr w:type="spellStart"/>
      <w:r w:rsidR="00103887">
        <w:t>fuelwood</w:t>
      </w:r>
      <w:proofErr w:type="spellEnd"/>
      <w:r w:rsidR="00103887">
        <w:t xml:space="preserve"> consumed at the household that use biogas.</w:t>
      </w:r>
    </w:p>
    <w:p w14:paraId="70DB297C" w14:textId="6A801A44" w:rsidR="00157E78" w:rsidRPr="00157E78" w:rsidRDefault="00157E78" w:rsidP="00157E78">
      <w:pPr>
        <w:rPr>
          <w:i/>
        </w:rPr>
      </w:pPr>
      <w:r w:rsidRPr="00157E78">
        <w:rPr>
          <w:i/>
        </w:rPr>
        <w:t xml:space="preserve">Estimation of total </w:t>
      </w:r>
      <w:proofErr w:type="spellStart"/>
      <w:r w:rsidRPr="00157E78">
        <w:rPr>
          <w:i/>
        </w:rPr>
        <w:t>fuelwood</w:t>
      </w:r>
      <w:proofErr w:type="spellEnd"/>
      <w:r w:rsidRPr="00157E78">
        <w:rPr>
          <w:i/>
        </w:rPr>
        <w:t xml:space="preserve"> consumed for pig </w:t>
      </w:r>
      <w:proofErr w:type="gramStart"/>
      <w:r w:rsidRPr="00157E78">
        <w:rPr>
          <w:i/>
        </w:rPr>
        <w:t>raising</w:t>
      </w:r>
      <w:proofErr w:type="gramEnd"/>
      <w:r w:rsidRPr="00157E78">
        <w:rPr>
          <w:i/>
        </w:rPr>
        <w:t xml:space="preserve"> in </w:t>
      </w:r>
      <w:r>
        <w:rPr>
          <w:i/>
        </w:rPr>
        <w:t>Thanh Hoa</w:t>
      </w:r>
      <w:r w:rsidRPr="00157E78">
        <w:rPr>
          <w:i/>
        </w:rPr>
        <w:t xml:space="preserve"> is as below:</w:t>
      </w:r>
    </w:p>
    <w:tbl>
      <w:tblPr>
        <w:tblStyle w:val="TableGrid"/>
        <w:tblW w:w="7740" w:type="dxa"/>
        <w:tblInd w:w="1098" w:type="dxa"/>
        <w:tblLayout w:type="fixed"/>
        <w:tblLook w:val="04A0" w:firstRow="1" w:lastRow="0" w:firstColumn="1" w:lastColumn="0" w:noHBand="0" w:noVBand="1"/>
      </w:tblPr>
      <w:tblGrid>
        <w:gridCol w:w="2520"/>
        <w:gridCol w:w="2520"/>
        <w:gridCol w:w="2700"/>
      </w:tblGrid>
      <w:tr w:rsidR="00DD23B2" w14:paraId="2F56DA1F" w14:textId="77777777" w:rsidTr="00DD23B2">
        <w:tc>
          <w:tcPr>
            <w:tcW w:w="2520" w:type="dxa"/>
            <w:tcBorders>
              <w:bottom w:val="single" w:sz="4" w:space="0" w:color="auto"/>
            </w:tcBorders>
          </w:tcPr>
          <w:p w14:paraId="22D3698B" w14:textId="77777777" w:rsidR="00DD23B2" w:rsidRDefault="00DD23B2" w:rsidP="00157E78">
            <w:pPr>
              <w:jc w:val="center"/>
            </w:pPr>
            <w:r>
              <w:t>District</w:t>
            </w:r>
          </w:p>
        </w:tc>
        <w:tc>
          <w:tcPr>
            <w:tcW w:w="2520" w:type="dxa"/>
            <w:tcBorders>
              <w:bottom w:val="single" w:sz="4" w:space="0" w:color="auto"/>
            </w:tcBorders>
          </w:tcPr>
          <w:p w14:paraId="1F16C1A3" w14:textId="77777777" w:rsidR="00DD23B2" w:rsidRDefault="00DD23B2" w:rsidP="00157E78">
            <w:pPr>
              <w:jc w:val="center"/>
            </w:pPr>
            <w:r>
              <w:t>Number of pig head by 2013 (pig/ year)**</w:t>
            </w:r>
          </w:p>
        </w:tc>
        <w:tc>
          <w:tcPr>
            <w:tcW w:w="2700" w:type="dxa"/>
            <w:tcBorders>
              <w:bottom w:val="single" w:sz="4" w:space="0" w:color="auto"/>
            </w:tcBorders>
          </w:tcPr>
          <w:p w14:paraId="470F41A9" w14:textId="77777777" w:rsidR="00DD23B2" w:rsidRDefault="00DD23B2" w:rsidP="00157E78">
            <w:pPr>
              <w:jc w:val="center"/>
            </w:pPr>
            <w:r>
              <w:t xml:space="preserve">Quantity of </w:t>
            </w:r>
            <w:proofErr w:type="spellStart"/>
            <w:r>
              <w:t>fuelwood</w:t>
            </w:r>
            <w:proofErr w:type="spellEnd"/>
            <w:r>
              <w:t xml:space="preserve"> for pig raising (ton/ year)</w:t>
            </w:r>
          </w:p>
        </w:tc>
      </w:tr>
      <w:tr w:rsidR="00A507E7" w14:paraId="346BCE93" w14:textId="77777777" w:rsidTr="001634D1">
        <w:tc>
          <w:tcPr>
            <w:tcW w:w="2520" w:type="dxa"/>
            <w:shd w:val="clear" w:color="auto" w:fill="auto"/>
            <w:vAlign w:val="bottom"/>
          </w:tcPr>
          <w:p w14:paraId="67727C06" w14:textId="434A2B41" w:rsidR="00A507E7" w:rsidRDefault="00A507E7" w:rsidP="00A507E7">
            <w:pPr>
              <w:jc w:val="left"/>
            </w:pPr>
            <w:proofErr w:type="spellStart"/>
            <w:r w:rsidRPr="00A507E7">
              <w:t>Bá</w:t>
            </w:r>
            <w:proofErr w:type="spellEnd"/>
            <w:r w:rsidRPr="00A507E7">
              <w:t xml:space="preserve"> </w:t>
            </w:r>
            <w:proofErr w:type="spellStart"/>
            <w:r w:rsidRPr="00A507E7">
              <w:t>Thước</w:t>
            </w:r>
            <w:proofErr w:type="spellEnd"/>
            <w:r w:rsidRPr="00A507E7">
              <w:t xml:space="preserve"> district</w:t>
            </w:r>
          </w:p>
        </w:tc>
        <w:tc>
          <w:tcPr>
            <w:tcW w:w="2520" w:type="dxa"/>
            <w:shd w:val="clear" w:color="auto" w:fill="auto"/>
          </w:tcPr>
          <w:p w14:paraId="1758E6C0" w14:textId="78FE06DF" w:rsidR="00A507E7" w:rsidRDefault="00A507E7" w:rsidP="00A507E7">
            <w:pPr>
              <w:jc w:val="center"/>
            </w:pPr>
            <w:r>
              <w:t>16,100</w:t>
            </w:r>
          </w:p>
        </w:tc>
        <w:tc>
          <w:tcPr>
            <w:tcW w:w="2700" w:type="dxa"/>
            <w:shd w:val="clear" w:color="auto" w:fill="auto"/>
            <w:vAlign w:val="bottom"/>
          </w:tcPr>
          <w:p w14:paraId="48991949" w14:textId="55DE6811" w:rsidR="00A507E7" w:rsidRDefault="00A507E7" w:rsidP="00A507E7">
            <w:pPr>
              <w:jc w:val="center"/>
            </w:pPr>
            <w:r w:rsidRPr="00A507E7">
              <w:t xml:space="preserve">           3,366 </w:t>
            </w:r>
          </w:p>
        </w:tc>
      </w:tr>
      <w:tr w:rsidR="00A507E7" w14:paraId="187A75A2" w14:textId="77777777" w:rsidTr="001634D1">
        <w:tc>
          <w:tcPr>
            <w:tcW w:w="2520" w:type="dxa"/>
            <w:shd w:val="clear" w:color="auto" w:fill="auto"/>
            <w:vAlign w:val="bottom"/>
          </w:tcPr>
          <w:p w14:paraId="26E0BB11" w14:textId="2FB6E777" w:rsidR="00A507E7" w:rsidRDefault="00A507E7" w:rsidP="00A507E7">
            <w:pPr>
              <w:jc w:val="left"/>
            </w:pPr>
            <w:proofErr w:type="spellStart"/>
            <w:r w:rsidRPr="00A507E7">
              <w:t>Bim</w:t>
            </w:r>
            <w:proofErr w:type="spellEnd"/>
            <w:r w:rsidRPr="00A507E7">
              <w:t xml:space="preserve"> Son town</w:t>
            </w:r>
          </w:p>
        </w:tc>
        <w:tc>
          <w:tcPr>
            <w:tcW w:w="2520" w:type="dxa"/>
            <w:shd w:val="clear" w:color="auto" w:fill="auto"/>
          </w:tcPr>
          <w:p w14:paraId="40073A27" w14:textId="5FDA8593" w:rsidR="00A507E7" w:rsidRDefault="00A507E7" w:rsidP="00A507E7">
            <w:pPr>
              <w:jc w:val="center"/>
            </w:pPr>
            <w:r>
              <w:t>2,500</w:t>
            </w:r>
          </w:p>
        </w:tc>
        <w:tc>
          <w:tcPr>
            <w:tcW w:w="2700" w:type="dxa"/>
            <w:shd w:val="clear" w:color="auto" w:fill="auto"/>
            <w:vAlign w:val="bottom"/>
          </w:tcPr>
          <w:p w14:paraId="704EC222" w14:textId="504B2FE3" w:rsidR="00A507E7" w:rsidRDefault="00A507E7" w:rsidP="00A507E7">
            <w:pPr>
              <w:jc w:val="center"/>
            </w:pPr>
            <w:r w:rsidRPr="00A507E7">
              <w:t xml:space="preserve">               277 </w:t>
            </w:r>
          </w:p>
        </w:tc>
      </w:tr>
      <w:tr w:rsidR="00A507E7" w14:paraId="25C6FF24" w14:textId="77777777" w:rsidTr="001634D1">
        <w:tc>
          <w:tcPr>
            <w:tcW w:w="2520" w:type="dxa"/>
            <w:shd w:val="clear" w:color="auto" w:fill="auto"/>
            <w:vAlign w:val="bottom"/>
          </w:tcPr>
          <w:p w14:paraId="2CFF9541" w14:textId="5F56D8E7" w:rsidR="00A507E7" w:rsidRDefault="00A507E7" w:rsidP="00A507E7">
            <w:pPr>
              <w:jc w:val="left"/>
            </w:pPr>
            <w:proofErr w:type="spellStart"/>
            <w:r w:rsidRPr="00A507E7">
              <w:t>Cẩm</w:t>
            </w:r>
            <w:proofErr w:type="spellEnd"/>
            <w:r w:rsidRPr="00A507E7">
              <w:t xml:space="preserve"> </w:t>
            </w:r>
            <w:proofErr w:type="spellStart"/>
            <w:r w:rsidRPr="00A507E7">
              <w:t>Thủy</w:t>
            </w:r>
            <w:proofErr w:type="spellEnd"/>
            <w:r w:rsidRPr="00A507E7">
              <w:t xml:space="preserve"> district</w:t>
            </w:r>
          </w:p>
        </w:tc>
        <w:tc>
          <w:tcPr>
            <w:tcW w:w="2520" w:type="dxa"/>
            <w:shd w:val="clear" w:color="auto" w:fill="auto"/>
          </w:tcPr>
          <w:p w14:paraId="5AE4AA66" w14:textId="7889080F" w:rsidR="00A507E7" w:rsidRDefault="00A507E7" w:rsidP="00A507E7">
            <w:pPr>
              <w:jc w:val="center"/>
            </w:pPr>
            <w:r>
              <w:t>4,400</w:t>
            </w:r>
          </w:p>
        </w:tc>
        <w:tc>
          <w:tcPr>
            <w:tcW w:w="2700" w:type="dxa"/>
            <w:shd w:val="clear" w:color="auto" w:fill="auto"/>
            <w:vAlign w:val="bottom"/>
          </w:tcPr>
          <w:p w14:paraId="1169E01A" w14:textId="6F78FDE4" w:rsidR="00A507E7" w:rsidRDefault="00A507E7" w:rsidP="00A507E7">
            <w:pPr>
              <w:jc w:val="center"/>
            </w:pPr>
            <w:r w:rsidRPr="00A507E7">
              <w:t xml:space="preserve">           1,171 </w:t>
            </w:r>
          </w:p>
        </w:tc>
      </w:tr>
      <w:tr w:rsidR="00A507E7" w14:paraId="3F1DCE01" w14:textId="77777777" w:rsidTr="001634D1">
        <w:tc>
          <w:tcPr>
            <w:tcW w:w="2520" w:type="dxa"/>
            <w:tcBorders>
              <w:bottom w:val="single" w:sz="4" w:space="0" w:color="auto"/>
            </w:tcBorders>
            <w:shd w:val="clear" w:color="auto" w:fill="auto"/>
            <w:vAlign w:val="bottom"/>
          </w:tcPr>
          <w:p w14:paraId="5E36DCAC" w14:textId="611DEA34" w:rsidR="00A507E7" w:rsidRDefault="00A507E7" w:rsidP="00A507E7">
            <w:pPr>
              <w:jc w:val="left"/>
            </w:pPr>
            <w:proofErr w:type="spellStart"/>
            <w:r w:rsidRPr="00A507E7">
              <w:t>Đông</w:t>
            </w:r>
            <w:proofErr w:type="spellEnd"/>
            <w:r w:rsidRPr="00A507E7">
              <w:t xml:space="preserve"> </w:t>
            </w:r>
            <w:proofErr w:type="spellStart"/>
            <w:r w:rsidRPr="00A507E7">
              <w:t>Sơn</w:t>
            </w:r>
            <w:proofErr w:type="spellEnd"/>
            <w:r w:rsidRPr="00A507E7">
              <w:t xml:space="preserve"> district</w:t>
            </w:r>
          </w:p>
        </w:tc>
        <w:tc>
          <w:tcPr>
            <w:tcW w:w="2520" w:type="dxa"/>
            <w:tcBorders>
              <w:bottom w:val="single" w:sz="4" w:space="0" w:color="auto"/>
            </w:tcBorders>
            <w:shd w:val="clear" w:color="auto" w:fill="auto"/>
          </w:tcPr>
          <w:p w14:paraId="5F924F12" w14:textId="794CA634" w:rsidR="00A507E7" w:rsidRDefault="00A507E7" w:rsidP="00A507E7">
            <w:pPr>
              <w:jc w:val="center"/>
            </w:pPr>
            <w:r>
              <w:t>43,100</w:t>
            </w:r>
          </w:p>
        </w:tc>
        <w:tc>
          <w:tcPr>
            <w:tcW w:w="2700" w:type="dxa"/>
            <w:tcBorders>
              <w:bottom w:val="single" w:sz="4" w:space="0" w:color="auto"/>
            </w:tcBorders>
            <w:shd w:val="clear" w:color="auto" w:fill="auto"/>
            <w:vAlign w:val="bottom"/>
          </w:tcPr>
          <w:p w14:paraId="0AF04899" w14:textId="0FB0F949" w:rsidR="00A507E7" w:rsidRDefault="00A507E7" w:rsidP="00A507E7">
            <w:pPr>
              <w:jc w:val="center"/>
            </w:pPr>
            <w:r w:rsidRPr="00A507E7">
              <w:t xml:space="preserve">           1,599 </w:t>
            </w:r>
          </w:p>
        </w:tc>
      </w:tr>
      <w:tr w:rsidR="00A507E7" w14:paraId="3088B51C" w14:textId="77777777" w:rsidTr="001634D1">
        <w:tc>
          <w:tcPr>
            <w:tcW w:w="2520" w:type="dxa"/>
            <w:shd w:val="clear" w:color="auto" w:fill="auto"/>
            <w:vAlign w:val="bottom"/>
          </w:tcPr>
          <w:p w14:paraId="7574CD95" w14:textId="53AEAE4C" w:rsidR="00A507E7" w:rsidRDefault="00A507E7" w:rsidP="00A507E7">
            <w:pPr>
              <w:jc w:val="left"/>
            </w:pPr>
            <w:r w:rsidRPr="00A507E7">
              <w:t>Hà Trung district</w:t>
            </w:r>
          </w:p>
        </w:tc>
        <w:tc>
          <w:tcPr>
            <w:tcW w:w="2520" w:type="dxa"/>
            <w:shd w:val="clear" w:color="auto" w:fill="auto"/>
          </w:tcPr>
          <w:p w14:paraId="6A64E32B" w14:textId="333AB989" w:rsidR="00A507E7" w:rsidRDefault="00A507E7" w:rsidP="00A507E7">
            <w:pPr>
              <w:jc w:val="center"/>
            </w:pPr>
            <w:r>
              <w:t>16,700</w:t>
            </w:r>
          </w:p>
        </w:tc>
        <w:tc>
          <w:tcPr>
            <w:tcW w:w="2700" w:type="dxa"/>
            <w:shd w:val="clear" w:color="auto" w:fill="auto"/>
            <w:vAlign w:val="bottom"/>
          </w:tcPr>
          <w:p w14:paraId="3B6BC59C" w14:textId="135816E6" w:rsidR="00A507E7" w:rsidRDefault="00A507E7" w:rsidP="00A507E7">
            <w:pPr>
              <w:jc w:val="center"/>
            </w:pPr>
            <w:r w:rsidRPr="00A507E7">
              <w:t xml:space="preserve">           1,157 </w:t>
            </w:r>
          </w:p>
        </w:tc>
      </w:tr>
      <w:tr w:rsidR="00A507E7" w14:paraId="6C5BE9DA" w14:textId="77777777" w:rsidTr="001634D1">
        <w:tc>
          <w:tcPr>
            <w:tcW w:w="2520" w:type="dxa"/>
            <w:shd w:val="clear" w:color="auto" w:fill="auto"/>
            <w:vAlign w:val="bottom"/>
          </w:tcPr>
          <w:p w14:paraId="0798B8EF" w14:textId="6F61788A" w:rsidR="00A507E7" w:rsidRDefault="00A507E7" w:rsidP="00A507E7">
            <w:pPr>
              <w:jc w:val="left"/>
            </w:pPr>
            <w:proofErr w:type="spellStart"/>
            <w:r w:rsidRPr="00A507E7">
              <w:t>Hậu</w:t>
            </w:r>
            <w:proofErr w:type="spellEnd"/>
            <w:r w:rsidRPr="00A507E7">
              <w:t xml:space="preserve"> </w:t>
            </w:r>
            <w:proofErr w:type="spellStart"/>
            <w:r w:rsidRPr="00A507E7">
              <w:t>Lộc</w:t>
            </w:r>
            <w:proofErr w:type="spellEnd"/>
            <w:r w:rsidRPr="00A507E7">
              <w:t xml:space="preserve"> district</w:t>
            </w:r>
          </w:p>
        </w:tc>
        <w:tc>
          <w:tcPr>
            <w:tcW w:w="2520" w:type="dxa"/>
            <w:shd w:val="clear" w:color="auto" w:fill="auto"/>
          </w:tcPr>
          <w:p w14:paraId="05E89E52" w14:textId="05075419" w:rsidR="00A507E7" w:rsidRDefault="00A507E7" w:rsidP="00A507E7">
            <w:pPr>
              <w:jc w:val="center"/>
            </w:pPr>
            <w:r>
              <w:t>36,200</w:t>
            </w:r>
          </w:p>
        </w:tc>
        <w:tc>
          <w:tcPr>
            <w:tcW w:w="2700" w:type="dxa"/>
            <w:shd w:val="clear" w:color="auto" w:fill="auto"/>
            <w:vAlign w:val="bottom"/>
          </w:tcPr>
          <w:p w14:paraId="480E6C42" w14:textId="357343EE" w:rsidR="00A507E7" w:rsidRDefault="00A507E7" w:rsidP="00A507E7">
            <w:pPr>
              <w:jc w:val="center"/>
            </w:pPr>
            <w:r w:rsidRPr="00A507E7">
              <w:t xml:space="preserve">           3,042 </w:t>
            </w:r>
          </w:p>
        </w:tc>
      </w:tr>
      <w:tr w:rsidR="00A507E7" w14:paraId="6FBA341F" w14:textId="77777777" w:rsidTr="001634D1">
        <w:tc>
          <w:tcPr>
            <w:tcW w:w="2520" w:type="dxa"/>
            <w:shd w:val="clear" w:color="auto" w:fill="auto"/>
            <w:vAlign w:val="bottom"/>
          </w:tcPr>
          <w:p w14:paraId="1D275426" w14:textId="7DEF4195" w:rsidR="00A507E7" w:rsidRDefault="00A507E7" w:rsidP="00A507E7">
            <w:pPr>
              <w:jc w:val="left"/>
            </w:pPr>
            <w:proofErr w:type="spellStart"/>
            <w:r w:rsidRPr="00A507E7">
              <w:t>Hoằng</w:t>
            </w:r>
            <w:proofErr w:type="spellEnd"/>
            <w:r w:rsidRPr="00A507E7">
              <w:t xml:space="preserve"> </w:t>
            </w:r>
            <w:proofErr w:type="spellStart"/>
            <w:r w:rsidRPr="00A507E7">
              <w:t>Hóa</w:t>
            </w:r>
            <w:proofErr w:type="spellEnd"/>
            <w:r w:rsidRPr="00A507E7">
              <w:t xml:space="preserve"> district</w:t>
            </w:r>
          </w:p>
        </w:tc>
        <w:tc>
          <w:tcPr>
            <w:tcW w:w="2520" w:type="dxa"/>
            <w:shd w:val="clear" w:color="auto" w:fill="auto"/>
          </w:tcPr>
          <w:p w14:paraId="3E01919F" w14:textId="6967D6A3" w:rsidR="00A507E7" w:rsidRDefault="00A507E7" w:rsidP="00A507E7">
            <w:pPr>
              <w:jc w:val="center"/>
            </w:pPr>
            <w:r>
              <w:t>69,000</w:t>
            </w:r>
          </w:p>
        </w:tc>
        <w:tc>
          <w:tcPr>
            <w:tcW w:w="2700" w:type="dxa"/>
            <w:shd w:val="clear" w:color="auto" w:fill="auto"/>
            <w:vAlign w:val="bottom"/>
          </w:tcPr>
          <w:p w14:paraId="5D3C5C9F" w14:textId="2201DB27" w:rsidR="00A507E7" w:rsidRDefault="00A507E7" w:rsidP="00A507E7">
            <w:pPr>
              <w:jc w:val="center"/>
            </w:pPr>
            <w:r w:rsidRPr="00A507E7">
              <w:t xml:space="preserve">           6,429 </w:t>
            </w:r>
          </w:p>
        </w:tc>
      </w:tr>
      <w:tr w:rsidR="00A507E7" w14:paraId="01805EF7" w14:textId="77777777" w:rsidTr="001634D1">
        <w:tc>
          <w:tcPr>
            <w:tcW w:w="2520" w:type="dxa"/>
            <w:shd w:val="clear" w:color="auto" w:fill="auto"/>
            <w:vAlign w:val="bottom"/>
          </w:tcPr>
          <w:p w14:paraId="556E8CD6" w14:textId="5EB3F8AC" w:rsidR="00A507E7" w:rsidRDefault="00A507E7" w:rsidP="00A507E7">
            <w:pPr>
              <w:jc w:val="left"/>
            </w:pPr>
            <w:r w:rsidRPr="00A507E7">
              <w:t xml:space="preserve">Lang </w:t>
            </w:r>
            <w:proofErr w:type="spellStart"/>
            <w:r w:rsidRPr="00A507E7">
              <w:t>Chánh</w:t>
            </w:r>
            <w:proofErr w:type="spellEnd"/>
            <w:r w:rsidRPr="00A507E7">
              <w:t xml:space="preserve"> district</w:t>
            </w:r>
          </w:p>
        </w:tc>
        <w:tc>
          <w:tcPr>
            <w:tcW w:w="2520" w:type="dxa"/>
            <w:shd w:val="clear" w:color="auto" w:fill="auto"/>
          </w:tcPr>
          <w:p w14:paraId="5239FC0C" w14:textId="16BCAF58" w:rsidR="00A507E7" w:rsidRDefault="00A507E7" w:rsidP="00A507E7">
            <w:pPr>
              <w:jc w:val="center"/>
            </w:pPr>
            <w:r>
              <w:t>56,200</w:t>
            </w:r>
          </w:p>
        </w:tc>
        <w:tc>
          <w:tcPr>
            <w:tcW w:w="2700" w:type="dxa"/>
            <w:shd w:val="clear" w:color="auto" w:fill="auto"/>
            <w:vAlign w:val="bottom"/>
          </w:tcPr>
          <w:p w14:paraId="15874575" w14:textId="3C412AE7" w:rsidR="00A507E7" w:rsidRDefault="00A507E7" w:rsidP="00A507E7">
            <w:pPr>
              <w:jc w:val="center"/>
            </w:pPr>
            <w:r w:rsidRPr="00A507E7">
              <w:t xml:space="preserve">           2,063 </w:t>
            </w:r>
          </w:p>
        </w:tc>
      </w:tr>
      <w:tr w:rsidR="00A507E7" w14:paraId="6726EDE5" w14:textId="77777777" w:rsidTr="001634D1">
        <w:tc>
          <w:tcPr>
            <w:tcW w:w="2520" w:type="dxa"/>
            <w:shd w:val="clear" w:color="auto" w:fill="auto"/>
            <w:vAlign w:val="bottom"/>
          </w:tcPr>
          <w:p w14:paraId="34C7EBD1" w14:textId="3957CEF4" w:rsidR="00A507E7" w:rsidRDefault="00A507E7" w:rsidP="00A507E7">
            <w:pPr>
              <w:jc w:val="left"/>
            </w:pPr>
            <w:proofErr w:type="spellStart"/>
            <w:r w:rsidRPr="00A507E7">
              <w:t>Mường</w:t>
            </w:r>
            <w:proofErr w:type="spellEnd"/>
            <w:r w:rsidRPr="00A507E7">
              <w:t xml:space="preserve"> </w:t>
            </w:r>
            <w:proofErr w:type="spellStart"/>
            <w:r w:rsidRPr="00A507E7">
              <w:t>Lát</w:t>
            </w:r>
            <w:proofErr w:type="spellEnd"/>
            <w:r w:rsidRPr="00A507E7">
              <w:t xml:space="preserve"> district</w:t>
            </w:r>
          </w:p>
        </w:tc>
        <w:tc>
          <w:tcPr>
            <w:tcW w:w="2520" w:type="dxa"/>
            <w:shd w:val="clear" w:color="auto" w:fill="auto"/>
          </w:tcPr>
          <w:p w14:paraId="566F495C" w14:textId="2E216F38" w:rsidR="00A507E7" w:rsidRDefault="00A507E7" w:rsidP="00A507E7">
            <w:pPr>
              <w:jc w:val="center"/>
            </w:pPr>
            <w:r>
              <w:t>23,500</w:t>
            </w:r>
          </w:p>
        </w:tc>
        <w:tc>
          <w:tcPr>
            <w:tcW w:w="2700" w:type="dxa"/>
            <w:shd w:val="clear" w:color="auto" w:fill="auto"/>
            <w:vAlign w:val="bottom"/>
          </w:tcPr>
          <w:p w14:paraId="065E3514" w14:textId="2B17C18D" w:rsidR="00A507E7" w:rsidRDefault="00A507E7" w:rsidP="00A507E7">
            <w:pPr>
              <w:jc w:val="center"/>
            </w:pPr>
            <w:r w:rsidRPr="00A507E7">
              <w:t xml:space="preserve">           2,680 </w:t>
            </w:r>
          </w:p>
        </w:tc>
      </w:tr>
      <w:tr w:rsidR="00A507E7" w14:paraId="6E0EA9C0" w14:textId="77777777" w:rsidTr="001634D1">
        <w:tc>
          <w:tcPr>
            <w:tcW w:w="2520" w:type="dxa"/>
            <w:tcBorders>
              <w:bottom w:val="single" w:sz="4" w:space="0" w:color="auto"/>
            </w:tcBorders>
            <w:shd w:val="clear" w:color="auto" w:fill="auto"/>
            <w:vAlign w:val="bottom"/>
          </w:tcPr>
          <w:p w14:paraId="5B815BC8" w14:textId="78AB32C4" w:rsidR="00A507E7" w:rsidRDefault="00A507E7" w:rsidP="00A507E7">
            <w:pPr>
              <w:jc w:val="left"/>
            </w:pPr>
            <w:r w:rsidRPr="00A507E7">
              <w:t xml:space="preserve">Nga </w:t>
            </w:r>
            <w:proofErr w:type="spellStart"/>
            <w:r w:rsidRPr="00A507E7">
              <w:t>Sơn</w:t>
            </w:r>
            <w:proofErr w:type="spellEnd"/>
            <w:r w:rsidRPr="00A507E7">
              <w:t xml:space="preserve"> district</w:t>
            </w:r>
          </w:p>
        </w:tc>
        <w:tc>
          <w:tcPr>
            <w:tcW w:w="2520" w:type="dxa"/>
            <w:tcBorders>
              <w:bottom w:val="single" w:sz="4" w:space="0" w:color="auto"/>
            </w:tcBorders>
            <w:shd w:val="clear" w:color="auto" w:fill="auto"/>
          </w:tcPr>
          <w:p w14:paraId="24F12009" w14:textId="4FD6B965" w:rsidR="00A507E7" w:rsidRDefault="00A507E7" w:rsidP="00A507E7">
            <w:pPr>
              <w:jc w:val="center"/>
            </w:pPr>
            <w:r>
              <w:t>70,800</w:t>
            </w:r>
          </w:p>
        </w:tc>
        <w:tc>
          <w:tcPr>
            <w:tcW w:w="2700" w:type="dxa"/>
            <w:tcBorders>
              <w:bottom w:val="single" w:sz="4" w:space="0" w:color="auto"/>
            </w:tcBorders>
            <w:shd w:val="clear" w:color="auto" w:fill="auto"/>
            <w:vAlign w:val="bottom"/>
          </w:tcPr>
          <w:p w14:paraId="5166C133" w14:textId="49690BB3" w:rsidR="00A507E7" w:rsidRDefault="00A507E7" w:rsidP="00A507E7">
            <w:pPr>
              <w:jc w:val="center"/>
            </w:pPr>
            <w:r w:rsidRPr="00A507E7">
              <w:t xml:space="preserve">           6,560 </w:t>
            </w:r>
          </w:p>
        </w:tc>
      </w:tr>
      <w:tr w:rsidR="00A507E7" w14:paraId="22B1349A" w14:textId="77777777" w:rsidTr="001634D1">
        <w:tc>
          <w:tcPr>
            <w:tcW w:w="2520" w:type="dxa"/>
            <w:tcBorders>
              <w:bottom w:val="single" w:sz="4" w:space="0" w:color="auto"/>
            </w:tcBorders>
            <w:shd w:val="clear" w:color="auto" w:fill="auto"/>
            <w:vAlign w:val="bottom"/>
          </w:tcPr>
          <w:p w14:paraId="43931DFD" w14:textId="5AC77805" w:rsidR="00A507E7" w:rsidRDefault="00A507E7" w:rsidP="00A507E7">
            <w:pPr>
              <w:jc w:val="left"/>
            </w:pPr>
            <w:r w:rsidRPr="00A507E7">
              <w:t xml:space="preserve">Ngọc </w:t>
            </w:r>
            <w:proofErr w:type="spellStart"/>
            <w:r w:rsidRPr="00A507E7">
              <w:t>Lạc</w:t>
            </w:r>
            <w:proofErr w:type="spellEnd"/>
            <w:r w:rsidRPr="00A507E7">
              <w:t xml:space="preserve"> district</w:t>
            </w:r>
          </w:p>
        </w:tc>
        <w:tc>
          <w:tcPr>
            <w:tcW w:w="2520" w:type="dxa"/>
            <w:tcBorders>
              <w:bottom w:val="single" w:sz="4" w:space="0" w:color="auto"/>
            </w:tcBorders>
            <w:shd w:val="clear" w:color="auto" w:fill="auto"/>
          </w:tcPr>
          <w:p w14:paraId="1AB25339" w14:textId="58CBE0FB" w:rsidR="00A507E7" w:rsidRDefault="00A507E7" w:rsidP="00A507E7">
            <w:pPr>
              <w:jc w:val="center"/>
            </w:pPr>
            <w:r>
              <w:t>56,000</w:t>
            </w:r>
          </w:p>
        </w:tc>
        <w:tc>
          <w:tcPr>
            <w:tcW w:w="2700" w:type="dxa"/>
            <w:tcBorders>
              <w:bottom w:val="single" w:sz="4" w:space="0" w:color="auto"/>
            </w:tcBorders>
            <w:shd w:val="clear" w:color="auto" w:fill="auto"/>
            <w:vAlign w:val="bottom"/>
          </w:tcPr>
          <w:p w14:paraId="462F6136" w14:textId="5DF2A4D2" w:rsidR="00A507E7" w:rsidRDefault="00A507E7" w:rsidP="00A507E7">
            <w:pPr>
              <w:jc w:val="center"/>
            </w:pPr>
            <w:r w:rsidRPr="00A507E7">
              <w:t xml:space="preserve">           1,702 </w:t>
            </w:r>
          </w:p>
        </w:tc>
      </w:tr>
      <w:tr w:rsidR="00A507E7" w14:paraId="0EBF2AC6" w14:textId="77777777" w:rsidTr="001634D1">
        <w:tc>
          <w:tcPr>
            <w:tcW w:w="2520" w:type="dxa"/>
            <w:shd w:val="clear" w:color="auto" w:fill="auto"/>
            <w:vAlign w:val="bottom"/>
          </w:tcPr>
          <w:p w14:paraId="033BC593" w14:textId="31544A88" w:rsidR="00A507E7" w:rsidRDefault="00A507E7" w:rsidP="00A507E7">
            <w:pPr>
              <w:jc w:val="left"/>
            </w:pPr>
            <w:proofErr w:type="spellStart"/>
            <w:r w:rsidRPr="00A507E7">
              <w:t>Như</w:t>
            </w:r>
            <w:proofErr w:type="spellEnd"/>
            <w:r w:rsidRPr="00A507E7">
              <w:t xml:space="preserve"> Thanh district</w:t>
            </w:r>
          </w:p>
        </w:tc>
        <w:tc>
          <w:tcPr>
            <w:tcW w:w="2520" w:type="dxa"/>
            <w:shd w:val="clear" w:color="auto" w:fill="auto"/>
          </w:tcPr>
          <w:p w14:paraId="5D51627A" w14:textId="5AC421B5" w:rsidR="00A507E7" w:rsidRDefault="00A507E7" w:rsidP="00A507E7">
            <w:pPr>
              <w:jc w:val="center"/>
            </w:pPr>
            <w:r>
              <w:t>29,100</w:t>
            </w:r>
          </w:p>
        </w:tc>
        <w:tc>
          <w:tcPr>
            <w:tcW w:w="2700" w:type="dxa"/>
            <w:shd w:val="clear" w:color="auto" w:fill="auto"/>
            <w:vAlign w:val="bottom"/>
          </w:tcPr>
          <w:p w14:paraId="163BC9F3" w14:textId="40AA017A" w:rsidR="00A507E7" w:rsidRDefault="00A507E7" w:rsidP="00A507E7">
            <w:pPr>
              <w:jc w:val="center"/>
            </w:pPr>
            <w:r w:rsidRPr="00A507E7">
              <w:t xml:space="preserve">               589 </w:t>
            </w:r>
          </w:p>
        </w:tc>
      </w:tr>
      <w:tr w:rsidR="00A507E7" w14:paraId="34AB8D9F" w14:textId="77777777" w:rsidTr="001634D1">
        <w:tc>
          <w:tcPr>
            <w:tcW w:w="2520" w:type="dxa"/>
            <w:shd w:val="clear" w:color="auto" w:fill="auto"/>
            <w:vAlign w:val="bottom"/>
          </w:tcPr>
          <w:p w14:paraId="56D8A9F2" w14:textId="09BC20C5" w:rsidR="00A507E7" w:rsidRDefault="00A507E7" w:rsidP="00A507E7">
            <w:pPr>
              <w:jc w:val="left"/>
            </w:pPr>
            <w:proofErr w:type="spellStart"/>
            <w:r w:rsidRPr="00A507E7">
              <w:t>Như</w:t>
            </w:r>
            <w:proofErr w:type="spellEnd"/>
            <w:r w:rsidRPr="00A507E7">
              <w:t xml:space="preserve"> </w:t>
            </w:r>
            <w:proofErr w:type="spellStart"/>
            <w:r w:rsidRPr="00A507E7">
              <w:t>Xuân</w:t>
            </w:r>
            <w:proofErr w:type="spellEnd"/>
            <w:r w:rsidRPr="00A507E7">
              <w:t xml:space="preserve"> district</w:t>
            </w:r>
          </w:p>
        </w:tc>
        <w:tc>
          <w:tcPr>
            <w:tcW w:w="2520" w:type="dxa"/>
            <w:shd w:val="clear" w:color="auto" w:fill="auto"/>
          </w:tcPr>
          <w:p w14:paraId="273559C0" w14:textId="17F12BC5" w:rsidR="00A507E7" w:rsidRDefault="00A507E7" w:rsidP="00A507E7">
            <w:pPr>
              <w:jc w:val="center"/>
            </w:pPr>
            <w:r>
              <w:t>70,000</w:t>
            </w:r>
          </w:p>
        </w:tc>
        <w:tc>
          <w:tcPr>
            <w:tcW w:w="2700" w:type="dxa"/>
            <w:shd w:val="clear" w:color="auto" w:fill="auto"/>
            <w:vAlign w:val="bottom"/>
          </w:tcPr>
          <w:p w14:paraId="44C0D4AB" w14:textId="55078275" w:rsidR="00A507E7" w:rsidRDefault="00A507E7" w:rsidP="00A507E7">
            <w:pPr>
              <w:jc w:val="center"/>
            </w:pPr>
            <w:r w:rsidRPr="00A507E7">
              <w:t xml:space="preserve">               890 </w:t>
            </w:r>
          </w:p>
        </w:tc>
      </w:tr>
      <w:tr w:rsidR="00A507E7" w14:paraId="1BA9158E" w14:textId="77777777" w:rsidTr="001634D1">
        <w:tc>
          <w:tcPr>
            <w:tcW w:w="2520" w:type="dxa"/>
            <w:shd w:val="clear" w:color="auto" w:fill="auto"/>
            <w:vAlign w:val="bottom"/>
          </w:tcPr>
          <w:p w14:paraId="3464DD03" w14:textId="1141E57C" w:rsidR="00A507E7" w:rsidRDefault="00A507E7" w:rsidP="00A507E7">
            <w:pPr>
              <w:jc w:val="left"/>
            </w:pPr>
            <w:proofErr w:type="spellStart"/>
            <w:r w:rsidRPr="00A507E7">
              <w:t>Nông</w:t>
            </w:r>
            <w:proofErr w:type="spellEnd"/>
            <w:r w:rsidRPr="00A507E7">
              <w:t xml:space="preserve"> </w:t>
            </w:r>
            <w:proofErr w:type="spellStart"/>
            <w:r w:rsidRPr="00A507E7">
              <w:t>Cống</w:t>
            </w:r>
            <w:proofErr w:type="spellEnd"/>
            <w:r w:rsidRPr="00A507E7">
              <w:t xml:space="preserve"> district</w:t>
            </w:r>
          </w:p>
        </w:tc>
        <w:tc>
          <w:tcPr>
            <w:tcW w:w="2520" w:type="dxa"/>
            <w:shd w:val="clear" w:color="auto" w:fill="auto"/>
          </w:tcPr>
          <w:p w14:paraId="5313F2A7" w14:textId="3044BE02" w:rsidR="00A507E7" w:rsidRDefault="00A507E7" w:rsidP="00A507E7">
            <w:pPr>
              <w:jc w:val="center"/>
            </w:pPr>
            <w:r>
              <w:t>32,000</w:t>
            </w:r>
          </w:p>
        </w:tc>
        <w:tc>
          <w:tcPr>
            <w:tcW w:w="2700" w:type="dxa"/>
            <w:shd w:val="clear" w:color="auto" w:fill="auto"/>
            <w:vAlign w:val="bottom"/>
          </w:tcPr>
          <w:p w14:paraId="3F50D931" w14:textId="1C2493E1" w:rsidR="00A507E7" w:rsidRDefault="00A507E7" w:rsidP="00A507E7">
            <w:pPr>
              <w:jc w:val="center"/>
            </w:pPr>
            <w:r w:rsidRPr="00A507E7">
              <w:t xml:space="preserve">           2,689 </w:t>
            </w:r>
          </w:p>
        </w:tc>
      </w:tr>
      <w:tr w:rsidR="00A507E7" w14:paraId="050F4D01" w14:textId="77777777" w:rsidTr="001634D1">
        <w:tc>
          <w:tcPr>
            <w:tcW w:w="2520" w:type="dxa"/>
            <w:shd w:val="clear" w:color="auto" w:fill="auto"/>
            <w:vAlign w:val="bottom"/>
          </w:tcPr>
          <w:p w14:paraId="40AC9984" w14:textId="280D7734" w:rsidR="00A507E7" w:rsidRDefault="00A507E7" w:rsidP="00A507E7">
            <w:pPr>
              <w:jc w:val="left"/>
            </w:pPr>
            <w:proofErr w:type="spellStart"/>
            <w:r w:rsidRPr="00A507E7">
              <w:t>Quan</w:t>
            </w:r>
            <w:proofErr w:type="spellEnd"/>
            <w:r w:rsidRPr="00A507E7">
              <w:t xml:space="preserve"> </w:t>
            </w:r>
            <w:proofErr w:type="spellStart"/>
            <w:r w:rsidRPr="00A507E7">
              <w:t>Hóa</w:t>
            </w:r>
            <w:proofErr w:type="spellEnd"/>
            <w:r w:rsidRPr="00A507E7">
              <w:t xml:space="preserve"> district</w:t>
            </w:r>
          </w:p>
        </w:tc>
        <w:tc>
          <w:tcPr>
            <w:tcW w:w="2520" w:type="dxa"/>
            <w:shd w:val="clear" w:color="auto" w:fill="auto"/>
          </w:tcPr>
          <w:p w14:paraId="64862104" w14:textId="583A2286" w:rsidR="00A507E7" w:rsidRDefault="00A507E7" w:rsidP="00A507E7">
            <w:pPr>
              <w:jc w:val="center"/>
            </w:pPr>
            <w:r>
              <w:t>60,000</w:t>
            </w:r>
          </w:p>
        </w:tc>
        <w:tc>
          <w:tcPr>
            <w:tcW w:w="2700" w:type="dxa"/>
            <w:shd w:val="clear" w:color="auto" w:fill="auto"/>
            <w:vAlign w:val="bottom"/>
          </w:tcPr>
          <w:p w14:paraId="08AD8D38" w14:textId="4249DC41" w:rsidR="00A507E7" w:rsidRDefault="00A507E7" w:rsidP="00A507E7">
            <w:pPr>
              <w:jc w:val="center"/>
            </w:pPr>
            <w:r w:rsidRPr="00A507E7">
              <w:t xml:space="preserve">           3,321 </w:t>
            </w:r>
          </w:p>
        </w:tc>
      </w:tr>
      <w:tr w:rsidR="00A507E7" w14:paraId="6BF444E0" w14:textId="77777777" w:rsidTr="001634D1">
        <w:tc>
          <w:tcPr>
            <w:tcW w:w="2520" w:type="dxa"/>
            <w:shd w:val="clear" w:color="auto" w:fill="auto"/>
            <w:vAlign w:val="bottom"/>
          </w:tcPr>
          <w:p w14:paraId="3709C08F" w14:textId="27A2BF5D" w:rsidR="00A507E7" w:rsidRDefault="00A507E7" w:rsidP="00A507E7">
            <w:pPr>
              <w:jc w:val="left"/>
            </w:pPr>
            <w:proofErr w:type="spellStart"/>
            <w:r w:rsidRPr="00A507E7">
              <w:lastRenderedPageBreak/>
              <w:t>Quan</w:t>
            </w:r>
            <w:proofErr w:type="spellEnd"/>
            <w:r w:rsidRPr="00A507E7">
              <w:t xml:space="preserve"> </w:t>
            </w:r>
            <w:proofErr w:type="spellStart"/>
            <w:r w:rsidRPr="00A507E7">
              <w:t>Sơn</w:t>
            </w:r>
            <w:proofErr w:type="spellEnd"/>
            <w:r w:rsidRPr="00A507E7">
              <w:t xml:space="preserve"> district</w:t>
            </w:r>
          </w:p>
        </w:tc>
        <w:tc>
          <w:tcPr>
            <w:tcW w:w="2520" w:type="dxa"/>
            <w:shd w:val="clear" w:color="auto" w:fill="auto"/>
          </w:tcPr>
          <w:p w14:paraId="4C8EE053" w14:textId="494B59AD" w:rsidR="00A507E7" w:rsidRDefault="00A507E7" w:rsidP="00A507E7">
            <w:pPr>
              <w:jc w:val="center"/>
            </w:pPr>
            <w:r>
              <w:t>26,400</w:t>
            </w:r>
          </w:p>
        </w:tc>
        <w:tc>
          <w:tcPr>
            <w:tcW w:w="2700" w:type="dxa"/>
            <w:shd w:val="clear" w:color="auto" w:fill="auto"/>
            <w:vAlign w:val="bottom"/>
          </w:tcPr>
          <w:p w14:paraId="2040AB31" w14:textId="26938853" w:rsidR="00A507E7" w:rsidRDefault="00A507E7" w:rsidP="00A507E7">
            <w:pPr>
              <w:jc w:val="center"/>
            </w:pPr>
            <w:r w:rsidRPr="00A507E7">
              <w:t xml:space="preserve">           2,589 </w:t>
            </w:r>
          </w:p>
        </w:tc>
      </w:tr>
      <w:tr w:rsidR="00A507E7" w14:paraId="58520740" w14:textId="77777777" w:rsidTr="001634D1">
        <w:tc>
          <w:tcPr>
            <w:tcW w:w="2520" w:type="dxa"/>
            <w:shd w:val="clear" w:color="auto" w:fill="auto"/>
            <w:vAlign w:val="bottom"/>
          </w:tcPr>
          <w:p w14:paraId="1503298F" w14:textId="2994127A" w:rsidR="00A507E7" w:rsidRDefault="00A507E7" w:rsidP="00A507E7">
            <w:pPr>
              <w:jc w:val="left"/>
            </w:pPr>
            <w:proofErr w:type="spellStart"/>
            <w:r w:rsidRPr="00A507E7">
              <w:t>Quảng</w:t>
            </w:r>
            <w:proofErr w:type="spellEnd"/>
            <w:r w:rsidRPr="00A507E7">
              <w:t xml:space="preserve"> </w:t>
            </w:r>
            <w:proofErr w:type="spellStart"/>
            <w:r w:rsidRPr="00A507E7">
              <w:t>Xương</w:t>
            </w:r>
            <w:proofErr w:type="spellEnd"/>
            <w:r w:rsidRPr="00A507E7">
              <w:t xml:space="preserve"> district</w:t>
            </w:r>
          </w:p>
        </w:tc>
        <w:tc>
          <w:tcPr>
            <w:tcW w:w="2520" w:type="dxa"/>
            <w:shd w:val="clear" w:color="auto" w:fill="auto"/>
          </w:tcPr>
          <w:p w14:paraId="335E758C" w14:textId="6ABC2A5F" w:rsidR="00A507E7" w:rsidRDefault="00A507E7" w:rsidP="00A507E7">
            <w:pPr>
              <w:jc w:val="center"/>
            </w:pPr>
            <w:r>
              <w:t>24,500</w:t>
            </w:r>
          </w:p>
        </w:tc>
        <w:tc>
          <w:tcPr>
            <w:tcW w:w="2700" w:type="dxa"/>
            <w:shd w:val="clear" w:color="auto" w:fill="auto"/>
            <w:vAlign w:val="bottom"/>
          </w:tcPr>
          <w:p w14:paraId="49D054CD" w14:textId="04E1A269" w:rsidR="00A507E7" w:rsidRDefault="00A507E7" w:rsidP="00A507E7">
            <w:pPr>
              <w:jc w:val="center"/>
            </w:pPr>
            <w:r w:rsidRPr="00A507E7">
              <w:t xml:space="preserve">           5,752 </w:t>
            </w:r>
          </w:p>
        </w:tc>
      </w:tr>
      <w:tr w:rsidR="00A507E7" w14:paraId="323D5704" w14:textId="77777777" w:rsidTr="001634D1">
        <w:tc>
          <w:tcPr>
            <w:tcW w:w="2520" w:type="dxa"/>
            <w:shd w:val="clear" w:color="auto" w:fill="auto"/>
            <w:vAlign w:val="bottom"/>
          </w:tcPr>
          <w:p w14:paraId="5DED06BA" w14:textId="6B6C9B90" w:rsidR="00A507E7" w:rsidRDefault="00A507E7" w:rsidP="00A507E7">
            <w:pPr>
              <w:jc w:val="left"/>
            </w:pPr>
            <w:proofErr w:type="spellStart"/>
            <w:r w:rsidRPr="00A507E7">
              <w:t>Sầm</w:t>
            </w:r>
            <w:proofErr w:type="spellEnd"/>
            <w:r w:rsidRPr="00A507E7">
              <w:t xml:space="preserve"> </w:t>
            </w:r>
            <w:proofErr w:type="spellStart"/>
            <w:r w:rsidRPr="00A507E7">
              <w:t>Sơn</w:t>
            </w:r>
            <w:proofErr w:type="spellEnd"/>
            <w:r w:rsidRPr="00A507E7">
              <w:t xml:space="preserve"> town</w:t>
            </w:r>
          </w:p>
        </w:tc>
        <w:tc>
          <w:tcPr>
            <w:tcW w:w="2520" w:type="dxa"/>
            <w:shd w:val="clear" w:color="auto" w:fill="auto"/>
          </w:tcPr>
          <w:p w14:paraId="00099CD9" w14:textId="4FB26743" w:rsidR="00A507E7" w:rsidRDefault="00A507E7" w:rsidP="00A507E7">
            <w:pPr>
              <w:jc w:val="center"/>
            </w:pPr>
            <w:r>
              <w:t>29,300</w:t>
            </w:r>
          </w:p>
        </w:tc>
        <w:tc>
          <w:tcPr>
            <w:tcW w:w="2700" w:type="dxa"/>
            <w:shd w:val="clear" w:color="auto" w:fill="auto"/>
            <w:vAlign w:val="bottom"/>
          </w:tcPr>
          <w:p w14:paraId="0BD2D4E0" w14:textId="5F2049D8" w:rsidR="00A507E7" w:rsidRDefault="00A507E7" w:rsidP="00A507E7">
            <w:pPr>
              <w:jc w:val="center"/>
            </w:pPr>
            <w:r w:rsidRPr="00A507E7">
              <w:t xml:space="preserve">               156 </w:t>
            </w:r>
          </w:p>
        </w:tc>
      </w:tr>
      <w:tr w:rsidR="00A507E7" w14:paraId="5B055EC9" w14:textId="77777777" w:rsidTr="001634D1">
        <w:tc>
          <w:tcPr>
            <w:tcW w:w="2520" w:type="dxa"/>
            <w:shd w:val="clear" w:color="auto" w:fill="auto"/>
            <w:vAlign w:val="bottom"/>
          </w:tcPr>
          <w:p w14:paraId="763FFA14" w14:textId="7FF8D5D5" w:rsidR="00A507E7" w:rsidRDefault="00A507E7" w:rsidP="00A507E7">
            <w:pPr>
              <w:jc w:val="left"/>
            </w:pPr>
            <w:proofErr w:type="spellStart"/>
            <w:r w:rsidRPr="00A507E7">
              <w:t>Thạch</w:t>
            </w:r>
            <w:proofErr w:type="spellEnd"/>
            <w:r w:rsidRPr="00A507E7">
              <w:t xml:space="preserve"> </w:t>
            </w:r>
            <w:proofErr w:type="spellStart"/>
            <w:r w:rsidRPr="00A507E7">
              <w:t>Thành</w:t>
            </w:r>
            <w:proofErr w:type="spellEnd"/>
            <w:r w:rsidRPr="00A507E7">
              <w:t xml:space="preserve"> district</w:t>
            </w:r>
          </w:p>
        </w:tc>
        <w:tc>
          <w:tcPr>
            <w:tcW w:w="2520" w:type="dxa"/>
            <w:shd w:val="clear" w:color="auto" w:fill="auto"/>
          </w:tcPr>
          <w:p w14:paraId="0730DDC5" w14:textId="0A304CA3" w:rsidR="00A507E7" w:rsidRDefault="00A507E7" w:rsidP="00A507E7">
            <w:pPr>
              <w:jc w:val="center"/>
            </w:pPr>
            <w:r>
              <w:t>34,200</w:t>
            </w:r>
          </w:p>
        </w:tc>
        <w:tc>
          <w:tcPr>
            <w:tcW w:w="2700" w:type="dxa"/>
            <w:shd w:val="clear" w:color="auto" w:fill="auto"/>
            <w:vAlign w:val="bottom"/>
          </w:tcPr>
          <w:p w14:paraId="78B88CFB" w14:textId="74BDCA0B" w:rsidR="00A507E7" w:rsidRDefault="00A507E7" w:rsidP="00A507E7">
            <w:pPr>
              <w:jc w:val="center"/>
            </w:pPr>
            <w:r w:rsidRPr="00A507E7">
              <w:t xml:space="preserve">               986 </w:t>
            </w:r>
          </w:p>
        </w:tc>
      </w:tr>
      <w:tr w:rsidR="00A507E7" w14:paraId="566142DB" w14:textId="77777777" w:rsidTr="001634D1">
        <w:tc>
          <w:tcPr>
            <w:tcW w:w="2520" w:type="dxa"/>
            <w:tcBorders>
              <w:bottom w:val="single" w:sz="4" w:space="0" w:color="auto"/>
            </w:tcBorders>
            <w:shd w:val="clear" w:color="auto" w:fill="auto"/>
            <w:vAlign w:val="bottom"/>
          </w:tcPr>
          <w:p w14:paraId="29F5A7EB" w14:textId="33ABCF7D" w:rsidR="00A507E7" w:rsidRDefault="00A507E7" w:rsidP="00A507E7">
            <w:pPr>
              <w:jc w:val="left"/>
            </w:pPr>
            <w:r w:rsidRPr="00A507E7">
              <w:t xml:space="preserve">Thanh </w:t>
            </w:r>
            <w:proofErr w:type="spellStart"/>
            <w:r w:rsidRPr="00A507E7">
              <w:t>Hóa</w:t>
            </w:r>
            <w:proofErr w:type="spellEnd"/>
            <w:r w:rsidRPr="00A507E7">
              <w:t xml:space="preserve"> city</w:t>
            </w:r>
          </w:p>
        </w:tc>
        <w:tc>
          <w:tcPr>
            <w:tcW w:w="2520" w:type="dxa"/>
            <w:tcBorders>
              <w:bottom w:val="single" w:sz="4" w:space="0" w:color="auto"/>
            </w:tcBorders>
            <w:shd w:val="clear" w:color="auto" w:fill="auto"/>
          </w:tcPr>
          <w:p w14:paraId="2EFADB2E" w14:textId="79F8ADC7" w:rsidR="00A507E7" w:rsidRDefault="00A507E7" w:rsidP="00A507E7">
            <w:pPr>
              <w:jc w:val="center"/>
            </w:pPr>
            <w:r>
              <w:t>14,200</w:t>
            </w:r>
          </w:p>
        </w:tc>
        <w:tc>
          <w:tcPr>
            <w:tcW w:w="2700" w:type="dxa"/>
            <w:tcBorders>
              <w:bottom w:val="single" w:sz="4" w:space="0" w:color="auto"/>
            </w:tcBorders>
            <w:shd w:val="clear" w:color="auto" w:fill="auto"/>
            <w:vAlign w:val="bottom"/>
          </w:tcPr>
          <w:p w14:paraId="68B72DB4" w14:textId="2FFCFB63" w:rsidR="00A507E7" w:rsidRDefault="00A507E7" w:rsidP="00A507E7">
            <w:pPr>
              <w:jc w:val="center"/>
            </w:pPr>
            <w:r w:rsidRPr="00A507E7">
              <w:t xml:space="preserve">           1,773 </w:t>
            </w:r>
          </w:p>
        </w:tc>
      </w:tr>
      <w:tr w:rsidR="00A507E7" w14:paraId="43AE48DB" w14:textId="77777777" w:rsidTr="001634D1">
        <w:tc>
          <w:tcPr>
            <w:tcW w:w="2520" w:type="dxa"/>
            <w:tcBorders>
              <w:bottom w:val="single" w:sz="4" w:space="0" w:color="auto"/>
            </w:tcBorders>
            <w:shd w:val="clear" w:color="auto" w:fill="auto"/>
            <w:vAlign w:val="bottom"/>
          </w:tcPr>
          <w:p w14:paraId="6C4EBE0C" w14:textId="405E3D38" w:rsidR="00A507E7" w:rsidRDefault="00A507E7" w:rsidP="00A507E7">
            <w:pPr>
              <w:jc w:val="left"/>
            </w:pPr>
            <w:proofErr w:type="spellStart"/>
            <w:r w:rsidRPr="00A507E7">
              <w:t>Thiệu</w:t>
            </w:r>
            <w:proofErr w:type="spellEnd"/>
            <w:r w:rsidRPr="00A507E7">
              <w:t xml:space="preserve"> </w:t>
            </w:r>
            <w:proofErr w:type="spellStart"/>
            <w:r w:rsidRPr="00A507E7">
              <w:t>Hóa</w:t>
            </w:r>
            <w:proofErr w:type="spellEnd"/>
            <w:r w:rsidRPr="00A507E7">
              <w:t xml:space="preserve"> district</w:t>
            </w:r>
          </w:p>
        </w:tc>
        <w:tc>
          <w:tcPr>
            <w:tcW w:w="2520" w:type="dxa"/>
            <w:tcBorders>
              <w:bottom w:val="single" w:sz="4" w:space="0" w:color="auto"/>
            </w:tcBorders>
            <w:shd w:val="clear" w:color="auto" w:fill="auto"/>
          </w:tcPr>
          <w:p w14:paraId="3D16192C" w14:textId="542F9DB5" w:rsidR="00A507E7" w:rsidRDefault="00A507E7" w:rsidP="00A507E7">
            <w:pPr>
              <w:jc w:val="center"/>
            </w:pPr>
            <w:r>
              <w:t>18,700</w:t>
            </w:r>
          </w:p>
        </w:tc>
        <w:tc>
          <w:tcPr>
            <w:tcW w:w="2700" w:type="dxa"/>
            <w:tcBorders>
              <w:bottom w:val="single" w:sz="4" w:space="0" w:color="auto"/>
            </w:tcBorders>
            <w:shd w:val="clear" w:color="auto" w:fill="auto"/>
            <w:vAlign w:val="bottom"/>
          </w:tcPr>
          <w:p w14:paraId="13D09344" w14:textId="1744D451" w:rsidR="00A507E7" w:rsidRDefault="00A507E7" w:rsidP="00A507E7">
            <w:pPr>
              <w:jc w:val="center"/>
            </w:pPr>
            <w:r w:rsidRPr="00A507E7">
              <w:t xml:space="preserve">           2,841 </w:t>
            </w:r>
          </w:p>
        </w:tc>
      </w:tr>
      <w:tr w:rsidR="00A507E7" w14:paraId="34507AF4" w14:textId="77777777" w:rsidTr="001634D1">
        <w:tc>
          <w:tcPr>
            <w:tcW w:w="2520" w:type="dxa"/>
            <w:tcBorders>
              <w:bottom w:val="single" w:sz="4" w:space="0" w:color="auto"/>
            </w:tcBorders>
            <w:shd w:val="clear" w:color="auto" w:fill="auto"/>
            <w:vAlign w:val="bottom"/>
          </w:tcPr>
          <w:p w14:paraId="102DD965" w14:textId="7A5F72CB" w:rsidR="00A507E7" w:rsidRDefault="00A507E7" w:rsidP="00A507E7">
            <w:pPr>
              <w:jc w:val="left"/>
            </w:pPr>
            <w:proofErr w:type="spellStart"/>
            <w:r w:rsidRPr="00A507E7">
              <w:t>Thọ</w:t>
            </w:r>
            <w:proofErr w:type="spellEnd"/>
            <w:r w:rsidRPr="00A507E7">
              <w:t xml:space="preserve"> </w:t>
            </w:r>
            <w:proofErr w:type="spellStart"/>
            <w:r w:rsidRPr="00A507E7">
              <w:t>Xuân</w:t>
            </w:r>
            <w:proofErr w:type="spellEnd"/>
            <w:r w:rsidRPr="00A507E7">
              <w:t xml:space="preserve"> district</w:t>
            </w:r>
          </w:p>
        </w:tc>
        <w:tc>
          <w:tcPr>
            <w:tcW w:w="2520" w:type="dxa"/>
            <w:tcBorders>
              <w:bottom w:val="single" w:sz="4" w:space="0" w:color="auto"/>
            </w:tcBorders>
            <w:shd w:val="clear" w:color="auto" w:fill="auto"/>
          </w:tcPr>
          <w:p w14:paraId="01251CD1" w14:textId="41C210AE" w:rsidR="00A507E7" w:rsidRDefault="00A507E7" w:rsidP="00A507E7">
            <w:pPr>
              <w:jc w:val="center"/>
            </w:pPr>
            <w:r>
              <w:t>20,600</w:t>
            </w:r>
          </w:p>
        </w:tc>
        <w:tc>
          <w:tcPr>
            <w:tcW w:w="2700" w:type="dxa"/>
            <w:tcBorders>
              <w:bottom w:val="single" w:sz="4" w:space="0" w:color="auto"/>
            </w:tcBorders>
            <w:shd w:val="clear" w:color="auto" w:fill="auto"/>
            <w:vAlign w:val="bottom"/>
          </w:tcPr>
          <w:p w14:paraId="07CF3C7F" w14:textId="4691E89D" w:rsidR="00A507E7" w:rsidRDefault="00A507E7" w:rsidP="00A507E7">
            <w:pPr>
              <w:jc w:val="center"/>
            </w:pPr>
            <w:r w:rsidRPr="00A507E7">
              <w:t xml:space="preserve">           3,203 </w:t>
            </w:r>
          </w:p>
        </w:tc>
      </w:tr>
      <w:tr w:rsidR="00A507E7" w14:paraId="26324F8F" w14:textId="77777777" w:rsidTr="001634D1">
        <w:tc>
          <w:tcPr>
            <w:tcW w:w="2520" w:type="dxa"/>
            <w:tcBorders>
              <w:bottom w:val="single" w:sz="4" w:space="0" w:color="auto"/>
            </w:tcBorders>
            <w:shd w:val="clear" w:color="auto" w:fill="auto"/>
            <w:vAlign w:val="bottom"/>
          </w:tcPr>
          <w:p w14:paraId="0E89A511" w14:textId="3AC3D3B4" w:rsidR="00A507E7" w:rsidRDefault="00A507E7" w:rsidP="00A507E7">
            <w:pPr>
              <w:jc w:val="left"/>
            </w:pPr>
            <w:proofErr w:type="spellStart"/>
            <w:r w:rsidRPr="00A507E7">
              <w:t>Thường</w:t>
            </w:r>
            <w:proofErr w:type="spellEnd"/>
            <w:r w:rsidRPr="00A507E7">
              <w:t xml:space="preserve"> </w:t>
            </w:r>
            <w:proofErr w:type="spellStart"/>
            <w:r w:rsidRPr="00A507E7">
              <w:t>Xuân</w:t>
            </w:r>
            <w:proofErr w:type="spellEnd"/>
            <w:r w:rsidRPr="00A507E7">
              <w:t xml:space="preserve"> district</w:t>
            </w:r>
          </w:p>
        </w:tc>
        <w:tc>
          <w:tcPr>
            <w:tcW w:w="2520" w:type="dxa"/>
            <w:tcBorders>
              <w:bottom w:val="single" w:sz="4" w:space="0" w:color="auto"/>
            </w:tcBorders>
            <w:shd w:val="clear" w:color="auto" w:fill="auto"/>
          </w:tcPr>
          <w:p w14:paraId="10D71AAE" w14:textId="4D06BA94" w:rsidR="00A507E7" w:rsidRDefault="00A507E7" w:rsidP="00A507E7">
            <w:pPr>
              <w:jc w:val="center"/>
            </w:pPr>
            <w:r>
              <w:t>32,600</w:t>
            </w:r>
          </w:p>
        </w:tc>
        <w:tc>
          <w:tcPr>
            <w:tcW w:w="2700" w:type="dxa"/>
            <w:tcBorders>
              <w:bottom w:val="single" w:sz="4" w:space="0" w:color="auto"/>
            </w:tcBorders>
            <w:shd w:val="clear" w:color="auto" w:fill="auto"/>
            <w:vAlign w:val="bottom"/>
          </w:tcPr>
          <w:p w14:paraId="2727353E" w14:textId="6695A9EC" w:rsidR="00A507E7" w:rsidRDefault="00A507E7" w:rsidP="00A507E7">
            <w:pPr>
              <w:jc w:val="center"/>
            </w:pPr>
            <w:r w:rsidRPr="00A507E7">
              <w:t xml:space="preserve">           2,835 </w:t>
            </w:r>
          </w:p>
        </w:tc>
      </w:tr>
      <w:tr w:rsidR="00A507E7" w14:paraId="3C6DB1C9" w14:textId="77777777" w:rsidTr="001634D1">
        <w:tc>
          <w:tcPr>
            <w:tcW w:w="2520" w:type="dxa"/>
            <w:tcBorders>
              <w:bottom w:val="single" w:sz="4" w:space="0" w:color="auto"/>
            </w:tcBorders>
            <w:shd w:val="clear" w:color="auto" w:fill="auto"/>
            <w:vAlign w:val="bottom"/>
          </w:tcPr>
          <w:p w14:paraId="7322F817" w14:textId="059D60E8" w:rsidR="00A507E7" w:rsidRDefault="00A507E7" w:rsidP="00A507E7">
            <w:pPr>
              <w:jc w:val="left"/>
            </w:pPr>
            <w:proofErr w:type="spellStart"/>
            <w:r w:rsidRPr="00A507E7">
              <w:t>Tĩnh</w:t>
            </w:r>
            <w:proofErr w:type="spellEnd"/>
            <w:r w:rsidRPr="00A507E7">
              <w:t xml:space="preserve"> </w:t>
            </w:r>
            <w:proofErr w:type="spellStart"/>
            <w:r w:rsidRPr="00A507E7">
              <w:t>Gia</w:t>
            </w:r>
            <w:proofErr w:type="spellEnd"/>
            <w:r w:rsidRPr="00A507E7">
              <w:t xml:space="preserve"> district</w:t>
            </w:r>
          </w:p>
        </w:tc>
        <w:tc>
          <w:tcPr>
            <w:tcW w:w="2520" w:type="dxa"/>
            <w:tcBorders>
              <w:bottom w:val="single" w:sz="4" w:space="0" w:color="auto"/>
            </w:tcBorders>
            <w:shd w:val="clear" w:color="auto" w:fill="auto"/>
          </w:tcPr>
          <w:p w14:paraId="1F9269FD" w14:textId="163091AA" w:rsidR="00A507E7" w:rsidRDefault="00A507E7" w:rsidP="00A507E7">
            <w:pPr>
              <w:jc w:val="center"/>
            </w:pPr>
            <w:r>
              <w:t>37,100</w:t>
            </w:r>
          </w:p>
        </w:tc>
        <w:tc>
          <w:tcPr>
            <w:tcW w:w="2700" w:type="dxa"/>
            <w:tcBorders>
              <w:bottom w:val="single" w:sz="4" w:space="0" w:color="auto"/>
            </w:tcBorders>
            <w:shd w:val="clear" w:color="auto" w:fill="auto"/>
            <w:vAlign w:val="bottom"/>
          </w:tcPr>
          <w:p w14:paraId="4EF8DE1C" w14:textId="16A4A93D" w:rsidR="00A507E7" w:rsidRDefault="00A507E7" w:rsidP="00A507E7">
            <w:pPr>
              <w:jc w:val="center"/>
            </w:pPr>
            <w:r w:rsidRPr="00A507E7">
              <w:t xml:space="preserve">           3,850 </w:t>
            </w:r>
          </w:p>
        </w:tc>
      </w:tr>
      <w:tr w:rsidR="00A507E7" w14:paraId="217C9A14" w14:textId="77777777" w:rsidTr="001634D1">
        <w:tc>
          <w:tcPr>
            <w:tcW w:w="2520" w:type="dxa"/>
            <w:tcBorders>
              <w:bottom w:val="single" w:sz="4" w:space="0" w:color="auto"/>
            </w:tcBorders>
            <w:shd w:val="clear" w:color="auto" w:fill="auto"/>
            <w:vAlign w:val="bottom"/>
          </w:tcPr>
          <w:p w14:paraId="574A4F26" w14:textId="019B66D2" w:rsidR="00A507E7" w:rsidRDefault="00A507E7" w:rsidP="00A507E7">
            <w:pPr>
              <w:jc w:val="left"/>
            </w:pPr>
            <w:proofErr w:type="spellStart"/>
            <w:r w:rsidRPr="00A507E7">
              <w:t>Triệu</w:t>
            </w:r>
            <w:proofErr w:type="spellEnd"/>
            <w:r w:rsidRPr="00A507E7">
              <w:t xml:space="preserve"> </w:t>
            </w:r>
            <w:proofErr w:type="spellStart"/>
            <w:r w:rsidRPr="00A507E7">
              <w:t>Sơn</w:t>
            </w:r>
            <w:proofErr w:type="spellEnd"/>
            <w:r w:rsidRPr="00A507E7">
              <w:t xml:space="preserve"> district</w:t>
            </w:r>
          </w:p>
        </w:tc>
        <w:tc>
          <w:tcPr>
            <w:tcW w:w="2520" w:type="dxa"/>
            <w:tcBorders>
              <w:bottom w:val="single" w:sz="4" w:space="0" w:color="auto"/>
            </w:tcBorders>
            <w:shd w:val="clear" w:color="auto" w:fill="auto"/>
          </w:tcPr>
          <w:p w14:paraId="0E7F520B" w14:textId="6050EEB0" w:rsidR="00A507E7" w:rsidRDefault="00A507E7" w:rsidP="00A507E7">
            <w:pPr>
              <w:jc w:val="center"/>
            </w:pPr>
            <w:r>
              <w:t>23,400</w:t>
            </w:r>
          </w:p>
        </w:tc>
        <w:tc>
          <w:tcPr>
            <w:tcW w:w="2700" w:type="dxa"/>
            <w:tcBorders>
              <w:bottom w:val="single" w:sz="4" w:space="0" w:color="auto"/>
            </w:tcBorders>
            <w:shd w:val="clear" w:color="auto" w:fill="auto"/>
            <w:vAlign w:val="bottom"/>
          </w:tcPr>
          <w:p w14:paraId="457B2D10" w14:textId="45FD4F38" w:rsidR="00A507E7" w:rsidRDefault="00A507E7" w:rsidP="00A507E7">
            <w:pPr>
              <w:jc w:val="center"/>
            </w:pPr>
            <w:r w:rsidRPr="00A507E7">
              <w:t xml:space="preserve">           4,934 </w:t>
            </w:r>
          </w:p>
        </w:tc>
      </w:tr>
      <w:tr w:rsidR="00A507E7" w14:paraId="20994D62" w14:textId="77777777" w:rsidTr="001634D1">
        <w:tc>
          <w:tcPr>
            <w:tcW w:w="2520" w:type="dxa"/>
            <w:tcBorders>
              <w:bottom w:val="single" w:sz="4" w:space="0" w:color="auto"/>
            </w:tcBorders>
            <w:shd w:val="clear" w:color="auto" w:fill="auto"/>
            <w:vAlign w:val="bottom"/>
          </w:tcPr>
          <w:p w14:paraId="442FADE2" w14:textId="41C44527" w:rsidR="00A507E7" w:rsidRDefault="00A507E7" w:rsidP="00A507E7">
            <w:pPr>
              <w:jc w:val="left"/>
            </w:pPr>
            <w:proofErr w:type="spellStart"/>
            <w:r w:rsidRPr="00A507E7">
              <w:t>Vĩnh</w:t>
            </w:r>
            <w:proofErr w:type="spellEnd"/>
            <w:r w:rsidRPr="00A507E7">
              <w:t xml:space="preserve"> </w:t>
            </w:r>
            <w:proofErr w:type="spellStart"/>
            <w:r w:rsidRPr="00A507E7">
              <w:t>Lộc</w:t>
            </w:r>
            <w:proofErr w:type="spellEnd"/>
            <w:r w:rsidRPr="00A507E7">
              <w:t xml:space="preserve"> district</w:t>
            </w:r>
          </w:p>
        </w:tc>
        <w:tc>
          <w:tcPr>
            <w:tcW w:w="2520" w:type="dxa"/>
            <w:tcBorders>
              <w:bottom w:val="single" w:sz="4" w:space="0" w:color="auto"/>
            </w:tcBorders>
            <w:shd w:val="clear" w:color="auto" w:fill="auto"/>
          </w:tcPr>
          <w:p w14:paraId="26C81C20" w14:textId="1BE1BE2A" w:rsidR="00A507E7" w:rsidRDefault="00A507E7" w:rsidP="00A507E7">
            <w:pPr>
              <w:jc w:val="center"/>
            </w:pPr>
            <w:r>
              <w:t>17,600</w:t>
            </w:r>
          </w:p>
        </w:tc>
        <w:tc>
          <w:tcPr>
            <w:tcW w:w="2700" w:type="dxa"/>
            <w:tcBorders>
              <w:bottom w:val="single" w:sz="4" w:space="0" w:color="auto"/>
            </w:tcBorders>
            <w:shd w:val="clear" w:color="auto" w:fill="auto"/>
            <w:vAlign w:val="bottom"/>
          </w:tcPr>
          <w:p w14:paraId="65EBC2B3" w14:textId="21D4EAD1" w:rsidR="00A507E7" w:rsidRDefault="00A507E7" w:rsidP="00A507E7">
            <w:pPr>
              <w:jc w:val="center"/>
            </w:pPr>
            <w:r w:rsidRPr="00A507E7">
              <w:t xml:space="preserve">               763 </w:t>
            </w:r>
          </w:p>
        </w:tc>
      </w:tr>
      <w:tr w:rsidR="00A507E7" w14:paraId="3D83FD62" w14:textId="77777777" w:rsidTr="001634D1">
        <w:tc>
          <w:tcPr>
            <w:tcW w:w="2520" w:type="dxa"/>
            <w:tcBorders>
              <w:bottom w:val="single" w:sz="4" w:space="0" w:color="auto"/>
            </w:tcBorders>
            <w:shd w:val="clear" w:color="auto" w:fill="auto"/>
            <w:vAlign w:val="bottom"/>
          </w:tcPr>
          <w:p w14:paraId="78122A8B" w14:textId="219DD239" w:rsidR="00A507E7" w:rsidRDefault="00A507E7" w:rsidP="00A507E7">
            <w:pPr>
              <w:jc w:val="left"/>
            </w:pPr>
            <w:proofErr w:type="spellStart"/>
            <w:r w:rsidRPr="00A507E7">
              <w:t>Yên</w:t>
            </w:r>
            <w:proofErr w:type="spellEnd"/>
            <w:r w:rsidRPr="00A507E7">
              <w:t xml:space="preserve"> </w:t>
            </w:r>
            <w:proofErr w:type="spellStart"/>
            <w:r w:rsidRPr="00A507E7">
              <w:t>Định</w:t>
            </w:r>
            <w:proofErr w:type="spellEnd"/>
            <w:r w:rsidRPr="00A507E7">
              <w:t xml:space="preserve"> district</w:t>
            </w:r>
          </w:p>
        </w:tc>
        <w:tc>
          <w:tcPr>
            <w:tcW w:w="2520" w:type="dxa"/>
            <w:tcBorders>
              <w:bottom w:val="single" w:sz="4" w:space="0" w:color="auto"/>
            </w:tcBorders>
            <w:shd w:val="clear" w:color="auto" w:fill="auto"/>
          </w:tcPr>
          <w:p w14:paraId="187E5559" w14:textId="3E491E22" w:rsidR="00A507E7" w:rsidRDefault="00A507E7" w:rsidP="00A507E7">
            <w:pPr>
              <w:jc w:val="center"/>
            </w:pPr>
            <w:r>
              <w:t>13,400</w:t>
            </w:r>
          </w:p>
        </w:tc>
        <w:tc>
          <w:tcPr>
            <w:tcW w:w="2700" w:type="dxa"/>
            <w:tcBorders>
              <w:bottom w:val="single" w:sz="4" w:space="0" w:color="auto"/>
            </w:tcBorders>
            <w:shd w:val="clear" w:color="auto" w:fill="auto"/>
            <w:vAlign w:val="bottom"/>
          </w:tcPr>
          <w:p w14:paraId="419CF586" w14:textId="004114BE" w:rsidR="00A507E7" w:rsidRDefault="00A507E7" w:rsidP="00A507E7">
            <w:pPr>
              <w:jc w:val="center"/>
            </w:pPr>
            <w:r w:rsidRPr="00A507E7">
              <w:t xml:space="preserve">           4,430 </w:t>
            </w:r>
          </w:p>
        </w:tc>
      </w:tr>
      <w:tr w:rsidR="00A507E7" w:rsidRPr="00EC251B" w14:paraId="25A5C6B6" w14:textId="77777777" w:rsidTr="00DD23B2">
        <w:tc>
          <w:tcPr>
            <w:tcW w:w="2520" w:type="dxa"/>
            <w:shd w:val="clear" w:color="auto" w:fill="auto"/>
          </w:tcPr>
          <w:p w14:paraId="1DD247A1" w14:textId="0D417946" w:rsidR="00A507E7" w:rsidRPr="00A507E7" w:rsidRDefault="00A507E7" w:rsidP="00157E78">
            <w:pPr>
              <w:jc w:val="center"/>
              <w:rPr>
                <w:b/>
              </w:rPr>
            </w:pPr>
            <w:r w:rsidRPr="00A507E7">
              <w:rPr>
                <w:b/>
              </w:rPr>
              <w:t>Total</w:t>
            </w:r>
          </w:p>
        </w:tc>
        <w:tc>
          <w:tcPr>
            <w:tcW w:w="2520" w:type="dxa"/>
            <w:shd w:val="clear" w:color="auto" w:fill="auto"/>
          </w:tcPr>
          <w:p w14:paraId="0B9C5B11" w14:textId="17615D35" w:rsidR="00A507E7" w:rsidRPr="00A507E7" w:rsidRDefault="00A507E7" w:rsidP="00157E78">
            <w:pPr>
              <w:jc w:val="center"/>
              <w:rPr>
                <w:b/>
              </w:rPr>
            </w:pPr>
            <w:r w:rsidRPr="00A507E7">
              <w:rPr>
                <w:b/>
              </w:rPr>
              <w:t>887,600</w:t>
            </w:r>
          </w:p>
        </w:tc>
        <w:tc>
          <w:tcPr>
            <w:tcW w:w="2700" w:type="dxa"/>
            <w:shd w:val="clear" w:color="auto" w:fill="auto"/>
            <w:vAlign w:val="bottom"/>
          </w:tcPr>
          <w:p w14:paraId="085E5313" w14:textId="5BC57512" w:rsidR="00A507E7" w:rsidRPr="00A507E7" w:rsidRDefault="00A507E7" w:rsidP="00157E78">
            <w:pPr>
              <w:jc w:val="center"/>
              <w:rPr>
                <w:b/>
              </w:rPr>
            </w:pPr>
            <w:r w:rsidRPr="00A507E7">
              <w:rPr>
                <w:b/>
              </w:rPr>
              <w:t xml:space="preserve">         71,646 </w:t>
            </w:r>
          </w:p>
        </w:tc>
      </w:tr>
    </w:tbl>
    <w:p w14:paraId="17B2B8D4" w14:textId="6A80D516" w:rsidR="00157E78" w:rsidRDefault="00157E78" w:rsidP="00157E78">
      <w:r>
        <w:t>** Statistical Yearbook Thanh Hoa 2013</w:t>
      </w:r>
    </w:p>
    <w:p w14:paraId="4249D987" w14:textId="34710F1F" w:rsidR="008145F0" w:rsidRPr="00157E78" w:rsidRDefault="008145F0" w:rsidP="00D57ABF">
      <w:pPr>
        <w:rPr>
          <w:i/>
        </w:rPr>
      </w:pPr>
      <w:r w:rsidRPr="00157E78">
        <w:rPr>
          <w:i/>
        </w:rPr>
        <w:t xml:space="preserve">Estimation of total </w:t>
      </w:r>
      <w:proofErr w:type="spellStart"/>
      <w:r w:rsidRPr="00157E78">
        <w:rPr>
          <w:i/>
        </w:rPr>
        <w:t>fuelwood</w:t>
      </w:r>
      <w:proofErr w:type="spellEnd"/>
      <w:r w:rsidRPr="00157E78">
        <w:rPr>
          <w:i/>
        </w:rPr>
        <w:t xml:space="preserve"> consumed for pig </w:t>
      </w:r>
      <w:proofErr w:type="gramStart"/>
      <w:r w:rsidRPr="00157E78">
        <w:rPr>
          <w:i/>
        </w:rPr>
        <w:t>raising</w:t>
      </w:r>
      <w:proofErr w:type="gramEnd"/>
      <w:r w:rsidRPr="00157E78">
        <w:rPr>
          <w:i/>
        </w:rPr>
        <w:t xml:space="preserve"> in </w:t>
      </w:r>
      <w:proofErr w:type="spellStart"/>
      <w:r w:rsidRPr="00157E78">
        <w:rPr>
          <w:i/>
        </w:rPr>
        <w:t>Nghe</w:t>
      </w:r>
      <w:proofErr w:type="spellEnd"/>
      <w:r w:rsidRPr="00157E78">
        <w:rPr>
          <w:i/>
        </w:rPr>
        <w:t xml:space="preserve"> An is as below:</w:t>
      </w:r>
    </w:p>
    <w:tbl>
      <w:tblPr>
        <w:tblStyle w:val="TableGrid"/>
        <w:tblW w:w="7740" w:type="dxa"/>
        <w:tblInd w:w="1098" w:type="dxa"/>
        <w:tblLook w:val="04A0" w:firstRow="1" w:lastRow="0" w:firstColumn="1" w:lastColumn="0" w:noHBand="0" w:noVBand="1"/>
      </w:tblPr>
      <w:tblGrid>
        <w:gridCol w:w="2520"/>
        <w:gridCol w:w="2520"/>
        <w:gridCol w:w="2700"/>
      </w:tblGrid>
      <w:tr w:rsidR="00DD23B2" w14:paraId="5701B79C" w14:textId="77777777" w:rsidTr="00DD23B2">
        <w:tc>
          <w:tcPr>
            <w:tcW w:w="2520" w:type="dxa"/>
            <w:tcBorders>
              <w:bottom w:val="single" w:sz="4" w:space="0" w:color="auto"/>
            </w:tcBorders>
          </w:tcPr>
          <w:p w14:paraId="12C36D83" w14:textId="3503E2F0" w:rsidR="00DD23B2" w:rsidRDefault="00DD23B2" w:rsidP="008145F0">
            <w:pPr>
              <w:jc w:val="center"/>
            </w:pPr>
            <w:r>
              <w:t>District</w:t>
            </w:r>
          </w:p>
        </w:tc>
        <w:tc>
          <w:tcPr>
            <w:tcW w:w="2520" w:type="dxa"/>
            <w:tcBorders>
              <w:bottom w:val="single" w:sz="4" w:space="0" w:color="auto"/>
            </w:tcBorders>
          </w:tcPr>
          <w:p w14:paraId="159D304B" w14:textId="6DD3C7BC" w:rsidR="00DD23B2" w:rsidRDefault="00DD23B2" w:rsidP="008145F0">
            <w:pPr>
              <w:jc w:val="center"/>
            </w:pPr>
            <w:r>
              <w:t>Number of pig head by 2013 (pig/ year)**</w:t>
            </w:r>
          </w:p>
        </w:tc>
        <w:tc>
          <w:tcPr>
            <w:tcW w:w="2700" w:type="dxa"/>
            <w:tcBorders>
              <w:bottom w:val="single" w:sz="4" w:space="0" w:color="auto"/>
            </w:tcBorders>
          </w:tcPr>
          <w:p w14:paraId="4A526BE3" w14:textId="5965BEC3" w:rsidR="00DD23B2" w:rsidRDefault="00DD23B2" w:rsidP="00EC251B">
            <w:pPr>
              <w:jc w:val="center"/>
            </w:pPr>
            <w:r>
              <w:t xml:space="preserve">Quantity of </w:t>
            </w:r>
            <w:proofErr w:type="spellStart"/>
            <w:r>
              <w:t>fuelwood</w:t>
            </w:r>
            <w:proofErr w:type="spellEnd"/>
            <w:r>
              <w:t xml:space="preserve"> for pig raising (ton/ year)</w:t>
            </w:r>
          </w:p>
        </w:tc>
      </w:tr>
      <w:tr w:rsidR="00C90318" w14:paraId="7DBD9337" w14:textId="77777777" w:rsidTr="001634D1">
        <w:tc>
          <w:tcPr>
            <w:tcW w:w="2520" w:type="dxa"/>
            <w:shd w:val="clear" w:color="auto" w:fill="auto"/>
            <w:vAlign w:val="bottom"/>
          </w:tcPr>
          <w:p w14:paraId="77EDB4D5" w14:textId="3B31AE0A" w:rsidR="00C90318" w:rsidRDefault="00C90318" w:rsidP="00C90318">
            <w:pPr>
              <w:jc w:val="left"/>
            </w:pPr>
            <w:r w:rsidRPr="00C90318">
              <w:t xml:space="preserve">Anh </w:t>
            </w:r>
            <w:proofErr w:type="spellStart"/>
            <w:r w:rsidRPr="00C90318">
              <w:t>Sơn</w:t>
            </w:r>
            <w:proofErr w:type="spellEnd"/>
          </w:p>
        </w:tc>
        <w:tc>
          <w:tcPr>
            <w:tcW w:w="2520" w:type="dxa"/>
            <w:shd w:val="clear" w:color="auto" w:fill="auto"/>
            <w:vAlign w:val="bottom"/>
          </w:tcPr>
          <w:p w14:paraId="04ED2D49" w14:textId="7033ED2A" w:rsidR="00C90318" w:rsidRDefault="00C90318" w:rsidP="008145F0">
            <w:pPr>
              <w:jc w:val="center"/>
            </w:pPr>
            <w:r w:rsidRPr="00C90318">
              <w:t xml:space="preserve">               52,431 </w:t>
            </w:r>
          </w:p>
        </w:tc>
        <w:tc>
          <w:tcPr>
            <w:tcW w:w="2700" w:type="dxa"/>
            <w:shd w:val="clear" w:color="auto" w:fill="auto"/>
            <w:vAlign w:val="bottom"/>
          </w:tcPr>
          <w:p w14:paraId="19EEEB17" w14:textId="63FE1DF8" w:rsidR="00C90318" w:rsidRPr="00C90318" w:rsidRDefault="00C90318" w:rsidP="00F560EE">
            <w:pPr>
              <w:jc w:val="center"/>
            </w:pPr>
            <w:r w:rsidRPr="00C90318">
              <w:t xml:space="preserve">              6,934 </w:t>
            </w:r>
          </w:p>
        </w:tc>
      </w:tr>
      <w:tr w:rsidR="00C90318" w14:paraId="7C4F9788" w14:textId="77777777" w:rsidTr="001634D1">
        <w:tc>
          <w:tcPr>
            <w:tcW w:w="2520" w:type="dxa"/>
            <w:shd w:val="clear" w:color="auto" w:fill="auto"/>
            <w:vAlign w:val="bottom"/>
          </w:tcPr>
          <w:p w14:paraId="6CC59838" w14:textId="06655047" w:rsidR="00C90318" w:rsidRDefault="00C90318" w:rsidP="00C90318">
            <w:pPr>
              <w:jc w:val="left"/>
            </w:pPr>
            <w:r w:rsidRPr="00C90318">
              <w:t xml:space="preserve">Con </w:t>
            </w:r>
            <w:proofErr w:type="spellStart"/>
            <w:r w:rsidRPr="00C90318">
              <w:t>Cuông</w:t>
            </w:r>
            <w:proofErr w:type="spellEnd"/>
          </w:p>
        </w:tc>
        <w:tc>
          <w:tcPr>
            <w:tcW w:w="2520" w:type="dxa"/>
            <w:shd w:val="clear" w:color="auto" w:fill="auto"/>
            <w:vAlign w:val="bottom"/>
          </w:tcPr>
          <w:p w14:paraId="5AD0AE2A" w14:textId="1014F3C9" w:rsidR="00C90318" w:rsidRDefault="00C90318" w:rsidP="008145F0">
            <w:pPr>
              <w:jc w:val="center"/>
            </w:pPr>
            <w:r w:rsidRPr="00C90318">
              <w:t xml:space="preserve">               29,961 </w:t>
            </w:r>
          </w:p>
        </w:tc>
        <w:tc>
          <w:tcPr>
            <w:tcW w:w="2700" w:type="dxa"/>
            <w:shd w:val="clear" w:color="auto" w:fill="auto"/>
            <w:vAlign w:val="bottom"/>
          </w:tcPr>
          <w:p w14:paraId="12B67267" w14:textId="26D0A762" w:rsidR="00C90318" w:rsidRDefault="00C90318" w:rsidP="008145F0">
            <w:pPr>
              <w:jc w:val="center"/>
            </w:pPr>
            <w:r w:rsidRPr="00C90318">
              <w:t xml:space="preserve">              5,847 </w:t>
            </w:r>
          </w:p>
        </w:tc>
      </w:tr>
      <w:tr w:rsidR="00C90318" w14:paraId="431A4453" w14:textId="77777777" w:rsidTr="001634D1">
        <w:tc>
          <w:tcPr>
            <w:tcW w:w="2520" w:type="dxa"/>
            <w:shd w:val="clear" w:color="auto" w:fill="auto"/>
            <w:vAlign w:val="bottom"/>
          </w:tcPr>
          <w:p w14:paraId="14752C81" w14:textId="301EAD26" w:rsidR="00C90318" w:rsidRDefault="00C90318" w:rsidP="00C90318">
            <w:pPr>
              <w:jc w:val="left"/>
            </w:pPr>
            <w:proofErr w:type="spellStart"/>
            <w:r w:rsidRPr="00C90318">
              <w:t>Cửa</w:t>
            </w:r>
            <w:proofErr w:type="spellEnd"/>
            <w:r w:rsidRPr="00C90318">
              <w:t xml:space="preserve"> </w:t>
            </w:r>
            <w:proofErr w:type="spellStart"/>
            <w:r w:rsidRPr="00C90318">
              <w:t>Lò</w:t>
            </w:r>
            <w:proofErr w:type="spellEnd"/>
            <w:r w:rsidRPr="00C90318">
              <w:t xml:space="preserve"> town</w:t>
            </w:r>
          </w:p>
        </w:tc>
        <w:tc>
          <w:tcPr>
            <w:tcW w:w="2520" w:type="dxa"/>
            <w:shd w:val="clear" w:color="auto" w:fill="auto"/>
            <w:vAlign w:val="bottom"/>
          </w:tcPr>
          <w:p w14:paraId="534DEF34" w14:textId="3D26671B" w:rsidR="00C90318" w:rsidRDefault="00C90318" w:rsidP="008145F0">
            <w:pPr>
              <w:jc w:val="center"/>
            </w:pPr>
            <w:r w:rsidRPr="00C90318">
              <w:t xml:space="preserve">                 2,469 </w:t>
            </w:r>
          </w:p>
        </w:tc>
        <w:tc>
          <w:tcPr>
            <w:tcW w:w="2700" w:type="dxa"/>
            <w:shd w:val="clear" w:color="auto" w:fill="auto"/>
            <w:vAlign w:val="bottom"/>
          </w:tcPr>
          <w:p w14:paraId="6FDE6D76" w14:textId="2DB230D8" w:rsidR="00C90318" w:rsidRDefault="00C90318" w:rsidP="008145F0">
            <w:pPr>
              <w:jc w:val="center"/>
            </w:pPr>
            <w:r w:rsidRPr="00C90318">
              <w:t xml:space="preserve">                  160 </w:t>
            </w:r>
          </w:p>
        </w:tc>
      </w:tr>
      <w:tr w:rsidR="00C90318" w14:paraId="1F17E57C" w14:textId="77777777" w:rsidTr="001634D1">
        <w:tc>
          <w:tcPr>
            <w:tcW w:w="2520" w:type="dxa"/>
            <w:shd w:val="clear" w:color="auto" w:fill="auto"/>
            <w:vAlign w:val="bottom"/>
          </w:tcPr>
          <w:p w14:paraId="61BBF2C0" w14:textId="77373BE3" w:rsidR="00C90318" w:rsidRDefault="00C90318" w:rsidP="00C90318">
            <w:pPr>
              <w:jc w:val="left"/>
            </w:pPr>
            <w:proofErr w:type="spellStart"/>
            <w:r w:rsidRPr="00C90318">
              <w:t>Diễn</w:t>
            </w:r>
            <w:proofErr w:type="spellEnd"/>
            <w:r w:rsidRPr="00C90318">
              <w:t xml:space="preserve"> </w:t>
            </w:r>
            <w:proofErr w:type="spellStart"/>
            <w:r w:rsidRPr="00C90318">
              <w:t>Châu</w:t>
            </w:r>
            <w:proofErr w:type="spellEnd"/>
          </w:p>
        </w:tc>
        <w:tc>
          <w:tcPr>
            <w:tcW w:w="2520" w:type="dxa"/>
            <w:shd w:val="clear" w:color="auto" w:fill="auto"/>
            <w:vAlign w:val="bottom"/>
          </w:tcPr>
          <w:p w14:paraId="6EEAA325" w14:textId="28872155" w:rsidR="00C90318" w:rsidRDefault="00C90318" w:rsidP="008145F0">
            <w:pPr>
              <w:jc w:val="center"/>
            </w:pPr>
            <w:r w:rsidRPr="00C90318">
              <w:t xml:space="preserve">               79,084 </w:t>
            </w:r>
          </w:p>
        </w:tc>
        <w:tc>
          <w:tcPr>
            <w:tcW w:w="2700" w:type="dxa"/>
            <w:shd w:val="clear" w:color="auto" w:fill="auto"/>
            <w:vAlign w:val="bottom"/>
          </w:tcPr>
          <w:p w14:paraId="3A81C2B8" w14:textId="2808AAEF" w:rsidR="00C90318" w:rsidRDefault="00C90318" w:rsidP="008145F0">
            <w:pPr>
              <w:jc w:val="center"/>
            </w:pPr>
            <w:r w:rsidRPr="00C90318">
              <w:t xml:space="preserve">              5,761 </w:t>
            </w:r>
          </w:p>
        </w:tc>
      </w:tr>
      <w:tr w:rsidR="00C90318" w14:paraId="3F820D11" w14:textId="77777777" w:rsidTr="001634D1">
        <w:tc>
          <w:tcPr>
            <w:tcW w:w="2520" w:type="dxa"/>
            <w:tcBorders>
              <w:bottom w:val="single" w:sz="4" w:space="0" w:color="auto"/>
            </w:tcBorders>
            <w:shd w:val="clear" w:color="auto" w:fill="auto"/>
            <w:vAlign w:val="bottom"/>
          </w:tcPr>
          <w:p w14:paraId="72CB9B50" w14:textId="5D2F2850" w:rsidR="00C90318" w:rsidRDefault="00C90318" w:rsidP="00C90318">
            <w:pPr>
              <w:jc w:val="left"/>
            </w:pPr>
            <w:proofErr w:type="spellStart"/>
            <w:r w:rsidRPr="00C90318">
              <w:t>Đô</w:t>
            </w:r>
            <w:proofErr w:type="spellEnd"/>
            <w:r w:rsidRPr="00C90318">
              <w:t xml:space="preserve"> </w:t>
            </w:r>
            <w:proofErr w:type="spellStart"/>
            <w:r w:rsidRPr="00C90318">
              <w:t>Lương</w:t>
            </w:r>
            <w:proofErr w:type="spellEnd"/>
          </w:p>
        </w:tc>
        <w:tc>
          <w:tcPr>
            <w:tcW w:w="2520" w:type="dxa"/>
            <w:tcBorders>
              <w:bottom w:val="single" w:sz="4" w:space="0" w:color="auto"/>
            </w:tcBorders>
            <w:shd w:val="clear" w:color="auto" w:fill="auto"/>
            <w:vAlign w:val="bottom"/>
          </w:tcPr>
          <w:p w14:paraId="4BFD7689" w14:textId="71060FDA" w:rsidR="00C90318" w:rsidRDefault="00C90318" w:rsidP="008145F0">
            <w:pPr>
              <w:jc w:val="center"/>
            </w:pPr>
            <w:r w:rsidRPr="00C90318">
              <w:t xml:space="preserve">             105,809 </w:t>
            </w:r>
          </w:p>
        </w:tc>
        <w:tc>
          <w:tcPr>
            <w:tcW w:w="2700" w:type="dxa"/>
            <w:tcBorders>
              <w:bottom w:val="single" w:sz="4" w:space="0" w:color="auto"/>
            </w:tcBorders>
            <w:shd w:val="clear" w:color="auto" w:fill="auto"/>
            <w:vAlign w:val="bottom"/>
          </w:tcPr>
          <w:p w14:paraId="55B94467" w14:textId="6F924BD8" w:rsidR="00C90318" w:rsidRDefault="00C90318" w:rsidP="008145F0">
            <w:pPr>
              <w:jc w:val="center"/>
            </w:pPr>
            <w:r w:rsidRPr="00C90318">
              <w:t xml:space="preserve">              9,385 </w:t>
            </w:r>
          </w:p>
        </w:tc>
      </w:tr>
      <w:tr w:rsidR="00C90318" w14:paraId="1AAEC449" w14:textId="77777777" w:rsidTr="001634D1">
        <w:tc>
          <w:tcPr>
            <w:tcW w:w="2520" w:type="dxa"/>
            <w:shd w:val="clear" w:color="auto" w:fill="auto"/>
            <w:vAlign w:val="bottom"/>
          </w:tcPr>
          <w:p w14:paraId="7B3C235B" w14:textId="77F199C8" w:rsidR="00C90318" w:rsidRDefault="00C90318" w:rsidP="00C90318">
            <w:pPr>
              <w:jc w:val="left"/>
            </w:pPr>
            <w:proofErr w:type="spellStart"/>
            <w:r w:rsidRPr="00C90318">
              <w:t>Hưng</w:t>
            </w:r>
            <w:proofErr w:type="spellEnd"/>
            <w:r w:rsidRPr="00C90318">
              <w:t xml:space="preserve"> </w:t>
            </w:r>
            <w:proofErr w:type="spellStart"/>
            <w:r w:rsidRPr="00C90318">
              <w:t>Nguyên</w:t>
            </w:r>
            <w:proofErr w:type="spellEnd"/>
          </w:p>
        </w:tc>
        <w:tc>
          <w:tcPr>
            <w:tcW w:w="2520" w:type="dxa"/>
            <w:shd w:val="clear" w:color="auto" w:fill="auto"/>
            <w:vAlign w:val="bottom"/>
          </w:tcPr>
          <w:p w14:paraId="362B2271" w14:textId="2AE9D538" w:rsidR="00C90318" w:rsidRDefault="00C90318" w:rsidP="008145F0">
            <w:pPr>
              <w:jc w:val="center"/>
            </w:pPr>
            <w:r w:rsidRPr="00C90318">
              <w:t xml:space="preserve">               24,219 </w:t>
            </w:r>
          </w:p>
        </w:tc>
        <w:tc>
          <w:tcPr>
            <w:tcW w:w="2700" w:type="dxa"/>
            <w:shd w:val="clear" w:color="auto" w:fill="auto"/>
            <w:vAlign w:val="bottom"/>
          </w:tcPr>
          <w:p w14:paraId="2FD5085E" w14:textId="5A748013" w:rsidR="00C90318" w:rsidRDefault="00C90318" w:rsidP="008145F0">
            <w:pPr>
              <w:jc w:val="center"/>
            </w:pPr>
            <w:r w:rsidRPr="00C90318">
              <w:t xml:space="preserve">              1,442 </w:t>
            </w:r>
          </w:p>
        </w:tc>
      </w:tr>
      <w:tr w:rsidR="00C90318" w14:paraId="36834755" w14:textId="77777777" w:rsidTr="001634D1">
        <w:tc>
          <w:tcPr>
            <w:tcW w:w="2520" w:type="dxa"/>
            <w:shd w:val="clear" w:color="auto" w:fill="auto"/>
            <w:vAlign w:val="bottom"/>
          </w:tcPr>
          <w:p w14:paraId="3DACD898" w14:textId="0BA4C9A8" w:rsidR="00C90318" w:rsidRDefault="00C90318" w:rsidP="00C90318">
            <w:pPr>
              <w:jc w:val="left"/>
            </w:pPr>
            <w:proofErr w:type="spellStart"/>
            <w:r w:rsidRPr="00C90318">
              <w:t>Kỳ</w:t>
            </w:r>
            <w:proofErr w:type="spellEnd"/>
            <w:r w:rsidRPr="00C90318">
              <w:t xml:space="preserve"> </w:t>
            </w:r>
            <w:proofErr w:type="spellStart"/>
            <w:r w:rsidRPr="00C90318">
              <w:t>Sơn</w:t>
            </w:r>
            <w:proofErr w:type="spellEnd"/>
          </w:p>
        </w:tc>
        <w:tc>
          <w:tcPr>
            <w:tcW w:w="2520" w:type="dxa"/>
            <w:shd w:val="clear" w:color="auto" w:fill="auto"/>
            <w:vAlign w:val="bottom"/>
          </w:tcPr>
          <w:p w14:paraId="28DC2D34" w14:textId="548E65A3" w:rsidR="00C90318" w:rsidRDefault="00C90318" w:rsidP="008145F0">
            <w:pPr>
              <w:jc w:val="center"/>
            </w:pPr>
            <w:r w:rsidRPr="00C90318">
              <w:t xml:space="preserve">               30,720 </w:t>
            </w:r>
          </w:p>
        </w:tc>
        <w:tc>
          <w:tcPr>
            <w:tcW w:w="2700" w:type="dxa"/>
            <w:shd w:val="clear" w:color="auto" w:fill="auto"/>
            <w:vAlign w:val="bottom"/>
          </w:tcPr>
          <w:p w14:paraId="21BEF9D6" w14:textId="4262343D" w:rsidR="00C90318" w:rsidRDefault="00C90318" w:rsidP="008145F0">
            <w:pPr>
              <w:jc w:val="center"/>
            </w:pPr>
            <w:r w:rsidRPr="00C90318">
              <w:t xml:space="preserve">              6,141 </w:t>
            </w:r>
          </w:p>
        </w:tc>
      </w:tr>
      <w:tr w:rsidR="00C90318" w14:paraId="0237C043" w14:textId="77777777" w:rsidTr="001634D1">
        <w:tc>
          <w:tcPr>
            <w:tcW w:w="2520" w:type="dxa"/>
            <w:shd w:val="clear" w:color="auto" w:fill="auto"/>
            <w:vAlign w:val="bottom"/>
          </w:tcPr>
          <w:p w14:paraId="0E7EFCA3" w14:textId="5ABE5FD6" w:rsidR="00C90318" w:rsidRDefault="00C90318" w:rsidP="00C90318">
            <w:pPr>
              <w:jc w:val="left"/>
            </w:pPr>
            <w:r w:rsidRPr="00C90318">
              <w:t xml:space="preserve">Nam </w:t>
            </w:r>
            <w:proofErr w:type="spellStart"/>
            <w:r w:rsidRPr="00C90318">
              <w:t>Đàn</w:t>
            </w:r>
            <w:proofErr w:type="spellEnd"/>
          </w:p>
        </w:tc>
        <w:tc>
          <w:tcPr>
            <w:tcW w:w="2520" w:type="dxa"/>
            <w:shd w:val="clear" w:color="auto" w:fill="auto"/>
            <w:vAlign w:val="bottom"/>
          </w:tcPr>
          <w:p w14:paraId="13187604" w14:textId="622B441B" w:rsidR="00C90318" w:rsidRDefault="00C90318" w:rsidP="008145F0">
            <w:pPr>
              <w:jc w:val="center"/>
            </w:pPr>
            <w:r w:rsidRPr="00C90318">
              <w:t xml:space="preserve">               37,302 </w:t>
            </w:r>
          </w:p>
        </w:tc>
        <w:tc>
          <w:tcPr>
            <w:tcW w:w="2700" w:type="dxa"/>
            <w:shd w:val="clear" w:color="auto" w:fill="auto"/>
            <w:vAlign w:val="bottom"/>
          </w:tcPr>
          <w:p w14:paraId="2C743C3D" w14:textId="4C7AF21C" w:rsidR="00C90318" w:rsidRDefault="00C90318" w:rsidP="008145F0">
            <w:pPr>
              <w:jc w:val="center"/>
            </w:pPr>
            <w:r w:rsidRPr="00C90318">
              <w:t xml:space="preserve">              3,117 </w:t>
            </w:r>
          </w:p>
        </w:tc>
      </w:tr>
      <w:tr w:rsidR="00C90318" w14:paraId="46DC7AF6" w14:textId="77777777" w:rsidTr="001634D1">
        <w:tc>
          <w:tcPr>
            <w:tcW w:w="2520" w:type="dxa"/>
            <w:shd w:val="clear" w:color="auto" w:fill="auto"/>
            <w:vAlign w:val="bottom"/>
          </w:tcPr>
          <w:p w14:paraId="0BA6C64F" w14:textId="55649419" w:rsidR="00C90318" w:rsidRDefault="00C90318" w:rsidP="00C90318">
            <w:pPr>
              <w:jc w:val="left"/>
            </w:pPr>
            <w:r w:rsidRPr="00C90318">
              <w:t xml:space="preserve">Nghi </w:t>
            </w:r>
            <w:proofErr w:type="spellStart"/>
            <w:r w:rsidRPr="00C90318">
              <w:t>Lộc</w:t>
            </w:r>
            <w:proofErr w:type="spellEnd"/>
          </w:p>
        </w:tc>
        <w:tc>
          <w:tcPr>
            <w:tcW w:w="2520" w:type="dxa"/>
            <w:shd w:val="clear" w:color="auto" w:fill="auto"/>
            <w:vAlign w:val="bottom"/>
          </w:tcPr>
          <w:p w14:paraId="3DF6D333" w14:textId="368123CD" w:rsidR="00C90318" w:rsidRDefault="00C90318" w:rsidP="008145F0">
            <w:pPr>
              <w:jc w:val="center"/>
            </w:pPr>
            <w:r w:rsidRPr="00C90318">
              <w:t xml:space="preserve">               58,207 </w:t>
            </w:r>
          </w:p>
        </w:tc>
        <w:tc>
          <w:tcPr>
            <w:tcW w:w="2700" w:type="dxa"/>
            <w:shd w:val="clear" w:color="auto" w:fill="auto"/>
            <w:vAlign w:val="bottom"/>
          </w:tcPr>
          <w:p w14:paraId="41111196" w14:textId="23A6EFDE" w:rsidR="00C90318" w:rsidRDefault="00C90318" w:rsidP="008145F0">
            <w:pPr>
              <w:jc w:val="center"/>
            </w:pPr>
            <w:r w:rsidRPr="00C90318">
              <w:t xml:space="preserve">              4,677 </w:t>
            </w:r>
          </w:p>
        </w:tc>
      </w:tr>
      <w:tr w:rsidR="00C90318" w14:paraId="3E8FC3FA" w14:textId="77777777" w:rsidTr="001634D1">
        <w:tc>
          <w:tcPr>
            <w:tcW w:w="2520" w:type="dxa"/>
            <w:shd w:val="clear" w:color="auto" w:fill="auto"/>
            <w:vAlign w:val="bottom"/>
          </w:tcPr>
          <w:p w14:paraId="4FBBAC29" w14:textId="2011FAC3" w:rsidR="00C90318" w:rsidRDefault="00C90318" w:rsidP="00C90318">
            <w:pPr>
              <w:jc w:val="left"/>
            </w:pPr>
            <w:proofErr w:type="spellStart"/>
            <w:r w:rsidRPr="00C90318">
              <w:t>Nghĩa</w:t>
            </w:r>
            <w:proofErr w:type="spellEnd"/>
            <w:r w:rsidRPr="00C90318">
              <w:t xml:space="preserve"> </w:t>
            </w:r>
            <w:proofErr w:type="spellStart"/>
            <w:r w:rsidRPr="00C90318">
              <w:t>Đàn</w:t>
            </w:r>
            <w:proofErr w:type="spellEnd"/>
          </w:p>
        </w:tc>
        <w:tc>
          <w:tcPr>
            <w:tcW w:w="2520" w:type="dxa"/>
            <w:shd w:val="clear" w:color="auto" w:fill="auto"/>
            <w:vAlign w:val="bottom"/>
          </w:tcPr>
          <w:p w14:paraId="5541BD82" w14:textId="2F8122FF" w:rsidR="00C90318" w:rsidRDefault="00C90318" w:rsidP="008145F0">
            <w:pPr>
              <w:jc w:val="center"/>
            </w:pPr>
            <w:r w:rsidRPr="00C90318">
              <w:t xml:space="preserve">               37,073 </w:t>
            </w:r>
          </w:p>
        </w:tc>
        <w:tc>
          <w:tcPr>
            <w:tcW w:w="2700" w:type="dxa"/>
            <w:shd w:val="clear" w:color="auto" w:fill="auto"/>
            <w:vAlign w:val="bottom"/>
          </w:tcPr>
          <w:p w14:paraId="560FFDFD" w14:textId="564CED5E" w:rsidR="00C90318" w:rsidRDefault="00C90318" w:rsidP="008145F0">
            <w:pPr>
              <w:jc w:val="center"/>
            </w:pPr>
            <w:r w:rsidRPr="00C90318">
              <w:t xml:space="preserve">              4,098 </w:t>
            </w:r>
          </w:p>
        </w:tc>
      </w:tr>
      <w:tr w:rsidR="00C90318" w14:paraId="02DDFE7F" w14:textId="77777777" w:rsidTr="001634D1">
        <w:tc>
          <w:tcPr>
            <w:tcW w:w="2520" w:type="dxa"/>
            <w:tcBorders>
              <w:bottom w:val="single" w:sz="4" w:space="0" w:color="auto"/>
            </w:tcBorders>
            <w:shd w:val="clear" w:color="auto" w:fill="auto"/>
            <w:vAlign w:val="bottom"/>
          </w:tcPr>
          <w:p w14:paraId="4F1796E1" w14:textId="2EA2FD3A" w:rsidR="00C90318" w:rsidRDefault="00C90318" w:rsidP="00C90318">
            <w:pPr>
              <w:jc w:val="left"/>
            </w:pPr>
            <w:proofErr w:type="spellStart"/>
            <w:r w:rsidRPr="00C90318">
              <w:t>Quế</w:t>
            </w:r>
            <w:proofErr w:type="spellEnd"/>
            <w:r w:rsidRPr="00C90318">
              <w:t xml:space="preserve"> Phong</w:t>
            </w:r>
          </w:p>
        </w:tc>
        <w:tc>
          <w:tcPr>
            <w:tcW w:w="2520" w:type="dxa"/>
            <w:tcBorders>
              <w:bottom w:val="single" w:sz="4" w:space="0" w:color="auto"/>
            </w:tcBorders>
            <w:shd w:val="clear" w:color="auto" w:fill="auto"/>
            <w:vAlign w:val="bottom"/>
          </w:tcPr>
          <w:p w14:paraId="50785815" w14:textId="0F9B323D" w:rsidR="00C90318" w:rsidRDefault="00C90318" w:rsidP="008145F0">
            <w:pPr>
              <w:jc w:val="center"/>
            </w:pPr>
            <w:r w:rsidRPr="00C90318">
              <w:t xml:space="preserve">               28,504 </w:t>
            </w:r>
          </w:p>
        </w:tc>
        <w:tc>
          <w:tcPr>
            <w:tcW w:w="2700" w:type="dxa"/>
            <w:tcBorders>
              <w:bottom w:val="single" w:sz="4" w:space="0" w:color="auto"/>
            </w:tcBorders>
            <w:shd w:val="clear" w:color="auto" w:fill="auto"/>
            <w:vAlign w:val="bottom"/>
          </w:tcPr>
          <w:p w14:paraId="33D80FAC" w14:textId="603B0131" w:rsidR="00C90318" w:rsidRDefault="00C90318" w:rsidP="008145F0">
            <w:pPr>
              <w:jc w:val="center"/>
            </w:pPr>
            <w:r w:rsidRPr="00C90318">
              <w:t xml:space="preserve">              5,697 </w:t>
            </w:r>
          </w:p>
        </w:tc>
      </w:tr>
      <w:tr w:rsidR="00C90318" w14:paraId="36C8EFA7" w14:textId="77777777" w:rsidTr="001634D1">
        <w:tc>
          <w:tcPr>
            <w:tcW w:w="2520" w:type="dxa"/>
            <w:tcBorders>
              <w:bottom w:val="single" w:sz="4" w:space="0" w:color="auto"/>
            </w:tcBorders>
            <w:shd w:val="clear" w:color="auto" w:fill="auto"/>
            <w:vAlign w:val="bottom"/>
          </w:tcPr>
          <w:p w14:paraId="5D50DEBC" w14:textId="558379E4" w:rsidR="00C90318" w:rsidRDefault="00C90318" w:rsidP="00C90318">
            <w:pPr>
              <w:jc w:val="left"/>
            </w:pPr>
            <w:proofErr w:type="spellStart"/>
            <w:r w:rsidRPr="00C90318">
              <w:t>Quỳ</w:t>
            </w:r>
            <w:proofErr w:type="spellEnd"/>
            <w:r w:rsidRPr="00C90318">
              <w:t xml:space="preserve"> </w:t>
            </w:r>
            <w:proofErr w:type="spellStart"/>
            <w:r w:rsidRPr="00C90318">
              <w:t>Châu</w:t>
            </w:r>
            <w:proofErr w:type="spellEnd"/>
          </w:p>
        </w:tc>
        <w:tc>
          <w:tcPr>
            <w:tcW w:w="2520" w:type="dxa"/>
            <w:tcBorders>
              <w:bottom w:val="single" w:sz="4" w:space="0" w:color="auto"/>
            </w:tcBorders>
            <w:shd w:val="clear" w:color="auto" w:fill="auto"/>
            <w:vAlign w:val="bottom"/>
          </w:tcPr>
          <w:p w14:paraId="589D298D" w14:textId="556EBD1B" w:rsidR="00C90318" w:rsidRDefault="00C90318" w:rsidP="008145F0">
            <w:pPr>
              <w:jc w:val="center"/>
            </w:pPr>
            <w:r w:rsidRPr="00C90318">
              <w:t xml:space="preserve">               23,090 </w:t>
            </w:r>
          </w:p>
        </w:tc>
        <w:tc>
          <w:tcPr>
            <w:tcW w:w="2700" w:type="dxa"/>
            <w:tcBorders>
              <w:bottom w:val="single" w:sz="4" w:space="0" w:color="auto"/>
            </w:tcBorders>
            <w:shd w:val="clear" w:color="auto" w:fill="auto"/>
            <w:vAlign w:val="bottom"/>
          </w:tcPr>
          <w:p w14:paraId="204FF724" w14:textId="52A9B108" w:rsidR="00C90318" w:rsidRDefault="00C90318" w:rsidP="008145F0">
            <w:pPr>
              <w:jc w:val="center"/>
            </w:pPr>
            <w:r w:rsidRPr="00C90318">
              <w:t xml:space="preserve">              4,615 </w:t>
            </w:r>
          </w:p>
        </w:tc>
      </w:tr>
      <w:tr w:rsidR="00C90318" w14:paraId="7A47EED9" w14:textId="77777777" w:rsidTr="001634D1">
        <w:tc>
          <w:tcPr>
            <w:tcW w:w="2520" w:type="dxa"/>
            <w:shd w:val="clear" w:color="auto" w:fill="auto"/>
            <w:vAlign w:val="bottom"/>
          </w:tcPr>
          <w:p w14:paraId="0D7E8B0A" w14:textId="73395195" w:rsidR="00C90318" w:rsidRDefault="00C90318" w:rsidP="00C90318">
            <w:pPr>
              <w:jc w:val="left"/>
            </w:pPr>
            <w:proofErr w:type="spellStart"/>
            <w:r w:rsidRPr="00C90318">
              <w:t>Quỳ</w:t>
            </w:r>
            <w:proofErr w:type="spellEnd"/>
            <w:r w:rsidRPr="00C90318">
              <w:t xml:space="preserve"> </w:t>
            </w:r>
            <w:proofErr w:type="spellStart"/>
            <w:r w:rsidRPr="00C90318">
              <w:t>Hợp</w:t>
            </w:r>
            <w:proofErr w:type="spellEnd"/>
          </w:p>
        </w:tc>
        <w:tc>
          <w:tcPr>
            <w:tcW w:w="2520" w:type="dxa"/>
            <w:shd w:val="clear" w:color="auto" w:fill="auto"/>
            <w:vAlign w:val="bottom"/>
          </w:tcPr>
          <w:p w14:paraId="125C774B" w14:textId="4D2F2C0B" w:rsidR="00C90318" w:rsidRDefault="00C90318" w:rsidP="008145F0">
            <w:pPr>
              <w:jc w:val="center"/>
            </w:pPr>
            <w:r w:rsidRPr="00C90318">
              <w:t xml:space="preserve">               51,502 </w:t>
            </w:r>
          </w:p>
        </w:tc>
        <w:tc>
          <w:tcPr>
            <w:tcW w:w="2700" w:type="dxa"/>
            <w:shd w:val="clear" w:color="auto" w:fill="auto"/>
            <w:vAlign w:val="bottom"/>
          </w:tcPr>
          <w:p w14:paraId="00593B63" w14:textId="52F95FE3" w:rsidR="00C90318" w:rsidRDefault="00C90318" w:rsidP="008145F0">
            <w:pPr>
              <w:jc w:val="center"/>
            </w:pPr>
            <w:r w:rsidRPr="00C90318">
              <w:t xml:space="preserve">              8,524 </w:t>
            </w:r>
          </w:p>
        </w:tc>
      </w:tr>
      <w:tr w:rsidR="00C90318" w14:paraId="3E6DC15A" w14:textId="77777777" w:rsidTr="001634D1">
        <w:tc>
          <w:tcPr>
            <w:tcW w:w="2520" w:type="dxa"/>
            <w:shd w:val="clear" w:color="auto" w:fill="auto"/>
            <w:vAlign w:val="bottom"/>
          </w:tcPr>
          <w:p w14:paraId="23AC8E5C" w14:textId="69971544" w:rsidR="00C90318" w:rsidRDefault="00C90318" w:rsidP="00C90318">
            <w:pPr>
              <w:jc w:val="left"/>
            </w:pPr>
            <w:proofErr w:type="spellStart"/>
            <w:r w:rsidRPr="00C90318">
              <w:t>Quỳnh</w:t>
            </w:r>
            <w:proofErr w:type="spellEnd"/>
            <w:r w:rsidRPr="00C90318">
              <w:t xml:space="preserve"> </w:t>
            </w:r>
            <w:proofErr w:type="spellStart"/>
            <w:r w:rsidRPr="00C90318">
              <w:t>Lưu</w:t>
            </w:r>
            <w:proofErr w:type="spellEnd"/>
          </w:p>
        </w:tc>
        <w:tc>
          <w:tcPr>
            <w:tcW w:w="2520" w:type="dxa"/>
            <w:shd w:val="clear" w:color="auto" w:fill="auto"/>
            <w:vAlign w:val="bottom"/>
          </w:tcPr>
          <w:p w14:paraId="273C303D" w14:textId="569460A4" w:rsidR="00C90318" w:rsidRDefault="00C90318" w:rsidP="008145F0">
            <w:pPr>
              <w:jc w:val="center"/>
            </w:pPr>
            <w:r w:rsidRPr="00C90318">
              <w:t xml:space="preserve">             116,967 </w:t>
            </w:r>
          </w:p>
        </w:tc>
        <w:tc>
          <w:tcPr>
            <w:tcW w:w="2700" w:type="dxa"/>
            <w:shd w:val="clear" w:color="auto" w:fill="auto"/>
            <w:vAlign w:val="bottom"/>
          </w:tcPr>
          <w:p w14:paraId="4B134C95" w14:textId="43E07B74" w:rsidR="00C90318" w:rsidRDefault="00C90318" w:rsidP="008145F0">
            <w:pPr>
              <w:jc w:val="center"/>
            </w:pPr>
            <w:r w:rsidRPr="00C90318">
              <w:t xml:space="preserve">              9,919 </w:t>
            </w:r>
          </w:p>
        </w:tc>
      </w:tr>
      <w:tr w:rsidR="00C90318" w14:paraId="4A22D2F5" w14:textId="77777777" w:rsidTr="001634D1">
        <w:tc>
          <w:tcPr>
            <w:tcW w:w="2520" w:type="dxa"/>
            <w:shd w:val="clear" w:color="auto" w:fill="auto"/>
            <w:vAlign w:val="bottom"/>
          </w:tcPr>
          <w:p w14:paraId="3C2AEFB4" w14:textId="7F7DD2BA" w:rsidR="00C90318" w:rsidRDefault="00C90318" w:rsidP="00C90318">
            <w:pPr>
              <w:jc w:val="left"/>
            </w:pPr>
            <w:proofErr w:type="spellStart"/>
            <w:r w:rsidRPr="00C90318">
              <w:lastRenderedPageBreak/>
              <w:t>Tân</w:t>
            </w:r>
            <w:proofErr w:type="spellEnd"/>
            <w:r w:rsidRPr="00C90318">
              <w:t xml:space="preserve"> </w:t>
            </w:r>
            <w:proofErr w:type="spellStart"/>
            <w:r w:rsidRPr="00C90318">
              <w:t>Kỳ</w:t>
            </w:r>
            <w:proofErr w:type="spellEnd"/>
          </w:p>
        </w:tc>
        <w:tc>
          <w:tcPr>
            <w:tcW w:w="2520" w:type="dxa"/>
            <w:shd w:val="clear" w:color="auto" w:fill="auto"/>
            <w:vAlign w:val="bottom"/>
          </w:tcPr>
          <w:p w14:paraId="2102D066" w14:textId="2A23607A" w:rsidR="00C90318" w:rsidRDefault="00C90318" w:rsidP="008145F0">
            <w:pPr>
              <w:jc w:val="center"/>
            </w:pPr>
            <w:r w:rsidRPr="00C90318">
              <w:t xml:space="preserve">               46,096 </w:t>
            </w:r>
          </w:p>
        </w:tc>
        <w:tc>
          <w:tcPr>
            <w:tcW w:w="2700" w:type="dxa"/>
            <w:shd w:val="clear" w:color="auto" w:fill="auto"/>
            <w:vAlign w:val="bottom"/>
          </w:tcPr>
          <w:p w14:paraId="04018A49" w14:textId="15ECF1E0" w:rsidR="00C90318" w:rsidRDefault="00C90318" w:rsidP="008145F0">
            <w:pPr>
              <w:jc w:val="center"/>
            </w:pPr>
            <w:r w:rsidRPr="00C90318">
              <w:t xml:space="preserve">              5,682 </w:t>
            </w:r>
          </w:p>
        </w:tc>
      </w:tr>
      <w:tr w:rsidR="00C90318" w14:paraId="4E585547" w14:textId="77777777" w:rsidTr="001634D1">
        <w:tc>
          <w:tcPr>
            <w:tcW w:w="2520" w:type="dxa"/>
            <w:shd w:val="clear" w:color="auto" w:fill="auto"/>
            <w:vAlign w:val="bottom"/>
          </w:tcPr>
          <w:p w14:paraId="4478A3B6" w14:textId="5FCD7690" w:rsidR="00C90318" w:rsidRDefault="00C90318" w:rsidP="00C90318">
            <w:pPr>
              <w:jc w:val="left"/>
            </w:pPr>
            <w:proofErr w:type="spellStart"/>
            <w:r w:rsidRPr="00C90318">
              <w:t>Thái</w:t>
            </w:r>
            <w:proofErr w:type="spellEnd"/>
            <w:r w:rsidRPr="00C90318">
              <w:t xml:space="preserve"> </w:t>
            </w:r>
            <w:proofErr w:type="spellStart"/>
            <w:r w:rsidRPr="00C90318">
              <w:t>Ḥòa</w:t>
            </w:r>
            <w:proofErr w:type="spellEnd"/>
            <w:r w:rsidRPr="00C90318">
              <w:t xml:space="preserve"> town</w:t>
            </w:r>
          </w:p>
        </w:tc>
        <w:tc>
          <w:tcPr>
            <w:tcW w:w="2520" w:type="dxa"/>
            <w:shd w:val="clear" w:color="auto" w:fill="auto"/>
            <w:vAlign w:val="bottom"/>
          </w:tcPr>
          <w:p w14:paraId="752A3443" w14:textId="66880269" w:rsidR="00C90318" w:rsidRDefault="00C90318" w:rsidP="008145F0">
            <w:pPr>
              <w:jc w:val="center"/>
            </w:pPr>
            <w:r w:rsidRPr="00C90318">
              <w:t xml:space="preserve">               11,472 </w:t>
            </w:r>
          </w:p>
        </w:tc>
        <w:tc>
          <w:tcPr>
            <w:tcW w:w="2700" w:type="dxa"/>
            <w:shd w:val="clear" w:color="auto" w:fill="auto"/>
            <w:vAlign w:val="bottom"/>
          </w:tcPr>
          <w:p w14:paraId="6F23E014" w14:textId="3E07E4F5" w:rsidR="00C90318" w:rsidRDefault="00C90318" w:rsidP="008145F0">
            <w:pPr>
              <w:jc w:val="center"/>
            </w:pPr>
            <w:r w:rsidRPr="00C90318">
              <w:t xml:space="preserve">              1,042 </w:t>
            </w:r>
          </w:p>
        </w:tc>
      </w:tr>
      <w:tr w:rsidR="00C90318" w14:paraId="5E4D2D8D" w14:textId="77777777" w:rsidTr="001634D1">
        <w:tc>
          <w:tcPr>
            <w:tcW w:w="2520" w:type="dxa"/>
            <w:shd w:val="clear" w:color="auto" w:fill="auto"/>
            <w:vAlign w:val="bottom"/>
          </w:tcPr>
          <w:p w14:paraId="3EBE08DD" w14:textId="06CA3018" w:rsidR="00C90318" w:rsidRDefault="00C90318" w:rsidP="00C90318">
            <w:pPr>
              <w:jc w:val="left"/>
            </w:pPr>
            <w:r w:rsidRPr="00C90318">
              <w:t xml:space="preserve">Thanh </w:t>
            </w:r>
            <w:proofErr w:type="spellStart"/>
            <w:r w:rsidRPr="00C90318">
              <w:t>Chương</w:t>
            </w:r>
            <w:proofErr w:type="spellEnd"/>
          </w:p>
        </w:tc>
        <w:tc>
          <w:tcPr>
            <w:tcW w:w="2520" w:type="dxa"/>
            <w:shd w:val="clear" w:color="auto" w:fill="auto"/>
            <w:vAlign w:val="bottom"/>
          </w:tcPr>
          <w:p w14:paraId="5FB47769" w14:textId="1FA2126C" w:rsidR="00C90318" w:rsidRDefault="00C90318" w:rsidP="008145F0">
            <w:pPr>
              <w:jc w:val="center"/>
            </w:pPr>
            <w:r w:rsidRPr="00C90318">
              <w:t xml:space="preserve">             110,349 </w:t>
            </w:r>
          </w:p>
        </w:tc>
        <w:tc>
          <w:tcPr>
            <w:tcW w:w="2700" w:type="dxa"/>
            <w:shd w:val="clear" w:color="auto" w:fill="auto"/>
            <w:vAlign w:val="bottom"/>
          </w:tcPr>
          <w:p w14:paraId="2955DEB2" w14:textId="4FE768E3" w:rsidR="00C90318" w:rsidRDefault="00C90318" w:rsidP="008145F0">
            <w:pPr>
              <w:jc w:val="center"/>
            </w:pPr>
            <w:r w:rsidRPr="00C90318">
              <w:t xml:space="preserve">            16,438 </w:t>
            </w:r>
          </w:p>
        </w:tc>
      </w:tr>
      <w:tr w:rsidR="00C90318" w14:paraId="0491687D" w14:textId="77777777" w:rsidTr="001634D1">
        <w:tc>
          <w:tcPr>
            <w:tcW w:w="2520" w:type="dxa"/>
            <w:shd w:val="clear" w:color="auto" w:fill="auto"/>
            <w:vAlign w:val="bottom"/>
          </w:tcPr>
          <w:p w14:paraId="6B5C17E9" w14:textId="46D36C30" w:rsidR="00C90318" w:rsidRDefault="00C90318" w:rsidP="00C90318">
            <w:pPr>
              <w:jc w:val="left"/>
            </w:pPr>
            <w:proofErr w:type="spellStart"/>
            <w:r w:rsidRPr="00C90318">
              <w:t>Tương</w:t>
            </w:r>
            <w:proofErr w:type="spellEnd"/>
            <w:r w:rsidRPr="00C90318">
              <w:t xml:space="preserve"> </w:t>
            </w:r>
            <w:proofErr w:type="spellStart"/>
            <w:r w:rsidRPr="00C90318">
              <w:t>Dương</w:t>
            </w:r>
            <w:proofErr w:type="spellEnd"/>
          </w:p>
        </w:tc>
        <w:tc>
          <w:tcPr>
            <w:tcW w:w="2520" w:type="dxa"/>
            <w:shd w:val="clear" w:color="auto" w:fill="auto"/>
            <w:vAlign w:val="bottom"/>
          </w:tcPr>
          <w:p w14:paraId="13F2BCB5" w14:textId="2B76FFE0" w:rsidR="00C90318" w:rsidRDefault="00C90318" w:rsidP="008145F0">
            <w:pPr>
              <w:jc w:val="center"/>
            </w:pPr>
            <w:r w:rsidRPr="00C90318">
              <w:t xml:space="preserve">               28,908 </w:t>
            </w:r>
          </w:p>
        </w:tc>
        <w:tc>
          <w:tcPr>
            <w:tcW w:w="2700" w:type="dxa"/>
            <w:shd w:val="clear" w:color="auto" w:fill="auto"/>
            <w:vAlign w:val="bottom"/>
          </w:tcPr>
          <w:p w14:paraId="623E2153" w14:textId="7BAFBD27" w:rsidR="00C90318" w:rsidRDefault="00C90318" w:rsidP="008145F0">
            <w:pPr>
              <w:jc w:val="center"/>
            </w:pPr>
            <w:r w:rsidRPr="00C90318">
              <w:t xml:space="preserve">              5,779 </w:t>
            </w:r>
          </w:p>
        </w:tc>
      </w:tr>
      <w:tr w:rsidR="00C90318" w14:paraId="13CBCCE2" w14:textId="77777777" w:rsidTr="001634D1">
        <w:tc>
          <w:tcPr>
            <w:tcW w:w="2520" w:type="dxa"/>
            <w:shd w:val="clear" w:color="auto" w:fill="auto"/>
            <w:vAlign w:val="bottom"/>
          </w:tcPr>
          <w:p w14:paraId="5AE2DC17" w14:textId="31AEE11D" w:rsidR="00C90318" w:rsidRDefault="00C90318" w:rsidP="00C90318">
            <w:pPr>
              <w:jc w:val="left"/>
            </w:pPr>
            <w:r w:rsidRPr="00C90318">
              <w:t>Vinh</w:t>
            </w:r>
          </w:p>
        </w:tc>
        <w:tc>
          <w:tcPr>
            <w:tcW w:w="2520" w:type="dxa"/>
            <w:shd w:val="clear" w:color="auto" w:fill="auto"/>
            <w:vAlign w:val="bottom"/>
          </w:tcPr>
          <w:p w14:paraId="2168D736" w14:textId="1754CA62" w:rsidR="00C90318" w:rsidRDefault="00C90318" w:rsidP="008145F0">
            <w:pPr>
              <w:jc w:val="center"/>
            </w:pPr>
            <w:r w:rsidRPr="00C90318">
              <w:t xml:space="preserve">               13,219 </w:t>
            </w:r>
          </w:p>
        </w:tc>
        <w:tc>
          <w:tcPr>
            <w:tcW w:w="2700" w:type="dxa"/>
            <w:shd w:val="clear" w:color="auto" w:fill="auto"/>
            <w:vAlign w:val="bottom"/>
          </w:tcPr>
          <w:p w14:paraId="4E14ECC3" w14:textId="1FF88891" w:rsidR="00C90318" w:rsidRDefault="00C90318" w:rsidP="008145F0">
            <w:pPr>
              <w:jc w:val="center"/>
            </w:pPr>
            <w:r w:rsidRPr="00C90318">
              <w:t xml:space="preserve">                  494 </w:t>
            </w:r>
          </w:p>
        </w:tc>
      </w:tr>
      <w:tr w:rsidR="00C90318" w14:paraId="1397DCA1" w14:textId="77777777" w:rsidTr="001634D1">
        <w:tc>
          <w:tcPr>
            <w:tcW w:w="2520" w:type="dxa"/>
            <w:shd w:val="clear" w:color="auto" w:fill="auto"/>
            <w:vAlign w:val="bottom"/>
          </w:tcPr>
          <w:p w14:paraId="311B9388" w14:textId="787786F8" w:rsidR="00C90318" w:rsidRDefault="00C90318" w:rsidP="00C90318">
            <w:pPr>
              <w:jc w:val="left"/>
            </w:pPr>
            <w:proofErr w:type="spellStart"/>
            <w:r w:rsidRPr="00C90318">
              <w:t>Yên</w:t>
            </w:r>
            <w:proofErr w:type="spellEnd"/>
            <w:r w:rsidRPr="00C90318">
              <w:t xml:space="preserve"> </w:t>
            </w:r>
            <w:proofErr w:type="spellStart"/>
            <w:r w:rsidRPr="00C90318">
              <w:t>Thành</w:t>
            </w:r>
            <w:proofErr w:type="spellEnd"/>
          </w:p>
        </w:tc>
        <w:tc>
          <w:tcPr>
            <w:tcW w:w="2520" w:type="dxa"/>
            <w:shd w:val="clear" w:color="auto" w:fill="auto"/>
            <w:vAlign w:val="bottom"/>
          </w:tcPr>
          <w:p w14:paraId="20B8643B" w14:textId="28438117" w:rsidR="00C90318" w:rsidRDefault="00C90318" w:rsidP="008145F0">
            <w:pPr>
              <w:jc w:val="center"/>
            </w:pPr>
            <w:r w:rsidRPr="00C90318">
              <w:t xml:space="preserve">             127,548 </w:t>
            </w:r>
          </w:p>
        </w:tc>
        <w:tc>
          <w:tcPr>
            <w:tcW w:w="2700" w:type="dxa"/>
            <w:shd w:val="clear" w:color="auto" w:fill="auto"/>
            <w:vAlign w:val="bottom"/>
          </w:tcPr>
          <w:p w14:paraId="5CE9E234" w14:textId="1C9BDED8" w:rsidR="00C90318" w:rsidRDefault="00C90318" w:rsidP="008145F0">
            <w:pPr>
              <w:jc w:val="center"/>
            </w:pPr>
            <w:r w:rsidRPr="00C90318">
              <w:t xml:space="preserve">            11,045 </w:t>
            </w:r>
          </w:p>
        </w:tc>
      </w:tr>
      <w:tr w:rsidR="00C90318" w:rsidRPr="00C90318" w14:paraId="519C8CF1" w14:textId="77777777" w:rsidTr="001634D1">
        <w:tc>
          <w:tcPr>
            <w:tcW w:w="2520" w:type="dxa"/>
            <w:shd w:val="clear" w:color="auto" w:fill="auto"/>
          </w:tcPr>
          <w:p w14:paraId="2E7ED125" w14:textId="121A4477" w:rsidR="00C90318" w:rsidRPr="00C90318" w:rsidRDefault="00C90318" w:rsidP="008145F0">
            <w:pPr>
              <w:jc w:val="center"/>
              <w:rPr>
                <w:b/>
              </w:rPr>
            </w:pPr>
            <w:r w:rsidRPr="00C90318">
              <w:rPr>
                <w:b/>
              </w:rPr>
              <w:t>Total</w:t>
            </w:r>
          </w:p>
        </w:tc>
        <w:tc>
          <w:tcPr>
            <w:tcW w:w="2520" w:type="dxa"/>
            <w:shd w:val="clear" w:color="auto" w:fill="auto"/>
            <w:vAlign w:val="bottom"/>
          </w:tcPr>
          <w:p w14:paraId="0BD04958" w14:textId="0BD0487F" w:rsidR="00C90318" w:rsidRPr="00C90318" w:rsidRDefault="00C90318" w:rsidP="008145F0">
            <w:pPr>
              <w:jc w:val="center"/>
              <w:rPr>
                <w:b/>
              </w:rPr>
            </w:pPr>
            <w:r w:rsidRPr="00C90318">
              <w:rPr>
                <w:b/>
              </w:rPr>
              <w:t xml:space="preserve">         1,014,930 </w:t>
            </w:r>
          </w:p>
        </w:tc>
        <w:tc>
          <w:tcPr>
            <w:tcW w:w="2700" w:type="dxa"/>
            <w:shd w:val="clear" w:color="auto" w:fill="auto"/>
            <w:vAlign w:val="bottom"/>
          </w:tcPr>
          <w:p w14:paraId="509A7C3A" w14:textId="22C0D8D7" w:rsidR="00C90318" w:rsidRPr="00C90318" w:rsidRDefault="00C90318" w:rsidP="008145F0">
            <w:pPr>
              <w:jc w:val="center"/>
              <w:rPr>
                <w:b/>
              </w:rPr>
            </w:pPr>
            <w:r w:rsidRPr="00C90318">
              <w:rPr>
                <w:b/>
              </w:rPr>
              <w:t xml:space="preserve">          116,796 </w:t>
            </w:r>
          </w:p>
        </w:tc>
      </w:tr>
    </w:tbl>
    <w:p w14:paraId="2A13A15B" w14:textId="05943FBA" w:rsidR="00EC251B" w:rsidRDefault="00EC251B" w:rsidP="00D57ABF">
      <w:r>
        <w:t xml:space="preserve">** Statistical Yearbook </w:t>
      </w:r>
      <w:proofErr w:type="spellStart"/>
      <w:r>
        <w:t>Nghe</w:t>
      </w:r>
      <w:proofErr w:type="spellEnd"/>
      <w:r>
        <w:t xml:space="preserve"> An 2013</w:t>
      </w:r>
    </w:p>
    <w:p w14:paraId="17574B5F" w14:textId="320DBA16" w:rsidR="00157E78" w:rsidRDefault="00167DB1" w:rsidP="00D57ABF">
      <w:r>
        <w:t xml:space="preserve">Total </w:t>
      </w:r>
      <w:proofErr w:type="spellStart"/>
      <w:r>
        <w:t>fuelwood</w:t>
      </w:r>
      <w:proofErr w:type="spellEnd"/>
      <w:r>
        <w:t xml:space="preserve"> for pig </w:t>
      </w:r>
      <w:proofErr w:type="gramStart"/>
      <w:r>
        <w:t>raising</w:t>
      </w:r>
      <w:proofErr w:type="gramEnd"/>
      <w:r>
        <w:t xml:space="preserve"> for Thanh Hoa and </w:t>
      </w:r>
      <w:proofErr w:type="spellStart"/>
      <w:r>
        <w:t>Nghe</w:t>
      </w:r>
      <w:proofErr w:type="spellEnd"/>
      <w:r>
        <w:t xml:space="preserve"> An is estimated at </w:t>
      </w:r>
      <w:r w:rsidR="00C90318">
        <w:t>188,442</w:t>
      </w:r>
      <w:r>
        <w:t xml:space="preserve"> ton per year.</w:t>
      </w:r>
    </w:p>
    <w:p w14:paraId="08D9E68D" w14:textId="77777777" w:rsidR="00167DB1" w:rsidRDefault="00167DB1" w:rsidP="00D57ABF"/>
    <w:tbl>
      <w:tblPr>
        <w:tblStyle w:val="TableGrid"/>
        <w:tblW w:w="5760" w:type="dxa"/>
        <w:tblInd w:w="1998" w:type="dxa"/>
        <w:shd w:val="clear" w:color="auto" w:fill="DAEEF3" w:themeFill="accent5" w:themeFillTint="33"/>
        <w:tblLook w:val="04A0" w:firstRow="1" w:lastRow="0" w:firstColumn="1" w:lastColumn="0" w:noHBand="0" w:noVBand="1"/>
      </w:tblPr>
      <w:tblGrid>
        <w:gridCol w:w="5760"/>
      </w:tblGrid>
      <w:tr w:rsidR="00167DB1" w14:paraId="35ADC5AB" w14:textId="77777777" w:rsidTr="00CB549D">
        <w:tc>
          <w:tcPr>
            <w:tcW w:w="5760" w:type="dxa"/>
            <w:shd w:val="clear" w:color="auto" w:fill="DAEEF3" w:themeFill="accent5" w:themeFillTint="33"/>
          </w:tcPr>
          <w:p w14:paraId="6E23A176" w14:textId="0B399133" w:rsidR="00167DB1" w:rsidRDefault="00167DB1" w:rsidP="00C1085A">
            <w:pPr>
              <w:spacing w:before="360"/>
              <w:ind w:left="342" w:right="432"/>
            </w:pPr>
            <w:r>
              <w:t xml:space="preserve">Total </w:t>
            </w:r>
            <w:proofErr w:type="spellStart"/>
            <w:r>
              <w:t>fuelwood</w:t>
            </w:r>
            <w:proofErr w:type="spellEnd"/>
            <w:r>
              <w:t xml:space="preserve"> for pig raising for Thanh Hoa and </w:t>
            </w:r>
            <w:proofErr w:type="spellStart"/>
            <w:r>
              <w:t>Nghe</w:t>
            </w:r>
            <w:proofErr w:type="spellEnd"/>
            <w:r>
              <w:t xml:space="preserve"> An: </w:t>
            </w:r>
            <w:r w:rsidR="00C90318">
              <w:t>188,442</w:t>
            </w:r>
            <w:r>
              <w:t xml:space="preserve"> ton per year</w:t>
            </w:r>
          </w:p>
          <w:p w14:paraId="67F60C00" w14:textId="3C806B3D" w:rsidR="00167DB1" w:rsidRDefault="00167DB1" w:rsidP="00CB549D">
            <w:pPr>
              <w:pStyle w:val="ListParagraph"/>
              <w:numPr>
                <w:ilvl w:val="0"/>
                <w:numId w:val="27"/>
              </w:numPr>
              <w:contextualSpacing w:val="0"/>
            </w:pPr>
            <w:r>
              <w:t xml:space="preserve">For Thanh Hoa: </w:t>
            </w:r>
            <w:r w:rsidR="00C90318">
              <w:t>71,646</w:t>
            </w:r>
            <w:r>
              <w:t xml:space="preserve"> ton per year</w:t>
            </w:r>
          </w:p>
          <w:p w14:paraId="653737A3" w14:textId="7772D581" w:rsidR="00167DB1" w:rsidRDefault="00167DB1" w:rsidP="00CB549D">
            <w:pPr>
              <w:pStyle w:val="ListParagraph"/>
              <w:numPr>
                <w:ilvl w:val="0"/>
                <w:numId w:val="27"/>
              </w:numPr>
              <w:contextualSpacing w:val="0"/>
            </w:pPr>
            <w:r>
              <w:t xml:space="preserve">For </w:t>
            </w:r>
            <w:proofErr w:type="spellStart"/>
            <w:r>
              <w:t>Nghe</w:t>
            </w:r>
            <w:proofErr w:type="spellEnd"/>
            <w:r>
              <w:t xml:space="preserve"> An: </w:t>
            </w:r>
            <w:r w:rsidR="00C90318">
              <w:t>116,796</w:t>
            </w:r>
            <w:r>
              <w:t xml:space="preserve"> ton per year</w:t>
            </w:r>
          </w:p>
          <w:p w14:paraId="45F07B0F" w14:textId="77777777" w:rsidR="00167DB1" w:rsidRDefault="00167DB1" w:rsidP="00167DB1">
            <w:pPr>
              <w:pStyle w:val="ListParagraph"/>
              <w:contextualSpacing w:val="0"/>
            </w:pPr>
          </w:p>
        </w:tc>
      </w:tr>
    </w:tbl>
    <w:p w14:paraId="0E2566B0" w14:textId="77777777" w:rsidR="00167DB1" w:rsidRDefault="00167DB1" w:rsidP="00D57ABF"/>
    <w:p w14:paraId="2178DCFA" w14:textId="0791A703" w:rsidR="00EC3316" w:rsidRDefault="00EC3316" w:rsidP="00EC3316">
      <w:pPr>
        <w:pStyle w:val="Heading4"/>
      </w:pPr>
      <w:proofErr w:type="spellStart"/>
      <w:r>
        <w:t>Fuelwood</w:t>
      </w:r>
      <w:proofErr w:type="spellEnd"/>
      <w:r>
        <w:t xml:space="preserve"> for supplement jobs</w:t>
      </w:r>
    </w:p>
    <w:p w14:paraId="426F86ED" w14:textId="089A44F7" w:rsidR="001E2D31" w:rsidRDefault="001E2D31" w:rsidP="00EC3316">
      <w:r>
        <w:t xml:space="preserve">Out of 221 households surveyed, 32 households have supplement jobs that use </w:t>
      </w:r>
      <w:proofErr w:type="spellStart"/>
      <w:r>
        <w:t>fuelwood</w:t>
      </w:r>
      <w:proofErr w:type="spellEnd"/>
      <w:r>
        <w:t>. Amongst these 32 households with supplement jobs:</w:t>
      </w:r>
    </w:p>
    <w:p w14:paraId="215954AF" w14:textId="77777777" w:rsidR="00141842" w:rsidRDefault="001E2D31" w:rsidP="00141842">
      <w:pPr>
        <w:pStyle w:val="ListParagraph"/>
        <w:numPr>
          <w:ilvl w:val="0"/>
          <w:numId w:val="13"/>
        </w:numPr>
        <w:contextualSpacing w:val="0"/>
      </w:pPr>
      <w:r>
        <w:t xml:space="preserve">Average </w:t>
      </w:r>
      <w:proofErr w:type="spellStart"/>
      <w:r>
        <w:t>fuelwood</w:t>
      </w:r>
      <w:proofErr w:type="spellEnd"/>
      <w:r>
        <w:t xml:space="preserve"> consumption of each of the households is 580 kg per month, most of that are used for the supplement jobs.</w:t>
      </w:r>
      <w:r w:rsidR="00141842">
        <w:t xml:space="preserve"> </w:t>
      </w:r>
    </w:p>
    <w:p w14:paraId="6CF8C503" w14:textId="0C702C80" w:rsidR="001E2D31" w:rsidRDefault="00141842" w:rsidP="00141842">
      <w:pPr>
        <w:pStyle w:val="ListParagraph"/>
        <w:numPr>
          <w:ilvl w:val="0"/>
          <w:numId w:val="13"/>
        </w:numPr>
        <w:contextualSpacing w:val="0"/>
      </w:pPr>
      <w:r>
        <w:t xml:space="preserve">13 households purchase </w:t>
      </w:r>
      <w:proofErr w:type="spellStart"/>
      <w:r>
        <w:t>fuelwood</w:t>
      </w:r>
      <w:proofErr w:type="spellEnd"/>
      <w:r>
        <w:t xml:space="preserve"> for an average of 460,000 VND per month.</w:t>
      </w:r>
    </w:p>
    <w:p w14:paraId="787A917F" w14:textId="77777777" w:rsidR="00141842" w:rsidRDefault="00141842" w:rsidP="00141842">
      <w:pPr>
        <w:pStyle w:val="ListParagraph"/>
        <w:numPr>
          <w:ilvl w:val="0"/>
          <w:numId w:val="13"/>
        </w:numPr>
        <w:contextualSpacing w:val="0"/>
      </w:pPr>
      <w:r>
        <w:t>14 households only use traditional tripod cookers for cooking; 18 households are using improved stoves.</w:t>
      </w:r>
    </w:p>
    <w:p w14:paraId="79E59B0F" w14:textId="099AA828" w:rsidR="00141842" w:rsidRDefault="00141842" w:rsidP="00141842">
      <w:pPr>
        <w:pStyle w:val="ListParagraph"/>
        <w:numPr>
          <w:ilvl w:val="0"/>
          <w:numId w:val="13"/>
        </w:numPr>
        <w:contextualSpacing w:val="0"/>
      </w:pPr>
      <w:r>
        <w:t xml:space="preserve">All households that are using traditional tripod cookers for cooking are interested in improved stoves to save </w:t>
      </w:r>
      <w:proofErr w:type="spellStart"/>
      <w:r>
        <w:t>fuelwood</w:t>
      </w:r>
      <w:proofErr w:type="spellEnd"/>
      <w:r>
        <w:t>.</w:t>
      </w:r>
    </w:p>
    <w:p w14:paraId="05A24A79" w14:textId="2B510174" w:rsidR="00045F30" w:rsidRDefault="00045F30" w:rsidP="00045F30">
      <w:r>
        <w:t xml:space="preserve">There are not sufficient data to estimate the total outputs of the supplement jobs by the household hence it is not allowed to estimate a quantitative amount of </w:t>
      </w:r>
      <w:proofErr w:type="spellStart"/>
      <w:r>
        <w:t>fuelwood</w:t>
      </w:r>
      <w:proofErr w:type="spellEnd"/>
      <w:r>
        <w:t xml:space="preserve"> consumed for supplement jobs.</w:t>
      </w:r>
    </w:p>
    <w:p w14:paraId="0852183F" w14:textId="54D38F1E" w:rsidR="00141842" w:rsidRDefault="00141842" w:rsidP="00141842">
      <w:pPr>
        <w:pStyle w:val="Heading3"/>
      </w:pPr>
      <w:bookmarkStart w:id="46" w:name="_Toc400446006"/>
      <w:r>
        <w:lastRenderedPageBreak/>
        <w:t xml:space="preserve">Industrial and commercial </w:t>
      </w:r>
      <w:proofErr w:type="spellStart"/>
      <w:r>
        <w:t>fuelwood</w:t>
      </w:r>
      <w:proofErr w:type="spellEnd"/>
      <w:r>
        <w:t xml:space="preserve"> demand</w:t>
      </w:r>
      <w:bookmarkEnd w:id="46"/>
    </w:p>
    <w:p w14:paraId="53264E6F" w14:textId="644FAE7A" w:rsidR="00141842" w:rsidRDefault="002E0018" w:rsidP="00A264F8">
      <w:pPr>
        <w:pStyle w:val="Heading4"/>
      </w:pPr>
      <w:proofErr w:type="spellStart"/>
      <w:r>
        <w:t>Fuelwood</w:t>
      </w:r>
      <w:proofErr w:type="spellEnd"/>
      <w:r>
        <w:t xml:space="preserve"> supply chain </w:t>
      </w:r>
    </w:p>
    <w:p w14:paraId="1A634BF0" w14:textId="23E39FB0" w:rsidR="00A264F8" w:rsidRDefault="00DE2174" w:rsidP="00A264F8">
      <w:proofErr w:type="gramStart"/>
      <w:r>
        <w:t xml:space="preserve">Investigation of </w:t>
      </w:r>
      <w:proofErr w:type="spellStart"/>
      <w:r>
        <w:t>fuelwood</w:t>
      </w:r>
      <w:proofErr w:type="spellEnd"/>
      <w:r>
        <w:t xml:space="preserve"> trading activities are</w:t>
      </w:r>
      <w:proofErr w:type="gramEnd"/>
      <w:r>
        <w:t xml:space="preserve"> conducted in Lang </w:t>
      </w:r>
      <w:proofErr w:type="spellStart"/>
      <w:r>
        <w:t>Chanh</w:t>
      </w:r>
      <w:proofErr w:type="spellEnd"/>
      <w:r>
        <w:t xml:space="preserve"> district of Thanh Hoa province and </w:t>
      </w:r>
      <w:proofErr w:type="spellStart"/>
      <w:r>
        <w:t>Quy</w:t>
      </w:r>
      <w:proofErr w:type="spellEnd"/>
      <w:r>
        <w:t xml:space="preserve"> Hop district of </w:t>
      </w:r>
      <w:proofErr w:type="spellStart"/>
      <w:r>
        <w:t>Nghe</w:t>
      </w:r>
      <w:proofErr w:type="spellEnd"/>
      <w:r>
        <w:t xml:space="preserve"> An province where </w:t>
      </w:r>
      <w:proofErr w:type="spellStart"/>
      <w:r>
        <w:t>fuelwood</w:t>
      </w:r>
      <w:proofErr w:type="spellEnd"/>
      <w:r>
        <w:t xml:space="preserve"> trading are most active. These two districts are located at the intersections </w:t>
      </w:r>
      <w:r w:rsidR="00E97115">
        <w:t xml:space="preserve">of major transportation roads that leads to different part of </w:t>
      </w:r>
      <w:r w:rsidR="00FB5F3B">
        <w:t xml:space="preserve">the provinces hence are convenient for </w:t>
      </w:r>
      <w:proofErr w:type="spellStart"/>
      <w:r w:rsidR="00FB5F3B">
        <w:t>fuelwood</w:t>
      </w:r>
      <w:proofErr w:type="spellEnd"/>
      <w:r w:rsidR="00FB5F3B">
        <w:t xml:space="preserve"> trading</w:t>
      </w:r>
      <w:r>
        <w:t>.</w:t>
      </w:r>
    </w:p>
    <w:p w14:paraId="6E71F01C" w14:textId="630F9111" w:rsidR="00FB5F3B" w:rsidRDefault="00FB5F3B" w:rsidP="00A264F8">
      <w:proofErr w:type="spellStart"/>
      <w:r>
        <w:t>Fuelwood</w:t>
      </w:r>
      <w:proofErr w:type="spellEnd"/>
      <w:r>
        <w:t xml:space="preserve"> supply chain in Thanh Hoa and </w:t>
      </w:r>
      <w:proofErr w:type="spellStart"/>
      <w:r>
        <w:t>Nghe</w:t>
      </w:r>
      <w:proofErr w:type="spellEnd"/>
      <w:r>
        <w:t xml:space="preserve"> </w:t>
      </w:r>
      <w:proofErr w:type="gramStart"/>
      <w:r>
        <w:t>An</w:t>
      </w:r>
      <w:proofErr w:type="gramEnd"/>
      <w:r>
        <w:t xml:space="preserve"> is a simple chain that involves the following people, organizations and activities.</w:t>
      </w:r>
    </w:p>
    <w:tbl>
      <w:tblPr>
        <w:tblStyle w:val="TableGrid"/>
        <w:tblW w:w="0" w:type="auto"/>
        <w:tblInd w:w="108" w:type="dxa"/>
        <w:tblLook w:val="04A0" w:firstRow="1" w:lastRow="0" w:firstColumn="1" w:lastColumn="0" w:noHBand="0" w:noVBand="1"/>
      </w:tblPr>
      <w:tblGrid>
        <w:gridCol w:w="2340"/>
        <w:gridCol w:w="7200"/>
      </w:tblGrid>
      <w:tr w:rsidR="0062422D" w14:paraId="2C198B9D" w14:textId="77777777" w:rsidTr="0062422D">
        <w:tc>
          <w:tcPr>
            <w:tcW w:w="2340" w:type="dxa"/>
          </w:tcPr>
          <w:p w14:paraId="064F96FF" w14:textId="6B0DCD11" w:rsidR="0062422D" w:rsidRDefault="0062422D" w:rsidP="0062422D">
            <w:pPr>
              <w:jc w:val="center"/>
            </w:pPr>
            <w:r>
              <w:t>People/ Organization</w:t>
            </w:r>
          </w:p>
        </w:tc>
        <w:tc>
          <w:tcPr>
            <w:tcW w:w="7200" w:type="dxa"/>
          </w:tcPr>
          <w:p w14:paraId="36606BEF" w14:textId="0B80E683" w:rsidR="0062422D" w:rsidRDefault="0062422D" w:rsidP="0062422D">
            <w:pPr>
              <w:jc w:val="center"/>
            </w:pPr>
            <w:r>
              <w:t>Activities</w:t>
            </w:r>
          </w:p>
        </w:tc>
      </w:tr>
      <w:tr w:rsidR="0062422D" w14:paraId="77818891" w14:textId="77777777" w:rsidTr="0062422D">
        <w:tc>
          <w:tcPr>
            <w:tcW w:w="2340" w:type="dxa"/>
          </w:tcPr>
          <w:p w14:paraId="4B2607D7" w14:textId="58281210" w:rsidR="0062422D" w:rsidRDefault="0062422D" w:rsidP="00A264F8">
            <w:r>
              <w:t>Farmer</w:t>
            </w:r>
          </w:p>
        </w:tc>
        <w:tc>
          <w:tcPr>
            <w:tcW w:w="7200" w:type="dxa"/>
          </w:tcPr>
          <w:p w14:paraId="0D0798E7" w14:textId="59B83E21" w:rsidR="0062422D" w:rsidRDefault="0078237F" w:rsidP="0062422D">
            <w:pPr>
              <w:numPr>
                <w:ilvl w:val="0"/>
                <w:numId w:val="27"/>
              </w:numPr>
              <w:ind w:left="504"/>
            </w:pPr>
            <w:r w:rsidRPr="0062422D">
              <w:t>Logging wood from forest and deliver at truck road at villages</w:t>
            </w:r>
          </w:p>
        </w:tc>
      </w:tr>
      <w:tr w:rsidR="0062422D" w14:paraId="35064037" w14:textId="77777777" w:rsidTr="0062422D">
        <w:tc>
          <w:tcPr>
            <w:tcW w:w="2340" w:type="dxa"/>
          </w:tcPr>
          <w:p w14:paraId="3F611AC9" w14:textId="1449D5CB" w:rsidR="0062422D" w:rsidRDefault="0062422D" w:rsidP="0062422D">
            <w:r>
              <w:t>Wood collector</w:t>
            </w:r>
          </w:p>
        </w:tc>
        <w:tc>
          <w:tcPr>
            <w:tcW w:w="7200" w:type="dxa"/>
          </w:tcPr>
          <w:p w14:paraId="06A1C80D" w14:textId="77777777" w:rsidR="00640C99" w:rsidRPr="0062422D" w:rsidRDefault="0078237F" w:rsidP="0062422D">
            <w:pPr>
              <w:numPr>
                <w:ilvl w:val="0"/>
                <w:numId w:val="27"/>
              </w:numPr>
              <w:ind w:left="504"/>
            </w:pPr>
            <w:r w:rsidRPr="0062422D">
              <w:t>Collect wood from the sites that farmers deliver by farm vehicle</w:t>
            </w:r>
          </w:p>
          <w:p w14:paraId="0B4D7175" w14:textId="6175F150" w:rsidR="0062422D" w:rsidRDefault="0078237F" w:rsidP="0062422D">
            <w:pPr>
              <w:numPr>
                <w:ilvl w:val="0"/>
                <w:numId w:val="27"/>
              </w:numPr>
              <w:ind w:left="504"/>
            </w:pPr>
            <w:r w:rsidRPr="0062422D">
              <w:t>Upload wood to trucks</w:t>
            </w:r>
          </w:p>
        </w:tc>
      </w:tr>
      <w:tr w:rsidR="0062422D" w14:paraId="315118C8" w14:textId="77777777" w:rsidTr="0062422D">
        <w:tc>
          <w:tcPr>
            <w:tcW w:w="2340" w:type="dxa"/>
          </w:tcPr>
          <w:p w14:paraId="4BDA45FC" w14:textId="6F9B8863" w:rsidR="0062422D" w:rsidRDefault="0062422D" w:rsidP="00A264F8">
            <w:r>
              <w:t>Middleman</w:t>
            </w:r>
          </w:p>
        </w:tc>
        <w:tc>
          <w:tcPr>
            <w:tcW w:w="7200" w:type="dxa"/>
          </w:tcPr>
          <w:p w14:paraId="639558A6" w14:textId="77777777" w:rsidR="00640C99" w:rsidRPr="0062422D" w:rsidRDefault="0078237F" w:rsidP="0062422D">
            <w:pPr>
              <w:numPr>
                <w:ilvl w:val="0"/>
                <w:numId w:val="27"/>
              </w:numPr>
              <w:ind w:left="504"/>
            </w:pPr>
            <w:r w:rsidRPr="0062422D">
              <w:t>Arrange transportation documents from commune office</w:t>
            </w:r>
          </w:p>
          <w:p w14:paraId="0FBBC3BE" w14:textId="28357E81" w:rsidR="0062422D" w:rsidRDefault="002E0018" w:rsidP="002E0018">
            <w:pPr>
              <w:numPr>
                <w:ilvl w:val="0"/>
                <w:numId w:val="27"/>
              </w:numPr>
              <w:ind w:left="504"/>
            </w:pPr>
            <w:r>
              <w:t xml:space="preserve">Negotiate </w:t>
            </w:r>
            <w:proofErr w:type="spellStart"/>
            <w:r>
              <w:t>fuel</w:t>
            </w:r>
            <w:r w:rsidR="0062422D">
              <w:t>wood</w:t>
            </w:r>
            <w:proofErr w:type="spellEnd"/>
            <w:r w:rsidR="0062422D">
              <w:t xml:space="preserve"> </w:t>
            </w:r>
            <w:r>
              <w:t>selling with</w:t>
            </w:r>
            <w:r w:rsidR="0062422D">
              <w:t xml:space="preserve"> the plants</w:t>
            </w:r>
          </w:p>
        </w:tc>
      </w:tr>
      <w:tr w:rsidR="0062422D" w14:paraId="37BF6253" w14:textId="77777777" w:rsidTr="0062422D">
        <w:tc>
          <w:tcPr>
            <w:tcW w:w="2340" w:type="dxa"/>
          </w:tcPr>
          <w:p w14:paraId="5872878C" w14:textId="3CCC2E48" w:rsidR="0062422D" w:rsidRDefault="0062422D" w:rsidP="00A264F8">
            <w:r>
              <w:t>Transporter</w:t>
            </w:r>
          </w:p>
        </w:tc>
        <w:tc>
          <w:tcPr>
            <w:tcW w:w="7200" w:type="dxa"/>
          </w:tcPr>
          <w:p w14:paraId="3CC6F55A" w14:textId="600E2DA1" w:rsidR="0062422D" w:rsidRPr="0062422D" w:rsidRDefault="0078237F" w:rsidP="0062422D">
            <w:pPr>
              <w:numPr>
                <w:ilvl w:val="0"/>
                <w:numId w:val="27"/>
              </w:numPr>
              <w:ind w:left="504"/>
            </w:pPr>
            <w:r w:rsidRPr="0062422D">
              <w:t>Deliver wood to industrial plant by truck</w:t>
            </w:r>
          </w:p>
        </w:tc>
      </w:tr>
      <w:tr w:rsidR="0062422D" w14:paraId="7692F82A" w14:textId="77777777" w:rsidTr="0062422D">
        <w:tc>
          <w:tcPr>
            <w:tcW w:w="2340" w:type="dxa"/>
          </w:tcPr>
          <w:p w14:paraId="2FFA2D78" w14:textId="7F474A0E" w:rsidR="0062422D" w:rsidRDefault="0062422D" w:rsidP="00A264F8">
            <w:r>
              <w:t>Industrial plants</w:t>
            </w:r>
          </w:p>
        </w:tc>
        <w:tc>
          <w:tcPr>
            <w:tcW w:w="7200" w:type="dxa"/>
          </w:tcPr>
          <w:p w14:paraId="2BAF13AF" w14:textId="6CF10361" w:rsidR="0062422D" w:rsidRPr="0062422D" w:rsidRDefault="0062422D" w:rsidP="0062422D">
            <w:pPr>
              <w:numPr>
                <w:ilvl w:val="0"/>
                <w:numId w:val="27"/>
              </w:numPr>
              <w:ind w:left="504"/>
            </w:pPr>
            <w:r>
              <w:t>Purchasing wood from middleman</w:t>
            </w:r>
          </w:p>
        </w:tc>
      </w:tr>
    </w:tbl>
    <w:p w14:paraId="1C436329" w14:textId="19B5FF17" w:rsidR="0062422D" w:rsidRDefault="0062422D" w:rsidP="00A264F8">
      <w:r>
        <w:t xml:space="preserve">In this </w:t>
      </w:r>
      <w:r w:rsidR="002E0018">
        <w:t>supply chain</w:t>
      </w:r>
      <w:r>
        <w:t xml:space="preserve">, the middleman is the most important actor that </w:t>
      </w:r>
      <w:proofErr w:type="gramStart"/>
      <w:r>
        <w:t>arrange</w:t>
      </w:r>
      <w:proofErr w:type="gramEnd"/>
      <w:r>
        <w:t xml:space="preserve"> the chain of activities, </w:t>
      </w:r>
      <w:r w:rsidR="002E0018">
        <w:t>as he connect with major actors in the chain, including wood collector, transporter, and industrial plant procurer</w:t>
      </w:r>
      <w:r>
        <w:t>.</w:t>
      </w:r>
    </w:p>
    <w:p w14:paraId="3D51A3E3" w14:textId="2DC01D02" w:rsidR="0062422D" w:rsidRDefault="0062422D" w:rsidP="0062422D">
      <w:r>
        <w:t xml:space="preserve">The average distance of transportation is around 50km. </w:t>
      </w:r>
      <w:proofErr w:type="gramStart"/>
      <w:r>
        <w:t>Normally</w:t>
      </w:r>
      <w:proofErr w:type="gramEnd"/>
      <w:r>
        <w:t xml:space="preserve"> </w:t>
      </w:r>
      <w:r w:rsidR="004D2EB1">
        <w:t>this distance</w:t>
      </w:r>
      <w:r>
        <w:t xml:space="preserve"> is within a district</w:t>
      </w:r>
      <w:r w:rsidR="004D2EB1">
        <w:t xml:space="preserve"> that allow the wood to be transported with the verification of wood from commune levels. Wood to be transported out of the district and province will require verification of wood from district rangers. Investigation of the two middlemen in this field trip shows that for both cases the </w:t>
      </w:r>
      <w:proofErr w:type="spellStart"/>
      <w:r w:rsidR="004D2EB1">
        <w:t>fuelwood</w:t>
      </w:r>
      <w:proofErr w:type="spellEnd"/>
      <w:r w:rsidR="004D2EB1">
        <w:t xml:space="preserve"> are either illegally </w:t>
      </w:r>
      <w:proofErr w:type="gramStart"/>
      <w:r w:rsidR="004D2EB1">
        <w:t>exploited,</w:t>
      </w:r>
      <w:proofErr w:type="gramEnd"/>
      <w:r w:rsidR="004D2EB1">
        <w:t xml:space="preserve"> or exploited at a grey </w:t>
      </w:r>
      <w:proofErr w:type="spellStart"/>
      <w:r w:rsidR="004D2EB1">
        <w:t>are</w:t>
      </w:r>
      <w:proofErr w:type="spellEnd"/>
      <w:r w:rsidR="004D2EB1">
        <w:t xml:space="preserve"> where it is hard to determine whether the </w:t>
      </w:r>
      <w:proofErr w:type="spellStart"/>
      <w:r w:rsidR="004D2EB1">
        <w:t>fuelwood</w:t>
      </w:r>
      <w:proofErr w:type="spellEnd"/>
      <w:r w:rsidR="004D2EB1">
        <w:t xml:space="preserve"> are legally or illegally </w:t>
      </w:r>
      <w:proofErr w:type="spellStart"/>
      <w:r w:rsidR="004D2EB1">
        <w:t>expoited</w:t>
      </w:r>
      <w:proofErr w:type="spellEnd"/>
      <w:r w:rsidR="004D2EB1">
        <w:t>.</w:t>
      </w:r>
      <w:r w:rsidR="00886441">
        <w:t xml:space="preserve"> The </w:t>
      </w:r>
      <w:proofErr w:type="spellStart"/>
      <w:r w:rsidR="00886441">
        <w:t>fuelwood</w:t>
      </w:r>
      <w:proofErr w:type="spellEnd"/>
      <w:r w:rsidR="00886441">
        <w:t xml:space="preserve"> cannot get the verification of district rangers and cannot be transported beyond the boundary of the districts.</w:t>
      </w:r>
      <w:r w:rsidR="00DF37C3">
        <w:t xml:space="preserve"> This issue will be further discussed in the next part of ‘Source of </w:t>
      </w:r>
      <w:proofErr w:type="spellStart"/>
      <w:r w:rsidR="00DF37C3">
        <w:t>fuelwood</w:t>
      </w:r>
      <w:proofErr w:type="spellEnd"/>
      <w:r w:rsidR="00DF37C3">
        <w:t xml:space="preserve"> for local industrial demand’.</w:t>
      </w:r>
    </w:p>
    <w:p w14:paraId="569B3F26" w14:textId="5563A1D4" w:rsidR="00886441" w:rsidRDefault="00886441" w:rsidP="0062422D">
      <w:r>
        <w:t>As the commercial wood</w:t>
      </w:r>
      <w:r w:rsidR="00C417D9">
        <w:t xml:space="preserve"> </w:t>
      </w:r>
      <w:r w:rsidR="00DC568B">
        <w:t>investigated in these two cases</w:t>
      </w:r>
      <w:r>
        <w:t xml:space="preserve"> is</w:t>
      </w:r>
      <w:r w:rsidR="00DC568B">
        <w:t xml:space="preserve"> all</w:t>
      </w:r>
      <w:r>
        <w:t xml:space="preserve"> consumed within the distance of 50km, it is assumed that the all commercial wood traded in these two</w:t>
      </w:r>
      <w:r w:rsidR="0027262B">
        <w:t xml:space="preserve"> provinces are consumed locally for local industrial demand.</w:t>
      </w:r>
      <w:r w:rsidR="00C10C4C">
        <w:t xml:space="preserve"> Therefore the analysis below is for both commercial and local industrial demand of </w:t>
      </w:r>
      <w:proofErr w:type="spellStart"/>
      <w:r w:rsidR="00C10C4C">
        <w:t>fuelwood</w:t>
      </w:r>
      <w:proofErr w:type="spellEnd"/>
      <w:r w:rsidR="00C10C4C">
        <w:t>.</w:t>
      </w:r>
    </w:p>
    <w:p w14:paraId="2EC5B525" w14:textId="62F1943F" w:rsidR="00D669E8" w:rsidRDefault="00D669E8" w:rsidP="00D669E8">
      <w:pPr>
        <w:pStyle w:val="Heading4"/>
      </w:pPr>
      <w:r>
        <w:t xml:space="preserve">Quantity of </w:t>
      </w:r>
      <w:proofErr w:type="spellStart"/>
      <w:r>
        <w:t>fuelwood</w:t>
      </w:r>
      <w:proofErr w:type="spellEnd"/>
      <w:r>
        <w:t xml:space="preserve"> for industrial demand</w:t>
      </w:r>
    </w:p>
    <w:p w14:paraId="19880C5B" w14:textId="77777777" w:rsidR="00694DEB" w:rsidRDefault="00694DEB" w:rsidP="00694DEB">
      <w:r>
        <w:t xml:space="preserve">In order to quantitatively estimate local industrial demand for </w:t>
      </w:r>
      <w:proofErr w:type="spellStart"/>
      <w:r>
        <w:t>fuelwood</w:t>
      </w:r>
      <w:proofErr w:type="spellEnd"/>
      <w:r>
        <w:t xml:space="preserve">, data for total capacity by each industrial sector by district is needed. Each industrial sector such as paper mill, tea processing, MDF manufacturing, alcohol and beverage, food processing has a typical production procedure and a typical indicator for fuel consumption per product unit which can be </w:t>
      </w:r>
      <w:proofErr w:type="spellStart"/>
      <w:r>
        <w:t>use</w:t>
      </w:r>
      <w:proofErr w:type="spellEnd"/>
      <w:r>
        <w:t xml:space="preserve"> as a </w:t>
      </w:r>
      <w:r>
        <w:lastRenderedPageBreak/>
        <w:t xml:space="preserve">reference. Therefore data for total capacity by industrial sector is needed to estimate the total fuel demand. </w:t>
      </w:r>
    </w:p>
    <w:p w14:paraId="134EAD4B" w14:textId="74855E73" w:rsidR="00694DEB" w:rsidRDefault="009C6DFC" w:rsidP="00694DEB">
      <w:r>
        <w:t xml:space="preserve">In the other hand, </w:t>
      </w:r>
      <w:proofErr w:type="spellStart"/>
      <w:r>
        <w:t>fuelwood</w:t>
      </w:r>
      <w:proofErr w:type="spellEnd"/>
      <w:r>
        <w:t xml:space="preserve"> exploited in Thanh Hoa and </w:t>
      </w:r>
      <w:proofErr w:type="spellStart"/>
      <w:r>
        <w:t>Nghe</w:t>
      </w:r>
      <w:proofErr w:type="spellEnd"/>
      <w:r>
        <w:t xml:space="preserve"> </w:t>
      </w:r>
      <w:proofErr w:type="gramStart"/>
      <w:r>
        <w:t>An are</w:t>
      </w:r>
      <w:proofErr w:type="gramEnd"/>
      <w:r>
        <w:t xml:space="preserve"> supplied to industrial plants w</w:t>
      </w:r>
      <w:r w:rsidR="00694DEB">
        <w:t>ithin a distance of 50km</w:t>
      </w:r>
      <w:r>
        <w:t>.</w:t>
      </w:r>
      <w:r w:rsidR="00694DEB">
        <w:t xml:space="preserve"> Therefore, it needs to identify the locations of the plants to project the potential </w:t>
      </w:r>
      <w:proofErr w:type="spellStart"/>
      <w:r w:rsidR="00694DEB">
        <w:t>fuelwood</w:t>
      </w:r>
      <w:proofErr w:type="spellEnd"/>
      <w:r w:rsidR="00694DEB">
        <w:t xml:space="preserve"> demand. Hence the capacity of industrial sector by district is required for a quantitative analysis.</w:t>
      </w:r>
    </w:p>
    <w:p w14:paraId="4C5ACC7E" w14:textId="77777777" w:rsidR="00694DEB" w:rsidRDefault="00694DEB" w:rsidP="00694DEB">
      <w:r>
        <w:t xml:space="preserve">Since there is not data on local industrial plants available with specific information on production capacity, a quantitative estimation of </w:t>
      </w:r>
      <w:proofErr w:type="spellStart"/>
      <w:r>
        <w:t>fuelwood</w:t>
      </w:r>
      <w:proofErr w:type="spellEnd"/>
      <w:r>
        <w:t xml:space="preserve"> demand for the local plants cannot be done with reliability.</w:t>
      </w:r>
    </w:p>
    <w:p w14:paraId="5263EB18" w14:textId="15448250" w:rsidR="00694DEB" w:rsidRPr="004B646A" w:rsidRDefault="009C6DFC" w:rsidP="00694DEB">
      <w:r>
        <w:t>A</w:t>
      </w:r>
      <w:r w:rsidR="00694DEB">
        <w:t xml:space="preserve">s having explained above, it is assumed that all commercial </w:t>
      </w:r>
      <w:proofErr w:type="spellStart"/>
      <w:r w:rsidR="00694DEB">
        <w:t>fuelwood</w:t>
      </w:r>
      <w:proofErr w:type="spellEnd"/>
      <w:r w:rsidR="00694DEB">
        <w:t xml:space="preserve"> </w:t>
      </w:r>
      <w:r>
        <w:t xml:space="preserve">exploited </w:t>
      </w:r>
      <w:r w:rsidR="00945C20">
        <w:t xml:space="preserve">in Thanh Hoa and </w:t>
      </w:r>
      <w:proofErr w:type="spellStart"/>
      <w:r w:rsidR="00945C20">
        <w:t>Nghe</w:t>
      </w:r>
      <w:proofErr w:type="spellEnd"/>
      <w:r w:rsidR="00945C20">
        <w:t xml:space="preserve"> </w:t>
      </w:r>
      <w:proofErr w:type="gramStart"/>
      <w:r w:rsidR="00945C20">
        <w:t>An are</w:t>
      </w:r>
      <w:proofErr w:type="gramEnd"/>
      <w:r w:rsidR="00945C20">
        <w:t xml:space="preserve"> supplied to local industrial plants. Therefore an analysis of quantity of commercial </w:t>
      </w:r>
      <w:proofErr w:type="spellStart"/>
      <w:r w:rsidR="00945C20">
        <w:t>fuelwood</w:t>
      </w:r>
      <w:proofErr w:type="spellEnd"/>
      <w:r w:rsidR="00945C20">
        <w:t xml:space="preserve"> would give an understanding of quantity of </w:t>
      </w:r>
      <w:r w:rsidR="0032418D">
        <w:t xml:space="preserve">local </w:t>
      </w:r>
      <w:r w:rsidR="00945C20">
        <w:t xml:space="preserve">industrial </w:t>
      </w:r>
      <w:proofErr w:type="spellStart"/>
      <w:r w:rsidR="00945C20">
        <w:t>fuelwood</w:t>
      </w:r>
      <w:proofErr w:type="spellEnd"/>
      <w:r w:rsidR="00945C20">
        <w:t xml:space="preserve"> consumption.</w:t>
      </w:r>
      <w:r w:rsidR="00E65568">
        <w:t xml:space="preserve"> Below </w:t>
      </w:r>
      <w:proofErr w:type="gramStart"/>
      <w:r w:rsidR="00E65568">
        <w:t>are analysis</w:t>
      </w:r>
      <w:proofErr w:type="gramEnd"/>
      <w:r w:rsidR="00E65568">
        <w:t xml:space="preserve"> of quantity of commercial wood of the two locations investigated.</w:t>
      </w:r>
    </w:p>
    <w:p w14:paraId="025579CF" w14:textId="2F59D934" w:rsidR="00694DEB" w:rsidRPr="00E65568" w:rsidRDefault="00E65568" w:rsidP="0062422D">
      <w:pPr>
        <w:rPr>
          <w:b/>
          <w:i/>
        </w:rPr>
      </w:pPr>
      <w:r w:rsidRPr="00E65568">
        <w:rPr>
          <w:b/>
          <w:i/>
        </w:rPr>
        <w:t xml:space="preserve">Quantity of commercial </w:t>
      </w:r>
      <w:proofErr w:type="spellStart"/>
      <w:r w:rsidRPr="00E65568">
        <w:rPr>
          <w:b/>
          <w:i/>
        </w:rPr>
        <w:t>fuelwood</w:t>
      </w:r>
      <w:proofErr w:type="spellEnd"/>
      <w:r w:rsidRPr="00E65568">
        <w:rPr>
          <w:b/>
          <w:i/>
        </w:rPr>
        <w:t xml:space="preserve"> in Lang </w:t>
      </w:r>
      <w:proofErr w:type="spellStart"/>
      <w:r w:rsidRPr="00E65568">
        <w:rPr>
          <w:b/>
          <w:i/>
        </w:rPr>
        <w:t>Chanh</w:t>
      </w:r>
      <w:proofErr w:type="spellEnd"/>
      <w:r w:rsidRPr="00E65568">
        <w:rPr>
          <w:b/>
          <w:i/>
        </w:rPr>
        <w:t xml:space="preserve"> district, Thanh Hoa</w:t>
      </w:r>
    </w:p>
    <w:p w14:paraId="564EFBC3" w14:textId="77777777" w:rsidR="008E5C02" w:rsidRDefault="0032418D" w:rsidP="00ED5926">
      <w:r>
        <w:t xml:space="preserve">There are three middlemen trading </w:t>
      </w:r>
      <w:proofErr w:type="spellStart"/>
      <w:r>
        <w:t>fuelwood</w:t>
      </w:r>
      <w:proofErr w:type="spellEnd"/>
      <w:r>
        <w:t xml:space="preserve"> in Lang </w:t>
      </w:r>
      <w:proofErr w:type="spellStart"/>
      <w:r>
        <w:t>Chanh</w:t>
      </w:r>
      <w:proofErr w:type="spellEnd"/>
      <w:r>
        <w:t xml:space="preserve"> district and </w:t>
      </w:r>
      <w:r w:rsidR="00ED5926">
        <w:t xml:space="preserve">selling to local plants. One of the three is invested. </w:t>
      </w:r>
      <w:r w:rsidR="008E5C02">
        <w:t xml:space="preserve">He is selling about 5 tons of </w:t>
      </w:r>
      <w:proofErr w:type="spellStart"/>
      <w:r w:rsidR="008E5C02">
        <w:t>fuelwood</w:t>
      </w:r>
      <w:proofErr w:type="spellEnd"/>
      <w:r w:rsidR="008E5C02">
        <w:t xml:space="preserve"> per day to two plants: one paper mill in Lang </w:t>
      </w:r>
      <w:proofErr w:type="spellStart"/>
      <w:r w:rsidR="008E5C02">
        <w:t>Chanh</w:t>
      </w:r>
      <w:proofErr w:type="spellEnd"/>
      <w:r w:rsidR="008E5C02">
        <w:t xml:space="preserve"> district for 2.5 ton per day and one bamboo chop plant in </w:t>
      </w:r>
      <w:proofErr w:type="spellStart"/>
      <w:r w:rsidR="008E5C02">
        <w:t>Quan</w:t>
      </w:r>
      <w:proofErr w:type="spellEnd"/>
      <w:r w:rsidR="008E5C02">
        <w:t xml:space="preserve"> Hoa district of Thanh Hoa for 2.5 ton per day. The paper mill in Lang </w:t>
      </w:r>
      <w:proofErr w:type="spellStart"/>
      <w:r w:rsidR="008E5C02">
        <w:t>Chanh</w:t>
      </w:r>
      <w:proofErr w:type="spellEnd"/>
      <w:r w:rsidR="008E5C02">
        <w:t xml:space="preserve"> that he mentioned was investigated that it verifies the information that he provides. So it is assumed that other information he provides is true.</w:t>
      </w:r>
    </w:p>
    <w:p w14:paraId="50751294" w14:textId="2F1D4BCC" w:rsidR="00ED5926" w:rsidRDefault="00ED5926" w:rsidP="00ED5926">
      <w:r>
        <w:t xml:space="preserve">According to the middlemen investigated, the total daily trading amount of all the three middlemen in Lang </w:t>
      </w:r>
      <w:proofErr w:type="spellStart"/>
      <w:r>
        <w:t>Chanh</w:t>
      </w:r>
      <w:proofErr w:type="spellEnd"/>
      <w:r>
        <w:t xml:space="preserve"> is about 14-15 tons per </w:t>
      </w:r>
      <w:proofErr w:type="gramStart"/>
      <w:r>
        <w:t>day,</w:t>
      </w:r>
      <w:proofErr w:type="gramEnd"/>
      <w:r>
        <w:t xml:space="preserve"> all are consumed as </w:t>
      </w:r>
      <w:proofErr w:type="spellStart"/>
      <w:r>
        <w:t>fuelwood</w:t>
      </w:r>
      <w:proofErr w:type="spellEnd"/>
      <w:r>
        <w:t xml:space="preserve">, for about 300 days a year. It is estimated that the demand for </w:t>
      </w:r>
      <w:proofErr w:type="spellStart"/>
      <w:r>
        <w:t>fuelwood</w:t>
      </w:r>
      <w:proofErr w:type="spellEnd"/>
      <w:r>
        <w:t xml:space="preserve"> for commercial purpose at Lang Chang is 4,500 tons/year.</w:t>
      </w:r>
    </w:p>
    <w:p w14:paraId="39885D34" w14:textId="77777777" w:rsidR="00A507E7" w:rsidRDefault="00A507E7" w:rsidP="00A507E7">
      <w:r>
        <w:t xml:space="preserve">Lang </w:t>
      </w:r>
      <w:proofErr w:type="spellStart"/>
      <w:r>
        <w:t>Chanh</w:t>
      </w:r>
      <w:proofErr w:type="spellEnd"/>
      <w:r>
        <w:t xml:space="preserve"> is a district of Thanh Hoa province, which has a population of 43,913 </w:t>
      </w:r>
      <w:proofErr w:type="gramStart"/>
      <w:r>
        <w:t>person</w:t>
      </w:r>
      <w:proofErr w:type="gramEnd"/>
      <w:r>
        <w:t xml:space="preserve">. Natural area is of 5,846 km2. Population density of 7.51 </w:t>
      </w:r>
      <w:proofErr w:type="gramStart"/>
      <w:r>
        <w:t>person</w:t>
      </w:r>
      <w:proofErr w:type="gramEnd"/>
      <w:r>
        <w:t xml:space="preserve"> per square kilometer. This population density is low compared to average density of Thanh Hoa province of 32.1 </w:t>
      </w:r>
      <w:proofErr w:type="gramStart"/>
      <w:r>
        <w:t>person</w:t>
      </w:r>
      <w:proofErr w:type="gramEnd"/>
      <w:r>
        <w:t xml:space="preserve"> per square kilometer.</w:t>
      </w:r>
    </w:p>
    <w:p w14:paraId="3F6C7034" w14:textId="77777777" w:rsidR="00A507E7" w:rsidRDefault="00A507E7" w:rsidP="00A507E7">
      <w:r>
        <w:t xml:space="preserve">Lang </w:t>
      </w:r>
      <w:proofErr w:type="spellStart"/>
      <w:r>
        <w:t>Chanh</w:t>
      </w:r>
      <w:proofErr w:type="spellEnd"/>
      <w:r>
        <w:t xml:space="preserve"> has average natural forest per capita of 0.67 hectare/ person and plantation forest per capita of 0.28 hectare/ person (compared to 0.11 and 0.03 of Thanh Hoa province).</w:t>
      </w:r>
    </w:p>
    <w:p w14:paraId="3E194C57" w14:textId="77777777" w:rsidR="00A507E7" w:rsidRDefault="00A507E7" w:rsidP="00A507E7">
      <w:pPr>
        <w:pStyle w:val="Caption"/>
      </w:pPr>
      <w:proofErr w:type="gramStart"/>
      <w:r>
        <w:t xml:space="preserve">Table </w:t>
      </w:r>
      <w:proofErr w:type="gramEnd"/>
      <w:r w:rsidR="00AE5BB5">
        <w:fldChar w:fldCharType="begin"/>
      </w:r>
      <w:r w:rsidR="00AE5BB5">
        <w:instrText xml:space="preserve"> SEQ Table \* ARABIC </w:instrText>
      </w:r>
      <w:r w:rsidR="00AE5BB5">
        <w:fldChar w:fldCharType="separate"/>
      </w:r>
      <w:r w:rsidR="008B59F1">
        <w:rPr>
          <w:noProof/>
        </w:rPr>
        <w:t>6</w:t>
      </w:r>
      <w:r w:rsidR="00AE5BB5">
        <w:rPr>
          <w:noProof/>
        </w:rPr>
        <w:fldChar w:fldCharType="end"/>
      </w:r>
      <w:proofErr w:type="gramStart"/>
      <w:r>
        <w:t>.</w:t>
      </w:r>
      <w:proofErr w:type="gramEnd"/>
      <w:r>
        <w:t xml:space="preserve"> Demography of Lang </w:t>
      </w:r>
      <w:proofErr w:type="spellStart"/>
      <w:r>
        <w:t>Chanh</w:t>
      </w:r>
      <w:proofErr w:type="spellEnd"/>
      <w:r>
        <w:t xml:space="preserve"> district, Thanh Hoa</w:t>
      </w:r>
    </w:p>
    <w:tbl>
      <w:tblPr>
        <w:tblW w:w="9181" w:type="dxa"/>
        <w:tblInd w:w="93"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ook w:val="04A0" w:firstRow="1" w:lastRow="0" w:firstColumn="1" w:lastColumn="0" w:noHBand="0" w:noVBand="1"/>
      </w:tblPr>
      <w:tblGrid>
        <w:gridCol w:w="1365"/>
        <w:gridCol w:w="1162"/>
        <w:gridCol w:w="1106"/>
        <w:gridCol w:w="1375"/>
        <w:gridCol w:w="1051"/>
        <w:gridCol w:w="1106"/>
        <w:gridCol w:w="932"/>
        <w:gridCol w:w="1084"/>
      </w:tblGrid>
      <w:tr w:rsidR="00A507E7" w:rsidRPr="00A97FEC" w14:paraId="780A0109" w14:textId="77777777" w:rsidTr="001634D1">
        <w:trPr>
          <w:trHeight w:val="300"/>
        </w:trPr>
        <w:tc>
          <w:tcPr>
            <w:tcW w:w="1365" w:type="dxa"/>
            <w:tcBorders>
              <w:top w:val="single" w:sz="4" w:space="0" w:color="auto"/>
              <w:bottom w:val="single" w:sz="4" w:space="0" w:color="auto"/>
            </w:tcBorders>
            <w:shd w:val="clear" w:color="auto" w:fill="auto"/>
            <w:noWrap/>
            <w:hideMark/>
          </w:tcPr>
          <w:p w14:paraId="6B926A16" w14:textId="77777777" w:rsidR="00A507E7" w:rsidRPr="00A97FEC" w:rsidRDefault="00A507E7" w:rsidP="001634D1">
            <w:pPr>
              <w:jc w:val="center"/>
              <w:rPr>
                <w:rFonts w:ascii="Arial" w:hAnsi="Arial" w:cs="Arial"/>
                <w:sz w:val="20"/>
                <w:szCs w:val="20"/>
              </w:rPr>
            </w:pPr>
          </w:p>
        </w:tc>
        <w:tc>
          <w:tcPr>
            <w:tcW w:w="1162" w:type="dxa"/>
            <w:tcBorders>
              <w:top w:val="single" w:sz="4" w:space="0" w:color="auto"/>
              <w:bottom w:val="single" w:sz="4" w:space="0" w:color="auto"/>
            </w:tcBorders>
            <w:shd w:val="clear" w:color="auto" w:fill="auto"/>
            <w:noWrap/>
            <w:hideMark/>
          </w:tcPr>
          <w:p w14:paraId="6AFCCEF1" w14:textId="77777777" w:rsidR="00A507E7" w:rsidRPr="00A97FEC" w:rsidRDefault="00A507E7" w:rsidP="001634D1">
            <w:pPr>
              <w:jc w:val="center"/>
              <w:rPr>
                <w:rFonts w:ascii="Arial" w:hAnsi="Arial" w:cs="Arial"/>
                <w:sz w:val="20"/>
                <w:szCs w:val="20"/>
              </w:rPr>
            </w:pPr>
            <w:r>
              <w:rPr>
                <w:rFonts w:ascii="Arial" w:hAnsi="Arial" w:cs="Arial"/>
                <w:sz w:val="20"/>
                <w:szCs w:val="20"/>
              </w:rPr>
              <w:t>Population</w:t>
            </w:r>
          </w:p>
        </w:tc>
        <w:tc>
          <w:tcPr>
            <w:tcW w:w="1106" w:type="dxa"/>
            <w:tcBorders>
              <w:top w:val="single" w:sz="4" w:space="0" w:color="auto"/>
              <w:bottom w:val="single" w:sz="4" w:space="0" w:color="auto"/>
            </w:tcBorders>
            <w:shd w:val="clear" w:color="auto" w:fill="auto"/>
            <w:noWrap/>
            <w:hideMark/>
          </w:tcPr>
          <w:p w14:paraId="7F9BE49D" w14:textId="77777777" w:rsidR="00A507E7" w:rsidRPr="00A97FEC" w:rsidRDefault="00A507E7" w:rsidP="001634D1">
            <w:pPr>
              <w:jc w:val="center"/>
              <w:rPr>
                <w:rFonts w:ascii="Arial" w:hAnsi="Arial" w:cs="Arial"/>
                <w:sz w:val="20"/>
                <w:szCs w:val="20"/>
              </w:rPr>
            </w:pPr>
            <w:r>
              <w:rPr>
                <w:rFonts w:ascii="Arial" w:hAnsi="Arial" w:cs="Arial"/>
                <w:sz w:val="20"/>
                <w:szCs w:val="20"/>
              </w:rPr>
              <w:t>Area (ha)</w:t>
            </w:r>
          </w:p>
        </w:tc>
        <w:tc>
          <w:tcPr>
            <w:tcW w:w="1375" w:type="dxa"/>
            <w:tcBorders>
              <w:top w:val="single" w:sz="4" w:space="0" w:color="auto"/>
              <w:bottom w:val="single" w:sz="4" w:space="0" w:color="auto"/>
            </w:tcBorders>
            <w:shd w:val="clear" w:color="auto" w:fill="auto"/>
            <w:noWrap/>
            <w:hideMark/>
          </w:tcPr>
          <w:p w14:paraId="1A9E5EFD" w14:textId="77777777" w:rsidR="00A507E7" w:rsidRPr="00A97FEC" w:rsidRDefault="00A507E7" w:rsidP="001634D1">
            <w:pPr>
              <w:jc w:val="center"/>
              <w:rPr>
                <w:rFonts w:ascii="Arial" w:hAnsi="Arial" w:cs="Arial"/>
                <w:sz w:val="20"/>
                <w:szCs w:val="20"/>
              </w:rPr>
            </w:pPr>
            <w:r>
              <w:rPr>
                <w:rFonts w:ascii="Arial" w:hAnsi="Arial" w:cs="Arial"/>
                <w:sz w:val="20"/>
                <w:szCs w:val="20"/>
              </w:rPr>
              <w:t>Density person</w:t>
            </w:r>
            <w:r w:rsidRPr="00A97FEC">
              <w:rPr>
                <w:rFonts w:ascii="Arial" w:hAnsi="Arial" w:cs="Arial"/>
                <w:sz w:val="20"/>
                <w:szCs w:val="20"/>
              </w:rPr>
              <w:t>/km2</w:t>
            </w:r>
          </w:p>
        </w:tc>
        <w:tc>
          <w:tcPr>
            <w:tcW w:w="1051" w:type="dxa"/>
            <w:tcBorders>
              <w:top w:val="single" w:sz="4" w:space="0" w:color="auto"/>
              <w:bottom w:val="single" w:sz="4" w:space="0" w:color="auto"/>
            </w:tcBorders>
            <w:shd w:val="clear" w:color="DCE6F1" w:fill="auto"/>
            <w:noWrap/>
            <w:hideMark/>
          </w:tcPr>
          <w:p w14:paraId="48AEBE71" w14:textId="77777777" w:rsidR="00A507E7" w:rsidRPr="00A97FEC" w:rsidRDefault="00A507E7" w:rsidP="001634D1">
            <w:pPr>
              <w:jc w:val="center"/>
              <w:rPr>
                <w:rFonts w:ascii="Arial" w:hAnsi="Arial" w:cs="Arial"/>
                <w:sz w:val="20"/>
                <w:szCs w:val="20"/>
              </w:rPr>
            </w:pPr>
            <w:r>
              <w:rPr>
                <w:rFonts w:ascii="Arial" w:hAnsi="Arial" w:cs="Arial"/>
                <w:sz w:val="20"/>
                <w:szCs w:val="20"/>
              </w:rPr>
              <w:t>Natural forest area (ha)</w:t>
            </w:r>
          </w:p>
        </w:tc>
        <w:tc>
          <w:tcPr>
            <w:tcW w:w="1106" w:type="dxa"/>
            <w:tcBorders>
              <w:top w:val="single" w:sz="4" w:space="0" w:color="auto"/>
              <w:bottom w:val="single" w:sz="4" w:space="0" w:color="auto"/>
            </w:tcBorders>
            <w:shd w:val="clear" w:color="DCE6F1" w:fill="auto"/>
            <w:noWrap/>
            <w:hideMark/>
          </w:tcPr>
          <w:p w14:paraId="72CCC72B" w14:textId="77777777" w:rsidR="00A507E7" w:rsidRPr="00A97FEC" w:rsidRDefault="00A507E7" w:rsidP="001634D1">
            <w:pPr>
              <w:jc w:val="center"/>
              <w:rPr>
                <w:rFonts w:ascii="Arial" w:hAnsi="Arial" w:cs="Arial"/>
                <w:sz w:val="20"/>
                <w:szCs w:val="20"/>
              </w:rPr>
            </w:pPr>
            <w:r>
              <w:rPr>
                <w:rFonts w:ascii="Arial" w:hAnsi="Arial" w:cs="Arial"/>
                <w:sz w:val="20"/>
                <w:szCs w:val="20"/>
              </w:rPr>
              <w:t>Plantation forest area (ha)</w:t>
            </w:r>
          </w:p>
        </w:tc>
        <w:tc>
          <w:tcPr>
            <w:tcW w:w="932" w:type="dxa"/>
            <w:tcBorders>
              <w:top w:val="single" w:sz="4" w:space="0" w:color="auto"/>
              <w:bottom w:val="single" w:sz="4" w:space="0" w:color="auto"/>
            </w:tcBorders>
            <w:shd w:val="clear" w:color="auto" w:fill="auto"/>
            <w:noWrap/>
            <w:hideMark/>
          </w:tcPr>
          <w:p w14:paraId="3501BFD2" w14:textId="77777777" w:rsidR="00A507E7" w:rsidRPr="00A97FEC" w:rsidRDefault="00A507E7" w:rsidP="001634D1">
            <w:pPr>
              <w:jc w:val="center"/>
              <w:rPr>
                <w:rFonts w:ascii="Arial" w:hAnsi="Arial" w:cs="Arial"/>
                <w:sz w:val="20"/>
                <w:szCs w:val="20"/>
              </w:rPr>
            </w:pPr>
            <w:r>
              <w:rPr>
                <w:rFonts w:ascii="Arial" w:hAnsi="Arial" w:cs="Arial"/>
                <w:sz w:val="20"/>
                <w:szCs w:val="20"/>
              </w:rPr>
              <w:t xml:space="preserve">Area of natural forest per </w:t>
            </w:r>
            <w:proofErr w:type="spellStart"/>
            <w:r>
              <w:rPr>
                <w:rFonts w:ascii="Arial" w:hAnsi="Arial" w:cs="Arial"/>
                <w:sz w:val="20"/>
                <w:szCs w:val="20"/>
              </w:rPr>
              <w:t>pax</w:t>
            </w:r>
            <w:proofErr w:type="spellEnd"/>
          </w:p>
        </w:tc>
        <w:tc>
          <w:tcPr>
            <w:tcW w:w="1084" w:type="dxa"/>
            <w:tcBorders>
              <w:top w:val="single" w:sz="4" w:space="0" w:color="auto"/>
              <w:bottom w:val="single" w:sz="4" w:space="0" w:color="auto"/>
            </w:tcBorders>
            <w:shd w:val="clear" w:color="auto" w:fill="auto"/>
            <w:noWrap/>
            <w:hideMark/>
          </w:tcPr>
          <w:p w14:paraId="1F28B73A" w14:textId="77777777" w:rsidR="00A507E7" w:rsidRPr="00A97FEC" w:rsidRDefault="00A507E7" w:rsidP="001634D1">
            <w:pPr>
              <w:jc w:val="center"/>
              <w:rPr>
                <w:rFonts w:ascii="Arial" w:hAnsi="Arial" w:cs="Arial"/>
                <w:sz w:val="20"/>
                <w:szCs w:val="20"/>
              </w:rPr>
            </w:pPr>
            <w:r>
              <w:rPr>
                <w:rFonts w:ascii="Arial" w:hAnsi="Arial" w:cs="Arial"/>
                <w:sz w:val="20"/>
                <w:szCs w:val="20"/>
              </w:rPr>
              <w:t xml:space="preserve">Area of plantation forest per </w:t>
            </w:r>
            <w:proofErr w:type="spellStart"/>
            <w:r>
              <w:rPr>
                <w:rFonts w:ascii="Arial" w:hAnsi="Arial" w:cs="Arial"/>
                <w:sz w:val="20"/>
                <w:szCs w:val="20"/>
              </w:rPr>
              <w:t>pax</w:t>
            </w:r>
            <w:proofErr w:type="spellEnd"/>
          </w:p>
        </w:tc>
      </w:tr>
      <w:tr w:rsidR="00A507E7" w:rsidRPr="00A97FEC" w14:paraId="0976790B" w14:textId="77777777" w:rsidTr="001634D1">
        <w:trPr>
          <w:trHeight w:val="300"/>
        </w:trPr>
        <w:tc>
          <w:tcPr>
            <w:tcW w:w="1365" w:type="dxa"/>
            <w:tcBorders>
              <w:top w:val="single" w:sz="4" w:space="0" w:color="auto"/>
            </w:tcBorders>
            <w:shd w:val="clear" w:color="auto" w:fill="auto"/>
            <w:noWrap/>
            <w:hideMark/>
          </w:tcPr>
          <w:p w14:paraId="32D6B5B9" w14:textId="77777777" w:rsidR="00A507E7" w:rsidRPr="00A97FEC" w:rsidRDefault="00A507E7" w:rsidP="001634D1">
            <w:pPr>
              <w:jc w:val="center"/>
              <w:rPr>
                <w:rFonts w:ascii="Arial" w:hAnsi="Arial" w:cs="Arial"/>
                <w:sz w:val="20"/>
                <w:szCs w:val="20"/>
              </w:rPr>
            </w:pPr>
            <w:r>
              <w:rPr>
                <w:rFonts w:ascii="Arial" w:hAnsi="Arial" w:cs="Arial"/>
                <w:sz w:val="20"/>
                <w:szCs w:val="20"/>
              </w:rPr>
              <w:t>Thanh Hoa</w:t>
            </w:r>
          </w:p>
        </w:tc>
        <w:tc>
          <w:tcPr>
            <w:tcW w:w="1162" w:type="dxa"/>
            <w:tcBorders>
              <w:top w:val="single" w:sz="4" w:space="0" w:color="auto"/>
            </w:tcBorders>
            <w:shd w:val="clear" w:color="auto" w:fill="auto"/>
            <w:noWrap/>
            <w:vAlign w:val="bottom"/>
          </w:tcPr>
          <w:p w14:paraId="720652FF" w14:textId="77777777" w:rsidR="00A507E7" w:rsidRPr="00F64B12" w:rsidRDefault="00A507E7" w:rsidP="001634D1">
            <w:pPr>
              <w:jc w:val="center"/>
              <w:rPr>
                <w:rFonts w:ascii="Arial" w:hAnsi="Arial" w:cs="Arial"/>
                <w:sz w:val="20"/>
                <w:szCs w:val="20"/>
              </w:rPr>
            </w:pPr>
            <w:r w:rsidRPr="00F64B12">
              <w:rPr>
                <w:rFonts w:ascii="Arial" w:hAnsi="Arial" w:cs="Arial"/>
                <w:sz w:val="20"/>
                <w:szCs w:val="20"/>
              </w:rPr>
              <w:t>3</w:t>
            </w:r>
            <w:r>
              <w:rPr>
                <w:rFonts w:ascii="Arial" w:hAnsi="Arial" w:cs="Arial"/>
                <w:sz w:val="20"/>
                <w:szCs w:val="20"/>
              </w:rPr>
              <w:t>,</w:t>
            </w:r>
            <w:r w:rsidRPr="00F64B12">
              <w:rPr>
                <w:rFonts w:ascii="Arial" w:hAnsi="Arial" w:cs="Arial"/>
                <w:sz w:val="20"/>
                <w:szCs w:val="20"/>
              </w:rPr>
              <w:t>557</w:t>
            </w:r>
            <w:r>
              <w:rPr>
                <w:rFonts w:ascii="Arial" w:hAnsi="Arial" w:cs="Arial"/>
                <w:sz w:val="20"/>
                <w:szCs w:val="20"/>
              </w:rPr>
              <w:t>,</w:t>
            </w:r>
            <w:r w:rsidRPr="00F64B12">
              <w:rPr>
                <w:rFonts w:ascii="Arial" w:hAnsi="Arial" w:cs="Arial"/>
                <w:sz w:val="20"/>
                <w:szCs w:val="20"/>
              </w:rPr>
              <w:t>482</w:t>
            </w:r>
          </w:p>
        </w:tc>
        <w:tc>
          <w:tcPr>
            <w:tcW w:w="1106" w:type="dxa"/>
            <w:tcBorders>
              <w:top w:val="single" w:sz="4" w:space="0" w:color="auto"/>
            </w:tcBorders>
            <w:shd w:val="clear" w:color="auto" w:fill="auto"/>
            <w:noWrap/>
            <w:vAlign w:val="bottom"/>
          </w:tcPr>
          <w:p w14:paraId="77AAE3D7" w14:textId="77777777" w:rsidR="00A507E7" w:rsidRPr="00F64B12" w:rsidRDefault="00A507E7" w:rsidP="001634D1">
            <w:pPr>
              <w:jc w:val="center"/>
              <w:rPr>
                <w:rFonts w:ascii="Arial" w:hAnsi="Arial" w:cs="Arial"/>
                <w:sz w:val="20"/>
                <w:szCs w:val="20"/>
              </w:rPr>
            </w:pPr>
            <w:r w:rsidRPr="00F64B12">
              <w:rPr>
                <w:rFonts w:ascii="Arial" w:hAnsi="Arial" w:cs="Arial"/>
                <w:sz w:val="20"/>
                <w:szCs w:val="20"/>
              </w:rPr>
              <w:t>1</w:t>
            </w:r>
            <w:r>
              <w:rPr>
                <w:rFonts w:ascii="Arial" w:hAnsi="Arial" w:cs="Arial"/>
                <w:sz w:val="20"/>
                <w:szCs w:val="20"/>
              </w:rPr>
              <w:t>,</w:t>
            </w:r>
            <w:r w:rsidRPr="00F64B12">
              <w:rPr>
                <w:rFonts w:ascii="Arial" w:hAnsi="Arial" w:cs="Arial"/>
                <w:sz w:val="20"/>
                <w:szCs w:val="20"/>
              </w:rPr>
              <w:t>108</w:t>
            </w:r>
            <w:r>
              <w:rPr>
                <w:rFonts w:ascii="Arial" w:hAnsi="Arial" w:cs="Arial"/>
                <w:sz w:val="20"/>
                <w:szCs w:val="20"/>
              </w:rPr>
              <w:t>,</w:t>
            </w:r>
            <w:r w:rsidRPr="00F64B12">
              <w:rPr>
                <w:rFonts w:ascii="Arial" w:hAnsi="Arial" w:cs="Arial"/>
                <w:sz w:val="20"/>
                <w:szCs w:val="20"/>
              </w:rPr>
              <w:t>239</w:t>
            </w:r>
          </w:p>
        </w:tc>
        <w:tc>
          <w:tcPr>
            <w:tcW w:w="1375" w:type="dxa"/>
            <w:tcBorders>
              <w:top w:val="single" w:sz="4" w:space="0" w:color="auto"/>
            </w:tcBorders>
            <w:shd w:val="clear" w:color="auto" w:fill="auto"/>
            <w:noWrap/>
            <w:vAlign w:val="bottom"/>
          </w:tcPr>
          <w:p w14:paraId="71F39BD3" w14:textId="77777777" w:rsidR="00A507E7" w:rsidRPr="00F64B12" w:rsidRDefault="00A507E7" w:rsidP="001634D1">
            <w:pPr>
              <w:jc w:val="center"/>
              <w:rPr>
                <w:rFonts w:ascii="Arial" w:hAnsi="Arial" w:cs="Arial"/>
                <w:sz w:val="20"/>
                <w:szCs w:val="20"/>
              </w:rPr>
            </w:pPr>
            <w:r w:rsidRPr="00F64B12">
              <w:rPr>
                <w:rFonts w:ascii="Arial" w:hAnsi="Arial" w:cs="Arial"/>
                <w:sz w:val="20"/>
                <w:szCs w:val="20"/>
              </w:rPr>
              <w:t>32.10</w:t>
            </w:r>
          </w:p>
        </w:tc>
        <w:tc>
          <w:tcPr>
            <w:tcW w:w="1051" w:type="dxa"/>
            <w:tcBorders>
              <w:top w:val="single" w:sz="4" w:space="0" w:color="auto"/>
            </w:tcBorders>
            <w:shd w:val="clear" w:color="auto" w:fill="auto"/>
            <w:noWrap/>
            <w:vAlign w:val="bottom"/>
          </w:tcPr>
          <w:p w14:paraId="29ADDD13" w14:textId="77777777" w:rsidR="00A507E7" w:rsidRPr="00F64B12" w:rsidRDefault="00A507E7" w:rsidP="001634D1">
            <w:pPr>
              <w:jc w:val="center"/>
              <w:rPr>
                <w:rFonts w:ascii="Arial" w:hAnsi="Arial" w:cs="Arial"/>
                <w:sz w:val="20"/>
                <w:szCs w:val="20"/>
              </w:rPr>
            </w:pPr>
            <w:r>
              <w:rPr>
                <w:rFonts w:ascii="Arial" w:hAnsi="Arial" w:cs="Arial"/>
                <w:sz w:val="20"/>
                <w:szCs w:val="20"/>
              </w:rPr>
              <w:t>381,220</w:t>
            </w:r>
          </w:p>
        </w:tc>
        <w:tc>
          <w:tcPr>
            <w:tcW w:w="1106" w:type="dxa"/>
            <w:tcBorders>
              <w:top w:val="single" w:sz="4" w:space="0" w:color="auto"/>
            </w:tcBorders>
            <w:shd w:val="clear" w:color="auto" w:fill="auto"/>
            <w:noWrap/>
            <w:vAlign w:val="bottom"/>
          </w:tcPr>
          <w:p w14:paraId="0E06D947" w14:textId="77777777" w:rsidR="00A507E7" w:rsidRPr="00F64B12" w:rsidRDefault="00A507E7" w:rsidP="001634D1">
            <w:pPr>
              <w:jc w:val="center"/>
              <w:rPr>
                <w:rFonts w:ascii="Arial" w:hAnsi="Arial" w:cs="Arial"/>
                <w:sz w:val="20"/>
                <w:szCs w:val="20"/>
              </w:rPr>
            </w:pPr>
            <w:r>
              <w:rPr>
                <w:rFonts w:ascii="Arial" w:hAnsi="Arial" w:cs="Arial"/>
                <w:sz w:val="20"/>
                <w:szCs w:val="20"/>
              </w:rPr>
              <w:t>110,968</w:t>
            </w:r>
          </w:p>
        </w:tc>
        <w:tc>
          <w:tcPr>
            <w:tcW w:w="932" w:type="dxa"/>
            <w:tcBorders>
              <w:top w:val="single" w:sz="4" w:space="0" w:color="auto"/>
            </w:tcBorders>
            <w:shd w:val="clear" w:color="auto" w:fill="auto"/>
            <w:noWrap/>
            <w:vAlign w:val="bottom"/>
          </w:tcPr>
          <w:p w14:paraId="37CA3530" w14:textId="77777777" w:rsidR="00A507E7" w:rsidRPr="00F64B12" w:rsidRDefault="00A507E7" w:rsidP="001634D1">
            <w:pPr>
              <w:jc w:val="center"/>
              <w:rPr>
                <w:rFonts w:ascii="Arial" w:hAnsi="Arial" w:cs="Arial"/>
                <w:sz w:val="20"/>
                <w:szCs w:val="20"/>
              </w:rPr>
            </w:pPr>
            <w:r w:rsidRPr="00F64B12">
              <w:rPr>
                <w:rFonts w:ascii="Arial" w:hAnsi="Arial" w:cs="Arial"/>
                <w:sz w:val="20"/>
                <w:szCs w:val="20"/>
              </w:rPr>
              <w:t>0.11</w:t>
            </w:r>
          </w:p>
        </w:tc>
        <w:tc>
          <w:tcPr>
            <w:tcW w:w="1084" w:type="dxa"/>
            <w:tcBorders>
              <w:top w:val="single" w:sz="4" w:space="0" w:color="auto"/>
            </w:tcBorders>
            <w:shd w:val="clear" w:color="auto" w:fill="auto"/>
            <w:noWrap/>
            <w:vAlign w:val="bottom"/>
          </w:tcPr>
          <w:p w14:paraId="63673559" w14:textId="77777777" w:rsidR="00A507E7" w:rsidRPr="00F64B12" w:rsidRDefault="00A507E7" w:rsidP="001634D1">
            <w:pPr>
              <w:jc w:val="center"/>
              <w:rPr>
                <w:rFonts w:ascii="Arial" w:hAnsi="Arial" w:cs="Arial"/>
                <w:sz w:val="20"/>
                <w:szCs w:val="20"/>
              </w:rPr>
            </w:pPr>
            <w:r w:rsidRPr="00F64B12">
              <w:rPr>
                <w:rFonts w:ascii="Arial" w:hAnsi="Arial" w:cs="Arial"/>
                <w:sz w:val="20"/>
                <w:szCs w:val="20"/>
              </w:rPr>
              <w:t>0.03</w:t>
            </w:r>
          </w:p>
        </w:tc>
      </w:tr>
      <w:tr w:rsidR="00A507E7" w:rsidRPr="00A97FEC" w14:paraId="65D3FB9A" w14:textId="77777777" w:rsidTr="001634D1">
        <w:trPr>
          <w:trHeight w:val="300"/>
        </w:trPr>
        <w:tc>
          <w:tcPr>
            <w:tcW w:w="1365" w:type="dxa"/>
            <w:shd w:val="clear" w:color="auto" w:fill="auto"/>
            <w:noWrap/>
            <w:hideMark/>
          </w:tcPr>
          <w:p w14:paraId="210E4914" w14:textId="77777777" w:rsidR="00A507E7" w:rsidRDefault="00A507E7" w:rsidP="001634D1">
            <w:pPr>
              <w:jc w:val="center"/>
              <w:rPr>
                <w:rFonts w:ascii="Arial" w:hAnsi="Arial" w:cs="Arial"/>
                <w:sz w:val="20"/>
                <w:szCs w:val="20"/>
              </w:rPr>
            </w:pPr>
            <w:r>
              <w:rPr>
                <w:rFonts w:ascii="Arial" w:hAnsi="Arial" w:cs="Arial"/>
                <w:sz w:val="20"/>
                <w:szCs w:val="20"/>
              </w:rPr>
              <w:t xml:space="preserve">Lang </w:t>
            </w:r>
            <w:proofErr w:type="spellStart"/>
            <w:r>
              <w:rPr>
                <w:rFonts w:ascii="Arial" w:hAnsi="Arial" w:cs="Arial"/>
                <w:sz w:val="20"/>
                <w:szCs w:val="20"/>
              </w:rPr>
              <w:t>Chanh</w:t>
            </w:r>
            <w:proofErr w:type="spellEnd"/>
          </w:p>
          <w:p w14:paraId="3C1652F1" w14:textId="77777777" w:rsidR="00A507E7" w:rsidRPr="00A97FEC" w:rsidRDefault="00A507E7" w:rsidP="001634D1">
            <w:pPr>
              <w:jc w:val="center"/>
              <w:rPr>
                <w:rFonts w:ascii="Arial" w:hAnsi="Arial" w:cs="Arial"/>
                <w:sz w:val="20"/>
                <w:szCs w:val="20"/>
              </w:rPr>
            </w:pPr>
            <w:r>
              <w:rPr>
                <w:rFonts w:ascii="Arial" w:hAnsi="Arial" w:cs="Arial"/>
                <w:sz w:val="20"/>
                <w:szCs w:val="20"/>
              </w:rPr>
              <w:t>District</w:t>
            </w:r>
          </w:p>
        </w:tc>
        <w:tc>
          <w:tcPr>
            <w:tcW w:w="1162" w:type="dxa"/>
            <w:shd w:val="clear" w:color="auto" w:fill="auto"/>
            <w:noWrap/>
          </w:tcPr>
          <w:p w14:paraId="3F78B6C0" w14:textId="77777777" w:rsidR="00A507E7" w:rsidRPr="00A97FEC" w:rsidRDefault="00A507E7" w:rsidP="001634D1">
            <w:pPr>
              <w:jc w:val="center"/>
              <w:rPr>
                <w:rFonts w:ascii="Arial" w:hAnsi="Arial" w:cs="Arial"/>
                <w:sz w:val="20"/>
                <w:szCs w:val="20"/>
              </w:rPr>
            </w:pPr>
            <w:r>
              <w:rPr>
                <w:rFonts w:ascii="Arial" w:hAnsi="Arial" w:cs="Arial"/>
                <w:sz w:val="20"/>
                <w:szCs w:val="20"/>
              </w:rPr>
              <w:t>43,913</w:t>
            </w:r>
          </w:p>
        </w:tc>
        <w:tc>
          <w:tcPr>
            <w:tcW w:w="1106" w:type="dxa"/>
            <w:shd w:val="clear" w:color="auto" w:fill="auto"/>
            <w:noWrap/>
          </w:tcPr>
          <w:p w14:paraId="1507BD5E" w14:textId="77777777" w:rsidR="00A507E7" w:rsidRPr="00A97FEC" w:rsidRDefault="00A507E7" w:rsidP="001634D1">
            <w:pPr>
              <w:jc w:val="center"/>
              <w:rPr>
                <w:rFonts w:ascii="Arial" w:hAnsi="Arial" w:cs="Arial"/>
                <w:sz w:val="20"/>
                <w:szCs w:val="20"/>
              </w:rPr>
            </w:pPr>
            <w:r>
              <w:rPr>
                <w:rFonts w:ascii="Arial" w:hAnsi="Arial" w:cs="Arial"/>
                <w:sz w:val="20"/>
                <w:szCs w:val="20"/>
              </w:rPr>
              <w:t>58,463</w:t>
            </w:r>
          </w:p>
        </w:tc>
        <w:tc>
          <w:tcPr>
            <w:tcW w:w="1375" w:type="dxa"/>
            <w:shd w:val="clear" w:color="auto" w:fill="auto"/>
            <w:noWrap/>
          </w:tcPr>
          <w:p w14:paraId="64F87BEA" w14:textId="77777777" w:rsidR="00A507E7" w:rsidRPr="00A97FEC" w:rsidRDefault="00A507E7" w:rsidP="001634D1">
            <w:pPr>
              <w:jc w:val="center"/>
              <w:rPr>
                <w:rFonts w:ascii="Arial" w:hAnsi="Arial" w:cs="Arial"/>
                <w:sz w:val="20"/>
                <w:szCs w:val="20"/>
              </w:rPr>
            </w:pPr>
            <w:r>
              <w:rPr>
                <w:rFonts w:ascii="Arial" w:hAnsi="Arial" w:cs="Arial"/>
                <w:sz w:val="20"/>
                <w:szCs w:val="20"/>
              </w:rPr>
              <w:t>7.51</w:t>
            </w:r>
          </w:p>
        </w:tc>
        <w:tc>
          <w:tcPr>
            <w:tcW w:w="1051" w:type="dxa"/>
            <w:shd w:val="clear" w:color="auto" w:fill="auto"/>
            <w:noWrap/>
          </w:tcPr>
          <w:p w14:paraId="2BB6A5C3" w14:textId="77777777" w:rsidR="00A507E7" w:rsidRPr="00A97FEC" w:rsidRDefault="00A507E7" w:rsidP="001634D1">
            <w:pPr>
              <w:jc w:val="center"/>
              <w:rPr>
                <w:rFonts w:ascii="Arial" w:hAnsi="Arial" w:cs="Arial"/>
                <w:sz w:val="20"/>
                <w:szCs w:val="20"/>
              </w:rPr>
            </w:pPr>
            <w:r>
              <w:rPr>
                <w:rFonts w:ascii="Arial" w:hAnsi="Arial" w:cs="Arial"/>
                <w:sz w:val="20"/>
                <w:szCs w:val="20"/>
              </w:rPr>
              <w:t>29,347</w:t>
            </w:r>
          </w:p>
        </w:tc>
        <w:tc>
          <w:tcPr>
            <w:tcW w:w="1106" w:type="dxa"/>
            <w:shd w:val="clear" w:color="auto" w:fill="auto"/>
            <w:noWrap/>
          </w:tcPr>
          <w:p w14:paraId="1901F6F2" w14:textId="77777777" w:rsidR="00A507E7" w:rsidRPr="00A97FEC" w:rsidRDefault="00A507E7" w:rsidP="001634D1">
            <w:pPr>
              <w:jc w:val="center"/>
              <w:rPr>
                <w:rFonts w:ascii="Arial" w:hAnsi="Arial" w:cs="Arial"/>
                <w:sz w:val="20"/>
                <w:szCs w:val="20"/>
              </w:rPr>
            </w:pPr>
            <w:r>
              <w:rPr>
                <w:rFonts w:ascii="Arial" w:hAnsi="Arial" w:cs="Arial"/>
                <w:sz w:val="20"/>
                <w:szCs w:val="20"/>
              </w:rPr>
              <w:t>12,151</w:t>
            </w:r>
          </w:p>
        </w:tc>
        <w:tc>
          <w:tcPr>
            <w:tcW w:w="932" w:type="dxa"/>
            <w:shd w:val="clear" w:color="auto" w:fill="auto"/>
            <w:noWrap/>
          </w:tcPr>
          <w:p w14:paraId="7B6B51DD" w14:textId="77777777" w:rsidR="00A507E7" w:rsidRPr="00A97FEC" w:rsidRDefault="00A507E7" w:rsidP="001634D1">
            <w:pPr>
              <w:jc w:val="center"/>
              <w:rPr>
                <w:rFonts w:ascii="Arial" w:hAnsi="Arial" w:cs="Arial"/>
                <w:sz w:val="20"/>
                <w:szCs w:val="20"/>
              </w:rPr>
            </w:pPr>
            <w:r>
              <w:rPr>
                <w:rFonts w:ascii="Arial" w:hAnsi="Arial" w:cs="Arial"/>
                <w:sz w:val="20"/>
                <w:szCs w:val="20"/>
              </w:rPr>
              <w:t>0.67</w:t>
            </w:r>
          </w:p>
        </w:tc>
        <w:tc>
          <w:tcPr>
            <w:tcW w:w="1084" w:type="dxa"/>
            <w:shd w:val="clear" w:color="auto" w:fill="auto"/>
            <w:noWrap/>
          </w:tcPr>
          <w:p w14:paraId="5F309514" w14:textId="77777777" w:rsidR="00A507E7" w:rsidRPr="00A97FEC" w:rsidRDefault="00A507E7" w:rsidP="001634D1">
            <w:pPr>
              <w:jc w:val="center"/>
              <w:rPr>
                <w:rFonts w:ascii="Arial" w:hAnsi="Arial" w:cs="Arial"/>
                <w:sz w:val="20"/>
                <w:szCs w:val="20"/>
              </w:rPr>
            </w:pPr>
            <w:r>
              <w:rPr>
                <w:rFonts w:ascii="Arial" w:hAnsi="Arial" w:cs="Arial"/>
                <w:sz w:val="20"/>
                <w:szCs w:val="20"/>
              </w:rPr>
              <w:t>0.28</w:t>
            </w:r>
          </w:p>
        </w:tc>
      </w:tr>
    </w:tbl>
    <w:p w14:paraId="10682CE6" w14:textId="77777777" w:rsidR="00A507E7" w:rsidRDefault="00A507E7" w:rsidP="00A507E7"/>
    <w:p w14:paraId="078F20E4" w14:textId="77777777" w:rsidR="00A507E7" w:rsidRDefault="00A507E7" w:rsidP="00A507E7">
      <w:r>
        <w:t xml:space="preserve">Lang </w:t>
      </w:r>
      <w:proofErr w:type="spellStart"/>
      <w:r>
        <w:t>Chanh</w:t>
      </w:r>
      <w:proofErr w:type="spellEnd"/>
      <w:r>
        <w:t xml:space="preserve"> district include 3 clusters of 4, 5, and 6. Residential </w:t>
      </w:r>
      <w:proofErr w:type="spellStart"/>
      <w:r>
        <w:t>fuelwood</w:t>
      </w:r>
      <w:proofErr w:type="spellEnd"/>
      <w:r>
        <w:t xml:space="preserve"> consumption of Lang </w:t>
      </w:r>
      <w:proofErr w:type="spellStart"/>
      <w:r>
        <w:t>Chanh</w:t>
      </w:r>
      <w:proofErr w:type="spellEnd"/>
      <w:r>
        <w:t xml:space="preserve"> is estimated in the table below.</w:t>
      </w:r>
    </w:p>
    <w:p w14:paraId="18ED7A2F" w14:textId="77777777" w:rsidR="00A507E7" w:rsidRDefault="00A507E7" w:rsidP="00A507E7">
      <w:pPr>
        <w:sectPr w:rsidR="00A507E7" w:rsidSect="00EE0B4C">
          <w:footerReference w:type="default" r:id="rId35"/>
          <w:pgSz w:w="11909" w:h="16834" w:code="9"/>
          <w:pgMar w:top="1260" w:right="1199" w:bottom="1170" w:left="1170" w:header="720" w:footer="345" w:gutter="0"/>
          <w:cols w:space="720"/>
          <w:docGrid w:linePitch="360"/>
        </w:sectPr>
      </w:pPr>
    </w:p>
    <w:p w14:paraId="69752F1E" w14:textId="77777777" w:rsidR="00A507E7" w:rsidRDefault="00A507E7" w:rsidP="00A507E7"/>
    <w:tbl>
      <w:tblPr>
        <w:tblStyle w:val="TableGrid"/>
        <w:tblW w:w="14617" w:type="dxa"/>
        <w:tblLook w:val="04A0" w:firstRow="1" w:lastRow="0" w:firstColumn="1" w:lastColumn="0" w:noHBand="0" w:noVBand="1"/>
      </w:tblPr>
      <w:tblGrid>
        <w:gridCol w:w="1261"/>
        <w:gridCol w:w="1311"/>
        <w:gridCol w:w="1505"/>
        <w:gridCol w:w="1456"/>
        <w:gridCol w:w="1132"/>
        <w:gridCol w:w="1129"/>
        <w:gridCol w:w="1176"/>
        <w:gridCol w:w="1125"/>
        <w:gridCol w:w="1135"/>
        <w:gridCol w:w="1127"/>
        <w:gridCol w:w="1137"/>
        <w:gridCol w:w="1123"/>
      </w:tblGrid>
      <w:tr w:rsidR="00A507E7" w:rsidRPr="00385305" w14:paraId="595858DA" w14:textId="77777777" w:rsidTr="001634D1">
        <w:tc>
          <w:tcPr>
            <w:tcW w:w="1261" w:type="dxa"/>
          </w:tcPr>
          <w:p w14:paraId="4F9D8E21" w14:textId="77777777" w:rsidR="00A507E7" w:rsidRPr="00385305" w:rsidRDefault="00A507E7" w:rsidP="001634D1">
            <w:pPr>
              <w:jc w:val="center"/>
              <w:rPr>
                <w:rFonts w:ascii="Arial" w:hAnsi="Arial" w:cs="Arial"/>
                <w:sz w:val="20"/>
                <w:szCs w:val="20"/>
              </w:rPr>
            </w:pPr>
            <w:r w:rsidRPr="00385305">
              <w:rPr>
                <w:rFonts w:ascii="Arial" w:hAnsi="Arial" w:cs="Arial"/>
                <w:sz w:val="20"/>
                <w:szCs w:val="20"/>
              </w:rPr>
              <w:t>Area</w:t>
            </w:r>
          </w:p>
        </w:tc>
        <w:tc>
          <w:tcPr>
            <w:tcW w:w="1311" w:type="dxa"/>
          </w:tcPr>
          <w:p w14:paraId="6A6267F8" w14:textId="77777777" w:rsidR="00A507E7" w:rsidRPr="00385305" w:rsidRDefault="00A507E7" w:rsidP="001634D1">
            <w:pPr>
              <w:jc w:val="center"/>
              <w:rPr>
                <w:rFonts w:ascii="Arial" w:hAnsi="Arial" w:cs="Arial"/>
                <w:sz w:val="20"/>
                <w:szCs w:val="20"/>
              </w:rPr>
            </w:pPr>
            <w:r w:rsidRPr="00385305">
              <w:rPr>
                <w:rFonts w:ascii="Arial" w:hAnsi="Arial" w:cs="Arial"/>
                <w:sz w:val="20"/>
                <w:szCs w:val="20"/>
              </w:rPr>
              <w:t>Population</w:t>
            </w:r>
          </w:p>
        </w:tc>
        <w:tc>
          <w:tcPr>
            <w:tcW w:w="1505" w:type="dxa"/>
          </w:tcPr>
          <w:p w14:paraId="5C3B8915" w14:textId="77777777" w:rsidR="00A507E7" w:rsidRPr="00385305" w:rsidRDefault="00A507E7" w:rsidP="001634D1">
            <w:pPr>
              <w:jc w:val="center"/>
              <w:rPr>
                <w:rFonts w:ascii="Arial" w:hAnsi="Arial" w:cs="Arial"/>
                <w:sz w:val="20"/>
                <w:szCs w:val="20"/>
              </w:rPr>
            </w:pPr>
            <w:proofErr w:type="spellStart"/>
            <w:r w:rsidRPr="00385305">
              <w:rPr>
                <w:rFonts w:ascii="Arial" w:hAnsi="Arial" w:cs="Arial"/>
                <w:sz w:val="20"/>
                <w:szCs w:val="20"/>
              </w:rPr>
              <w:t>Fuelwood</w:t>
            </w:r>
            <w:proofErr w:type="spellEnd"/>
            <w:r w:rsidRPr="00385305">
              <w:rPr>
                <w:rFonts w:ascii="Arial" w:hAnsi="Arial" w:cs="Arial"/>
                <w:sz w:val="20"/>
                <w:szCs w:val="20"/>
              </w:rPr>
              <w:t xml:space="preserve"> consumption per person per year (kg/ person/ year)</w:t>
            </w:r>
          </w:p>
        </w:tc>
        <w:tc>
          <w:tcPr>
            <w:tcW w:w="1456" w:type="dxa"/>
          </w:tcPr>
          <w:p w14:paraId="7306CB5C" w14:textId="77777777" w:rsidR="00A507E7" w:rsidRPr="00385305" w:rsidRDefault="00A507E7" w:rsidP="001634D1">
            <w:pPr>
              <w:jc w:val="center"/>
              <w:rPr>
                <w:rFonts w:ascii="Arial" w:hAnsi="Arial" w:cs="Arial"/>
                <w:sz w:val="20"/>
                <w:szCs w:val="20"/>
              </w:rPr>
            </w:pPr>
            <w:r w:rsidRPr="00385305">
              <w:rPr>
                <w:rFonts w:ascii="Arial" w:hAnsi="Arial" w:cs="Arial"/>
                <w:sz w:val="20"/>
                <w:szCs w:val="20"/>
              </w:rPr>
              <w:t xml:space="preserve">Total </w:t>
            </w:r>
            <w:proofErr w:type="spellStart"/>
            <w:r w:rsidRPr="00385305">
              <w:rPr>
                <w:rFonts w:ascii="Arial" w:hAnsi="Arial" w:cs="Arial"/>
                <w:sz w:val="20"/>
                <w:szCs w:val="20"/>
              </w:rPr>
              <w:t>fuelwood</w:t>
            </w:r>
            <w:proofErr w:type="spellEnd"/>
            <w:r w:rsidRPr="00385305">
              <w:rPr>
                <w:rFonts w:ascii="Arial" w:hAnsi="Arial" w:cs="Arial"/>
                <w:sz w:val="20"/>
                <w:szCs w:val="20"/>
              </w:rPr>
              <w:t xml:space="preserve"> consumption per year (ton/ year)</w:t>
            </w:r>
          </w:p>
        </w:tc>
        <w:tc>
          <w:tcPr>
            <w:tcW w:w="1132" w:type="dxa"/>
          </w:tcPr>
          <w:p w14:paraId="66B4755E" w14:textId="77777777" w:rsidR="00A507E7" w:rsidRPr="00385305" w:rsidRDefault="00A507E7" w:rsidP="001634D1">
            <w:pPr>
              <w:jc w:val="center"/>
              <w:rPr>
                <w:rFonts w:ascii="Arial" w:hAnsi="Arial" w:cs="Arial"/>
                <w:sz w:val="20"/>
                <w:szCs w:val="20"/>
              </w:rPr>
            </w:pPr>
            <w:r w:rsidRPr="00385305">
              <w:rPr>
                <w:rFonts w:ascii="Arial" w:hAnsi="Arial" w:cs="Arial"/>
                <w:bCs/>
                <w:sz w:val="20"/>
                <w:szCs w:val="20"/>
              </w:rPr>
              <w:t xml:space="preserve">% of </w:t>
            </w:r>
            <w:proofErr w:type="spellStart"/>
            <w:r w:rsidRPr="00385305">
              <w:rPr>
                <w:rFonts w:ascii="Arial" w:hAnsi="Arial" w:cs="Arial"/>
                <w:bCs/>
                <w:sz w:val="20"/>
                <w:szCs w:val="20"/>
              </w:rPr>
              <w:t>fuelwood</w:t>
            </w:r>
            <w:proofErr w:type="spellEnd"/>
            <w:r w:rsidRPr="00385305">
              <w:rPr>
                <w:rFonts w:ascii="Arial" w:hAnsi="Arial" w:cs="Arial"/>
                <w:bCs/>
                <w:sz w:val="20"/>
                <w:szCs w:val="20"/>
              </w:rPr>
              <w:t xml:space="preserve"> from natural forest</w:t>
            </w:r>
          </w:p>
        </w:tc>
        <w:tc>
          <w:tcPr>
            <w:tcW w:w="1129" w:type="dxa"/>
          </w:tcPr>
          <w:p w14:paraId="3407752F" w14:textId="77777777" w:rsidR="00A507E7" w:rsidRPr="00385305" w:rsidRDefault="00A507E7" w:rsidP="001634D1">
            <w:pPr>
              <w:jc w:val="center"/>
              <w:rPr>
                <w:rFonts w:ascii="Arial" w:hAnsi="Arial" w:cs="Arial"/>
                <w:bCs/>
                <w:sz w:val="20"/>
                <w:szCs w:val="20"/>
              </w:rPr>
            </w:pPr>
            <w:r w:rsidRPr="00385305">
              <w:rPr>
                <w:rFonts w:ascii="Arial" w:hAnsi="Arial" w:cs="Arial"/>
                <w:bCs/>
                <w:sz w:val="20"/>
                <w:szCs w:val="20"/>
              </w:rPr>
              <w:t xml:space="preserve">Quantity of </w:t>
            </w:r>
            <w:proofErr w:type="spellStart"/>
            <w:r w:rsidRPr="00385305">
              <w:rPr>
                <w:rFonts w:ascii="Arial" w:hAnsi="Arial" w:cs="Arial"/>
                <w:bCs/>
                <w:sz w:val="20"/>
                <w:szCs w:val="20"/>
              </w:rPr>
              <w:t>fuelwood</w:t>
            </w:r>
            <w:proofErr w:type="spellEnd"/>
            <w:r w:rsidRPr="00385305">
              <w:rPr>
                <w:rFonts w:ascii="Arial" w:hAnsi="Arial" w:cs="Arial"/>
                <w:bCs/>
                <w:sz w:val="20"/>
                <w:szCs w:val="20"/>
              </w:rPr>
              <w:t xml:space="preserve"> from natural forest</w:t>
            </w:r>
            <w:r>
              <w:rPr>
                <w:rFonts w:ascii="Arial" w:hAnsi="Arial" w:cs="Arial"/>
                <w:bCs/>
                <w:sz w:val="20"/>
                <w:szCs w:val="20"/>
              </w:rPr>
              <w:t xml:space="preserve"> (ton/year)</w:t>
            </w:r>
          </w:p>
        </w:tc>
        <w:tc>
          <w:tcPr>
            <w:tcW w:w="1176" w:type="dxa"/>
          </w:tcPr>
          <w:p w14:paraId="1D276458" w14:textId="77777777" w:rsidR="00A507E7" w:rsidRPr="00385305" w:rsidRDefault="00A507E7" w:rsidP="001634D1">
            <w:pPr>
              <w:jc w:val="center"/>
              <w:rPr>
                <w:rFonts w:ascii="Arial" w:hAnsi="Arial" w:cs="Arial"/>
                <w:sz w:val="20"/>
                <w:szCs w:val="20"/>
              </w:rPr>
            </w:pPr>
            <w:r w:rsidRPr="00385305">
              <w:rPr>
                <w:rFonts w:ascii="Arial" w:hAnsi="Arial" w:cs="Arial"/>
                <w:bCs/>
                <w:sz w:val="20"/>
                <w:szCs w:val="20"/>
              </w:rPr>
              <w:t xml:space="preserve">% of </w:t>
            </w:r>
            <w:proofErr w:type="spellStart"/>
            <w:r w:rsidRPr="00385305">
              <w:rPr>
                <w:rFonts w:ascii="Arial" w:hAnsi="Arial" w:cs="Arial"/>
                <w:bCs/>
                <w:sz w:val="20"/>
                <w:szCs w:val="20"/>
              </w:rPr>
              <w:t>fuelwood</w:t>
            </w:r>
            <w:proofErr w:type="spellEnd"/>
            <w:r w:rsidRPr="00385305">
              <w:rPr>
                <w:rFonts w:ascii="Arial" w:hAnsi="Arial" w:cs="Arial"/>
                <w:bCs/>
                <w:sz w:val="20"/>
                <w:szCs w:val="20"/>
              </w:rPr>
              <w:t xml:space="preserve"> from plantation forest</w:t>
            </w:r>
          </w:p>
        </w:tc>
        <w:tc>
          <w:tcPr>
            <w:tcW w:w="1125" w:type="dxa"/>
          </w:tcPr>
          <w:p w14:paraId="0B413666" w14:textId="77777777" w:rsidR="00A507E7" w:rsidRPr="00385305" w:rsidRDefault="00A507E7" w:rsidP="001634D1">
            <w:pPr>
              <w:jc w:val="center"/>
              <w:rPr>
                <w:rFonts w:ascii="Arial" w:hAnsi="Arial" w:cs="Arial"/>
                <w:bCs/>
                <w:sz w:val="20"/>
                <w:szCs w:val="20"/>
              </w:rPr>
            </w:pPr>
            <w:r w:rsidRPr="00385305">
              <w:rPr>
                <w:rFonts w:ascii="Arial" w:hAnsi="Arial" w:cs="Arial"/>
                <w:bCs/>
                <w:sz w:val="20"/>
                <w:szCs w:val="20"/>
              </w:rPr>
              <w:t xml:space="preserve">Quantity of </w:t>
            </w:r>
            <w:proofErr w:type="spellStart"/>
            <w:r w:rsidRPr="00385305">
              <w:rPr>
                <w:rFonts w:ascii="Arial" w:hAnsi="Arial" w:cs="Arial"/>
                <w:bCs/>
                <w:sz w:val="20"/>
                <w:szCs w:val="20"/>
              </w:rPr>
              <w:t>fuelwood</w:t>
            </w:r>
            <w:proofErr w:type="spellEnd"/>
            <w:r w:rsidRPr="00385305">
              <w:rPr>
                <w:rFonts w:ascii="Arial" w:hAnsi="Arial" w:cs="Arial"/>
                <w:bCs/>
                <w:sz w:val="20"/>
                <w:szCs w:val="20"/>
              </w:rPr>
              <w:t xml:space="preserve"> from </w:t>
            </w:r>
            <w:r>
              <w:rPr>
                <w:rFonts w:ascii="Arial" w:hAnsi="Arial" w:cs="Arial"/>
                <w:bCs/>
                <w:sz w:val="20"/>
                <w:szCs w:val="20"/>
              </w:rPr>
              <w:t>plantation</w:t>
            </w:r>
            <w:r w:rsidRPr="00385305">
              <w:rPr>
                <w:rFonts w:ascii="Arial" w:hAnsi="Arial" w:cs="Arial"/>
                <w:bCs/>
                <w:sz w:val="20"/>
                <w:szCs w:val="20"/>
              </w:rPr>
              <w:t xml:space="preserve"> forest</w:t>
            </w:r>
            <w:r>
              <w:rPr>
                <w:rFonts w:ascii="Arial" w:hAnsi="Arial" w:cs="Arial"/>
                <w:bCs/>
                <w:sz w:val="20"/>
                <w:szCs w:val="20"/>
              </w:rPr>
              <w:t xml:space="preserve"> (ton/year)</w:t>
            </w:r>
          </w:p>
        </w:tc>
        <w:tc>
          <w:tcPr>
            <w:tcW w:w="1135" w:type="dxa"/>
          </w:tcPr>
          <w:p w14:paraId="5FD0A3E5" w14:textId="77777777" w:rsidR="00A507E7" w:rsidRPr="00385305" w:rsidRDefault="00A507E7" w:rsidP="001634D1">
            <w:pPr>
              <w:jc w:val="center"/>
              <w:rPr>
                <w:rFonts w:ascii="Arial" w:hAnsi="Arial" w:cs="Arial"/>
                <w:sz w:val="20"/>
                <w:szCs w:val="20"/>
              </w:rPr>
            </w:pPr>
            <w:r w:rsidRPr="00385305">
              <w:rPr>
                <w:rFonts w:ascii="Arial" w:hAnsi="Arial" w:cs="Arial"/>
                <w:bCs/>
                <w:sz w:val="20"/>
                <w:szCs w:val="20"/>
              </w:rPr>
              <w:t xml:space="preserve">% of </w:t>
            </w:r>
            <w:proofErr w:type="spellStart"/>
            <w:r w:rsidRPr="00385305">
              <w:rPr>
                <w:rFonts w:ascii="Arial" w:hAnsi="Arial" w:cs="Arial"/>
                <w:bCs/>
                <w:sz w:val="20"/>
                <w:szCs w:val="20"/>
              </w:rPr>
              <w:t>fuelwood</w:t>
            </w:r>
            <w:proofErr w:type="spellEnd"/>
            <w:r w:rsidRPr="00385305">
              <w:rPr>
                <w:rFonts w:ascii="Arial" w:hAnsi="Arial" w:cs="Arial"/>
                <w:bCs/>
                <w:sz w:val="20"/>
                <w:szCs w:val="20"/>
              </w:rPr>
              <w:t xml:space="preserve"> from home garden</w:t>
            </w:r>
          </w:p>
        </w:tc>
        <w:tc>
          <w:tcPr>
            <w:tcW w:w="1127" w:type="dxa"/>
          </w:tcPr>
          <w:p w14:paraId="622C74E9" w14:textId="77777777" w:rsidR="00A507E7" w:rsidRPr="00385305" w:rsidRDefault="00A507E7" w:rsidP="001634D1">
            <w:pPr>
              <w:jc w:val="center"/>
              <w:rPr>
                <w:rFonts w:ascii="Arial" w:hAnsi="Arial" w:cs="Arial"/>
                <w:bCs/>
                <w:sz w:val="20"/>
                <w:szCs w:val="20"/>
              </w:rPr>
            </w:pPr>
            <w:r w:rsidRPr="00385305">
              <w:rPr>
                <w:rFonts w:ascii="Arial" w:hAnsi="Arial" w:cs="Arial"/>
                <w:bCs/>
                <w:sz w:val="20"/>
                <w:szCs w:val="20"/>
              </w:rPr>
              <w:t xml:space="preserve">Quantity of </w:t>
            </w:r>
            <w:proofErr w:type="spellStart"/>
            <w:r w:rsidRPr="00385305">
              <w:rPr>
                <w:rFonts w:ascii="Arial" w:hAnsi="Arial" w:cs="Arial"/>
                <w:bCs/>
                <w:sz w:val="20"/>
                <w:szCs w:val="20"/>
              </w:rPr>
              <w:t>fuelwood</w:t>
            </w:r>
            <w:proofErr w:type="spellEnd"/>
            <w:r w:rsidRPr="00385305">
              <w:rPr>
                <w:rFonts w:ascii="Arial" w:hAnsi="Arial" w:cs="Arial"/>
                <w:bCs/>
                <w:sz w:val="20"/>
                <w:szCs w:val="20"/>
              </w:rPr>
              <w:t xml:space="preserve"> from </w:t>
            </w:r>
            <w:r>
              <w:rPr>
                <w:rFonts w:ascii="Arial" w:hAnsi="Arial" w:cs="Arial"/>
                <w:bCs/>
                <w:sz w:val="20"/>
                <w:szCs w:val="20"/>
              </w:rPr>
              <w:t>home garden (ton/year)</w:t>
            </w:r>
          </w:p>
        </w:tc>
        <w:tc>
          <w:tcPr>
            <w:tcW w:w="1137" w:type="dxa"/>
          </w:tcPr>
          <w:p w14:paraId="5E8DFDFD" w14:textId="77777777" w:rsidR="00A507E7" w:rsidRPr="00385305" w:rsidRDefault="00A507E7" w:rsidP="001634D1">
            <w:pPr>
              <w:jc w:val="center"/>
              <w:rPr>
                <w:rFonts w:ascii="Arial" w:hAnsi="Arial" w:cs="Arial"/>
                <w:bCs/>
                <w:sz w:val="20"/>
                <w:szCs w:val="20"/>
              </w:rPr>
            </w:pPr>
            <w:r w:rsidRPr="00385305">
              <w:rPr>
                <w:rFonts w:ascii="Arial" w:hAnsi="Arial" w:cs="Arial"/>
                <w:bCs/>
                <w:sz w:val="20"/>
                <w:szCs w:val="20"/>
              </w:rPr>
              <w:t xml:space="preserve">% of </w:t>
            </w:r>
            <w:proofErr w:type="spellStart"/>
            <w:r w:rsidRPr="00385305">
              <w:rPr>
                <w:rFonts w:ascii="Arial" w:hAnsi="Arial" w:cs="Arial"/>
                <w:bCs/>
                <w:sz w:val="20"/>
                <w:szCs w:val="20"/>
              </w:rPr>
              <w:t>fuelwood</w:t>
            </w:r>
            <w:proofErr w:type="spellEnd"/>
            <w:r w:rsidRPr="00385305">
              <w:rPr>
                <w:rFonts w:ascii="Arial" w:hAnsi="Arial" w:cs="Arial"/>
                <w:bCs/>
                <w:sz w:val="20"/>
                <w:szCs w:val="20"/>
              </w:rPr>
              <w:t xml:space="preserve"> from other source</w:t>
            </w:r>
          </w:p>
        </w:tc>
        <w:tc>
          <w:tcPr>
            <w:tcW w:w="1123" w:type="dxa"/>
          </w:tcPr>
          <w:p w14:paraId="0855A99B" w14:textId="77777777" w:rsidR="00A507E7" w:rsidRPr="00385305" w:rsidRDefault="00A507E7" w:rsidP="001634D1">
            <w:pPr>
              <w:jc w:val="center"/>
              <w:rPr>
                <w:rFonts w:ascii="Arial" w:hAnsi="Arial" w:cs="Arial"/>
                <w:bCs/>
                <w:sz w:val="20"/>
                <w:szCs w:val="20"/>
              </w:rPr>
            </w:pPr>
            <w:r w:rsidRPr="00385305">
              <w:rPr>
                <w:rFonts w:ascii="Arial" w:hAnsi="Arial" w:cs="Arial"/>
                <w:bCs/>
                <w:sz w:val="20"/>
                <w:szCs w:val="20"/>
              </w:rPr>
              <w:t xml:space="preserve">Quantity of </w:t>
            </w:r>
            <w:proofErr w:type="spellStart"/>
            <w:r w:rsidRPr="00385305">
              <w:rPr>
                <w:rFonts w:ascii="Arial" w:hAnsi="Arial" w:cs="Arial"/>
                <w:bCs/>
                <w:sz w:val="20"/>
                <w:szCs w:val="20"/>
              </w:rPr>
              <w:t>fuelwood</w:t>
            </w:r>
            <w:proofErr w:type="spellEnd"/>
            <w:r w:rsidRPr="00385305">
              <w:rPr>
                <w:rFonts w:ascii="Arial" w:hAnsi="Arial" w:cs="Arial"/>
                <w:bCs/>
                <w:sz w:val="20"/>
                <w:szCs w:val="20"/>
              </w:rPr>
              <w:t xml:space="preserve"> from </w:t>
            </w:r>
            <w:r>
              <w:rPr>
                <w:rFonts w:ascii="Arial" w:hAnsi="Arial" w:cs="Arial"/>
                <w:bCs/>
                <w:sz w:val="20"/>
                <w:szCs w:val="20"/>
              </w:rPr>
              <w:t>other sources (ton/year)</w:t>
            </w:r>
          </w:p>
        </w:tc>
      </w:tr>
      <w:tr w:rsidR="00A507E7" w:rsidRPr="00385305" w14:paraId="71847695" w14:textId="77777777" w:rsidTr="001634D1">
        <w:tc>
          <w:tcPr>
            <w:tcW w:w="1261" w:type="dxa"/>
          </w:tcPr>
          <w:p w14:paraId="2D559038" w14:textId="77777777" w:rsidR="00A507E7" w:rsidRPr="00385305" w:rsidRDefault="00A507E7" w:rsidP="001634D1">
            <w:pPr>
              <w:jc w:val="center"/>
              <w:rPr>
                <w:rFonts w:ascii="Arial" w:hAnsi="Arial" w:cs="Arial"/>
                <w:sz w:val="20"/>
                <w:szCs w:val="20"/>
              </w:rPr>
            </w:pPr>
            <w:r w:rsidRPr="00385305">
              <w:rPr>
                <w:rFonts w:ascii="Arial" w:hAnsi="Arial" w:cs="Arial"/>
                <w:sz w:val="20"/>
                <w:szCs w:val="20"/>
              </w:rPr>
              <w:t xml:space="preserve">Lang </w:t>
            </w:r>
            <w:proofErr w:type="spellStart"/>
            <w:r w:rsidRPr="00385305">
              <w:rPr>
                <w:rFonts w:ascii="Arial" w:hAnsi="Arial" w:cs="Arial"/>
                <w:sz w:val="20"/>
                <w:szCs w:val="20"/>
              </w:rPr>
              <w:t>Chanh</w:t>
            </w:r>
            <w:proofErr w:type="spellEnd"/>
            <w:r w:rsidRPr="00385305">
              <w:rPr>
                <w:rFonts w:ascii="Arial" w:hAnsi="Arial" w:cs="Arial"/>
                <w:sz w:val="20"/>
                <w:szCs w:val="20"/>
              </w:rPr>
              <w:t xml:space="preserve"> district</w:t>
            </w:r>
          </w:p>
        </w:tc>
        <w:tc>
          <w:tcPr>
            <w:tcW w:w="1311" w:type="dxa"/>
          </w:tcPr>
          <w:p w14:paraId="468A72D5" w14:textId="77777777" w:rsidR="00A507E7" w:rsidRPr="00385305" w:rsidRDefault="00A507E7" w:rsidP="001634D1">
            <w:pPr>
              <w:jc w:val="center"/>
              <w:rPr>
                <w:rFonts w:ascii="Arial" w:hAnsi="Arial" w:cs="Arial"/>
                <w:sz w:val="20"/>
                <w:szCs w:val="20"/>
              </w:rPr>
            </w:pPr>
            <w:r w:rsidRPr="00385305">
              <w:rPr>
                <w:rFonts w:ascii="Arial" w:hAnsi="Arial" w:cs="Arial"/>
                <w:sz w:val="20"/>
                <w:szCs w:val="20"/>
              </w:rPr>
              <w:t>43,913</w:t>
            </w:r>
          </w:p>
        </w:tc>
        <w:tc>
          <w:tcPr>
            <w:tcW w:w="1505" w:type="dxa"/>
          </w:tcPr>
          <w:p w14:paraId="486441F3" w14:textId="77777777" w:rsidR="00A507E7" w:rsidRPr="00385305" w:rsidRDefault="00A507E7" w:rsidP="001634D1">
            <w:pPr>
              <w:jc w:val="center"/>
              <w:rPr>
                <w:rFonts w:ascii="Arial" w:hAnsi="Arial" w:cs="Arial"/>
                <w:sz w:val="20"/>
                <w:szCs w:val="20"/>
              </w:rPr>
            </w:pPr>
          </w:p>
        </w:tc>
        <w:tc>
          <w:tcPr>
            <w:tcW w:w="1456" w:type="dxa"/>
          </w:tcPr>
          <w:p w14:paraId="4942E8AF" w14:textId="77777777" w:rsidR="00A507E7" w:rsidRPr="00385305" w:rsidRDefault="00A507E7" w:rsidP="001634D1">
            <w:pPr>
              <w:jc w:val="center"/>
              <w:rPr>
                <w:rFonts w:ascii="Arial" w:hAnsi="Arial" w:cs="Arial"/>
                <w:sz w:val="20"/>
                <w:szCs w:val="20"/>
              </w:rPr>
            </w:pPr>
            <w:r w:rsidRPr="00385305">
              <w:rPr>
                <w:rFonts w:ascii="Arial" w:hAnsi="Arial" w:cs="Arial"/>
                <w:sz w:val="20"/>
                <w:szCs w:val="20"/>
              </w:rPr>
              <w:t>21,346</w:t>
            </w:r>
          </w:p>
        </w:tc>
        <w:tc>
          <w:tcPr>
            <w:tcW w:w="1132" w:type="dxa"/>
          </w:tcPr>
          <w:p w14:paraId="26E56083" w14:textId="77777777" w:rsidR="00A507E7" w:rsidRPr="00385305" w:rsidRDefault="00A507E7" w:rsidP="001634D1">
            <w:pPr>
              <w:jc w:val="center"/>
              <w:rPr>
                <w:rFonts w:ascii="Arial" w:hAnsi="Arial" w:cs="Arial"/>
                <w:sz w:val="20"/>
                <w:szCs w:val="20"/>
              </w:rPr>
            </w:pPr>
          </w:p>
        </w:tc>
        <w:tc>
          <w:tcPr>
            <w:tcW w:w="1129" w:type="dxa"/>
          </w:tcPr>
          <w:p w14:paraId="48B43A63" w14:textId="77777777" w:rsidR="00A507E7" w:rsidRPr="00385305" w:rsidRDefault="00A507E7" w:rsidP="001634D1">
            <w:pPr>
              <w:jc w:val="center"/>
              <w:rPr>
                <w:rFonts w:ascii="Arial" w:hAnsi="Arial" w:cs="Arial"/>
                <w:sz w:val="20"/>
                <w:szCs w:val="20"/>
              </w:rPr>
            </w:pPr>
            <w:r>
              <w:rPr>
                <w:rFonts w:ascii="Calibri" w:hAnsi="Calibri"/>
                <w:color w:val="000000"/>
                <w:sz w:val="22"/>
              </w:rPr>
              <w:t>15,485</w:t>
            </w:r>
          </w:p>
        </w:tc>
        <w:tc>
          <w:tcPr>
            <w:tcW w:w="1176" w:type="dxa"/>
          </w:tcPr>
          <w:p w14:paraId="4530B5AA" w14:textId="77777777" w:rsidR="00A507E7" w:rsidRPr="00385305" w:rsidRDefault="00A507E7" w:rsidP="001634D1">
            <w:pPr>
              <w:jc w:val="center"/>
              <w:rPr>
                <w:rFonts w:ascii="Arial" w:hAnsi="Arial" w:cs="Arial"/>
                <w:sz w:val="20"/>
                <w:szCs w:val="20"/>
              </w:rPr>
            </w:pPr>
          </w:p>
        </w:tc>
        <w:tc>
          <w:tcPr>
            <w:tcW w:w="1125" w:type="dxa"/>
          </w:tcPr>
          <w:p w14:paraId="78B62275" w14:textId="77777777" w:rsidR="00A507E7" w:rsidRPr="00385305" w:rsidRDefault="00A507E7" w:rsidP="001634D1">
            <w:pPr>
              <w:jc w:val="center"/>
              <w:rPr>
                <w:rFonts w:ascii="Arial" w:hAnsi="Arial" w:cs="Arial"/>
                <w:sz w:val="20"/>
                <w:szCs w:val="20"/>
              </w:rPr>
            </w:pPr>
            <w:r>
              <w:rPr>
                <w:rFonts w:ascii="Calibri" w:hAnsi="Calibri"/>
                <w:color w:val="000000"/>
                <w:sz w:val="22"/>
              </w:rPr>
              <w:t>4,071</w:t>
            </w:r>
          </w:p>
        </w:tc>
        <w:tc>
          <w:tcPr>
            <w:tcW w:w="1135" w:type="dxa"/>
          </w:tcPr>
          <w:p w14:paraId="7E54CB53" w14:textId="77777777" w:rsidR="00A507E7" w:rsidRPr="00385305" w:rsidRDefault="00A507E7" w:rsidP="001634D1">
            <w:pPr>
              <w:jc w:val="center"/>
              <w:rPr>
                <w:rFonts w:ascii="Arial" w:hAnsi="Arial" w:cs="Arial"/>
                <w:sz w:val="20"/>
                <w:szCs w:val="20"/>
              </w:rPr>
            </w:pPr>
          </w:p>
        </w:tc>
        <w:tc>
          <w:tcPr>
            <w:tcW w:w="1127" w:type="dxa"/>
          </w:tcPr>
          <w:p w14:paraId="160933DA" w14:textId="77777777" w:rsidR="00A507E7" w:rsidRPr="00385305" w:rsidRDefault="00A507E7" w:rsidP="001634D1">
            <w:pPr>
              <w:jc w:val="center"/>
              <w:rPr>
                <w:rFonts w:ascii="Arial" w:hAnsi="Arial" w:cs="Arial"/>
                <w:sz w:val="20"/>
                <w:szCs w:val="20"/>
              </w:rPr>
            </w:pPr>
            <w:r>
              <w:rPr>
                <w:rFonts w:ascii="Calibri" w:hAnsi="Calibri"/>
                <w:color w:val="000000"/>
                <w:sz w:val="22"/>
              </w:rPr>
              <w:t>1,699</w:t>
            </w:r>
          </w:p>
        </w:tc>
        <w:tc>
          <w:tcPr>
            <w:tcW w:w="1137" w:type="dxa"/>
          </w:tcPr>
          <w:p w14:paraId="7A17000B" w14:textId="77777777" w:rsidR="00A507E7" w:rsidRPr="00385305" w:rsidRDefault="00A507E7" w:rsidP="001634D1">
            <w:pPr>
              <w:jc w:val="center"/>
              <w:rPr>
                <w:rFonts w:ascii="Arial" w:hAnsi="Arial" w:cs="Arial"/>
                <w:sz w:val="20"/>
                <w:szCs w:val="20"/>
              </w:rPr>
            </w:pPr>
          </w:p>
        </w:tc>
        <w:tc>
          <w:tcPr>
            <w:tcW w:w="1123" w:type="dxa"/>
          </w:tcPr>
          <w:p w14:paraId="5F699BA2" w14:textId="77777777" w:rsidR="00A507E7" w:rsidRPr="00385305" w:rsidRDefault="00A507E7" w:rsidP="001634D1">
            <w:pPr>
              <w:jc w:val="center"/>
              <w:rPr>
                <w:rFonts w:ascii="Arial" w:hAnsi="Arial" w:cs="Arial"/>
                <w:sz w:val="20"/>
                <w:szCs w:val="20"/>
              </w:rPr>
            </w:pPr>
            <w:r>
              <w:rPr>
                <w:rFonts w:ascii="Calibri" w:hAnsi="Calibri"/>
                <w:color w:val="000000"/>
                <w:sz w:val="22"/>
              </w:rPr>
              <w:t>75</w:t>
            </w:r>
          </w:p>
        </w:tc>
      </w:tr>
      <w:tr w:rsidR="00A507E7" w:rsidRPr="00385305" w14:paraId="7379D46F" w14:textId="77777777" w:rsidTr="001634D1">
        <w:tc>
          <w:tcPr>
            <w:tcW w:w="1261" w:type="dxa"/>
          </w:tcPr>
          <w:p w14:paraId="01C61F14" w14:textId="77777777" w:rsidR="00A507E7" w:rsidRPr="00385305" w:rsidRDefault="00A507E7" w:rsidP="001634D1">
            <w:pPr>
              <w:jc w:val="center"/>
              <w:rPr>
                <w:rFonts w:ascii="Arial" w:hAnsi="Arial" w:cs="Arial"/>
                <w:sz w:val="20"/>
                <w:szCs w:val="20"/>
              </w:rPr>
            </w:pPr>
            <w:r w:rsidRPr="00385305">
              <w:rPr>
                <w:rFonts w:ascii="Arial" w:hAnsi="Arial" w:cs="Arial"/>
                <w:sz w:val="20"/>
                <w:szCs w:val="20"/>
              </w:rPr>
              <w:t xml:space="preserve">Cluster 6 of Lang </w:t>
            </w:r>
            <w:proofErr w:type="spellStart"/>
            <w:r w:rsidRPr="00385305">
              <w:rPr>
                <w:rFonts w:ascii="Arial" w:hAnsi="Arial" w:cs="Arial"/>
                <w:sz w:val="20"/>
                <w:szCs w:val="20"/>
              </w:rPr>
              <w:t>Chanh</w:t>
            </w:r>
            <w:proofErr w:type="spellEnd"/>
          </w:p>
        </w:tc>
        <w:tc>
          <w:tcPr>
            <w:tcW w:w="1311" w:type="dxa"/>
          </w:tcPr>
          <w:p w14:paraId="28A2F9F0" w14:textId="77777777" w:rsidR="00A507E7" w:rsidRPr="00385305" w:rsidRDefault="00A507E7" w:rsidP="001634D1">
            <w:pPr>
              <w:jc w:val="center"/>
              <w:rPr>
                <w:rFonts w:ascii="Arial" w:hAnsi="Arial" w:cs="Arial"/>
                <w:sz w:val="20"/>
                <w:szCs w:val="20"/>
              </w:rPr>
            </w:pPr>
            <w:r w:rsidRPr="00385305">
              <w:rPr>
                <w:rFonts w:ascii="Arial" w:hAnsi="Arial" w:cs="Arial"/>
                <w:sz w:val="20"/>
                <w:szCs w:val="20"/>
              </w:rPr>
              <w:t>15,666</w:t>
            </w:r>
          </w:p>
        </w:tc>
        <w:tc>
          <w:tcPr>
            <w:tcW w:w="1505" w:type="dxa"/>
          </w:tcPr>
          <w:p w14:paraId="0F5B4475" w14:textId="77777777" w:rsidR="00A507E7" w:rsidRPr="00385305" w:rsidRDefault="00A507E7" w:rsidP="001634D1">
            <w:pPr>
              <w:jc w:val="center"/>
              <w:rPr>
                <w:rFonts w:ascii="Arial" w:hAnsi="Arial" w:cs="Arial"/>
                <w:sz w:val="20"/>
                <w:szCs w:val="20"/>
              </w:rPr>
            </w:pPr>
            <w:r w:rsidRPr="00385305">
              <w:rPr>
                <w:rFonts w:ascii="Arial" w:hAnsi="Arial" w:cs="Arial"/>
                <w:sz w:val="20"/>
                <w:szCs w:val="20"/>
              </w:rPr>
              <w:t>492.0</w:t>
            </w:r>
          </w:p>
        </w:tc>
        <w:tc>
          <w:tcPr>
            <w:tcW w:w="1456" w:type="dxa"/>
          </w:tcPr>
          <w:p w14:paraId="3B5E05EF" w14:textId="77777777" w:rsidR="00A507E7" w:rsidRPr="00385305" w:rsidRDefault="00A507E7" w:rsidP="001634D1">
            <w:pPr>
              <w:jc w:val="center"/>
              <w:rPr>
                <w:rFonts w:ascii="Arial" w:hAnsi="Arial" w:cs="Arial"/>
                <w:sz w:val="20"/>
                <w:szCs w:val="20"/>
              </w:rPr>
            </w:pPr>
            <w:r w:rsidRPr="00385305">
              <w:rPr>
                <w:rFonts w:ascii="Arial" w:hAnsi="Arial" w:cs="Arial"/>
                <w:sz w:val="20"/>
                <w:szCs w:val="20"/>
              </w:rPr>
              <w:t>7,708</w:t>
            </w:r>
          </w:p>
        </w:tc>
        <w:tc>
          <w:tcPr>
            <w:tcW w:w="1132" w:type="dxa"/>
          </w:tcPr>
          <w:p w14:paraId="21167BF7" w14:textId="77777777" w:rsidR="00A507E7" w:rsidRPr="00385305" w:rsidRDefault="00A507E7" w:rsidP="001634D1">
            <w:pPr>
              <w:jc w:val="center"/>
              <w:rPr>
                <w:rFonts w:ascii="Arial" w:hAnsi="Arial" w:cs="Arial"/>
                <w:sz w:val="20"/>
                <w:szCs w:val="20"/>
              </w:rPr>
            </w:pPr>
            <w:r w:rsidRPr="00385305">
              <w:rPr>
                <w:rFonts w:ascii="Arial" w:hAnsi="Arial" w:cs="Arial"/>
                <w:bCs/>
                <w:sz w:val="20"/>
                <w:szCs w:val="20"/>
              </w:rPr>
              <w:t>83</w:t>
            </w:r>
          </w:p>
        </w:tc>
        <w:tc>
          <w:tcPr>
            <w:tcW w:w="1129" w:type="dxa"/>
          </w:tcPr>
          <w:p w14:paraId="769E79E9" w14:textId="77777777" w:rsidR="00A507E7" w:rsidRPr="00385305" w:rsidRDefault="00A507E7" w:rsidP="001634D1">
            <w:pPr>
              <w:jc w:val="center"/>
              <w:rPr>
                <w:rFonts w:ascii="Arial" w:hAnsi="Arial" w:cs="Arial"/>
                <w:bCs/>
                <w:sz w:val="20"/>
                <w:szCs w:val="20"/>
              </w:rPr>
            </w:pPr>
            <w:r>
              <w:rPr>
                <w:rFonts w:ascii="Arial" w:hAnsi="Arial" w:cs="Arial"/>
                <w:bCs/>
                <w:color w:val="000000"/>
                <w:sz w:val="20"/>
                <w:szCs w:val="20"/>
              </w:rPr>
              <w:t>6,397</w:t>
            </w:r>
          </w:p>
        </w:tc>
        <w:tc>
          <w:tcPr>
            <w:tcW w:w="1176" w:type="dxa"/>
          </w:tcPr>
          <w:p w14:paraId="38B7CEEA" w14:textId="77777777" w:rsidR="00A507E7" w:rsidRPr="00385305" w:rsidRDefault="00A507E7" w:rsidP="001634D1">
            <w:pPr>
              <w:jc w:val="center"/>
              <w:rPr>
                <w:rFonts w:ascii="Arial" w:hAnsi="Arial" w:cs="Arial"/>
                <w:sz w:val="20"/>
                <w:szCs w:val="20"/>
              </w:rPr>
            </w:pPr>
            <w:r w:rsidRPr="00385305">
              <w:rPr>
                <w:rFonts w:ascii="Arial" w:hAnsi="Arial" w:cs="Arial"/>
                <w:bCs/>
                <w:sz w:val="20"/>
                <w:szCs w:val="20"/>
              </w:rPr>
              <w:t>10</w:t>
            </w:r>
          </w:p>
        </w:tc>
        <w:tc>
          <w:tcPr>
            <w:tcW w:w="1125" w:type="dxa"/>
          </w:tcPr>
          <w:p w14:paraId="7E89B6CE" w14:textId="77777777" w:rsidR="00A507E7" w:rsidRPr="00385305" w:rsidRDefault="00A507E7" w:rsidP="001634D1">
            <w:pPr>
              <w:jc w:val="center"/>
              <w:rPr>
                <w:rFonts w:ascii="Arial" w:hAnsi="Arial" w:cs="Arial"/>
                <w:bCs/>
                <w:sz w:val="20"/>
                <w:szCs w:val="20"/>
              </w:rPr>
            </w:pPr>
            <w:r>
              <w:rPr>
                <w:rFonts w:ascii="Arial" w:hAnsi="Arial" w:cs="Arial"/>
                <w:bCs/>
                <w:color w:val="000000"/>
                <w:sz w:val="20"/>
                <w:szCs w:val="20"/>
              </w:rPr>
              <w:t>771</w:t>
            </w:r>
          </w:p>
        </w:tc>
        <w:tc>
          <w:tcPr>
            <w:tcW w:w="1135" w:type="dxa"/>
          </w:tcPr>
          <w:p w14:paraId="0436E7D6" w14:textId="77777777" w:rsidR="00A507E7" w:rsidRPr="00385305" w:rsidRDefault="00A507E7" w:rsidP="001634D1">
            <w:pPr>
              <w:jc w:val="center"/>
              <w:rPr>
                <w:rFonts w:ascii="Arial" w:hAnsi="Arial" w:cs="Arial"/>
                <w:sz w:val="20"/>
                <w:szCs w:val="20"/>
              </w:rPr>
            </w:pPr>
            <w:r w:rsidRPr="00385305">
              <w:rPr>
                <w:rFonts w:ascii="Arial" w:hAnsi="Arial" w:cs="Arial"/>
                <w:bCs/>
                <w:sz w:val="20"/>
                <w:szCs w:val="20"/>
              </w:rPr>
              <w:t>6</w:t>
            </w:r>
          </w:p>
        </w:tc>
        <w:tc>
          <w:tcPr>
            <w:tcW w:w="1127" w:type="dxa"/>
          </w:tcPr>
          <w:p w14:paraId="4968BEE7" w14:textId="77777777" w:rsidR="00A507E7" w:rsidRPr="00385305" w:rsidRDefault="00A507E7" w:rsidP="001634D1">
            <w:pPr>
              <w:jc w:val="center"/>
              <w:rPr>
                <w:rFonts w:ascii="Arial" w:hAnsi="Arial" w:cs="Arial"/>
                <w:bCs/>
                <w:sz w:val="20"/>
                <w:szCs w:val="20"/>
              </w:rPr>
            </w:pPr>
            <w:r>
              <w:rPr>
                <w:rFonts w:ascii="Arial" w:hAnsi="Arial" w:cs="Arial"/>
                <w:bCs/>
                <w:color w:val="000000"/>
                <w:sz w:val="20"/>
                <w:szCs w:val="20"/>
              </w:rPr>
              <w:t>462</w:t>
            </w:r>
          </w:p>
        </w:tc>
        <w:tc>
          <w:tcPr>
            <w:tcW w:w="1137" w:type="dxa"/>
          </w:tcPr>
          <w:p w14:paraId="52708CAB" w14:textId="77777777" w:rsidR="00A507E7" w:rsidRPr="00385305" w:rsidRDefault="00A507E7" w:rsidP="001634D1">
            <w:pPr>
              <w:jc w:val="center"/>
              <w:rPr>
                <w:rFonts w:ascii="Arial" w:hAnsi="Arial" w:cs="Arial"/>
                <w:sz w:val="20"/>
                <w:szCs w:val="20"/>
              </w:rPr>
            </w:pPr>
            <w:r w:rsidRPr="00385305">
              <w:rPr>
                <w:rFonts w:ascii="Arial" w:hAnsi="Arial" w:cs="Arial"/>
                <w:bCs/>
                <w:sz w:val="20"/>
                <w:szCs w:val="20"/>
              </w:rPr>
              <w:t>0</w:t>
            </w:r>
          </w:p>
        </w:tc>
        <w:tc>
          <w:tcPr>
            <w:tcW w:w="1123" w:type="dxa"/>
          </w:tcPr>
          <w:p w14:paraId="42D1536A" w14:textId="77777777" w:rsidR="00A507E7" w:rsidRPr="00385305" w:rsidRDefault="00A507E7" w:rsidP="001634D1">
            <w:pPr>
              <w:jc w:val="center"/>
              <w:rPr>
                <w:rFonts w:ascii="Arial" w:hAnsi="Arial" w:cs="Arial"/>
                <w:bCs/>
                <w:sz w:val="20"/>
                <w:szCs w:val="20"/>
              </w:rPr>
            </w:pPr>
            <w:r>
              <w:rPr>
                <w:rFonts w:ascii="Calibri" w:hAnsi="Calibri"/>
                <w:color w:val="000000"/>
                <w:sz w:val="22"/>
              </w:rPr>
              <w:t>0</w:t>
            </w:r>
          </w:p>
        </w:tc>
      </w:tr>
      <w:tr w:rsidR="00A507E7" w:rsidRPr="00385305" w14:paraId="6A4AFB63" w14:textId="77777777" w:rsidTr="001634D1">
        <w:tc>
          <w:tcPr>
            <w:tcW w:w="1261" w:type="dxa"/>
          </w:tcPr>
          <w:p w14:paraId="23D798BE" w14:textId="77777777" w:rsidR="00A507E7" w:rsidRPr="00385305" w:rsidRDefault="00A507E7" w:rsidP="001634D1">
            <w:pPr>
              <w:jc w:val="center"/>
              <w:rPr>
                <w:rFonts w:ascii="Arial" w:hAnsi="Arial" w:cs="Arial"/>
                <w:sz w:val="20"/>
                <w:szCs w:val="20"/>
              </w:rPr>
            </w:pPr>
            <w:r w:rsidRPr="00385305">
              <w:rPr>
                <w:rFonts w:ascii="Arial" w:hAnsi="Arial" w:cs="Arial"/>
                <w:sz w:val="20"/>
                <w:szCs w:val="20"/>
              </w:rPr>
              <w:t xml:space="preserve">Cluster 5 of Lang </w:t>
            </w:r>
            <w:proofErr w:type="spellStart"/>
            <w:r w:rsidRPr="00385305">
              <w:rPr>
                <w:rFonts w:ascii="Arial" w:hAnsi="Arial" w:cs="Arial"/>
                <w:sz w:val="20"/>
                <w:szCs w:val="20"/>
              </w:rPr>
              <w:t>Chanh</w:t>
            </w:r>
            <w:proofErr w:type="spellEnd"/>
          </w:p>
        </w:tc>
        <w:tc>
          <w:tcPr>
            <w:tcW w:w="1311" w:type="dxa"/>
          </w:tcPr>
          <w:p w14:paraId="210B7297" w14:textId="77777777" w:rsidR="00A507E7" w:rsidRPr="00385305" w:rsidRDefault="00A507E7" w:rsidP="001634D1">
            <w:pPr>
              <w:jc w:val="center"/>
              <w:rPr>
                <w:rFonts w:ascii="Arial" w:hAnsi="Arial" w:cs="Arial"/>
                <w:sz w:val="20"/>
                <w:szCs w:val="20"/>
              </w:rPr>
            </w:pPr>
            <w:r w:rsidRPr="00385305">
              <w:rPr>
                <w:rFonts w:ascii="Arial" w:hAnsi="Arial" w:cs="Arial"/>
                <w:sz w:val="20"/>
                <w:szCs w:val="20"/>
              </w:rPr>
              <w:t>7,423</w:t>
            </w:r>
          </w:p>
        </w:tc>
        <w:tc>
          <w:tcPr>
            <w:tcW w:w="1505" w:type="dxa"/>
          </w:tcPr>
          <w:p w14:paraId="4F37BBDC" w14:textId="77777777" w:rsidR="00A507E7" w:rsidRPr="00385305" w:rsidRDefault="00A507E7" w:rsidP="001634D1">
            <w:pPr>
              <w:jc w:val="center"/>
              <w:rPr>
                <w:rFonts w:ascii="Arial" w:hAnsi="Arial" w:cs="Arial"/>
                <w:sz w:val="20"/>
                <w:szCs w:val="20"/>
              </w:rPr>
            </w:pPr>
            <w:r w:rsidRPr="00385305">
              <w:rPr>
                <w:rFonts w:ascii="Arial" w:hAnsi="Arial" w:cs="Arial"/>
                <w:sz w:val="20"/>
                <w:szCs w:val="20"/>
              </w:rPr>
              <w:t>507.6</w:t>
            </w:r>
          </w:p>
        </w:tc>
        <w:tc>
          <w:tcPr>
            <w:tcW w:w="1456" w:type="dxa"/>
          </w:tcPr>
          <w:p w14:paraId="282EB8D2" w14:textId="77777777" w:rsidR="00A507E7" w:rsidRPr="00385305" w:rsidRDefault="00A507E7" w:rsidP="001634D1">
            <w:pPr>
              <w:jc w:val="center"/>
              <w:rPr>
                <w:rFonts w:ascii="Arial" w:hAnsi="Arial" w:cs="Arial"/>
                <w:sz w:val="20"/>
                <w:szCs w:val="20"/>
              </w:rPr>
            </w:pPr>
            <w:r w:rsidRPr="00385305">
              <w:rPr>
                <w:rFonts w:ascii="Arial" w:hAnsi="Arial" w:cs="Arial"/>
                <w:sz w:val="20"/>
                <w:szCs w:val="20"/>
              </w:rPr>
              <w:t>3,768</w:t>
            </w:r>
          </w:p>
        </w:tc>
        <w:tc>
          <w:tcPr>
            <w:tcW w:w="1132" w:type="dxa"/>
          </w:tcPr>
          <w:p w14:paraId="23751839" w14:textId="77777777" w:rsidR="00A507E7" w:rsidRPr="00385305" w:rsidRDefault="00A507E7" w:rsidP="001634D1">
            <w:pPr>
              <w:jc w:val="center"/>
              <w:rPr>
                <w:rFonts w:ascii="Arial" w:hAnsi="Arial" w:cs="Arial"/>
                <w:sz w:val="20"/>
                <w:szCs w:val="20"/>
              </w:rPr>
            </w:pPr>
            <w:r w:rsidRPr="00385305">
              <w:rPr>
                <w:rFonts w:ascii="Arial" w:hAnsi="Arial" w:cs="Arial"/>
                <w:bCs/>
                <w:sz w:val="20"/>
                <w:szCs w:val="20"/>
              </w:rPr>
              <w:t>84</w:t>
            </w:r>
          </w:p>
        </w:tc>
        <w:tc>
          <w:tcPr>
            <w:tcW w:w="1129" w:type="dxa"/>
          </w:tcPr>
          <w:p w14:paraId="5E2F0491" w14:textId="77777777" w:rsidR="00A507E7" w:rsidRPr="00385305" w:rsidRDefault="00A507E7" w:rsidP="001634D1">
            <w:pPr>
              <w:jc w:val="center"/>
              <w:rPr>
                <w:rFonts w:ascii="Arial" w:hAnsi="Arial" w:cs="Arial"/>
                <w:bCs/>
                <w:sz w:val="20"/>
                <w:szCs w:val="20"/>
              </w:rPr>
            </w:pPr>
            <w:r>
              <w:rPr>
                <w:rFonts w:ascii="Arial" w:hAnsi="Arial" w:cs="Arial"/>
                <w:bCs/>
                <w:color w:val="000000"/>
                <w:sz w:val="20"/>
                <w:szCs w:val="20"/>
              </w:rPr>
              <w:t>3,165</w:t>
            </w:r>
          </w:p>
        </w:tc>
        <w:tc>
          <w:tcPr>
            <w:tcW w:w="1176" w:type="dxa"/>
          </w:tcPr>
          <w:p w14:paraId="4CCF21EA" w14:textId="77777777" w:rsidR="00A507E7" w:rsidRPr="00385305" w:rsidRDefault="00A507E7" w:rsidP="001634D1">
            <w:pPr>
              <w:jc w:val="center"/>
              <w:rPr>
                <w:rFonts w:ascii="Arial" w:hAnsi="Arial" w:cs="Arial"/>
                <w:sz w:val="20"/>
                <w:szCs w:val="20"/>
              </w:rPr>
            </w:pPr>
            <w:r w:rsidRPr="00385305">
              <w:rPr>
                <w:rFonts w:ascii="Arial" w:hAnsi="Arial" w:cs="Arial"/>
                <w:bCs/>
                <w:sz w:val="20"/>
                <w:szCs w:val="20"/>
              </w:rPr>
              <w:t>9</w:t>
            </w:r>
          </w:p>
        </w:tc>
        <w:tc>
          <w:tcPr>
            <w:tcW w:w="1125" w:type="dxa"/>
          </w:tcPr>
          <w:p w14:paraId="4154F5C9" w14:textId="77777777" w:rsidR="00A507E7" w:rsidRPr="00385305" w:rsidRDefault="00A507E7" w:rsidP="001634D1">
            <w:pPr>
              <w:jc w:val="center"/>
              <w:rPr>
                <w:rFonts w:ascii="Arial" w:hAnsi="Arial" w:cs="Arial"/>
                <w:bCs/>
                <w:sz w:val="20"/>
                <w:szCs w:val="20"/>
              </w:rPr>
            </w:pPr>
            <w:r>
              <w:rPr>
                <w:rFonts w:ascii="Arial" w:hAnsi="Arial" w:cs="Arial"/>
                <w:bCs/>
                <w:color w:val="000000"/>
                <w:sz w:val="20"/>
                <w:szCs w:val="20"/>
              </w:rPr>
              <w:t>339</w:t>
            </w:r>
          </w:p>
        </w:tc>
        <w:tc>
          <w:tcPr>
            <w:tcW w:w="1135" w:type="dxa"/>
          </w:tcPr>
          <w:p w14:paraId="7365E972" w14:textId="77777777" w:rsidR="00A507E7" w:rsidRPr="00385305" w:rsidRDefault="00A507E7" w:rsidP="001634D1">
            <w:pPr>
              <w:jc w:val="center"/>
              <w:rPr>
                <w:rFonts w:ascii="Arial" w:hAnsi="Arial" w:cs="Arial"/>
                <w:sz w:val="20"/>
                <w:szCs w:val="20"/>
              </w:rPr>
            </w:pPr>
            <w:r w:rsidRPr="00385305">
              <w:rPr>
                <w:rFonts w:ascii="Arial" w:hAnsi="Arial" w:cs="Arial"/>
                <w:bCs/>
                <w:sz w:val="20"/>
                <w:szCs w:val="20"/>
              </w:rPr>
              <w:t>4</w:t>
            </w:r>
          </w:p>
        </w:tc>
        <w:tc>
          <w:tcPr>
            <w:tcW w:w="1127" w:type="dxa"/>
          </w:tcPr>
          <w:p w14:paraId="27B9BAEB" w14:textId="77777777" w:rsidR="00A507E7" w:rsidRPr="00385305" w:rsidRDefault="00A507E7" w:rsidP="001634D1">
            <w:pPr>
              <w:jc w:val="center"/>
              <w:rPr>
                <w:rFonts w:ascii="Arial" w:hAnsi="Arial" w:cs="Arial"/>
                <w:bCs/>
                <w:sz w:val="20"/>
                <w:szCs w:val="20"/>
              </w:rPr>
            </w:pPr>
            <w:r>
              <w:rPr>
                <w:rFonts w:ascii="Arial" w:hAnsi="Arial" w:cs="Arial"/>
                <w:bCs/>
                <w:color w:val="000000"/>
                <w:sz w:val="20"/>
                <w:szCs w:val="20"/>
              </w:rPr>
              <w:t>151</w:t>
            </w:r>
          </w:p>
        </w:tc>
        <w:tc>
          <w:tcPr>
            <w:tcW w:w="1137" w:type="dxa"/>
          </w:tcPr>
          <w:p w14:paraId="1B4490A1" w14:textId="77777777" w:rsidR="00A507E7" w:rsidRPr="00385305" w:rsidRDefault="00A507E7" w:rsidP="001634D1">
            <w:pPr>
              <w:jc w:val="center"/>
              <w:rPr>
                <w:rFonts w:ascii="Arial" w:hAnsi="Arial" w:cs="Arial"/>
                <w:sz w:val="20"/>
                <w:szCs w:val="20"/>
              </w:rPr>
            </w:pPr>
            <w:r w:rsidRPr="00385305">
              <w:rPr>
                <w:rFonts w:ascii="Arial" w:hAnsi="Arial" w:cs="Arial"/>
                <w:bCs/>
                <w:sz w:val="20"/>
                <w:szCs w:val="20"/>
              </w:rPr>
              <w:t>2</w:t>
            </w:r>
          </w:p>
        </w:tc>
        <w:tc>
          <w:tcPr>
            <w:tcW w:w="1123" w:type="dxa"/>
          </w:tcPr>
          <w:p w14:paraId="306D405D" w14:textId="77777777" w:rsidR="00A507E7" w:rsidRPr="00385305" w:rsidRDefault="00A507E7" w:rsidP="001634D1">
            <w:pPr>
              <w:jc w:val="center"/>
              <w:rPr>
                <w:rFonts w:ascii="Arial" w:hAnsi="Arial" w:cs="Arial"/>
                <w:bCs/>
                <w:sz w:val="20"/>
                <w:szCs w:val="20"/>
              </w:rPr>
            </w:pPr>
            <w:r>
              <w:rPr>
                <w:rFonts w:ascii="Calibri" w:hAnsi="Calibri"/>
                <w:color w:val="000000"/>
                <w:sz w:val="22"/>
              </w:rPr>
              <w:t>75</w:t>
            </w:r>
          </w:p>
        </w:tc>
      </w:tr>
      <w:tr w:rsidR="00A507E7" w:rsidRPr="00385305" w14:paraId="751CF702" w14:textId="77777777" w:rsidTr="001634D1">
        <w:tc>
          <w:tcPr>
            <w:tcW w:w="1261" w:type="dxa"/>
          </w:tcPr>
          <w:p w14:paraId="599AE95E" w14:textId="77777777" w:rsidR="00A507E7" w:rsidRPr="00385305" w:rsidRDefault="00A507E7" w:rsidP="001634D1">
            <w:pPr>
              <w:jc w:val="center"/>
              <w:rPr>
                <w:rFonts w:ascii="Arial" w:hAnsi="Arial" w:cs="Arial"/>
                <w:sz w:val="20"/>
                <w:szCs w:val="20"/>
              </w:rPr>
            </w:pPr>
            <w:r w:rsidRPr="00385305">
              <w:rPr>
                <w:rFonts w:ascii="Arial" w:hAnsi="Arial" w:cs="Arial"/>
                <w:sz w:val="20"/>
                <w:szCs w:val="20"/>
              </w:rPr>
              <w:t xml:space="preserve">Cluster 4 of Lang </w:t>
            </w:r>
            <w:proofErr w:type="spellStart"/>
            <w:r w:rsidRPr="00385305">
              <w:rPr>
                <w:rFonts w:ascii="Arial" w:hAnsi="Arial" w:cs="Arial"/>
                <w:sz w:val="20"/>
                <w:szCs w:val="20"/>
              </w:rPr>
              <w:t>Chanh</w:t>
            </w:r>
            <w:proofErr w:type="spellEnd"/>
          </w:p>
        </w:tc>
        <w:tc>
          <w:tcPr>
            <w:tcW w:w="1311" w:type="dxa"/>
          </w:tcPr>
          <w:p w14:paraId="26F7A446" w14:textId="77777777" w:rsidR="00A507E7" w:rsidRPr="00385305" w:rsidRDefault="00A507E7" w:rsidP="001634D1">
            <w:pPr>
              <w:jc w:val="center"/>
              <w:rPr>
                <w:rFonts w:ascii="Arial" w:hAnsi="Arial" w:cs="Arial"/>
                <w:sz w:val="20"/>
                <w:szCs w:val="20"/>
              </w:rPr>
            </w:pPr>
            <w:r w:rsidRPr="00385305">
              <w:rPr>
                <w:rFonts w:ascii="Arial" w:hAnsi="Arial" w:cs="Arial"/>
                <w:sz w:val="20"/>
                <w:szCs w:val="20"/>
              </w:rPr>
              <w:t>20,824</w:t>
            </w:r>
          </w:p>
        </w:tc>
        <w:tc>
          <w:tcPr>
            <w:tcW w:w="1505" w:type="dxa"/>
          </w:tcPr>
          <w:p w14:paraId="0565E534" w14:textId="77777777" w:rsidR="00A507E7" w:rsidRPr="00385305" w:rsidRDefault="00A507E7" w:rsidP="001634D1">
            <w:pPr>
              <w:jc w:val="center"/>
              <w:rPr>
                <w:rFonts w:ascii="Arial" w:hAnsi="Arial" w:cs="Arial"/>
                <w:sz w:val="20"/>
                <w:szCs w:val="20"/>
              </w:rPr>
            </w:pPr>
            <w:r w:rsidRPr="00385305">
              <w:rPr>
                <w:rFonts w:ascii="Arial" w:hAnsi="Arial" w:cs="Arial"/>
                <w:sz w:val="20"/>
                <w:szCs w:val="20"/>
              </w:rPr>
              <w:t>474.0</w:t>
            </w:r>
          </w:p>
        </w:tc>
        <w:tc>
          <w:tcPr>
            <w:tcW w:w="1456" w:type="dxa"/>
          </w:tcPr>
          <w:p w14:paraId="3116B237" w14:textId="77777777" w:rsidR="00A507E7" w:rsidRPr="00385305" w:rsidRDefault="00A507E7" w:rsidP="001634D1">
            <w:pPr>
              <w:jc w:val="center"/>
              <w:rPr>
                <w:rFonts w:ascii="Arial" w:hAnsi="Arial" w:cs="Arial"/>
                <w:sz w:val="20"/>
                <w:szCs w:val="20"/>
              </w:rPr>
            </w:pPr>
            <w:r w:rsidRPr="00385305">
              <w:rPr>
                <w:rFonts w:ascii="Arial" w:hAnsi="Arial" w:cs="Arial"/>
                <w:sz w:val="20"/>
                <w:szCs w:val="20"/>
              </w:rPr>
              <w:t>9,870</w:t>
            </w:r>
          </w:p>
        </w:tc>
        <w:tc>
          <w:tcPr>
            <w:tcW w:w="1132" w:type="dxa"/>
          </w:tcPr>
          <w:p w14:paraId="4EBFB5E8" w14:textId="77777777" w:rsidR="00A507E7" w:rsidRPr="00385305" w:rsidRDefault="00A507E7" w:rsidP="001634D1">
            <w:pPr>
              <w:jc w:val="center"/>
              <w:rPr>
                <w:rFonts w:ascii="Arial" w:hAnsi="Arial" w:cs="Arial"/>
                <w:sz w:val="20"/>
                <w:szCs w:val="20"/>
              </w:rPr>
            </w:pPr>
            <w:r w:rsidRPr="00385305">
              <w:rPr>
                <w:rFonts w:ascii="Arial" w:hAnsi="Arial" w:cs="Arial"/>
                <w:bCs/>
                <w:sz w:val="20"/>
                <w:szCs w:val="20"/>
              </w:rPr>
              <w:t>60</w:t>
            </w:r>
          </w:p>
        </w:tc>
        <w:tc>
          <w:tcPr>
            <w:tcW w:w="1129" w:type="dxa"/>
          </w:tcPr>
          <w:p w14:paraId="2BB25B86" w14:textId="77777777" w:rsidR="00A507E7" w:rsidRPr="00385305" w:rsidRDefault="00A507E7" w:rsidP="001634D1">
            <w:pPr>
              <w:jc w:val="center"/>
              <w:rPr>
                <w:rFonts w:ascii="Arial" w:hAnsi="Arial" w:cs="Arial"/>
                <w:bCs/>
                <w:sz w:val="20"/>
                <w:szCs w:val="20"/>
              </w:rPr>
            </w:pPr>
            <w:r>
              <w:rPr>
                <w:rFonts w:ascii="Arial" w:hAnsi="Arial" w:cs="Arial"/>
                <w:bCs/>
                <w:color w:val="000000"/>
                <w:sz w:val="20"/>
                <w:szCs w:val="20"/>
              </w:rPr>
              <w:t>5,922</w:t>
            </w:r>
          </w:p>
        </w:tc>
        <w:tc>
          <w:tcPr>
            <w:tcW w:w="1176" w:type="dxa"/>
          </w:tcPr>
          <w:p w14:paraId="746E0023" w14:textId="77777777" w:rsidR="00A507E7" w:rsidRPr="00385305" w:rsidRDefault="00A507E7" w:rsidP="001634D1">
            <w:pPr>
              <w:jc w:val="center"/>
              <w:rPr>
                <w:rFonts w:ascii="Arial" w:hAnsi="Arial" w:cs="Arial"/>
                <w:sz w:val="20"/>
                <w:szCs w:val="20"/>
              </w:rPr>
            </w:pPr>
            <w:r w:rsidRPr="00385305">
              <w:rPr>
                <w:rFonts w:ascii="Arial" w:hAnsi="Arial" w:cs="Arial"/>
                <w:bCs/>
                <w:sz w:val="20"/>
                <w:szCs w:val="20"/>
              </w:rPr>
              <w:t>30</w:t>
            </w:r>
          </w:p>
        </w:tc>
        <w:tc>
          <w:tcPr>
            <w:tcW w:w="1125" w:type="dxa"/>
          </w:tcPr>
          <w:p w14:paraId="3B084476" w14:textId="77777777" w:rsidR="00A507E7" w:rsidRPr="00385305" w:rsidRDefault="00A507E7" w:rsidP="001634D1">
            <w:pPr>
              <w:jc w:val="center"/>
              <w:rPr>
                <w:rFonts w:ascii="Arial" w:hAnsi="Arial" w:cs="Arial"/>
                <w:bCs/>
                <w:sz w:val="20"/>
                <w:szCs w:val="20"/>
              </w:rPr>
            </w:pPr>
            <w:r>
              <w:rPr>
                <w:rFonts w:ascii="Arial" w:hAnsi="Arial" w:cs="Arial"/>
                <w:bCs/>
                <w:color w:val="000000"/>
                <w:sz w:val="20"/>
                <w:szCs w:val="20"/>
              </w:rPr>
              <w:t>2,961</w:t>
            </w:r>
          </w:p>
        </w:tc>
        <w:tc>
          <w:tcPr>
            <w:tcW w:w="1135" w:type="dxa"/>
          </w:tcPr>
          <w:p w14:paraId="4737458C" w14:textId="77777777" w:rsidR="00A507E7" w:rsidRPr="00385305" w:rsidRDefault="00A507E7" w:rsidP="001634D1">
            <w:pPr>
              <w:jc w:val="center"/>
              <w:rPr>
                <w:rFonts w:ascii="Arial" w:hAnsi="Arial" w:cs="Arial"/>
                <w:sz w:val="20"/>
                <w:szCs w:val="20"/>
              </w:rPr>
            </w:pPr>
            <w:r w:rsidRPr="00385305">
              <w:rPr>
                <w:rFonts w:ascii="Arial" w:hAnsi="Arial" w:cs="Arial"/>
                <w:bCs/>
                <w:sz w:val="20"/>
                <w:szCs w:val="20"/>
              </w:rPr>
              <w:t>11</w:t>
            </w:r>
          </w:p>
        </w:tc>
        <w:tc>
          <w:tcPr>
            <w:tcW w:w="1127" w:type="dxa"/>
          </w:tcPr>
          <w:p w14:paraId="2E73EE2B" w14:textId="77777777" w:rsidR="00A507E7" w:rsidRPr="00385305" w:rsidRDefault="00A507E7" w:rsidP="001634D1">
            <w:pPr>
              <w:jc w:val="center"/>
              <w:rPr>
                <w:rFonts w:ascii="Arial" w:hAnsi="Arial" w:cs="Arial"/>
                <w:bCs/>
                <w:sz w:val="20"/>
                <w:szCs w:val="20"/>
              </w:rPr>
            </w:pPr>
            <w:r>
              <w:rPr>
                <w:rFonts w:ascii="Arial" w:hAnsi="Arial" w:cs="Arial"/>
                <w:bCs/>
                <w:color w:val="000000"/>
                <w:sz w:val="20"/>
                <w:szCs w:val="20"/>
              </w:rPr>
              <w:t>1,086</w:t>
            </w:r>
          </w:p>
        </w:tc>
        <w:tc>
          <w:tcPr>
            <w:tcW w:w="1137" w:type="dxa"/>
          </w:tcPr>
          <w:p w14:paraId="3084A716" w14:textId="77777777" w:rsidR="00A507E7" w:rsidRPr="00385305" w:rsidRDefault="00A507E7" w:rsidP="001634D1">
            <w:pPr>
              <w:jc w:val="center"/>
              <w:rPr>
                <w:rFonts w:ascii="Arial" w:hAnsi="Arial" w:cs="Arial"/>
                <w:sz w:val="20"/>
                <w:szCs w:val="20"/>
              </w:rPr>
            </w:pPr>
            <w:r w:rsidRPr="00385305">
              <w:rPr>
                <w:rFonts w:ascii="Arial" w:hAnsi="Arial" w:cs="Arial"/>
                <w:bCs/>
                <w:sz w:val="20"/>
                <w:szCs w:val="20"/>
              </w:rPr>
              <w:t>0</w:t>
            </w:r>
          </w:p>
        </w:tc>
        <w:tc>
          <w:tcPr>
            <w:tcW w:w="1123" w:type="dxa"/>
          </w:tcPr>
          <w:p w14:paraId="6C0ACB0F" w14:textId="77777777" w:rsidR="00A507E7" w:rsidRPr="00385305" w:rsidRDefault="00A507E7" w:rsidP="001634D1">
            <w:pPr>
              <w:jc w:val="center"/>
              <w:rPr>
                <w:rFonts w:ascii="Arial" w:hAnsi="Arial" w:cs="Arial"/>
                <w:bCs/>
                <w:sz w:val="20"/>
                <w:szCs w:val="20"/>
              </w:rPr>
            </w:pPr>
            <w:r>
              <w:rPr>
                <w:rFonts w:ascii="Calibri" w:hAnsi="Calibri"/>
                <w:color w:val="000000"/>
                <w:sz w:val="22"/>
              </w:rPr>
              <w:t>0</w:t>
            </w:r>
          </w:p>
        </w:tc>
      </w:tr>
    </w:tbl>
    <w:p w14:paraId="733CEB9A" w14:textId="77777777" w:rsidR="00A507E7" w:rsidRDefault="00A507E7" w:rsidP="00A507E7"/>
    <w:p w14:paraId="03277819" w14:textId="77777777" w:rsidR="00A507E7" w:rsidRDefault="00A507E7" w:rsidP="00A507E7"/>
    <w:p w14:paraId="1C370205" w14:textId="77777777" w:rsidR="00A507E7" w:rsidRDefault="00A507E7" w:rsidP="00A507E7">
      <w:pPr>
        <w:sectPr w:rsidR="00A507E7" w:rsidSect="00CA209B">
          <w:pgSz w:w="16834" w:h="11909" w:orient="landscape" w:code="9"/>
          <w:pgMar w:top="1166" w:right="1267" w:bottom="1195" w:left="1166" w:header="720" w:footer="346" w:gutter="0"/>
          <w:cols w:space="720"/>
          <w:docGrid w:linePitch="360"/>
        </w:sectPr>
      </w:pPr>
    </w:p>
    <w:p w14:paraId="0555305F" w14:textId="77777777" w:rsidR="00A507E7" w:rsidRDefault="00A507E7" w:rsidP="00A507E7">
      <w:r>
        <w:lastRenderedPageBreak/>
        <w:t xml:space="preserve">The consumption of </w:t>
      </w:r>
      <w:proofErr w:type="spellStart"/>
      <w:r>
        <w:t>fuelwood</w:t>
      </w:r>
      <w:proofErr w:type="spellEnd"/>
      <w:r>
        <w:t xml:space="preserve"> by sector in Lang </w:t>
      </w:r>
      <w:proofErr w:type="spellStart"/>
      <w:r>
        <w:t>Chanh</w:t>
      </w:r>
      <w:proofErr w:type="spellEnd"/>
      <w:r>
        <w:t xml:space="preserve"> is as below:</w:t>
      </w:r>
    </w:p>
    <w:p w14:paraId="302D599F" w14:textId="77777777" w:rsidR="00A507E7" w:rsidRDefault="00A507E7" w:rsidP="00A507E7"/>
    <w:tbl>
      <w:tblPr>
        <w:tblStyle w:val="TableGrid"/>
        <w:tblW w:w="0" w:type="auto"/>
        <w:tblLook w:val="04A0" w:firstRow="1" w:lastRow="0" w:firstColumn="1" w:lastColumn="0" w:noHBand="0" w:noVBand="1"/>
      </w:tblPr>
      <w:tblGrid>
        <w:gridCol w:w="2481"/>
        <w:gridCol w:w="2117"/>
        <w:gridCol w:w="2579"/>
        <w:gridCol w:w="2579"/>
      </w:tblGrid>
      <w:tr w:rsidR="00A507E7" w14:paraId="3ADD672E" w14:textId="77777777" w:rsidTr="001634D1">
        <w:tc>
          <w:tcPr>
            <w:tcW w:w="2481" w:type="dxa"/>
          </w:tcPr>
          <w:p w14:paraId="56D3E993" w14:textId="77777777" w:rsidR="00A507E7" w:rsidRPr="001B66A6" w:rsidRDefault="00A507E7" w:rsidP="001634D1">
            <w:pPr>
              <w:jc w:val="center"/>
              <w:rPr>
                <w:rFonts w:ascii="Arial" w:hAnsi="Arial" w:cs="Arial"/>
                <w:sz w:val="20"/>
                <w:szCs w:val="20"/>
              </w:rPr>
            </w:pPr>
            <w:r w:rsidRPr="001B66A6">
              <w:rPr>
                <w:rFonts w:ascii="Arial" w:hAnsi="Arial" w:cs="Arial"/>
                <w:sz w:val="20"/>
                <w:szCs w:val="20"/>
              </w:rPr>
              <w:t xml:space="preserve">Quantity of </w:t>
            </w:r>
            <w:proofErr w:type="spellStart"/>
            <w:r w:rsidRPr="001B66A6">
              <w:rPr>
                <w:rFonts w:ascii="Arial" w:hAnsi="Arial" w:cs="Arial"/>
                <w:sz w:val="20"/>
                <w:szCs w:val="20"/>
              </w:rPr>
              <w:t>fuelwood</w:t>
            </w:r>
            <w:proofErr w:type="spellEnd"/>
            <w:r w:rsidRPr="001B66A6">
              <w:rPr>
                <w:rFonts w:ascii="Arial" w:hAnsi="Arial" w:cs="Arial"/>
                <w:sz w:val="20"/>
                <w:szCs w:val="20"/>
              </w:rPr>
              <w:t xml:space="preserve"> by source</w:t>
            </w:r>
          </w:p>
        </w:tc>
        <w:tc>
          <w:tcPr>
            <w:tcW w:w="2117" w:type="dxa"/>
          </w:tcPr>
          <w:p w14:paraId="1AB48AD1" w14:textId="77777777" w:rsidR="00A507E7" w:rsidRPr="001B66A6" w:rsidRDefault="00A507E7" w:rsidP="001634D1">
            <w:pPr>
              <w:jc w:val="center"/>
              <w:rPr>
                <w:rFonts w:ascii="Arial" w:hAnsi="Arial" w:cs="Arial"/>
                <w:sz w:val="20"/>
                <w:szCs w:val="20"/>
              </w:rPr>
            </w:pPr>
            <w:r w:rsidRPr="001B66A6">
              <w:rPr>
                <w:rFonts w:ascii="Arial" w:hAnsi="Arial" w:cs="Arial"/>
                <w:sz w:val="20"/>
                <w:szCs w:val="20"/>
              </w:rPr>
              <w:t>Unit</w:t>
            </w:r>
          </w:p>
        </w:tc>
        <w:tc>
          <w:tcPr>
            <w:tcW w:w="2579" w:type="dxa"/>
          </w:tcPr>
          <w:p w14:paraId="1B3E224F" w14:textId="77777777" w:rsidR="00A507E7" w:rsidRPr="001B66A6" w:rsidRDefault="00A507E7" w:rsidP="001634D1">
            <w:pPr>
              <w:jc w:val="center"/>
              <w:rPr>
                <w:rFonts w:ascii="Arial" w:hAnsi="Arial" w:cs="Arial"/>
                <w:sz w:val="20"/>
                <w:szCs w:val="20"/>
              </w:rPr>
            </w:pPr>
            <w:r w:rsidRPr="001B66A6">
              <w:rPr>
                <w:rFonts w:ascii="Arial" w:hAnsi="Arial" w:cs="Arial"/>
                <w:sz w:val="20"/>
                <w:szCs w:val="20"/>
              </w:rPr>
              <w:t>Residential consumption</w:t>
            </w:r>
          </w:p>
        </w:tc>
        <w:tc>
          <w:tcPr>
            <w:tcW w:w="2579" w:type="dxa"/>
          </w:tcPr>
          <w:p w14:paraId="39B6F4E2" w14:textId="77777777" w:rsidR="00A507E7" w:rsidRPr="001B66A6" w:rsidRDefault="00A507E7" w:rsidP="001634D1">
            <w:pPr>
              <w:jc w:val="center"/>
              <w:rPr>
                <w:rFonts w:ascii="Arial" w:hAnsi="Arial" w:cs="Arial"/>
                <w:sz w:val="20"/>
                <w:szCs w:val="20"/>
              </w:rPr>
            </w:pPr>
            <w:r w:rsidRPr="001B66A6">
              <w:rPr>
                <w:rFonts w:ascii="Arial" w:hAnsi="Arial" w:cs="Arial"/>
                <w:sz w:val="20"/>
                <w:szCs w:val="20"/>
              </w:rPr>
              <w:t>Commercial consumption</w:t>
            </w:r>
          </w:p>
        </w:tc>
      </w:tr>
      <w:tr w:rsidR="00A507E7" w14:paraId="0688432A" w14:textId="77777777" w:rsidTr="001634D1">
        <w:tc>
          <w:tcPr>
            <w:tcW w:w="2481" w:type="dxa"/>
          </w:tcPr>
          <w:p w14:paraId="5ACC2AD3" w14:textId="77777777" w:rsidR="00A507E7" w:rsidRPr="001B66A6" w:rsidRDefault="00A507E7" w:rsidP="001634D1">
            <w:pPr>
              <w:jc w:val="center"/>
              <w:rPr>
                <w:rFonts w:ascii="Arial" w:hAnsi="Arial" w:cs="Arial"/>
                <w:sz w:val="20"/>
                <w:szCs w:val="20"/>
              </w:rPr>
            </w:pPr>
            <w:r w:rsidRPr="001B66A6">
              <w:rPr>
                <w:rFonts w:ascii="Arial" w:hAnsi="Arial" w:cs="Arial"/>
                <w:sz w:val="20"/>
                <w:szCs w:val="20"/>
              </w:rPr>
              <w:t>Natural forest</w:t>
            </w:r>
          </w:p>
        </w:tc>
        <w:tc>
          <w:tcPr>
            <w:tcW w:w="2117" w:type="dxa"/>
          </w:tcPr>
          <w:p w14:paraId="6593B5B2" w14:textId="77777777" w:rsidR="00A507E7" w:rsidRPr="001B66A6" w:rsidRDefault="00A507E7" w:rsidP="001634D1">
            <w:pPr>
              <w:jc w:val="center"/>
              <w:rPr>
                <w:rFonts w:ascii="Arial" w:hAnsi="Arial" w:cs="Arial"/>
                <w:sz w:val="20"/>
                <w:szCs w:val="20"/>
              </w:rPr>
            </w:pPr>
            <w:r w:rsidRPr="001B66A6">
              <w:rPr>
                <w:rFonts w:ascii="Arial" w:hAnsi="Arial" w:cs="Arial"/>
                <w:sz w:val="20"/>
                <w:szCs w:val="20"/>
              </w:rPr>
              <w:t>Ton/ year</w:t>
            </w:r>
          </w:p>
        </w:tc>
        <w:tc>
          <w:tcPr>
            <w:tcW w:w="2579" w:type="dxa"/>
          </w:tcPr>
          <w:p w14:paraId="6EAE4DB8" w14:textId="77777777" w:rsidR="00A507E7" w:rsidRPr="001B66A6" w:rsidRDefault="00A507E7" w:rsidP="001634D1">
            <w:pPr>
              <w:jc w:val="center"/>
              <w:rPr>
                <w:rFonts w:ascii="Arial" w:hAnsi="Arial" w:cs="Arial"/>
                <w:sz w:val="20"/>
                <w:szCs w:val="20"/>
              </w:rPr>
            </w:pPr>
            <w:r>
              <w:rPr>
                <w:rFonts w:ascii="Arial" w:hAnsi="Arial" w:cs="Arial"/>
                <w:sz w:val="20"/>
                <w:szCs w:val="20"/>
              </w:rPr>
              <w:t>15,485</w:t>
            </w:r>
          </w:p>
        </w:tc>
        <w:tc>
          <w:tcPr>
            <w:tcW w:w="2579" w:type="dxa"/>
          </w:tcPr>
          <w:p w14:paraId="2FE886CD" w14:textId="77777777" w:rsidR="00A507E7" w:rsidRPr="001B66A6" w:rsidRDefault="00A507E7" w:rsidP="001634D1">
            <w:pPr>
              <w:jc w:val="center"/>
              <w:rPr>
                <w:rFonts w:ascii="Arial" w:hAnsi="Arial" w:cs="Arial"/>
                <w:sz w:val="20"/>
                <w:szCs w:val="20"/>
              </w:rPr>
            </w:pPr>
            <w:r>
              <w:rPr>
                <w:rFonts w:ascii="Arial" w:hAnsi="Arial" w:cs="Arial"/>
                <w:sz w:val="20"/>
                <w:szCs w:val="20"/>
              </w:rPr>
              <w:t>4,500</w:t>
            </w:r>
          </w:p>
        </w:tc>
      </w:tr>
      <w:tr w:rsidR="00A507E7" w14:paraId="3E4DED41" w14:textId="77777777" w:rsidTr="001634D1">
        <w:tc>
          <w:tcPr>
            <w:tcW w:w="2481" w:type="dxa"/>
          </w:tcPr>
          <w:p w14:paraId="348549D2" w14:textId="77777777" w:rsidR="00A507E7" w:rsidRPr="001B66A6" w:rsidRDefault="00A507E7" w:rsidP="001634D1">
            <w:pPr>
              <w:jc w:val="center"/>
              <w:rPr>
                <w:rFonts w:ascii="Arial" w:hAnsi="Arial" w:cs="Arial"/>
                <w:sz w:val="20"/>
                <w:szCs w:val="20"/>
              </w:rPr>
            </w:pPr>
            <w:r w:rsidRPr="001B66A6">
              <w:rPr>
                <w:rFonts w:ascii="Arial" w:hAnsi="Arial" w:cs="Arial"/>
                <w:sz w:val="20"/>
                <w:szCs w:val="20"/>
              </w:rPr>
              <w:t>Plantation forest</w:t>
            </w:r>
          </w:p>
        </w:tc>
        <w:tc>
          <w:tcPr>
            <w:tcW w:w="2117" w:type="dxa"/>
          </w:tcPr>
          <w:p w14:paraId="786DD387" w14:textId="77777777" w:rsidR="00A507E7" w:rsidRPr="001B66A6" w:rsidRDefault="00A507E7" w:rsidP="001634D1">
            <w:pPr>
              <w:jc w:val="center"/>
              <w:rPr>
                <w:rFonts w:ascii="Arial" w:hAnsi="Arial" w:cs="Arial"/>
                <w:sz w:val="20"/>
                <w:szCs w:val="20"/>
              </w:rPr>
            </w:pPr>
            <w:r w:rsidRPr="001B66A6">
              <w:rPr>
                <w:rFonts w:ascii="Arial" w:hAnsi="Arial" w:cs="Arial"/>
                <w:sz w:val="20"/>
                <w:szCs w:val="20"/>
              </w:rPr>
              <w:t>Ton/ year</w:t>
            </w:r>
          </w:p>
        </w:tc>
        <w:tc>
          <w:tcPr>
            <w:tcW w:w="2579" w:type="dxa"/>
          </w:tcPr>
          <w:p w14:paraId="2858E4DF" w14:textId="77777777" w:rsidR="00A507E7" w:rsidRPr="001B66A6" w:rsidRDefault="00A507E7" w:rsidP="001634D1">
            <w:pPr>
              <w:jc w:val="center"/>
              <w:rPr>
                <w:rFonts w:ascii="Arial" w:hAnsi="Arial" w:cs="Arial"/>
                <w:sz w:val="20"/>
                <w:szCs w:val="20"/>
              </w:rPr>
            </w:pPr>
            <w:r>
              <w:rPr>
                <w:rFonts w:ascii="Arial" w:hAnsi="Arial" w:cs="Arial"/>
                <w:sz w:val="20"/>
                <w:szCs w:val="20"/>
              </w:rPr>
              <w:t>4,071</w:t>
            </w:r>
          </w:p>
        </w:tc>
        <w:tc>
          <w:tcPr>
            <w:tcW w:w="2579" w:type="dxa"/>
          </w:tcPr>
          <w:p w14:paraId="7550F82E" w14:textId="77777777" w:rsidR="00A507E7" w:rsidRPr="001B66A6" w:rsidRDefault="00A507E7" w:rsidP="001634D1">
            <w:pPr>
              <w:jc w:val="center"/>
              <w:rPr>
                <w:rFonts w:ascii="Arial" w:hAnsi="Arial" w:cs="Arial"/>
                <w:sz w:val="20"/>
                <w:szCs w:val="20"/>
              </w:rPr>
            </w:pPr>
            <w:r>
              <w:rPr>
                <w:rFonts w:ascii="Arial" w:hAnsi="Arial" w:cs="Arial"/>
                <w:sz w:val="20"/>
                <w:szCs w:val="20"/>
              </w:rPr>
              <w:t>0</w:t>
            </w:r>
          </w:p>
        </w:tc>
      </w:tr>
      <w:tr w:rsidR="00A507E7" w14:paraId="141C00EF" w14:textId="77777777" w:rsidTr="001634D1">
        <w:tc>
          <w:tcPr>
            <w:tcW w:w="2481" w:type="dxa"/>
          </w:tcPr>
          <w:p w14:paraId="4E93A9DC" w14:textId="77777777" w:rsidR="00A507E7" w:rsidRPr="001B66A6" w:rsidRDefault="00A507E7" w:rsidP="001634D1">
            <w:pPr>
              <w:jc w:val="center"/>
              <w:rPr>
                <w:rFonts w:ascii="Arial" w:hAnsi="Arial" w:cs="Arial"/>
                <w:sz w:val="20"/>
                <w:szCs w:val="20"/>
              </w:rPr>
            </w:pPr>
            <w:r w:rsidRPr="001B66A6">
              <w:rPr>
                <w:rFonts w:ascii="Arial" w:hAnsi="Arial" w:cs="Arial"/>
                <w:sz w:val="20"/>
                <w:szCs w:val="20"/>
              </w:rPr>
              <w:t>Home garden</w:t>
            </w:r>
          </w:p>
        </w:tc>
        <w:tc>
          <w:tcPr>
            <w:tcW w:w="2117" w:type="dxa"/>
          </w:tcPr>
          <w:p w14:paraId="11E82F32" w14:textId="77777777" w:rsidR="00A507E7" w:rsidRPr="001B66A6" w:rsidRDefault="00A507E7" w:rsidP="001634D1">
            <w:pPr>
              <w:jc w:val="center"/>
              <w:rPr>
                <w:rFonts w:ascii="Arial" w:hAnsi="Arial" w:cs="Arial"/>
                <w:sz w:val="20"/>
                <w:szCs w:val="20"/>
              </w:rPr>
            </w:pPr>
            <w:r w:rsidRPr="001B66A6">
              <w:rPr>
                <w:rFonts w:ascii="Arial" w:hAnsi="Arial" w:cs="Arial"/>
                <w:sz w:val="20"/>
                <w:szCs w:val="20"/>
              </w:rPr>
              <w:t>Ton/ year</w:t>
            </w:r>
          </w:p>
        </w:tc>
        <w:tc>
          <w:tcPr>
            <w:tcW w:w="2579" w:type="dxa"/>
          </w:tcPr>
          <w:p w14:paraId="13675594" w14:textId="77777777" w:rsidR="00A507E7" w:rsidRPr="001B66A6" w:rsidRDefault="00A507E7" w:rsidP="001634D1">
            <w:pPr>
              <w:jc w:val="center"/>
              <w:rPr>
                <w:rFonts w:ascii="Arial" w:hAnsi="Arial" w:cs="Arial"/>
                <w:sz w:val="20"/>
                <w:szCs w:val="20"/>
              </w:rPr>
            </w:pPr>
            <w:r>
              <w:rPr>
                <w:rFonts w:ascii="Arial" w:hAnsi="Arial" w:cs="Arial"/>
                <w:sz w:val="20"/>
                <w:szCs w:val="20"/>
              </w:rPr>
              <w:t>1,699</w:t>
            </w:r>
          </w:p>
        </w:tc>
        <w:tc>
          <w:tcPr>
            <w:tcW w:w="2579" w:type="dxa"/>
          </w:tcPr>
          <w:p w14:paraId="7E4ABC05" w14:textId="77777777" w:rsidR="00A507E7" w:rsidRPr="001B66A6" w:rsidRDefault="00A507E7" w:rsidP="001634D1">
            <w:pPr>
              <w:jc w:val="center"/>
              <w:rPr>
                <w:rFonts w:ascii="Arial" w:hAnsi="Arial" w:cs="Arial"/>
                <w:sz w:val="20"/>
                <w:szCs w:val="20"/>
              </w:rPr>
            </w:pPr>
            <w:r>
              <w:rPr>
                <w:rFonts w:ascii="Arial" w:hAnsi="Arial" w:cs="Arial"/>
                <w:sz w:val="20"/>
                <w:szCs w:val="20"/>
              </w:rPr>
              <w:t>0</w:t>
            </w:r>
          </w:p>
        </w:tc>
      </w:tr>
      <w:tr w:rsidR="00A507E7" w14:paraId="300EEADA" w14:textId="77777777" w:rsidTr="001634D1">
        <w:tc>
          <w:tcPr>
            <w:tcW w:w="2481" w:type="dxa"/>
          </w:tcPr>
          <w:p w14:paraId="115C80B5" w14:textId="77777777" w:rsidR="00A507E7" w:rsidRPr="001B66A6" w:rsidRDefault="00A507E7" w:rsidP="001634D1">
            <w:pPr>
              <w:jc w:val="center"/>
              <w:rPr>
                <w:rFonts w:ascii="Arial" w:hAnsi="Arial" w:cs="Arial"/>
                <w:sz w:val="20"/>
                <w:szCs w:val="20"/>
              </w:rPr>
            </w:pPr>
            <w:r w:rsidRPr="001B66A6">
              <w:rPr>
                <w:rFonts w:ascii="Arial" w:hAnsi="Arial" w:cs="Arial"/>
                <w:sz w:val="20"/>
                <w:szCs w:val="20"/>
              </w:rPr>
              <w:t>Other sources</w:t>
            </w:r>
          </w:p>
        </w:tc>
        <w:tc>
          <w:tcPr>
            <w:tcW w:w="2117" w:type="dxa"/>
          </w:tcPr>
          <w:p w14:paraId="24C255DB" w14:textId="77777777" w:rsidR="00A507E7" w:rsidRPr="001B66A6" w:rsidRDefault="00A507E7" w:rsidP="001634D1">
            <w:pPr>
              <w:jc w:val="center"/>
              <w:rPr>
                <w:rFonts w:ascii="Arial" w:hAnsi="Arial" w:cs="Arial"/>
                <w:sz w:val="20"/>
                <w:szCs w:val="20"/>
              </w:rPr>
            </w:pPr>
            <w:r w:rsidRPr="001B66A6">
              <w:rPr>
                <w:rFonts w:ascii="Arial" w:hAnsi="Arial" w:cs="Arial"/>
                <w:sz w:val="20"/>
                <w:szCs w:val="20"/>
              </w:rPr>
              <w:t>Ton/ year</w:t>
            </w:r>
          </w:p>
        </w:tc>
        <w:tc>
          <w:tcPr>
            <w:tcW w:w="2579" w:type="dxa"/>
          </w:tcPr>
          <w:p w14:paraId="4E646B94" w14:textId="77777777" w:rsidR="00A507E7" w:rsidRPr="001B66A6" w:rsidRDefault="00A507E7" w:rsidP="001634D1">
            <w:pPr>
              <w:jc w:val="center"/>
              <w:rPr>
                <w:rFonts w:ascii="Arial" w:hAnsi="Arial" w:cs="Arial"/>
                <w:sz w:val="20"/>
                <w:szCs w:val="20"/>
              </w:rPr>
            </w:pPr>
            <w:r>
              <w:rPr>
                <w:rFonts w:ascii="Arial" w:hAnsi="Arial" w:cs="Arial"/>
                <w:sz w:val="20"/>
                <w:szCs w:val="20"/>
              </w:rPr>
              <w:t>75</w:t>
            </w:r>
          </w:p>
        </w:tc>
        <w:tc>
          <w:tcPr>
            <w:tcW w:w="2579" w:type="dxa"/>
          </w:tcPr>
          <w:p w14:paraId="7D7FEF5E" w14:textId="77777777" w:rsidR="00A507E7" w:rsidRPr="001B66A6" w:rsidRDefault="00A507E7" w:rsidP="001634D1">
            <w:pPr>
              <w:jc w:val="center"/>
              <w:rPr>
                <w:rFonts w:ascii="Arial" w:hAnsi="Arial" w:cs="Arial"/>
                <w:sz w:val="20"/>
                <w:szCs w:val="20"/>
              </w:rPr>
            </w:pPr>
            <w:r>
              <w:rPr>
                <w:rFonts w:ascii="Arial" w:hAnsi="Arial" w:cs="Arial"/>
                <w:sz w:val="20"/>
                <w:szCs w:val="20"/>
              </w:rPr>
              <w:t>0</w:t>
            </w:r>
          </w:p>
        </w:tc>
      </w:tr>
    </w:tbl>
    <w:p w14:paraId="475470DB" w14:textId="77777777" w:rsidR="00A507E7" w:rsidRDefault="00A507E7" w:rsidP="00A507E7"/>
    <w:p w14:paraId="2C812AC2" w14:textId="77777777" w:rsidR="00A507E7" w:rsidRDefault="00A507E7" w:rsidP="00A507E7">
      <w:r>
        <w:t xml:space="preserve">The quantity of </w:t>
      </w:r>
      <w:proofErr w:type="spellStart"/>
      <w:r>
        <w:t>fuelwood</w:t>
      </w:r>
      <w:proofErr w:type="spellEnd"/>
      <w:r>
        <w:t xml:space="preserve"> from natural forest for residential demand is more than three times of the commercial demand. However, the quality of the </w:t>
      </w:r>
      <w:proofErr w:type="spellStart"/>
      <w:r>
        <w:t>fuelwood</w:t>
      </w:r>
      <w:proofErr w:type="spellEnd"/>
      <w:r>
        <w:t xml:space="preserve"> from natural forest consumed by each sector is represented at the table below.</w:t>
      </w:r>
    </w:p>
    <w:p w14:paraId="725226D2" w14:textId="77777777" w:rsidR="00A507E7" w:rsidRDefault="00A507E7" w:rsidP="00A507E7"/>
    <w:tbl>
      <w:tblPr>
        <w:tblStyle w:val="TableGrid"/>
        <w:tblW w:w="9575" w:type="dxa"/>
        <w:tblInd w:w="108" w:type="dxa"/>
        <w:tblLook w:val="04A0" w:firstRow="1" w:lastRow="0" w:firstColumn="1" w:lastColumn="0" w:noHBand="0" w:noVBand="1"/>
      </w:tblPr>
      <w:tblGrid>
        <w:gridCol w:w="2250"/>
        <w:gridCol w:w="1710"/>
        <w:gridCol w:w="2015"/>
        <w:gridCol w:w="1620"/>
        <w:gridCol w:w="1980"/>
      </w:tblGrid>
      <w:tr w:rsidR="00A507E7" w:rsidRPr="001B66A6" w14:paraId="30B9DD52" w14:textId="77777777" w:rsidTr="001634D1">
        <w:tc>
          <w:tcPr>
            <w:tcW w:w="2250" w:type="dxa"/>
          </w:tcPr>
          <w:p w14:paraId="54A83807" w14:textId="77777777" w:rsidR="00A507E7" w:rsidRPr="001B66A6" w:rsidRDefault="00A507E7" w:rsidP="001634D1">
            <w:pPr>
              <w:jc w:val="center"/>
              <w:rPr>
                <w:rFonts w:ascii="Arial" w:hAnsi="Arial" w:cs="Arial"/>
                <w:sz w:val="20"/>
                <w:szCs w:val="20"/>
              </w:rPr>
            </w:pPr>
            <w:r>
              <w:rPr>
                <w:rFonts w:ascii="Arial" w:hAnsi="Arial" w:cs="Arial"/>
                <w:sz w:val="20"/>
                <w:szCs w:val="20"/>
              </w:rPr>
              <w:t xml:space="preserve">Natural </w:t>
            </w:r>
            <w:proofErr w:type="spellStart"/>
            <w:r>
              <w:rPr>
                <w:rFonts w:ascii="Arial" w:hAnsi="Arial" w:cs="Arial"/>
                <w:sz w:val="20"/>
                <w:szCs w:val="20"/>
              </w:rPr>
              <w:t>fuelwood</w:t>
            </w:r>
            <w:proofErr w:type="spellEnd"/>
            <w:r>
              <w:rPr>
                <w:rFonts w:ascii="Arial" w:hAnsi="Arial" w:cs="Arial"/>
                <w:sz w:val="20"/>
                <w:szCs w:val="20"/>
              </w:rPr>
              <w:t xml:space="preserve"> by size</w:t>
            </w:r>
          </w:p>
        </w:tc>
        <w:tc>
          <w:tcPr>
            <w:tcW w:w="1710" w:type="dxa"/>
          </w:tcPr>
          <w:p w14:paraId="547A5A8E" w14:textId="77777777" w:rsidR="00A507E7" w:rsidRPr="001B66A6" w:rsidRDefault="00A507E7" w:rsidP="001634D1">
            <w:pPr>
              <w:jc w:val="center"/>
              <w:rPr>
                <w:rFonts w:ascii="Arial" w:hAnsi="Arial" w:cs="Arial"/>
                <w:sz w:val="20"/>
                <w:szCs w:val="20"/>
              </w:rPr>
            </w:pPr>
            <w:r w:rsidRPr="001B66A6">
              <w:rPr>
                <w:rFonts w:ascii="Arial" w:hAnsi="Arial" w:cs="Arial"/>
                <w:sz w:val="20"/>
                <w:szCs w:val="20"/>
              </w:rPr>
              <w:t>Residential consumption</w:t>
            </w:r>
            <w:r>
              <w:rPr>
                <w:rFonts w:ascii="Arial" w:hAnsi="Arial" w:cs="Arial"/>
                <w:sz w:val="20"/>
                <w:szCs w:val="20"/>
              </w:rPr>
              <w:t xml:space="preserve"> by %*</w:t>
            </w:r>
          </w:p>
        </w:tc>
        <w:tc>
          <w:tcPr>
            <w:tcW w:w="2015" w:type="dxa"/>
          </w:tcPr>
          <w:p w14:paraId="74F0D6A5" w14:textId="77777777" w:rsidR="00A507E7" w:rsidRPr="001B66A6" w:rsidRDefault="00A507E7" w:rsidP="001634D1">
            <w:pPr>
              <w:jc w:val="center"/>
              <w:rPr>
                <w:rFonts w:ascii="Arial" w:hAnsi="Arial" w:cs="Arial"/>
                <w:sz w:val="20"/>
                <w:szCs w:val="20"/>
              </w:rPr>
            </w:pPr>
            <w:r w:rsidRPr="001B66A6">
              <w:rPr>
                <w:rFonts w:ascii="Arial" w:hAnsi="Arial" w:cs="Arial"/>
                <w:sz w:val="20"/>
                <w:szCs w:val="20"/>
              </w:rPr>
              <w:t>Residential consumption</w:t>
            </w:r>
            <w:r>
              <w:rPr>
                <w:rFonts w:ascii="Arial" w:hAnsi="Arial" w:cs="Arial"/>
                <w:sz w:val="20"/>
                <w:szCs w:val="20"/>
              </w:rPr>
              <w:t xml:space="preserve"> in quantity (ton/ year)</w:t>
            </w:r>
          </w:p>
        </w:tc>
        <w:tc>
          <w:tcPr>
            <w:tcW w:w="1620" w:type="dxa"/>
          </w:tcPr>
          <w:p w14:paraId="566768B5" w14:textId="77777777" w:rsidR="00A507E7" w:rsidRPr="001B66A6" w:rsidRDefault="00A507E7" w:rsidP="001634D1">
            <w:pPr>
              <w:jc w:val="center"/>
              <w:rPr>
                <w:rFonts w:ascii="Arial" w:hAnsi="Arial" w:cs="Arial"/>
                <w:sz w:val="20"/>
                <w:szCs w:val="20"/>
              </w:rPr>
            </w:pPr>
            <w:r w:rsidRPr="001B66A6">
              <w:rPr>
                <w:rFonts w:ascii="Arial" w:hAnsi="Arial" w:cs="Arial"/>
                <w:sz w:val="20"/>
                <w:szCs w:val="20"/>
              </w:rPr>
              <w:t>Commercial consumption</w:t>
            </w:r>
            <w:r>
              <w:rPr>
                <w:rFonts w:ascii="Arial" w:hAnsi="Arial" w:cs="Arial"/>
                <w:sz w:val="20"/>
                <w:szCs w:val="20"/>
              </w:rPr>
              <w:t xml:space="preserve"> by %</w:t>
            </w:r>
          </w:p>
        </w:tc>
        <w:tc>
          <w:tcPr>
            <w:tcW w:w="1980" w:type="dxa"/>
          </w:tcPr>
          <w:p w14:paraId="5828CFD4" w14:textId="77777777" w:rsidR="00A507E7" w:rsidRPr="001B66A6" w:rsidRDefault="00A507E7" w:rsidP="001634D1">
            <w:pPr>
              <w:jc w:val="center"/>
              <w:rPr>
                <w:rFonts w:ascii="Arial" w:hAnsi="Arial" w:cs="Arial"/>
                <w:sz w:val="20"/>
                <w:szCs w:val="20"/>
              </w:rPr>
            </w:pPr>
            <w:r w:rsidRPr="001B66A6">
              <w:rPr>
                <w:rFonts w:ascii="Arial" w:hAnsi="Arial" w:cs="Arial"/>
                <w:sz w:val="20"/>
                <w:szCs w:val="20"/>
              </w:rPr>
              <w:t>Commercial consumption</w:t>
            </w:r>
            <w:r>
              <w:rPr>
                <w:rFonts w:ascii="Arial" w:hAnsi="Arial" w:cs="Arial"/>
                <w:sz w:val="20"/>
                <w:szCs w:val="20"/>
              </w:rPr>
              <w:t xml:space="preserve"> in quantity (ton/ year)</w:t>
            </w:r>
          </w:p>
        </w:tc>
      </w:tr>
      <w:tr w:rsidR="00A507E7" w:rsidRPr="001B66A6" w14:paraId="02A84E45" w14:textId="77777777" w:rsidTr="001634D1">
        <w:tc>
          <w:tcPr>
            <w:tcW w:w="2250" w:type="dxa"/>
          </w:tcPr>
          <w:p w14:paraId="656C5C71" w14:textId="77777777" w:rsidR="00A507E7" w:rsidRPr="001B66A6" w:rsidRDefault="00A507E7" w:rsidP="001634D1">
            <w:pPr>
              <w:jc w:val="center"/>
              <w:rPr>
                <w:rFonts w:ascii="Arial" w:hAnsi="Arial" w:cs="Arial"/>
                <w:sz w:val="20"/>
                <w:szCs w:val="20"/>
              </w:rPr>
            </w:pPr>
            <w:r>
              <w:rPr>
                <w:rFonts w:ascii="Arial" w:hAnsi="Arial" w:cs="Arial"/>
                <w:sz w:val="20"/>
                <w:szCs w:val="20"/>
              </w:rPr>
              <w:t>Total</w:t>
            </w:r>
            <w:r w:rsidRPr="001B66A6">
              <w:rPr>
                <w:rFonts w:ascii="Arial" w:hAnsi="Arial" w:cs="Arial"/>
                <w:sz w:val="20"/>
                <w:szCs w:val="20"/>
              </w:rPr>
              <w:t xml:space="preserve"> </w:t>
            </w:r>
            <w:proofErr w:type="spellStart"/>
            <w:r w:rsidRPr="001B66A6">
              <w:rPr>
                <w:rFonts w:ascii="Arial" w:hAnsi="Arial" w:cs="Arial"/>
                <w:sz w:val="20"/>
                <w:szCs w:val="20"/>
              </w:rPr>
              <w:t>fuelwood</w:t>
            </w:r>
            <w:proofErr w:type="spellEnd"/>
            <w:r>
              <w:rPr>
                <w:rFonts w:ascii="Arial" w:hAnsi="Arial" w:cs="Arial"/>
                <w:sz w:val="20"/>
                <w:szCs w:val="20"/>
              </w:rPr>
              <w:t xml:space="preserve"> from natural forest</w:t>
            </w:r>
          </w:p>
        </w:tc>
        <w:tc>
          <w:tcPr>
            <w:tcW w:w="1710" w:type="dxa"/>
          </w:tcPr>
          <w:p w14:paraId="09234A19" w14:textId="77777777" w:rsidR="00A507E7" w:rsidRPr="001B66A6" w:rsidRDefault="00A507E7" w:rsidP="001634D1">
            <w:pPr>
              <w:jc w:val="center"/>
              <w:rPr>
                <w:rFonts w:ascii="Arial" w:hAnsi="Arial" w:cs="Arial"/>
                <w:sz w:val="20"/>
                <w:szCs w:val="20"/>
              </w:rPr>
            </w:pPr>
            <w:r>
              <w:rPr>
                <w:rFonts w:ascii="Arial" w:hAnsi="Arial" w:cs="Arial"/>
                <w:sz w:val="20"/>
                <w:szCs w:val="20"/>
              </w:rPr>
              <w:t>100</w:t>
            </w:r>
          </w:p>
        </w:tc>
        <w:tc>
          <w:tcPr>
            <w:tcW w:w="2015" w:type="dxa"/>
          </w:tcPr>
          <w:p w14:paraId="29DE5BE7" w14:textId="77777777" w:rsidR="00A507E7" w:rsidRDefault="00A507E7" w:rsidP="001634D1">
            <w:pPr>
              <w:jc w:val="center"/>
              <w:rPr>
                <w:rFonts w:ascii="Arial" w:hAnsi="Arial" w:cs="Arial"/>
                <w:sz w:val="20"/>
                <w:szCs w:val="20"/>
              </w:rPr>
            </w:pPr>
            <w:r>
              <w:rPr>
                <w:rFonts w:ascii="Arial" w:hAnsi="Arial" w:cs="Arial"/>
                <w:sz w:val="20"/>
                <w:szCs w:val="20"/>
              </w:rPr>
              <w:t>15,485</w:t>
            </w:r>
          </w:p>
        </w:tc>
        <w:tc>
          <w:tcPr>
            <w:tcW w:w="1620" w:type="dxa"/>
          </w:tcPr>
          <w:p w14:paraId="527876F2" w14:textId="77777777" w:rsidR="00A507E7" w:rsidRPr="001B66A6" w:rsidRDefault="00A507E7" w:rsidP="001634D1">
            <w:pPr>
              <w:jc w:val="center"/>
              <w:rPr>
                <w:rFonts w:ascii="Arial" w:hAnsi="Arial" w:cs="Arial"/>
                <w:sz w:val="20"/>
                <w:szCs w:val="20"/>
              </w:rPr>
            </w:pPr>
            <w:r>
              <w:rPr>
                <w:rFonts w:ascii="Arial" w:hAnsi="Arial" w:cs="Arial"/>
                <w:sz w:val="20"/>
                <w:szCs w:val="20"/>
              </w:rPr>
              <w:t>100</w:t>
            </w:r>
          </w:p>
        </w:tc>
        <w:tc>
          <w:tcPr>
            <w:tcW w:w="1980" w:type="dxa"/>
          </w:tcPr>
          <w:p w14:paraId="72780D6F" w14:textId="77777777" w:rsidR="00A507E7" w:rsidRDefault="00A507E7" w:rsidP="001634D1">
            <w:pPr>
              <w:jc w:val="center"/>
              <w:rPr>
                <w:rFonts w:ascii="Arial" w:hAnsi="Arial" w:cs="Arial"/>
                <w:sz w:val="20"/>
                <w:szCs w:val="20"/>
              </w:rPr>
            </w:pPr>
            <w:r>
              <w:rPr>
                <w:rFonts w:ascii="Arial" w:hAnsi="Arial" w:cs="Arial"/>
                <w:sz w:val="20"/>
                <w:szCs w:val="20"/>
              </w:rPr>
              <w:t>4,500</w:t>
            </w:r>
          </w:p>
        </w:tc>
      </w:tr>
      <w:tr w:rsidR="00A507E7" w:rsidRPr="001B66A6" w14:paraId="45BC8127" w14:textId="77777777" w:rsidTr="001634D1">
        <w:tc>
          <w:tcPr>
            <w:tcW w:w="2250" w:type="dxa"/>
          </w:tcPr>
          <w:p w14:paraId="0DCF52C2" w14:textId="77777777" w:rsidR="00A507E7" w:rsidRPr="001B66A6" w:rsidRDefault="00A507E7" w:rsidP="001634D1">
            <w:pPr>
              <w:jc w:val="center"/>
              <w:rPr>
                <w:rFonts w:ascii="Arial" w:hAnsi="Arial" w:cs="Arial"/>
                <w:sz w:val="20"/>
                <w:szCs w:val="20"/>
              </w:rPr>
            </w:pPr>
            <w:r>
              <w:rPr>
                <w:rFonts w:ascii="Arial" w:hAnsi="Arial" w:cs="Arial"/>
                <w:sz w:val="20"/>
                <w:szCs w:val="20"/>
              </w:rPr>
              <w:t>Size &gt; 15cm</w:t>
            </w:r>
          </w:p>
        </w:tc>
        <w:tc>
          <w:tcPr>
            <w:tcW w:w="1710" w:type="dxa"/>
          </w:tcPr>
          <w:p w14:paraId="65A69DF7" w14:textId="77777777" w:rsidR="00A507E7" w:rsidRPr="001B66A6" w:rsidRDefault="00A507E7" w:rsidP="001634D1">
            <w:pPr>
              <w:jc w:val="center"/>
              <w:rPr>
                <w:rFonts w:ascii="Arial" w:hAnsi="Arial" w:cs="Arial"/>
                <w:sz w:val="20"/>
                <w:szCs w:val="20"/>
              </w:rPr>
            </w:pPr>
            <w:r>
              <w:rPr>
                <w:rFonts w:ascii="Arial" w:hAnsi="Arial" w:cs="Arial"/>
                <w:sz w:val="20"/>
                <w:szCs w:val="20"/>
              </w:rPr>
              <w:t>7</w:t>
            </w:r>
          </w:p>
        </w:tc>
        <w:tc>
          <w:tcPr>
            <w:tcW w:w="2015" w:type="dxa"/>
            <w:vAlign w:val="center"/>
          </w:tcPr>
          <w:p w14:paraId="4406F422" w14:textId="77777777" w:rsidR="00A507E7" w:rsidRDefault="00A507E7" w:rsidP="001634D1">
            <w:pPr>
              <w:jc w:val="center"/>
              <w:rPr>
                <w:rFonts w:ascii="Arial" w:hAnsi="Arial" w:cs="Arial"/>
                <w:sz w:val="20"/>
                <w:szCs w:val="20"/>
              </w:rPr>
            </w:pPr>
            <w:r>
              <w:rPr>
                <w:rFonts w:ascii="Arial" w:hAnsi="Arial" w:cs="Arial"/>
                <w:color w:val="000000"/>
                <w:sz w:val="20"/>
                <w:szCs w:val="20"/>
              </w:rPr>
              <w:t>1,084</w:t>
            </w:r>
          </w:p>
        </w:tc>
        <w:tc>
          <w:tcPr>
            <w:tcW w:w="1620" w:type="dxa"/>
          </w:tcPr>
          <w:p w14:paraId="59D0894D" w14:textId="77777777" w:rsidR="00A507E7" w:rsidRPr="001B66A6" w:rsidRDefault="00A507E7" w:rsidP="001634D1">
            <w:pPr>
              <w:jc w:val="center"/>
              <w:rPr>
                <w:rFonts w:ascii="Arial" w:hAnsi="Arial" w:cs="Arial"/>
                <w:sz w:val="20"/>
                <w:szCs w:val="20"/>
              </w:rPr>
            </w:pPr>
            <w:r>
              <w:rPr>
                <w:rFonts w:ascii="Arial" w:hAnsi="Arial" w:cs="Arial"/>
                <w:sz w:val="20"/>
                <w:szCs w:val="20"/>
              </w:rPr>
              <w:t>85</w:t>
            </w:r>
          </w:p>
        </w:tc>
        <w:tc>
          <w:tcPr>
            <w:tcW w:w="1980" w:type="dxa"/>
            <w:vAlign w:val="center"/>
          </w:tcPr>
          <w:p w14:paraId="30303DB8" w14:textId="77777777" w:rsidR="00A507E7" w:rsidRDefault="00A507E7" w:rsidP="001634D1">
            <w:pPr>
              <w:jc w:val="center"/>
              <w:rPr>
                <w:rFonts w:ascii="Arial" w:hAnsi="Arial" w:cs="Arial"/>
                <w:sz w:val="20"/>
                <w:szCs w:val="20"/>
              </w:rPr>
            </w:pPr>
            <w:r>
              <w:rPr>
                <w:rFonts w:ascii="Arial" w:hAnsi="Arial" w:cs="Arial"/>
                <w:color w:val="000000"/>
                <w:sz w:val="20"/>
                <w:szCs w:val="20"/>
              </w:rPr>
              <w:t>3,825</w:t>
            </w:r>
          </w:p>
        </w:tc>
      </w:tr>
      <w:tr w:rsidR="00A507E7" w:rsidRPr="001B66A6" w14:paraId="33DD7C38" w14:textId="77777777" w:rsidTr="001634D1">
        <w:tc>
          <w:tcPr>
            <w:tcW w:w="2250" w:type="dxa"/>
          </w:tcPr>
          <w:p w14:paraId="6BB38FAE" w14:textId="77777777" w:rsidR="00A507E7" w:rsidRPr="001B66A6" w:rsidRDefault="00A507E7" w:rsidP="001634D1">
            <w:pPr>
              <w:jc w:val="center"/>
              <w:rPr>
                <w:rFonts w:ascii="Arial" w:hAnsi="Arial" w:cs="Arial"/>
                <w:sz w:val="20"/>
                <w:szCs w:val="20"/>
              </w:rPr>
            </w:pPr>
            <w:r>
              <w:rPr>
                <w:rFonts w:ascii="Arial" w:hAnsi="Arial" w:cs="Arial"/>
                <w:sz w:val="20"/>
                <w:szCs w:val="20"/>
              </w:rPr>
              <w:t>Size 5-15cm</w:t>
            </w:r>
          </w:p>
        </w:tc>
        <w:tc>
          <w:tcPr>
            <w:tcW w:w="1710" w:type="dxa"/>
          </w:tcPr>
          <w:p w14:paraId="629BF03C" w14:textId="77777777" w:rsidR="00A507E7" w:rsidRPr="001B66A6" w:rsidRDefault="00A507E7" w:rsidP="001634D1">
            <w:pPr>
              <w:jc w:val="center"/>
              <w:rPr>
                <w:rFonts w:ascii="Arial" w:hAnsi="Arial" w:cs="Arial"/>
                <w:sz w:val="20"/>
                <w:szCs w:val="20"/>
              </w:rPr>
            </w:pPr>
            <w:r>
              <w:rPr>
                <w:rFonts w:ascii="Arial" w:hAnsi="Arial" w:cs="Arial"/>
                <w:sz w:val="20"/>
                <w:szCs w:val="20"/>
              </w:rPr>
              <w:t>29</w:t>
            </w:r>
          </w:p>
        </w:tc>
        <w:tc>
          <w:tcPr>
            <w:tcW w:w="2015" w:type="dxa"/>
            <w:vAlign w:val="center"/>
          </w:tcPr>
          <w:p w14:paraId="135C088A" w14:textId="77777777" w:rsidR="00A507E7" w:rsidRDefault="00A507E7" w:rsidP="001634D1">
            <w:pPr>
              <w:jc w:val="center"/>
              <w:rPr>
                <w:rFonts w:ascii="Arial" w:hAnsi="Arial" w:cs="Arial"/>
                <w:sz w:val="20"/>
                <w:szCs w:val="20"/>
              </w:rPr>
            </w:pPr>
            <w:r>
              <w:rPr>
                <w:rFonts w:ascii="Arial" w:hAnsi="Arial" w:cs="Arial"/>
                <w:color w:val="000000"/>
                <w:sz w:val="20"/>
                <w:szCs w:val="20"/>
              </w:rPr>
              <w:t>4,491</w:t>
            </w:r>
          </w:p>
        </w:tc>
        <w:tc>
          <w:tcPr>
            <w:tcW w:w="1620" w:type="dxa"/>
          </w:tcPr>
          <w:p w14:paraId="4CC04856" w14:textId="77777777" w:rsidR="00A507E7" w:rsidRPr="001B66A6" w:rsidRDefault="00A507E7" w:rsidP="001634D1">
            <w:pPr>
              <w:jc w:val="center"/>
              <w:rPr>
                <w:rFonts w:ascii="Arial" w:hAnsi="Arial" w:cs="Arial"/>
                <w:sz w:val="20"/>
                <w:szCs w:val="20"/>
              </w:rPr>
            </w:pPr>
            <w:r>
              <w:rPr>
                <w:rFonts w:ascii="Arial" w:hAnsi="Arial" w:cs="Arial"/>
                <w:sz w:val="20"/>
                <w:szCs w:val="20"/>
              </w:rPr>
              <w:t>15</w:t>
            </w:r>
          </w:p>
        </w:tc>
        <w:tc>
          <w:tcPr>
            <w:tcW w:w="1980" w:type="dxa"/>
            <w:vAlign w:val="center"/>
          </w:tcPr>
          <w:p w14:paraId="07A3D98C" w14:textId="77777777" w:rsidR="00A507E7" w:rsidRDefault="00A507E7" w:rsidP="001634D1">
            <w:pPr>
              <w:jc w:val="center"/>
              <w:rPr>
                <w:rFonts w:ascii="Arial" w:hAnsi="Arial" w:cs="Arial"/>
                <w:sz w:val="20"/>
                <w:szCs w:val="20"/>
              </w:rPr>
            </w:pPr>
            <w:r>
              <w:rPr>
                <w:rFonts w:ascii="Arial" w:hAnsi="Arial" w:cs="Arial"/>
                <w:color w:val="000000"/>
                <w:sz w:val="20"/>
                <w:szCs w:val="20"/>
              </w:rPr>
              <w:t>574</w:t>
            </w:r>
          </w:p>
        </w:tc>
      </w:tr>
      <w:tr w:rsidR="00A507E7" w:rsidRPr="001B66A6" w14:paraId="4E256CF8" w14:textId="77777777" w:rsidTr="001634D1">
        <w:tc>
          <w:tcPr>
            <w:tcW w:w="2250" w:type="dxa"/>
          </w:tcPr>
          <w:p w14:paraId="52F33833" w14:textId="77777777" w:rsidR="00A507E7" w:rsidRPr="001B66A6" w:rsidRDefault="00A507E7" w:rsidP="001634D1">
            <w:pPr>
              <w:jc w:val="center"/>
              <w:rPr>
                <w:rFonts w:ascii="Arial" w:hAnsi="Arial" w:cs="Arial"/>
                <w:sz w:val="20"/>
                <w:szCs w:val="20"/>
              </w:rPr>
            </w:pPr>
            <w:r>
              <w:rPr>
                <w:rFonts w:ascii="Arial" w:hAnsi="Arial" w:cs="Arial"/>
                <w:sz w:val="20"/>
                <w:szCs w:val="20"/>
              </w:rPr>
              <w:t>Size &lt; 5cm, branches</w:t>
            </w:r>
          </w:p>
        </w:tc>
        <w:tc>
          <w:tcPr>
            <w:tcW w:w="1710" w:type="dxa"/>
          </w:tcPr>
          <w:p w14:paraId="57BFDDC8" w14:textId="77777777" w:rsidR="00A507E7" w:rsidRPr="001B66A6" w:rsidRDefault="00A507E7" w:rsidP="001634D1">
            <w:pPr>
              <w:jc w:val="center"/>
              <w:rPr>
                <w:rFonts w:ascii="Arial" w:hAnsi="Arial" w:cs="Arial"/>
                <w:sz w:val="20"/>
                <w:szCs w:val="20"/>
              </w:rPr>
            </w:pPr>
            <w:r>
              <w:rPr>
                <w:rFonts w:ascii="Arial" w:hAnsi="Arial" w:cs="Arial"/>
                <w:sz w:val="20"/>
                <w:szCs w:val="20"/>
              </w:rPr>
              <w:t>64</w:t>
            </w:r>
          </w:p>
        </w:tc>
        <w:tc>
          <w:tcPr>
            <w:tcW w:w="2015" w:type="dxa"/>
            <w:vAlign w:val="center"/>
          </w:tcPr>
          <w:p w14:paraId="76AC3904" w14:textId="77777777" w:rsidR="00A507E7" w:rsidRDefault="00A507E7" w:rsidP="001634D1">
            <w:pPr>
              <w:jc w:val="center"/>
              <w:rPr>
                <w:rFonts w:ascii="Arial" w:hAnsi="Arial" w:cs="Arial"/>
                <w:sz w:val="20"/>
                <w:szCs w:val="20"/>
              </w:rPr>
            </w:pPr>
            <w:r>
              <w:rPr>
                <w:rFonts w:ascii="Arial" w:hAnsi="Arial" w:cs="Arial"/>
                <w:color w:val="000000"/>
                <w:sz w:val="20"/>
                <w:szCs w:val="20"/>
              </w:rPr>
              <w:t>9,910</w:t>
            </w:r>
          </w:p>
        </w:tc>
        <w:tc>
          <w:tcPr>
            <w:tcW w:w="1620" w:type="dxa"/>
          </w:tcPr>
          <w:p w14:paraId="481435DB" w14:textId="77777777" w:rsidR="00A507E7" w:rsidRPr="001B66A6" w:rsidRDefault="00A507E7" w:rsidP="001634D1">
            <w:pPr>
              <w:jc w:val="center"/>
              <w:rPr>
                <w:rFonts w:ascii="Arial" w:hAnsi="Arial" w:cs="Arial"/>
                <w:sz w:val="20"/>
                <w:szCs w:val="20"/>
              </w:rPr>
            </w:pPr>
            <w:r>
              <w:rPr>
                <w:rFonts w:ascii="Arial" w:hAnsi="Arial" w:cs="Arial"/>
                <w:sz w:val="20"/>
                <w:szCs w:val="20"/>
              </w:rPr>
              <w:t>0</w:t>
            </w:r>
          </w:p>
        </w:tc>
        <w:tc>
          <w:tcPr>
            <w:tcW w:w="1980" w:type="dxa"/>
            <w:vAlign w:val="center"/>
          </w:tcPr>
          <w:p w14:paraId="4A62DF82" w14:textId="77777777" w:rsidR="00A507E7" w:rsidRDefault="00A507E7" w:rsidP="001634D1">
            <w:pPr>
              <w:jc w:val="center"/>
              <w:rPr>
                <w:rFonts w:ascii="Arial" w:hAnsi="Arial" w:cs="Arial"/>
                <w:sz w:val="20"/>
                <w:szCs w:val="20"/>
              </w:rPr>
            </w:pPr>
            <w:r>
              <w:rPr>
                <w:rFonts w:ascii="Arial" w:hAnsi="Arial" w:cs="Arial"/>
                <w:color w:val="000000"/>
                <w:sz w:val="20"/>
                <w:szCs w:val="20"/>
              </w:rPr>
              <w:t>0</w:t>
            </w:r>
          </w:p>
        </w:tc>
      </w:tr>
    </w:tbl>
    <w:p w14:paraId="0CD251C5" w14:textId="01AF4DAE" w:rsidR="00A507E7" w:rsidRDefault="00A507E7" w:rsidP="00A507E7">
      <w:r>
        <w:t xml:space="preserve">* Average of cluster 6, 5, and 4 </w:t>
      </w:r>
    </w:p>
    <w:p w14:paraId="369EC383" w14:textId="77777777" w:rsidR="00A507E7" w:rsidRDefault="00A507E7" w:rsidP="00A507E7">
      <w:r>
        <w:t xml:space="preserve">The data shows that for the larger </w:t>
      </w:r>
      <w:proofErr w:type="spellStart"/>
      <w:r>
        <w:t>fuelwood</w:t>
      </w:r>
      <w:proofErr w:type="spellEnd"/>
      <w:r>
        <w:t xml:space="preserve"> from natural forest of size 15cm and above, about 80% is consumed for commercial demand and 20% is consumed for residential demand (3,825 ton/ year and 1,084 ton/year respectively).</w:t>
      </w:r>
    </w:p>
    <w:p w14:paraId="242EB9BE" w14:textId="5C3544AA" w:rsidR="00694DEB" w:rsidRPr="00ED5926" w:rsidRDefault="00ED5926" w:rsidP="0062422D">
      <w:pPr>
        <w:rPr>
          <w:b/>
          <w:i/>
        </w:rPr>
      </w:pPr>
      <w:r w:rsidRPr="00ED5926">
        <w:rPr>
          <w:b/>
          <w:i/>
        </w:rPr>
        <w:t xml:space="preserve">Quantity of commercial </w:t>
      </w:r>
      <w:proofErr w:type="spellStart"/>
      <w:r w:rsidRPr="00ED5926">
        <w:rPr>
          <w:b/>
          <w:i/>
        </w:rPr>
        <w:t>fuelwood</w:t>
      </w:r>
      <w:proofErr w:type="spellEnd"/>
      <w:r w:rsidRPr="00ED5926">
        <w:rPr>
          <w:b/>
          <w:i/>
        </w:rPr>
        <w:t xml:space="preserve"> in Nam Son commune, </w:t>
      </w:r>
      <w:proofErr w:type="spellStart"/>
      <w:r w:rsidRPr="00ED5926">
        <w:rPr>
          <w:b/>
          <w:i/>
        </w:rPr>
        <w:t>Quy</w:t>
      </w:r>
      <w:proofErr w:type="spellEnd"/>
      <w:r w:rsidRPr="00ED5926">
        <w:rPr>
          <w:b/>
          <w:i/>
        </w:rPr>
        <w:t xml:space="preserve"> Hop district, </w:t>
      </w:r>
      <w:proofErr w:type="spellStart"/>
      <w:r w:rsidRPr="00ED5926">
        <w:rPr>
          <w:b/>
          <w:i/>
        </w:rPr>
        <w:t>Nghe</w:t>
      </w:r>
      <w:proofErr w:type="spellEnd"/>
      <w:r w:rsidRPr="00ED5926">
        <w:rPr>
          <w:b/>
          <w:i/>
        </w:rPr>
        <w:t xml:space="preserve"> An</w:t>
      </w:r>
    </w:p>
    <w:p w14:paraId="2D7BA8A4" w14:textId="3D328C45" w:rsidR="00E65568" w:rsidRDefault="00ED5926" w:rsidP="0062422D">
      <w:r>
        <w:t xml:space="preserve">There is only one middleman who trades wood in Nam Son commune. On average he sells about 7 tons of wood per day to a MDF plant in Nhu Xuan district of Thanh Hoa. An investigation was conducted at the MDF plant that he mentioned. It was found out that the MDF plant is purchasing about 200 tons of wood per day, in which 90% is used as material for MDF, and 10% is used as </w:t>
      </w:r>
      <w:proofErr w:type="spellStart"/>
      <w:r>
        <w:t>fuelwood</w:t>
      </w:r>
      <w:proofErr w:type="spellEnd"/>
      <w:r>
        <w:t xml:space="preserve"> for the plant’s boiler.</w:t>
      </w:r>
    </w:p>
    <w:p w14:paraId="613AF2A6" w14:textId="313669C1" w:rsidR="00E65568" w:rsidRDefault="00ED5926" w:rsidP="0062422D">
      <w:r>
        <w:t xml:space="preserve">Applying this ratio to the middleman in Nam Son who supplies </w:t>
      </w:r>
      <w:r w:rsidR="002C2063">
        <w:t xml:space="preserve">wood to the MDF plant, it is assumed that </w:t>
      </w:r>
      <w:r w:rsidR="00231273">
        <w:t xml:space="preserve">10% of his wood is consumed as </w:t>
      </w:r>
      <w:proofErr w:type="spellStart"/>
      <w:r w:rsidR="00231273">
        <w:t>fuelwood</w:t>
      </w:r>
      <w:proofErr w:type="spellEnd"/>
      <w:r w:rsidR="00231273">
        <w:t xml:space="preserve">. An estimation of commercial </w:t>
      </w:r>
      <w:proofErr w:type="spellStart"/>
      <w:r w:rsidR="00231273">
        <w:t>fuelwood</w:t>
      </w:r>
      <w:proofErr w:type="spellEnd"/>
      <w:r w:rsidR="00231273">
        <w:t xml:space="preserve"> demand at Nam Son commune is 210 tons per year (for 300 days of operation per year).</w:t>
      </w:r>
    </w:p>
    <w:p w14:paraId="74DC330D" w14:textId="77777777" w:rsidR="00A507E7" w:rsidRDefault="00A507E7" w:rsidP="00A507E7">
      <w:r>
        <w:t xml:space="preserve">Nam Son is a commune of </w:t>
      </w:r>
      <w:proofErr w:type="spellStart"/>
      <w:r>
        <w:t>Quy</w:t>
      </w:r>
      <w:proofErr w:type="spellEnd"/>
      <w:r>
        <w:t xml:space="preserve"> Hop district which belong to cluster 5. Nam Son commune has a very high average area of natural forest per person which is of ten times of that of </w:t>
      </w:r>
      <w:proofErr w:type="spellStart"/>
      <w:r>
        <w:t>Quy</w:t>
      </w:r>
      <w:proofErr w:type="spellEnd"/>
      <w:r>
        <w:t xml:space="preserve"> Hop in particular and of </w:t>
      </w:r>
      <w:proofErr w:type="spellStart"/>
      <w:r>
        <w:t>Nghe</w:t>
      </w:r>
      <w:proofErr w:type="spellEnd"/>
      <w:r>
        <w:t xml:space="preserve"> An in general. Below table show demography data of Nam Son commune, </w:t>
      </w:r>
      <w:proofErr w:type="spellStart"/>
      <w:r>
        <w:t>Quy</w:t>
      </w:r>
      <w:proofErr w:type="spellEnd"/>
      <w:r>
        <w:t xml:space="preserve"> Hop district, and </w:t>
      </w:r>
      <w:proofErr w:type="spellStart"/>
      <w:r>
        <w:t>Nghe</w:t>
      </w:r>
      <w:proofErr w:type="spellEnd"/>
      <w:r>
        <w:t xml:space="preserve"> </w:t>
      </w:r>
      <w:proofErr w:type="gramStart"/>
      <w:r>
        <w:t>An</w:t>
      </w:r>
      <w:proofErr w:type="gramEnd"/>
      <w:r>
        <w:t xml:space="preserve"> province.</w:t>
      </w:r>
    </w:p>
    <w:p w14:paraId="3E9F6612" w14:textId="77777777" w:rsidR="00A507E7" w:rsidRPr="00756F1C" w:rsidRDefault="00A507E7" w:rsidP="00A507E7">
      <w:pPr>
        <w:pStyle w:val="Caption"/>
        <w:rPr>
          <w:b/>
          <w:i w:val="0"/>
        </w:rPr>
      </w:pPr>
      <w:proofErr w:type="gramStart"/>
      <w:r>
        <w:lastRenderedPageBreak/>
        <w:t xml:space="preserve">Table </w:t>
      </w:r>
      <w:proofErr w:type="gramEnd"/>
      <w:r w:rsidR="00AE5BB5">
        <w:fldChar w:fldCharType="begin"/>
      </w:r>
      <w:r w:rsidR="00AE5BB5">
        <w:instrText xml:space="preserve"> SEQ Table \* ARABIC </w:instrText>
      </w:r>
      <w:r w:rsidR="00AE5BB5">
        <w:fldChar w:fldCharType="separate"/>
      </w:r>
      <w:r w:rsidR="008B59F1">
        <w:rPr>
          <w:noProof/>
        </w:rPr>
        <w:t>7</w:t>
      </w:r>
      <w:r w:rsidR="00AE5BB5">
        <w:rPr>
          <w:noProof/>
        </w:rPr>
        <w:fldChar w:fldCharType="end"/>
      </w:r>
      <w:proofErr w:type="gramStart"/>
      <w:r w:rsidRPr="00EC593D">
        <w:t>.</w:t>
      </w:r>
      <w:proofErr w:type="gramEnd"/>
      <w:r w:rsidRPr="00EC593D">
        <w:t xml:space="preserve"> Demography of </w:t>
      </w:r>
      <w:proofErr w:type="spellStart"/>
      <w:r w:rsidRPr="00EC593D">
        <w:t>Nghe</w:t>
      </w:r>
      <w:proofErr w:type="spellEnd"/>
      <w:r w:rsidRPr="00EC593D">
        <w:t xml:space="preserve"> </w:t>
      </w:r>
      <w:proofErr w:type="gramStart"/>
      <w:r w:rsidRPr="00EC593D">
        <w:t>An</w:t>
      </w:r>
      <w:proofErr w:type="gramEnd"/>
      <w:r w:rsidRPr="00EC593D">
        <w:t xml:space="preserve"> province, </w:t>
      </w:r>
      <w:proofErr w:type="spellStart"/>
      <w:r w:rsidRPr="00EC593D">
        <w:t>Quy</w:t>
      </w:r>
      <w:proofErr w:type="spellEnd"/>
      <w:r w:rsidRPr="00EC593D">
        <w:t xml:space="preserve"> Hop district, Nam Son commune</w:t>
      </w:r>
    </w:p>
    <w:tbl>
      <w:tblPr>
        <w:tblW w:w="9512" w:type="dxa"/>
        <w:tblInd w:w="93"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ook w:val="04A0" w:firstRow="1" w:lastRow="0" w:firstColumn="1" w:lastColumn="0" w:noHBand="0" w:noVBand="1"/>
      </w:tblPr>
      <w:tblGrid>
        <w:gridCol w:w="1275"/>
        <w:gridCol w:w="1162"/>
        <w:gridCol w:w="1106"/>
        <w:gridCol w:w="1261"/>
        <w:gridCol w:w="1051"/>
        <w:gridCol w:w="1106"/>
        <w:gridCol w:w="1310"/>
        <w:gridCol w:w="1260"/>
      </w:tblGrid>
      <w:tr w:rsidR="00A507E7" w:rsidRPr="00A97FEC" w14:paraId="17BDA52A" w14:textId="77777777" w:rsidTr="001634D1">
        <w:trPr>
          <w:trHeight w:val="300"/>
        </w:trPr>
        <w:tc>
          <w:tcPr>
            <w:tcW w:w="1275" w:type="dxa"/>
            <w:tcBorders>
              <w:top w:val="single" w:sz="4" w:space="0" w:color="auto"/>
              <w:bottom w:val="single" w:sz="4" w:space="0" w:color="auto"/>
            </w:tcBorders>
            <w:shd w:val="clear" w:color="auto" w:fill="auto"/>
            <w:noWrap/>
            <w:hideMark/>
          </w:tcPr>
          <w:p w14:paraId="041B8D32" w14:textId="77777777" w:rsidR="00A507E7" w:rsidRPr="00A97FEC" w:rsidRDefault="00A507E7" w:rsidP="001634D1">
            <w:pPr>
              <w:jc w:val="center"/>
              <w:rPr>
                <w:rFonts w:ascii="Arial" w:hAnsi="Arial" w:cs="Arial"/>
                <w:sz w:val="20"/>
                <w:szCs w:val="20"/>
              </w:rPr>
            </w:pPr>
          </w:p>
        </w:tc>
        <w:tc>
          <w:tcPr>
            <w:tcW w:w="1162" w:type="dxa"/>
            <w:tcBorders>
              <w:top w:val="single" w:sz="4" w:space="0" w:color="auto"/>
              <w:bottom w:val="single" w:sz="4" w:space="0" w:color="auto"/>
            </w:tcBorders>
            <w:shd w:val="clear" w:color="auto" w:fill="auto"/>
            <w:noWrap/>
            <w:hideMark/>
          </w:tcPr>
          <w:p w14:paraId="300463AC" w14:textId="77777777" w:rsidR="00A507E7" w:rsidRPr="00A97FEC" w:rsidRDefault="00A507E7" w:rsidP="001634D1">
            <w:pPr>
              <w:jc w:val="center"/>
              <w:rPr>
                <w:rFonts w:ascii="Arial" w:hAnsi="Arial" w:cs="Arial"/>
                <w:sz w:val="20"/>
                <w:szCs w:val="20"/>
              </w:rPr>
            </w:pPr>
            <w:r>
              <w:rPr>
                <w:rFonts w:ascii="Arial" w:hAnsi="Arial" w:cs="Arial"/>
                <w:sz w:val="20"/>
                <w:szCs w:val="20"/>
              </w:rPr>
              <w:t>Population</w:t>
            </w:r>
          </w:p>
        </w:tc>
        <w:tc>
          <w:tcPr>
            <w:tcW w:w="1106" w:type="dxa"/>
            <w:tcBorders>
              <w:top w:val="single" w:sz="4" w:space="0" w:color="auto"/>
              <w:bottom w:val="single" w:sz="4" w:space="0" w:color="auto"/>
            </w:tcBorders>
            <w:shd w:val="clear" w:color="auto" w:fill="auto"/>
            <w:noWrap/>
            <w:hideMark/>
          </w:tcPr>
          <w:p w14:paraId="33709347" w14:textId="77777777" w:rsidR="00A507E7" w:rsidRPr="00A97FEC" w:rsidRDefault="00A507E7" w:rsidP="001634D1">
            <w:pPr>
              <w:jc w:val="center"/>
              <w:rPr>
                <w:rFonts w:ascii="Arial" w:hAnsi="Arial" w:cs="Arial"/>
                <w:sz w:val="20"/>
                <w:szCs w:val="20"/>
              </w:rPr>
            </w:pPr>
            <w:r>
              <w:rPr>
                <w:rFonts w:ascii="Arial" w:hAnsi="Arial" w:cs="Arial"/>
                <w:sz w:val="20"/>
                <w:szCs w:val="20"/>
              </w:rPr>
              <w:t>Area (ha)</w:t>
            </w:r>
          </w:p>
        </w:tc>
        <w:tc>
          <w:tcPr>
            <w:tcW w:w="1242" w:type="dxa"/>
            <w:tcBorders>
              <w:top w:val="single" w:sz="4" w:space="0" w:color="auto"/>
              <w:bottom w:val="single" w:sz="4" w:space="0" w:color="auto"/>
            </w:tcBorders>
            <w:shd w:val="clear" w:color="auto" w:fill="auto"/>
            <w:noWrap/>
            <w:hideMark/>
          </w:tcPr>
          <w:p w14:paraId="00CEE3D0" w14:textId="77777777" w:rsidR="00A507E7" w:rsidRPr="00A97FEC" w:rsidRDefault="00A507E7" w:rsidP="001634D1">
            <w:pPr>
              <w:jc w:val="center"/>
              <w:rPr>
                <w:rFonts w:ascii="Arial" w:hAnsi="Arial" w:cs="Arial"/>
                <w:sz w:val="20"/>
                <w:szCs w:val="20"/>
              </w:rPr>
            </w:pPr>
            <w:r>
              <w:rPr>
                <w:rFonts w:ascii="Arial" w:hAnsi="Arial" w:cs="Arial"/>
                <w:sz w:val="20"/>
                <w:szCs w:val="20"/>
              </w:rPr>
              <w:t>Density person</w:t>
            </w:r>
            <w:r w:rsidRPr="00A97FEC">
              <w:rPr>
                <w:rFonts w:ascii="Arial" w:hAnsi="Arial" w:cs="Arial"/>
                <w:sz w:val="20"/>
                <w:szCs w:val="20"/>
              </w:rPr>
              <w:t>/km2</w:t>
            </w:r>
          </w:p>
        </w:tc>
        <w:tc>
          <w:tcPr>
            <w:tcW w:w="1051" w:type="dxa"/>
            <w:tcBorders>
              <w:top w:val="single" w:sz="4" w:space="0" w:color="auto"/>
              <w:bottom w:val="single" w:sz="4" w:space="0" w:color="auto"/>
            </w:tcBorders>
            <w:shd w:val="clear" w:color="DCE6F1" w:fill="auto"/>
            <w:noWrap/>
            <w:hideMark/>
          </w:tcPr>
          <w:p w14:paraId="1C064DF3" w14:textId="77777777" w:rsidR="00A507E7" w:rsidRPr="00A97FEC" w:rsidRDefault="00A507E7" w:rsidP="001634D1">
            <w:pPr>
              <w:jc w:val="center"/>
              <w:rPr>
                <w:rFonts w:ascii="Arial" w:hAnsi="Arial" w:cs="Arial"/>
                <w:sz w:val="20"/>
                <w:szCs w:val="20"/>
              </w:rPr>
            </w:pPr>
            <w:r>
              <w:rPr>
                <w:rFonts w:ascii="Arial" w:hAnsi="Arial" w:cs="Arial"/>
                <w:sz w:val="20"/>
                <w:szCs w:val="20"/>
              </w:rPr>
              <w:t>Natural forest area (ha)</w:t>
            </w:r>
          </w:p>
        </w:tc>
        <w:tc>
          <w:tcPr>
            <w:tcW w:w="1106" w:type="dxa"/>
            <w:tcBorders>
              <w:top w:val="single" w:sz="4" w:space="0" w:color="auto"/>
              <w:bottom w:val="single" w:sz="4" w:space="0" w:color="auto"/>
            </w:tcBorders>
            <w:shd w:val="clear" w:color="DCE6F1" w:fill="auto"/>
            <w:noWrap/>
            <w:hideMark/>
          </w:tcPr>
          <w:p w14:paraId="38E91D46" w14:textId="77777777" w:rsidR="00A507E7" w:rsidRPr="00A97FEC" w:rsidRDefault="00A507E7" w:rsidP="001634D1">
            <w:pPr>
              <w:jc w:val="center"/>
              <w:rPr>
                <w:rFonts w:ascii="Arial" w:hAnsi="Arial" w:cs="Arial"/>
                <w:sz w:val="20"/>
                <w:szCs w:val="20"/>
              </w:rPr>
            </w:pPr>
            <w:r>
              <w:rPr>
                <w:rFonts w:ascii="Arial" w:hAnsi="Arial" w:cs="Arial"/>
                <w:sz w:val="20"/>
                <w:szCs w:val="20"/>
              </w:rPr>
              <w:t>Plantation forest area (ha)</w:t>
            </w:r>
          </w:p>
        </w:tc>
        <w:tc>
          <w:tcPr>
            <w:tcW w:w="1310" w:type="dxa"/>
            <w:tcBorders>
              <w:top w:val="single" w:sz="4" w:space="0" w:color="auto"/>
              <w:bottom w:val="single" w:sz="4" w:space="0" w:color="auto"/>
            </w:tcBorders>
            <w:shd w:val="clear" w:color="auto" w:fill="auto"/>
            <w:noWrap/>
            <w:hideMark/>
          </w:tcPr>
          <w:p w14:paraId="6214DC09" w14:textId="77777777" w:rsidR="00A507E7" w:rsidRPr="00A97FEC" w:rsidRDefault="00A507E7" w:rsidP="001634D1">
            <w:pPr>
              <w:jc w:val="center"/>
              <w:rPr>
                <w:rFonts w:ascii="Arial" w:hAnsi="Arial" w:cs="Arial"/>
                <w:sz w:val="20"/>
                <w:szCs w:val="20"/>
              </w:rPr>
            </w:pPr>
            <w:r>
              <w:rPr>
                <w:rFonts w:ascii="Arial" w:hAnsi="Arial" w:cs="Arial"/>
                <w:sz w:val="20"/>
                <w:szCs w:val="20"/>
              </w:rPr>
              <w:t>Area of natural forest per person</w:t>
            </w:r>
          </w:p>
        </w:tc>
        <w:tc>
          <w:tcPr>
            <w:tcW w:w="1260" w:type="dxa"/>
            <w:tcBorders>
              <w:top w:val="single" w:sz="4" w:space="0" w:color="auto"/>
              <w:bottom w:val="single" w:sz="4" w:space="0" w:color="auto"/>
            </w:tcBorders>
            <w:shd w:val="clear" w:color="auto" w:fill="auto"/>
            <w:noWrap/>
            <w:hideMark/>
          </w:tcPr>
          <w:p w14:paraId="554A2015" w14:textId="77777777" w:rsidR="00A507E7" w:rsidRPr="00A97FEC" w:rsidRDefault="00A507E7" w:rsidP="001634D1">
            <w:pPr>
              <w:jc w:val="center"/>
              <w:rPr>
                <w:rFonts w:ascii="Arial" w:hAnsi="Arial" w:cs="Arial"/>
                <w:sz w:val="20"/>
                <w:szCs w:val="20"/>
              </w:rPr>
            </w:pPr>
            <w:r>
              <w:rPr>
                <w:rFonts w:ascii="Arial" w:hAnsi="Arial" w:cs="Arial"/>
                <w:sz w:val="20"/>
                <w:szCs w:val="20"/>
              </w:rPr>
              <w:t>Area of plantation forest per person</w:t>
            </w:r>
          </w:p>
        </w:tc>
      </w:tr>
      <w:tr w:rsidR="00A507E7" w:rsidRPr="00A97FEC" w14:paraId="10FAD1B4" w14:textId="77777777" w:rsidTr="001634D1">
        <w:trPr>
          <w:trHeight w:val="300"/>
        </w:trPr>
        <w:tc>
          <w:tcPr>
            <w:tcW w:w="1275" w:type="dxa"/>
            <w:tcBorders>
              <w:top w:val="single" w:sz="4" w:space="0" w:color="auto"/>
            </w:tcBorders>
            <w:shd w:val="clear" w:color="auto" w:fill="auto"/>
            <w:noWrap/>
            <w:hideMark/>
          </w:tcPr>
          <w:p w14:paraId="6176066F" w14:textId="77777777" w:rsidR="00A507E7" w:rsidRPr="00A97FEC" w:rsidRDefault="00A507E7" w:rsidP="001634D1">
            <w:pPr>
              <w:jc w:val="center"/>
              <w:rPr>
                <w:rFonts w:ascii="Arial" w:hAnsi="Arial" w:cs="Arial"/>
                <w:sz w:val="20"/>
                <w:szCs w:val="20"/>
              </w:rPr>
            </w:pPr>
            <w:proofErr w:type="spellStart"/>
            <w:r w:rsidRPr="00A97FEC">
              <w:rPr>
                <w:rFonts w:ascii="Arial" w:hAnsi="Arial" w:cs="Arial"/>
                <w:sz w:val="20"/>
                <w:szCs w:val="20"/>
              </w:rPr>
              <w:t>Ngh</w:t>
            </w:r>
            <w:r>
              <w:rPr>
                <w:rFonts w:ascii="Arial" w:hAnsi="Arial" w:cs="Arial"/>
                <w:sz w:val="20"/>
                <w:szCs w:val="20"/>
              </w:rPr>
              <w:t>e</w:t>
            </w:r>
            <w:proofErr w:type="spellEnd"/>
            <w:r w:rsidRPr="00A97FEC">
              <w:rPr>
                <w:rFonts w:ascii="Arial" w:hAnsi="Arial" w:cs="Arial"/>
                <w:sz w:val="20"/>
                <w:szCs w:val="20"/>
              </w:rPr>
              <w:t xml:space="preserve"> An</w:t>
            </w:r>
            <w:r>
              <w:rPr>
                <w:rFonts w:ascii="Arial" w:hAnsi="Arial" w:cs="Arial"/>
                <w:sz w:val="20"/>
                <w:szCs w:val="20"/>
              </w:rPr>
              <w:t xml:space="preserve"> province</w:t>
            </w:r>
          </w:p>
        </w:tc>
        <w:tc>
          <w:tcPr>
            <w:tcW w:w="1162" w:type="dxa"/>
            <w:tcBorders>
              <w:top w:val="single" w:sz="4" w:space="0" w:color="auto"/>
            </w:tcBorders>
            <w:shd w:val="clear" w:color="auto" w:fill="auto"/>
            <w:noWrap/>
            <w:hideMark/>
          </w:tcPr>
          <w:p w14:paraId="07E1C9C9" w14:textId="77777777" w:rsidR="00A507E7" w:rsidRPr="00A97FEC" w:rsidRDefault="00A507E7" w:rsidP="001634D1">
            <w:pPr>
              <w:jc w:val="center"/>
              <w:rPr>
                <w:rFonts w:ascii="Arial" w:hAnsi="Arial" w:cs="Arial"/>
                <w:sz w:val="20"/>
                <w:szCs w:val="20"/>
              </w:rPr>
            </w:pPr>
            <w:r w:rsidRPr="00A97FEC">
              <w:rPr>
                <w:rFonts w:ascii="Arial" w:hAnsi="Arial" w:cs="Arial"/>
                <w:sz w:val="20"/>
                <w:szCs w:val="20"/>
              </w:rPr>
              <w:t>2</w:t>
            </w:r>
            <w:r>
              <w:rPr>
                <w:rFonts w:ascii="Arial" w:hAnsi="Arial" w:cs="Arial"/>
                <w:sz w:val="20"/>
                <w:szCs w:val="20"/>
              </w:rPr>
              <w:t>,</w:t>
            </w:r>
            <w:r w:rsidRPr="00A97FEC">
              <w:rPr>
                <w:rFonts w:ascii="Arial" w:hAnsi="Arial" w:cs="Arial"/>
                <w:sz w:val="20"/>
                <w:szCs w:val="20"/>
              </w:rPr>
              <w:t>943</w:t>
            </w:r>
            <w:r>
              <w:rPr>
                <w:rFonts w:ascii="Arial" w:hAnsi="Arial" w:cs="Arial"/>
                <w:sz w:val="20"/>
                <w:szCs w:val="20"/>
              </w:rPr>
              <w:t>,</w:t>
            </w:r>
            <w:r w:rsidRPr="00A97FEC">
              <w:rPr>
                <w:rFonts w:ascii="Arial" w:hAnsi="Arial" w:cs="Arial"/>
                <w:sz w:val="20"/>
                <w:szCs w:val="20"/>
              </w:rPr>
              <w:t>901</w:t>
            </w:r>
          </w:p>
        </w:tc>
        <w:tc>
          <w:tcPr>
            <w:tcW w:w="1106" w:type="dxa"/>
            <w:tcBorders>
              <w:top w:val="single" w:sz="4" w:space="0" w:color="auto"/>
            </w:tcBorders>
            <w:shd w:val="clear" w:color="auto" w:fill="auto"/>
            <w:noWrap/>
            <w:hideMark/>
          </w:tcPr>
          <w:p w14:paraId="7C06E85A" w14:textId="77777777" w:rsidR="00A507E7" w:rsidRPr="00A97FEC" w:rsidRDefault="00A507E7" w:rsidP="001634D1">
            <w:pPr>
              <w:jc w:val="center"/>
              <w:rPr>
                <w:rFonts w:ascii="Arial" w:hAnsi="Arial" w:cs="Arial"/>
                <w:sz w:val="20"/>
                <w:szCs w:val="20"/>
              </w:rPr>
            </w:pPr>
            <w:r w:rsidRPr="00A97FEC">
              <w:rPr>
                <w:rFonts w:ascii="Arial" w:hAnsi="Arial" w:cs="Arial"/>
                <w:sz w:val="20"/>
                <w:szCs w:val="20"/>
              </w:rPr>
              <w:t>1</w:t>
            </w:r>
            <w:r>
              <w:rPr>
                <w:rFonts w:ascii="Arial" w:hAnsi="Arial" w:cs="Arial"/>
                <w:sz w:val="20"/>
                <w:szCs w:val="20"/>
              </w:rPr>
              <w:t>,</w:t>
            </w:r>
            <w:r w:rsidRPr="00A97FEC">
              <w:rPr>
                <w:rFonts w:ascii="Arial" w:hAnsi="Arial" w:cs="Arial"/>
                <w:sz w:val="20"/>
                <w:szCs w:val="20"/>
              </w:rPr>
              <w:t>651</w:t>
            </w:r>
            <w:r>
              <w:rPr>
                <w:rFonts w:ascii="Arial" w:hAnsi="Arial" w:cs="Arial"/>
                <w:sz w:val="20"/>
                <w:szCs w:val="20"/>
              </w:rPr>
              <w:t>,</w:t>
            </w:r>
            <w:r w:rsidRPr="00A97FEC">
              <w:rPr>
                <w:rFonts w:ascii="Arial" w:hAnsi="Arial" w:cs="Arial"/>
                <w:sz w:val="20"/>
                <w:szCs w:val="20"/>
              </w:rPr>
              <w:t>378</w:t>
            </w:r>
          </w:p>
        </w:tc>
        <w:tc>
          <w:tcPr>
            <w:tcW w:w="1242" w:type="dxa"/>
            <w:tcBorders>
              <w:top w:val="single" w:sz="4" w:space="0" w:color="auto"/>
            </w:tcBorders>
            <w:shd w:val="clear" w:color="auto" w:fill="auto"/>
            <w:noWrap/>
            <w:hideMark/>
          </w:tcPr>
          <w:p w14:paraId="300CB7B6" w14:textId="77777777" w:rsidR="00A507E7" w:rsidRPr="00A97FEC" w:rsidRDefault="00A507E7" w:rsidP="001634D1">
            <w:pPr>
              <w:jc w:val="center"/>
              <w:rPr>
                <w:rFonts w:ascii="Arial" w:hAnsi="Arial" w:cs="Arial"/>
                <w:sz w:val="20"/>
                <w:szCs w:val="20"/>
              </w:rPr>
            </w:pPr>
            <w:r w:rsidRPr="00A97FEC">
              <w:rPr>
                <w:rFonts w:ascii="Arial" w:hAnsi="Arial" w:cs="Arial"/>
                <w:sz w:val="20"/>
                <w:szCs w:val="20"/>
              </w:rPr>
              <w:t>17.83</w:t>
            </w:r>
          </w:p>
        </w:tc>
        <w:tc>
          <w:tcPr>
            <w:tcW w:w="1051" w:type="dxa"/>
            <w:tcBorders>
              <w:top w:val="single" w:sz="4" w:space="0" w:color="auto"/>
            </w:tcBorders>
            <w:shd w:val="clear" w:color="auto" w:fill="auto"/>
            <w:noWrap/>
            <w:hideMark/>
          </w:tcPr>
          <w:p w14:paraId="72F0940F" w14:textId="77777777" w:rsidR="00A507E7" w:rsidRPr="00A97FEC" w:rsidRDefault="00A507E7" w:rsidP="001634D1">
            <w:pPr>
              <w:jc w:val="center"/>
              <w:rPr>
                <w:rFonts w:ascii="Arial" w:hAnsi="Arial" w:cs="Arial"/>
                <w:sz w:val="20"/>
                <w:szCs w:val="20"/>
              </w:rPr>
            </w:pPr>
            <w:r>
              <w:rPr>
                <w:rFonts w:ascii="Arial" w:hAnsi="Arial" w:cs="Arial"/>
                <w:sz w:val="20"/>
                <w:szCs w:val="20"/>
              </w:rPr>
              <w:t>656,341</w:t>
            </w:r>
          </w:p>
        </w:tc>
        <w:tc>
          <w:tcPr>
            <w:tcW w:w="1106" w:type="dxa"/>
            <w:tcBorders>
              <w:top w:val="single" w:sz="4" w:space="0" w:color="auto"/>
            </w:tcBorders>
            <w:shd w:val="clear" w:color="auto" w:fill="auto"/>
            <w:noWrap/>
            <w:hideMark/>
          </w:tcPr>
          <w:p w14:paraId="126D0694" w14:textId="77777777" w:rsidR="00A507E7" w:rsidRPr="00A97FEC" w:rsidRDefault="00A507E7" w:rsidP="001634D1">
            <w:pPr>
              <w:jc w:val="center"/>
              <w:rPr>
                <w:rFonts w:ascii="Arial" w:hAnsi="Arial" w:cs="Arial"/>
                <w:sz w:val="20"/>
                <w:szCs w:val="20"/>
              </w:rPr>
            </w:pPr>
            <w:r>
              <w:rPr>
                <w:rFonts w:ascii="Arial" w:hAnsi="Arial" w:cs="Arial"/>
                <w:sz w:val="20"/>
                <w:szCs w:val="20"/>
              </w:rPr>
              <w:t>105,691</w:t>
            </w:r>
          </w:p>
        </w:tc>
        <w:tc>
          <w:tcPr>
            <w:tcW w:w="1310" w:type="dxa"/>
            <w:tcBorders>
              <w:top w:val="single" w:sz="4" w:space="0" w:color="auto"/>
            </w:tcBorders>
            <w:shd w:val="clear" w:color="auto" w:fill="auto"/>
            <w:noWrap/>
            <w:hideMark/>
          </w:tcPr>
          <w:p w14:paraId="7BA20A71" w14:textId="77777777" w:rsidR="00A507E7" w:rsidRPr="00A97FEC" w:rsidRDefault="00A507E7" w:rsidP="001634D1">
            <w:pPr>
              <w:jc w:val="center"/>
              <w:rPr>
                <w:rFonts w:ascii="Arial" w:hAnsi="Arial" w:cs="Arial"/>
                <w:sz w:val="20"/>
                <w:szCs w:val="20"/>
              </w:rPr>
            </w:pPr>
            <w:r w:rsidRPr="00A97FEC">
              <w:rPr>
                <w:rFonts w:ascii="Arial" w:hAnsi="Arial" w:cs="Arial"/>
                <w:sz w:val="20"/>
                <w:szCs w:val="20"/>
              </w:rPr>
              <w:t>0.22</w:t>
            </w:r>
          </w:p>
        </w:tc>
        <w:tc>
          <w:tcPr>
            <w:tcW w:w="1260" w:type="dxa"/>
            <w:tcBorders>
              <w:top w:val="single" w:sz="4" w:space="0" w:color="auto"/>
            </w:tcBorders>
            <w:shd w:val="clear" w:color="auto" w:fill="auto"/>
            <w:noWrap/>
            <w:hideMark/>
          </w:tcPr>
          <w:p w14:paraId="1277977A" w14:textId="77777777" w:rsidR="00A507E7" w:rsidRPr="00A97FEC" w:rsidRDefault="00A507E7" w:rsidP="001634D1">
            <w:pPr>
              <w:jc w:val="center"/>
              <w:rPr>
                <w:rFonts w:ascii="Arial" w:hAnsi="Arial" w:cs="Arial"/>
                <w:sz w:val="20"/>
                <w:szCs w:val="20"/>
              </w:rPr>
            </w:pPr>
            <w:r w:rsidRPr="00A97FEC">
              <w:rPr>
                <w:rFonts w:ascii="Arial" w:hAnsi="Arial" w:cs="Arial"/>
                <w:sz w:val="20"/>
                <w:szCs w:val="20"/>
              </w:rPr>
              <w:t>0.04</w:t>
            </w:r>
          </w:p>
        </w:tc>
      </w:tr>
      <w:tr w:rsidR="00A507E7" w:rsidRPr="00A97FEC" w14:paraId="66A20E1B" w14:textId="77777777" w:rsidTr="001634D1">
        <w:trPr>
          <w:trHeight w:val="300"/>
        </w:trPr>
        <w:tc>
          <w:tcPr>
            <w:tcW w:w="1275" w:type="dxa"/>
            <w:shd w:val="clear" w:color="auto" w:fill="auto"/>
            <w:noWrap/>
            <w:hideMark/>
          </w:tcPr>
          <w:p w14:paraId="014BAA94" w14:textId="77777777" w:rsidR="00A507E7" w:rsidRPr="00A97FEC" w:rsidRDefault="00A507E7" w:rsidP="001634D1">
            <w:pPr>
              <w:jc w:val="center"/>
              <w:rPr>
                <w:rFonts w:ascii="Arial" w:hAnsi="Arial" w:cs="Arial"/>
                <w:sz w:val="20"/>
                <w:szCs w:val="20"/>
              </w:rPr>
            </w:pPr>
            <w:proofErr w:type="spellStart"/>
            <w:r w:rsidRPr="00A97FEC">
              <w:rPr>
                <w:rFonts w:ascii="Arial" w:hAnsi="Arial" w:cs="Arial"/>
                <w:sz w:val="20"/>
                <w:szCs w:val="20"/>
              </w:rPr>
              <w:t>Qu</w:t>
            </w:r>
            <w:r>
              <w:rPr>
                <w:rFonts w:ascii="Arial" w:hAnsi="Arial" w:cs="Arial"/>
                <w:sz w:val="20"/>
                <w:szCs w:val="20"/>
              </w:rPr>
              <w:t>y</w:t>
            </w:r>
            <w:proofErr w:type="spellEnd"/>
            <w:r w:rsidRPr="00A97FEC">
              <w:rPr>
                <w:rFonts w:ascii="Arial" w:hAnsi="Arial" w:cs="Arial"/>
                <w:sz w:val="20"/>
                <w:szCs w:val="20"/>
              </w:rPr>
              <w:t xml:space="preserve"> H</w:t>
            </w:r>
            <w:r>
              <w:rPr>
                <w:rFonts w:ascii="Arial" w:hAnsi="Arial" w:cs="Arial"/>
                <w:sz w:val="20"/>
                <w:szCs w:val="20"/>
              </w:rPr>
              <w:t>o</w:t>
            </w:r>
            <w:r w:rsidRPr="00A97FEC">
              <w:rPr>
                <w:rFonts w:ascii="Arial" w:hAnsi="Arial" w:cs="Arial"/>
                <w:sz w:val="20"/>
                <w:szCs w:val="20"/>
              </w:rPr>
              <w:t>p</w:t>
            </w:r>
            <w:r>
              <w:rPr>
                <w:rFonts w:ascii="Arial" w:hAnsi="Arial" w:cs="Arial"/>
                <w:sz w:val="20"/>
                <w:szCs w:val="20"/>
              </w:rPr>
              <w:t xml:space="preserve"> district</w:t>
            </w:r>
          </w:p>
        </w:tc>
        <w:tc>
          <w:tcPr>
            <w:tcW w:w="1162" w:type="dxa"/>
            <w:shd w:val="clear" w:color="auto" w:fill="auto"/>
            <w:noWrap/>
            <w:hideMark/>
          </w:tcPr>
          <w:p w14:paraId="4EDBAE7B" w14:textId="77777777" w:rsidR="00A507E7" w:rsidRPr="00A97FEC" w:rsidRDefault="00A507E7" w:rsidP="001634D1">
            <w:pPr>
              <w:jc w:val="center"/>
              <w:rPr>
                <w:rFonts w:ascii="Arial" w:hAnsi="Arial" w:cs="Arial"/>
                <w:sz w:val="20"/>
                <w:szCs w:val="20"/>
              </w:rPr>
            </w:pPr>
            <w:r w:rsidRPr="00A97FEC">
              <w:rPr>
                <w:rFonts w:ascii="Arial" w:hAnsi="Arial" w:cs="Arial"/>
                <w:sz w:val="20"/>
                <w:szCs w:val="20"/>
              </w:rPr>
              <w:t>119</w:t>
            </w:r>
            <w:r>
              <w:rPr>
                <w:rFonts w:ascii="Arial" w:hAnsi="Arial" w:cs="Arial"/>
                <w:sz w:val="20"/>
                <w:szCs w:val="20"/>
              </w:rPr>
              <w:t>,</w:t>
            </w:r>
            <w:r w:rsidRPr="00A97FEC">
              <w:rPr>
                <w:rFonts w:ascii="Arial" w:hAnsi="Arial" w:cs="Arial"/>
                <w:sz w:val="20"/>
                <w:szCs w:val="20"/>
              </w:rPr>
              <w:t>960</w:t>
            </w:r>
          </w:p>
        </w:tc>
        <w:tc>
          <w:tcPr>
            <w:tcW w:w="1106" w:type="dxa"/>
            <w:shd w:val="clear" w:color="auto" w:fill="auto"/>
            <w:noWrap/>
            <w:hideMark/>
          </w:tcPr>
          <w:p w14:paraId="5CC17FCC" w14:textId="77777777" w:rsidR="00A507E7" w:rsidRPr="00A97FEC" w:rsidRDefault="00A507E7" w:rsidP="001634D1">
            <w:pPr>
              <w:jc w:val="center"/>
              <w:rPr>
                <w:rFonts w:ascii="Arial" w:hAnsi="Arial" w:cs="Arial"/>
                <w:sz w:val="20"/>
                <w:szCs w:val="20"/>
              </w:rPr>
            </w:pPr>
            <w:r>
              <w:rPr>
                <w:rFonts w:ascii="Arial" w:hAnsi="Arial" w:cs="Arial"/>
                <w:sz w:val="20"/>
                <w:szCs w:val="20"/>
              </w:rPr>
              <w:t>93,934</w:t>
            </w:r>
          </w:p>
        </w:tc>
        <w:tc>
          <w:tcPr>
            <w:tcW w:w="1242" w:type="dxa"/>
            <w:shd w:val="clear" w:color="auto" w:fill="auto"/>
            <w:noWrap/>
            <w:hideMark/>
          </w:tcPr>
          <w:p w14:paraId="0650959F" w14:textId="77777777" w:rsidR="00A507E7" w:rsidRPr="00A97FEC" w:rsidRDefault="00A507E7" w:rsidP="001634D1">
            <w:pPr>
              <w:jc w:val="center"/>
              <w:rPr>
                <w:rFonts w:ascii="Arial" w:hAnsi="Arial" w:cs="Arial"/>
                <w:sz w:val="20"/>
                <w:szCs w:val="20"/>
              </w:rPr>
            </w:pPr>
            <w:r w:rsidRPr="00A97FEC">
              <w:rPr>
                <w:rFonts w:ascii="Arial" w:hAnsi="Arial" w:cs="Arial"/>
                <w:sz w:val="20"/>
                <w:szCs w:val="20"/>
              </w:rPr>
              <w:t>12.77</w:t>
            </w:r>
          </w:p>
        </w:tc>
        <w:tc>
          <w:tcPr>
            <w:tcW w:w="1051" w:type="dxa"/>
            <w:shd w:val="clear" w:color="auto" w:fill="auto"/>
            <w:noWrap/>
            <w:hideMark/>
          </w:tcPr>
          <w:p w14:paraId="5C88A670" w14:textId="77777777" w:rsidR="00A507E7" w:rsidRPr="00A97FEC" w:rsidRDefault="00A507E7" w:rsidP="001634D1">
            <w:pPr>
              <w:jc w:val="center"/>
              <w:rPr>
                <w:rFonts w:ascii="Arial" w:hAnsi="Arial" w:cs="Arial"/>
                <w:sz w:val="20"/>
                <w:szCs w:val="20"/>
              </w:rPr>
            </w:pPr>
            <w:r w:rsidRPr="00A97FEC">
              <w:rPr>
                <w:rFonts w:ascii="Arial" w:hAnsi="Arial" w:cs="Arial"/>
                <w:sz w:val="20"/>
                <w:szCs w:val="20"/>
              </w:rPr>
              <w:t>28</w:t>
            </w:r>
            <w:r>
              <w:rPr>
                <w:rFonts w:ascii="Arial" w:hAnsi="Arial" w:cs="Arial"/>
                <w:sz w:val="20"/>
                <w:szCs w:val="20"/>
              </w:rPr>
              <w:t>,</w:t>
            </w:r>
            <w:r w:rsidRPr="00A97FEC">
              <w:rPr>
                <w:rFonts w:ascii="Arial" w:hAnsi="Arial" w:cs="Arial"/>
                <w:sz w:val="20"/>
                <w:szCs w:val="20"/>
              </w:rPr>
              <w:t>278</w:t>
            </w:r>
          </w:p>
        </w:tc>
        <w:tc>
          <w:tcPr>
            <w:tcW w:w="1106" w:type="dxa"/>
            <w:shd w:val="clear" w:color="auto" w:fill="auto"/>
            <w:noWrap/>
            <w:hideMark/>
          </w:tcPr>
          <w:p w14:paraId="016600F1" w14:textId="77777777" w:rsidR="00A507E7" w:rsidRPr="00A97FEC" w:rsidRDefault="00A507E7" w:rsidP="001634D1">
            <w:pPr>
              <w:jc w:val="center"/>
              <w:rPr>
                <w:rFonts w:ascii="Arial" w:hAnsi="Arial" w:cs="Arial"/>
                <w:sz w:val="20"/>
                <w:szCs w:val="20"/>
              </w:rPr>
            </w:pPr>
            <w:r>
              <w:rPr>
                <w:rFonts w:ascii="Arial" w:hAnsi="Arial" w:cs="Arial"/>
                <w:sz w:val="20"/>
                <w:szCs w:val="20"/>
              </w:rPr>
              <w:t>5,836</w:t>
            </w:r>
          </w:p>
        </w:tc>
        <w:tc>
          <w:tcPr>
            <w:tcW w:w="1310" w:type="dxa"/>
            <w:shd w:val="clear" w:color="auto" w:fill="auto"/>
            <w:noWrap/>
            <w:hideMark/>
          </w:tcPr>
          <w:p w14:paraId="413EC065" w14:textId="77777777" w:rsidR="00A507E7" w:rsidRPr="00A97FEC" w:rsidRDefault="00A507E7" w:rsidP="001634D1">
            <w:pPr>
              <w:jc w:val="center"/>
              <w:rPr>
                <w:rFonts w:ascii="Arial" w:hAnsi="Arial" w:cs="Arial"/>
                <w:sz w:val="20"/>
                <w:szCs w:val="20"/>
              </w:rPr>
            </w:pPr>
            <w:r w:rsidRPr="00A97FEC">
              <w:rPr>
                <w:rFonts w:ascii="Arial" w:hAnsi="Arial" w:cs="Arial"/>
                <w:sz w:val="20"/>
                <w:szCs w:val="20"/>
              </w:rPr>
              <w:t>0.24</w:t>
            </w:r>
          </w:p>
        </w:tc>
        <w:tc>
          <w:tcPr>
            <w:tcW w:w="1260" w:type="dxa"/>
            <w:shd w:val="clear" w:color="auto" w:fill="auto"/>
            <w:noWrap/>
            <w:hideMark/>
          </w:tcPr>
          <w:p w14:paraId="1F67A7EE" w14:textId="77777777" w:rsidR="00A507E7" w:rsidRPr="00A97FEC" w:rsidRDefault="00A507E7" w:rsidP="001634D1">
            <w:pPr>
              <w:jc w:val="center"/>
              <w:rPr>
                <w:rFonts w:ascii="Arial" w:hAnsi="Arial" w:cs="Arial"/>
                <w:sz w:val="20"/>
                <w:szCs w:val="20"/>
              </w:rPr>
            </w:pPr>
            <w:r w:rsidRPr="00A97FEC">
              <w:rPr>
                <w:rFonts w:ascii="Arial" w:hAnsi="Arial" w:cs="Arial"/>
                <w:sz w:val="20"/>
                <w:szCs w:val="20"/>
              </w:rPr>
              <w:t>0.05</w:t>
            </w:r>
          </w:p>
        </w:tc>
      </w:tr>
      <w:tr w:rsidR="00A507E7" w:rsidRPr="00A97FEC" w14:paraId="37D68DA9" w14:textId="77777777" w:rsidTr="001634D1">
        <w:trPr>
          <w:trHeight w:val="300"/>
        </w:trPr>
        <w:tc>
          <w:tcPr>
            <w:tcW w:w="1275" w:type="dxa"/>
            <w:shd w:val="clear" w:color="auto" w:fill="auto"/>
            <w:noWrap/>
          </w:tcPr>
          <w:p w14:paraId="720407EF" w14:textId="77777777" w:rsidR="00A507E7" w:rsidRPr="00A97FEC" w:rsidRDefault="00A507E7" w:rsidP="001634D1">
            <w:pPr>
              <w:jc w:val="center"/>
              <w:rPr>
                <w:rFonts w:ascii="Arial" w:hAnsi="Arial" w:cs="Arial"/>
                <w:sz w:val="20"/>
                <w:szCs w:val="20"/>
              </w:rPr>
            </w:pPr>
            <w:r>
              <w:rPr>
                <w:rFonts w:ascii="Arial" w:hAnsi="Arial" w:cs="Arial"/>
                <w:sz w:val="20"/>
                <w:szCs w:val="20"/>
              </w:rPr>
              <w:t>Nam Son commune</w:t>
            </w:r>
          </w:p>
        </w:tc>
        <w:tc>
          <w:tcPr>
            <w:tcW w:w="1162" w:type="dxa"/>
            <w:shd w:val="clear" w:color="auto" w:fill="auto"/>
            <w:noWrap/>
          </w:tcPr>
          <w:p w14:paraId="1FB14BC5" w14:textId="77777777" w:rsidR="00A507E7" w:rsidRPr="00A97FEC" w:rsidRDefault="00A507E7" w:rsidP="001634D1">
            <w:pPr>
              <w:jc w:val="center"/>
              <w:rPr>
                <w:rFonts w:ascii="Arial" w:hAnsi="Arial" w:cs="Arial"/>
                <w:sz w:val="20"/>
                <w:szCs w:val="20"/>
              </w:rPr>
            </w:pPr>
            <w:r>
              <w:rPr>
                <w:rFonts w:ascii="Arial" w:hAnsi="Arial" w:cs="Arial"/>
                <w:sz w:val="20"/>
                <w:szCs w:val="20"/>
              </w:rPr>
              <w:t>1633</w:t>
            </w:r>
          </w:p>
        </w:tc>
        <w:tc>
          <w:tcPr>
            <w:tcW w:w="1106" w:type="dxa"/>
            <w:shd w:val="clear" w:color="auto" w:fill="auto"/>
            <w:noWrap/>
          </w:tcPr>
          <w:p w14:paraId="6FB4866D" w14:textId="77777777" w:rsidR="00A507E7" w:rsidRDefault="00A507E7" w:rsidP="001634D1">
            <w:pPr>
              <w:jc w:val="center"/>
              <w:rPr>
                <w:rFonts w:ascii="Arial" w:hAnsi="Arial" w:cs="Arial"/>
                <w:sz w:val="20"/>
                <w:szCs w:val="20"/>
              </w:rPr>
            </w:pPr>
            <w:r>
              <w:rPr>
                <w:rFonts w:ascii="Arial" w:hAnsi="Arial" w:cs="Arial"/>
                <w:sz w:val="20"/>
                <w:szCs w:val="20"/>
              </w:rPr>
              <w:t>6,377</w:t>
            </w:r>
          </w:p>
        </w:tc>
        <w:tc>
          <w:tcPr>
            <w:tcW w:w="1242" w:type="dxa"/>
            <w:shd w:val="clear" w:color="auto" w:fill="auto"/>
            <w:noWrap/>
          </w:tcPr>
          <w:p w14:paraId="7B95F6D6" w14:textId="77777777" w:rsidR="00A507E7" w:rsidRPr="00A97FEC" w:rsidRDefault="00A507E7" w:rsidP="001634D1">
            <w:pPr>
              <w:jc w:val="center"/>
              <w:rPr>
                <w:rFonts w:ascii="Arial" w:hAnsi="Arial" w:cs="Arial"/>
                <w:sz w:val="20"/>
                <w:szCs w:val="20"/>
              </w:rPr>
            </w:pPr>
            <w:r>
              <w:rPr>
                <w:rFonts w:ascii="Arial" w:hAnsi="Arial" w:cs="Arial"/>
                <w:sz w:val="20"/>
                <w:szCs w:val="20"/>
              </w:rPr>
              <w:t>0.39</w:t>
            </w:r>
          </w:p>
        </w:tc>
        <w:tc>
          <w:tcPr>
            <w:tcW w:w="1051" w:type="dxa"/>
            <w:shd w:val="clear" w:color="auto" w:fill="auto"/>
            <w:noWrap/>
          </w:tcPr>
          <w:p w14:paraId="432B57AB" w14:textId="77777777" w:rsidR="00A507E7" w:rsidRPr="00A97FEC" w:rsidRDefault="00A507E7" w:rsidP="001634D1">
            <w:pPr>
              <w:jc w:val="center"/>
              <w:rPr>
                <w:rFonts w:ascii="Arial" w:hAnsi="Arial" w:cs="Arial"/>
                <w:sz w:val="20"/>
                <w:szCs w:val="20"/>
              </w:rPr>
            </w:pPr>
            <w:r>
              <w:rPr>
                <w:rFonts w:ascii="Arial" w:hAnsi="Arial" w:cs="Arial"/>
                <w:sz w:val="20"/>
                <w:szCs w:val="20"/>
              </w:rPr>
              <w:t>3,754</w:t>
            </w:r>
          </w:p>
        </w:tc>
        <w:tc>
          <w:tcPr>
            <w:tcW w:w="1106" w:type="dxa"/>
            <w:shd w:val="clear" w:color="auto" w:fill="auto"/>
            <w:noWrap/>
          </w:tcPr>
          <w:p w14:paraId="70CF128F" w14:textId="77777777" w:rsidR="00A507E7" w:rsidRDefault="00A507E7" w:rsidP="001634D1">
            <w:pPr>
              <w:jc w:val="center"/>
              <w:rPr>
                <w:rFonts w:ascii="Arial" w:hAnsi="Arial" w:cs="Arial"/>
                <w:sz w:val="20"/>
                <w:szCs w:val="20"/>
              </w:rPr>
            </w:pPr>
            <w:r>
              <w:rPr>
                <w:rFonts w:ascii="Arial" w:hAnsi="Arial" w:cs="Arial"/>
                <w:sz w:val="20"/>
                <w:szCs w:val="20"/>
              </w:rPr>
              <w:t>52</w:t>
            </w:r>
          </w:p>
        </w:tc>
        <w:tc>
          <w:tcPr>
            <w:tcW w:w="1310" w:type="dxa"/>
            <w:shd w:val="clear" w:color="auto" w:fill="auto"/>
            <w:noWrap/>
          </w:tcPr>
          <w:p w14:paraId="5307F72D" w14:textId="77777777" w:rsidR="00A507E7" w:rsidRPr="00A97FEC" w:rsidRDefault="00A507E7" w:rsidP="001634D1">
            <w:pPr>
              <w:jc w:val="center"/>
              <w:rPr>
                <w:rFonts w:ascii="Arial" w:hAnsi="Arial" w:cs="Arial"/>
                <w:sz w:val="20"/>
                <w:szCs w:val="20"/>
              </w:rPr>
            </w:pPr>
            <w:r>
              <w:rPr>
                <w:rFonts w:ascii="Arial" w:hAnsi="Arial" w:cs="Arial"/>
                <w:sz w:val="20"/>
                <w:szCs w:val="20"/>
              </w:rPr>
              <w:t>2.3</w:t>
            </w:r>
          </w:p>
        </w:tc>
        <w:tc>
          <w:tcPr>
            <w:tcW w:w="1260" w:type="dxa"/>
            <w:shd w:val="clear" w:color="auto" w:fill="auto"/>
            <w:noWrap/>
          </w:tcPr>
          <w:p w14:paraId="73A263AB" w14:textId="77777777" w:rsidR="00A507E7" w:rsidRPr="00A97FEC" w:rsidRDefault="00A507E7" w:rsidP="001634D1">
            <w:pPr>
              <w:jc w:val="center"/>
              <w:rPr>
                <w:rFonts w:ascii="Arial" w:hAnsi="Arial" w:cs="Arial"/>
                <w:sz w:val="20"/>
                <w:szCs w:val="20"/>
              </w:rPr>
            </w:pPr>
            <w:r>
              <w:rPr>
                <w:rFonts w:ascii="Arial" w:hAnsi="Arial" w:cs="Arial"/>
                <w:sz w:val="20"/>
                <w:szCs w:val="20"/>
              </w:rPr>
              <w:t>0.03</w:t>
            </w:r>
          </w:p>
        </w:tc>
      </w:tr>
    </w:tbl>
    <w:p w14:paraId="3D054DA8" w14:textId="77777777" w:rsidR="00A507E7" w:rsidRDefault="00A507E7" w:rsidP="00A507E7"/>
    <w:p w14:paraId="0F8107E4" w14:textId="77777777" w:rsidR="00A507E7" w:rsidRDefault="00A507E7" w:rsidP="00A507E7">
      <w:r>
        <w:t xml:space="preserve">Estimation of residential </w:t>
      </w:r>
      <w:proofErr w:type="spellStart"/>
      <w:r>
        <w:t>fuelwood</w:t>
      </w:r>
      <w:proofErr w:type="spellEnd"/>
      <w:r>
        <w:t xml:space="preserve"> consumption for Nam Son commune is as below.</w:t>
      </w:r>
    </w:p>
    <w:p w14:paraId="641871D8" w14:textId="77777777" w:rsidR="00A507E7" w:rsidRDefault="00A507E7" w:rsidP="00A507E7"/>
    <w:p w14:paraId="18D45844" w14:textId="77777777" w:rsidR="00A507E7" w:rsidRDefault="00A507E7" w:rsidP="00A507E7">
      <w:pPr>
        <w:sectPr w:rsidR="00A507E7" w:rsidSect="00EE0B4C">
          <w:footerReference w:type="default" r:id="rId36"/>
          <w:pgSz w:w="11909" w:h="16834" w:code="9"/>
          <w:pgMar w:top="1260" w:right="1199" w:bottom="1170" w:left="1170" w:header="720" w:footer="345" w:gutter="0"/>
          <w:cols w:space="720"/>
          <w:docGrid w:linePitch="360"/>
        </w:sectPr>
      </w:pPr>
    </w:p>
    <w:p w14:paraId="254AF8A7" w14:textId="77777777" w:rsidR="00A507E7" w:rsidRDefault="00A507E7" w:rsidP="00A507E7"/>
    <w:tbl>
      <w:tblPr>
        <w:tblStyle w:val="TableGrid"/>
        <w:tblW w:w="14617" w:type="dxa"/>
        <w:tblLook w:val="04A0" w:firstRow="1" w:lastRow="0" w:firstColumn="1" w:lastColumn="0" w:noHBand="0" w:noVBand="1"/>
      </w:tblPr>
      <w:tblGrid>
        <w:gridCol w:w="1261"/>
        <w:gridCol w:w="1311"/>
        <w:gridCol w:w="1505"/>
        <w:gridCol w:w="1456"/>
        <w:gridCol w:w="1132"/>
        <w:gridCol w:w="1129"/>
        <w:gridCol w:w="1176"/>
        <w:gridCol w:w="1125"/>
        <w:gridCol w:w="1135"/>
        <w:gridCol w:w="1127"/>
        <w:gridCol w:w="1137"/>
        <w:gridCol w:w="1123"/>
      </w:tblGrid>
      <w:tr w:rsidR="00A507E7" w:rsidRPr="00385305" w14:paraId="79047F5F" w14:textId="77777777" w:rsidTr="001634D1">
        <w:tc>
          <w:tcPr>
            <w:tcW w:w="1261" w:type="dxa"/>
          </w:tcPr>
          <w:p w14:paraId="4831F13D" w14:textId="77777777" w:rsidR="00A507E7" w:rsidRPr="00385305" w:rsidRDefault="00A507E7" w:rsidP="001634D1">
            <w:pPr>
              <w:jc w:val="center"/>
              <w:rPr>
                <w:rFonts w:ascii="Arial" w:hAnsi="Arial" w:cs="Arial"/>
                <w:sz w:val="20"/>
                <w:szCs w:val="20"/>
              </w:rPr>
            </w:pPr>
            <w:r w:rsidRPr="00385305">
              <w:rPr>
                <w:rFonts w:ascii="Arial" w:hAnsi="Arial" w:cs="Arial"/>
                <w:sz w:val="20"/>
                <w:szCs w:val="20"/>
              </w:rPr>
              <w:t>Area</w:t>
            </w:r>
          </w:p>
        </w:tc>
        <w:tc>
          <w:tcPr>
            <w:tcW w:w="1311" w:type="dxa"/>
          </w:tcPr>
          <w:p w14:paraId="3F009172" w14:textId="77777777" w:rsidR="00A507E7" w:rsidRPr="00385305" w:rsidRDefault="00A507E7" w:rsidP="001634D1">
            <w:pPr>
              <w:jc w:val="center"/>
              <w:rPr>
                <w:rFonts w:ascii="Arial" w:hAnsi="Arial" w:cs="Arial"/>
                <w:sz w:val="20"/>
                <w:szCs w:val="20"/>
              </w:rPr>
            </w:pPr>
            <w:r w:rsidRPr="00385305">
              <w:rPr>
                <w:rFonts w:ascii="Arial" w:hAnsi="Arial" w:cs="Arial"/>
                <w:sz w:val="20"/>
                <w:szCs w:val="20"/>
              </w:rPr>
              <w:t>Population</w:t>
            </w:r>
          </w:p>
        </w:tc>
        <w:tc>
          <w:tcPr>
            <w:tcW w:w="1505" w:type="dxa"/>
          </w:tcPr>
          <w:p w14:paraId="13D8858E" w14:textId="77777777" w:rsidR="00A507E7" w:rsidRPr="00385305" w:rsidRDefault="00A507E7" w:rsidP="001634D1">
            <w:pPr>
              <w:jc w:val="center"/>
              <w:rPr>
                <w:rFonts w:ascii="Arial" w:hAnsi="Arial" w:cs="Arial"/>
                <w:sz w:val="20"/>
                <w:szCs w:val="20"/>
              </w:rPr>
            </w:pPr>
            <w:proofErr w:type="spellStart"/>
            <w:r w:rsidRPr="00385305">
              <w:rPr>
                <w:rFonts w:ascii="Arial" w:hAnsi="Arial" w:cs="Arial"/>
                <w:sz w:val="20"/>
                <w:szCs w:val="20"/>
              </w:rPr>
              <w:t>Fuelwood</w:t>
            </w:r>
            <w:proofErr w:type="spellEnd"/>
            <w:r w:rsidRPr="00385305">
              <w:rPr>
                <w:rFonts w:ascii="Arial" w:hAnsi="Arial" w:cs="Arial"/>
                <w:sz w:val="20"/>
                <w:szCs w:val="20"/>
              </w:rPr>
              <w:t xml:space="preserve"> consumption per person per year (kg/ person/ year)</w:t>
            </w:r>
          </w:p>
        </w:tc>
        <w:tc>
          <w:tcPr>
            <w:tcW w:w="1456" w:type="dxa"/>
          </w:tcPr>
          <w:p w14:paraId="74884278" w14:textId="77777777" w:rsidR="00A507E7" w:rsidRPr="00385305" w:rsidRDefault="00A507E7" w:rsidP="001634D1">
            <w:pPr>
              <w:jc w:val="center"/>
              <w:rPr>
                <w:rFonts w:ascii="Arial" w:hAnsi="Arial" w:cs="Arial"/>
                <w:sz w:val="20"/>
                <w:szCs w:val="20"/>
              </w:rPr>
            </w:pPr>
            <w:r w:rsidRPr="00385305">
              <w:rPr>
                <w:rFonts w:ascii="Arial" w:hAnsi="Arial" w:cs="Arial"/>
                <w:sz w:val="20"/>
                <w:szCs w:val="20"/>
              </w:rPr>
              <w:t xml:space="preserve">Total </w:t>
            </w:r>
            <w:proofErr w:type="spellStart"/>
            <w:r w:rsidRPr="00385305">
              <w:rPr>
                <w:rFonts w:ascii="Arial" w:hAnsi="Arial" w:cs="Arial"/>
                <w:sz w:val="20"/>
                <w:szCs w:val="20"/>
              </w:rPr>
              <w:t>fuelwood</w:t>
            </w:r>
            <w:proofErr w:type="spellEnd"/>
            <w:r w:rsidRPr="00385305">
              <w:rPr>
                <w:rFonts w:ascii="Arial" w:hAnsi="Arial" w:cs="Arial"/>
                <w:sz w:val="20"/>
                <w:szCs w:val="20"/>
              </w:rPr>
              <w:t xml:space="preserve"> consumption per year (ton/ year)</w:t>
            </w:r>
          </w:p>
        </w:tc>
        <w:tc>
          <w:tcPr>
            <w:tcW w:w="1132" w:type="dxa"/>
          </w:tcPr>
          <w:p w14:paraId="2A6AE40A" w14:textId="77777777" w:rsidR="00A507E7" w:rsidRPr="00385305" w:rsidRDefault="00A507E7" w:rsidP="001634D1">
            <w:pPr>
              <w:jc w:val="center"/>
              <w:rPr>
                <w:rFonts w:ascii="Arial" w:hAnsi="Arial" w:cs="Arial"/>
                <w:sz w:val="20"/>
                <w:szCs w:val="20"/>
              </w:rPr>
            </w:pPr>
            <w:r w:rsidRPr="00385305">
              <w:rPr>
                <w:rFonts w:ascii="Arial" w:hAnsi="Arial" w:cs="Arial"/>
                <w:bCs/>
                <w:sz w:val="20"/>
                <w:szCs w:val="20"/>
              </w:rPr>
              <w:t xml:space="preserve">% of </w:t>
            </w:r>
            <w:proofErr w:type="spellStart"/>
            <w:r w:rsidRPr="00385305">
              <w:rPr>
                <w:rFonts w:ascii="Arial" w:hAnsi="Arial" w:cs="Arial"/>
                <w:bCs/>
                <w:sz w:val="20"/>
                <w:szCs w:val="20"/>
              </w:rPr>
              <w:t>fuelwood</w:t>
            </w:r>
            <w:proofErr w:type="spellEnd"/>
            <w:r w:rsidRPr="00385305">
              <w:rPr>
                <w:rFonts w:ascii="Arial" w:hAnsi="Arial" w:cs="Arial"/>
                <w:bCs/>
                <w:sz w:val="20"/>
                <w:szCs w:val="20"/>
              </w:rPr>
              <w:t xml:space="preserve"> from natural forest</w:t>
            </w:r>
          </w:p>
        </w:tc>
        <w:tc>
          <w:tcPr>
            <w:tcW w:w="1129" w:type="dxa"/>
          </w:tcPr>
          <w:p w14:paraId="61BB2394" w14:textId="77777777" w:rsidR="00A507E7" w:rsidRPr="00385305" w:rsidRDefault="00A507E7" w:rsidP="001634D1">
            <w:pPr>
              <w:jc w:val="center"/>
              <w:rPr>
                <w:rFonts w:ascii="Arial" w:hAnsi="Arial" w:cs="Arial"/>
                <w:bCs/>
                <w:sz w:val="20"/>
                <w:szCs w:val="20"/>
              </w:rPr>
            </w:pPr>
            <w:r w:rsidRPr="00385305">
              <w:rPr>
                <w:rFonts w:ascii="Arial" w:hAnsi="Arial" w:cs="Arial"/>
                <w:bCs/>
                <w:sz w:val="20"/>
                <w:szCs w:val="20"/>
              </w:rPr>
              <w:t xml:space="preserve">Quantity of </w:t>
            </w:r>
            <w:proofErr w:type="spellStart"/>
            <w:r w:rsidRPr="00385305">
              <w:rPr>
                <w:rFonts w:ascii="Arial" w:hAnsi="Arial" w:cs="Arial"/>
                <w:bCs/>
                <w:sz w:val="20"/>
                <w:szCs w:val="20"/>
              </w:rPr>
              <w:t>fuelwood</w:t>
            </w:r>
            <w:proofErr w:type="spellEnd"/>
            <w:r w:rsidRPr="00385305">
              <w:rPr>
                <w:rFonts w:ascii="Arial" w:hAnsi="Arial" w:cs="Arial"/>
                <w:bCs/>
                <w:sz w:val="20"/>
                <w:szCs w:val="20"/>
              </w:rPr>
              <w:t xml:space="preserve"> from natural forest</w:t>
            </w:r>
            <w:r>
              <w:rPr>
                <w:rFonts w:ascii="Arial" w:hAnsi="Arial" w:cs="Arial"/>
                <w:bCs/>
                <w:sz w:val="20"/>
                <w:szCs w:val="20"/>
              </w:rPr>
              <w:t xml:space="preserve"> (ton/year)</w:t>
            </w:r>
          </w:p>
        </w:tc>
        <w:tc>
          <w:tcPr>
            <w:tcW w:w="1176" w:type="dxa"/>
          </w:tcPr>
          <w:p w14:paraId="6350DDB3" w14:textId="77777777" w:rsidR="00A507E7" w:rsidRPr="00385305" w:rsidRDefault="00A507E7" w:rsidP="001634D1">
            <w:pPr>
              <w:jc w:val="center"/>
              <w:rPr>
                <w:rFonts w:ascii="Arial" w:hAnsi="Arial" w:cs="Arial"/>
                <w:sz w:val="20"/>
                <w:szCs w:val="20"/>
              </w:rPr>
            </w:pPr>
            <w:r w:rsidRPr="00385305">
              <w:rPr>
                <w:rFonts w:ascii="Arial" w:hAnsi="Arial" w:cs="Arial"/>
                <w:bCs/>
                <w:sz w:val="20"/>
                <w:szCs w:val="20"/>
              </w:rPr>
              <w:t xml:space="preserve">% of </w:t>
            </w:r>
            <w:proofErr w:type="spellStart"/>
            <w:r w:rsidRPr="00385305">
              <w:rPr>
                <w:rFonts w:ascii="Arial" w:hAnsi="Arial" w:cs="Arial"/>
                <w:bCs/>
                <w:sz w:val="20"/>
                <w:szCs w:val="20"/>
              </w:rPr>
              <w:t>fuelwood</w:t>
            </w:r>
            <w:proofErr w:type="spellEnd"/>
            <w:r w:rsidRPr="00385305">
              <w:rPr>
                <w:rFonts w:ascii="Arial" w:hAnsi="Arial" w:cs="Arial"/>
                <w:bCs/>
                <w:sz w:val="20"/>
                <w:szCs w:val="20"/>
              </w:rPr>
              <w:t xml:space="preserve"> from plantation forest</w:t>
            </w:r>
          </w:p>
        </w:tc>
        <w:tc>
          <w:tcPr>
            <w:tcW w:w="1125" w:type="dxa"/>
          </w:tcPr>
          <w:p w14:paraId="3055FC50" w14:textId="77777777" w:rsidR="00A507E7" w:rsidRPr="00385305" w:rsidRDefault="00A507E7" w:rsidP="001634D1">
            <w:pPr>
              <w:jc w:val="center"/>
              <w:rPr>
                <w:rFonts w:ascii="Arial" w:hAnsi="Arial" w:cs="Arial"/>
                <w:bCs/>
                <w:sz w:val="20"/>
                <w:szCs w:val="20"/>
              </w:rPr>
            </w:pPr>
            <w:r w:rsidRPr="00385305">
              <w:rPr>
                <w:rFonts w:ascii="Arial" w:hAnsi="Arial" w:cs="Arial"/>
                <w:bCs/>
                <w:sz w:val="20"/>
                <w:szCs w:val="20"/>
              </w:rPr>
              <w:t xml:space="preserve">Quantity of </w:t>
            </w:r>
            <w:proofErr w:type="spellStart"/>
            <w:r w:rsidRPr="00385305">
              <w:rPr>
                <w:rFonts w:ascii="Arial" w:hAnsi="Arial" w:cs="Arial"/>
                <w:bCs/>
                <w:sz w:val="20"/>
                <w:szCs w:val="20"/>
              </w:rPr>
              <w:t>fuelwood</w:t>
            </w:r>
            <w:proofErr w:type="spellEnd"/>
            <w:r w:rsidRPr="00385305">
              <w:rPr>
                <w:rFonts w:ascii="Arial" w:hAnsi="Arial" w:cs="Arial"/>
                <w:bCs/>
                <w:sz w:val="20"/>
                <w:szCs w:val="20"/>
              </w:rPr>
              <w:t xml:space="preserve"> from </w:t>
            </w:r>
            <w:r>
              <w:rPr>
                <w:rFonts w:ascii="Arial" w:hAnsi="Arial" w:cs="Arial"/>
                <w:bCs/>
                <w:sz w:val="20"/>
                <w:szCs w:val="20"/>
              </w:rPr>
              <w:t>plantation</w:t>
            </w:r>
            <w:r w:rsidRPr="00385305">
              <w:rPr>
                <w:rFonts w:ascii="Arial" w:hAnsi="Arial" w:cs="Arial"/>
                <w:bCs/>
                <w:sz w:val="20"/>
                <w:szCs w:val="20"/>
              </w:rPr>
              <w:t xml:space="preserve"> forest</w:t>
            </w:r>
            <w:r>
              <w:rPr>
                <w:rFonts w:ascii="Arial" w:hAnsi="Arial" w:cs="Arial"/>
                <w:bCs/>
                <w:sz w:val="20"/>
                <w:szCs w:val="20"/>
              </w:rPr>
              <w:t xml:space="preserve"> (ton/year)</w:t>
            </w:r>
          </w:p>
        </w:tc>
        <w:tc>
          <w:tcPr>
            <w:tcW w:w="1135" w:type="dxa"/>
          </w:tcPr>
          <w:p w14:paraId="6DBD4C32" w14:textId="77777777" w:rsidR="00A507E7" w:rsidRPr="00385305" w:rsidRDefault="00A507E7" w:rsidP="001634D1">
            <w:pPr>
              <w:jc w:val="center"/>
              <w:rPr>
                <w:rFonts w:ascii="Arial" w:hAnsi="Arial" w:cs="Arial"/>
                <w:sz w:val="20"/>
                <w:szCs w:val="20"/>
              </w:rPr>
            </w:pPr>
            <w:r w:rsidRPr="00385305">
              <w:rPr>
                <w:rFonts w:ascii="Arial" w:hAnsi="Arial" w:cs="Arial"/>
                <w:bCs/>
                <w:sz w:val="20"/>
                <w:szCs w:val="20"/>
              </w:rPr>
              <w:t xml:space="preserve">% of </w:t>
            </w:r>
            <w:proofErr w:type="spellStart"/>
            <w:r w:rsidRPr="00385305">
              <w:rPr>
                <w:rFonts w:ascii="Arial" w:hAnsi="Arial" w:cs="Arial"/>
                <w:bCs/>
                <w:sz w:val="20"/>
                <w:szCs w:val="20"/>
              </w:rPr>
              <w:t>fuelwood</w:t>
            </w:r>
            <w:proofErr w:type="spellEnd"/>
            <w:r w:rsidRPr="00385305">
              <w:rPr>
                <w:rFonts w:ascii="Arial" w:hAnsi="Arial" w:cs="Arial"/>
                <w:bCs/>
                <w:sz w:val="20"/>
                <w:szCs w:val="20"/>
              </w:rPr>
              <w:t xml:space="preserve"> from home garden</w:t>
            </w:r>
          </w:p>
        </w:tc>
        <w:tc>
          <w:tcPr>
            <w:tcW w:w="1127" w:type="dxa"/>
          </w:tcPr>
          <w:p w14:paraId="122110C7" w14:textId="77777777" w:rsidR="00A507E7" w:rsidRPr="00385305" w:rsidRDefault="00A507E7" w:rsidP="001634D1">
            <w:pPr>
              <w:jc w:val="center"/>
              <w:rPr>
                <w:rFonts w:ascii="Arial" w:hAnsi="Arial" w:cs="Arial"/>
                <w:bCs/>
                <w:sz w:val="20"/>
                <w:szCs w:val="20"/>
              </w:rPr>
            </w:pPr>
            <w:r w:rsidRPr="00385305">
              <w:rPr>
                <w:rFonts w:ascii="Arial" w:hAnsi="Arial" w:cs="Arial"/>
                <w:bCs/>
                <w:sz w:val="20"/>
                <w:szCs w:val="20"/>
              </w:rPr>
              <w:t xml:space="preserve">Quantity of </w:t>
            </w:r>
            <w:proofErr w:type="spellStart"/>
            <w:r w:rsidRPr="00385305">
              <w:rPr>
                <w:rFonts w:ascii="Arial" w:hAnsi="Arial" w:cs="Arial"/>
                <w:bCs/>
                <w:sz w:val="20"/>
                <w:szCs w:val="20"/>
              </w:rPr>
              <w:t>fuelwood</w:t>
            </w:r>
            <w:proofErr w:type="spellEnd"/>
            <w:r w:rsidRPr="00385305">
              <w:rPr>
                <w:rFonts w:ascii="Arial" w:hAnsi="Arial" w:cs="Arial"/>
                <w:bCs/>
                <w:sz w:val="20"/>
                <w:szCs w:val="20"/>
              </w:rPr>
              <w:t xml:space="preserve"> from </w:t>
            </w:r>
            <w:r>
              <w:rPr>
                <w:rFonts w:ascii="Arial" w:hAnsi="Arial" w:cs="Arial"/>
                <w:bCs/>
                <w:sz w:val="20"/>
                <w:szCs w:val="20"/>
              </w:rPr>
              <w:t>home garden (ton/year)</w:t>
            </w:r>
          </w:p>
        </w:tc>
        <w:tc>
          <w:tcPr>
            <w:tcW w:w="1137" w:type="dxa"/>
          </w:tcPr>
          <w:p w14:paraId="198D6A74" w14:textId="77777777" w:rsidR="00A507E7" w:rsidRPr="00385305" w:rsidRDefault="00A507E7" w:rsidP="001634D1">
            <w:pPr>
              <w:jc w:val="center"/>
              <w:rPr>
                <w:rFonts w:ascii="Arial" w:hAnsi="Arial" w:cs="Arial"/>
                <w:bCs/>
                <w:sz w:val="20"/>
                <w:szCs w:val="20"/>
              </w:rPr>
            </w:pPr>
            <w:r w:rsidRPr="00385305">
              <w:rPr>
                <w:rFonts w:ascii="Arial" w:hAnsi="Arial" w:cs="Arial"/>
                <w:bCs/>
                <w:sz w:val="20"/>
                <w:szCs w:val="20"/>
              </w:rPr>
              <w:t xml:space="preserve">% of </w:t>
            </w:r>
            <w:proofErr w:type="spellStart"/>
            <w:r w:rsidRPr="00385305">
              <w:rPr>
                <w:rFonts w:ascii="Arial" w:hAnsi="Arial" w:cs="Arial"/>
                <w:bCs/>
                <w:sz w:val="20"/>
                <w:szCs w:val="20"/>
              </w:rPr>
              <w:t>fuelwood</w:t>
            </w:r>
            <w:proofErr w:type="spellEnd"/>
            <w:r w:rsidRPr="00385305">
              <w:rPr>
                <w:rFonts w:ascii="Arial" w:hAnsi="Arial" w:cs="Arial"/>
                <w:bCs/>
                <w:sz w:val="20"/>
                <w:szCs w:val="20"/>
              </w:rPr>
              <w:t xml:space="preserve"> from other source</w:t>
            </w:r>
          </w:p>
        </w:tc>
        <w:tc>
          <w:tcPr>
            <w:tcW w:w="1123" w:type="dxa"/>
          </w:tcPr>
          <w:p w14:paraId="6139948B" w14:textId="77777777" w:rsidR="00A507E7" w:rsidRPr="00385305" w:rsidRDefault="00A507E7" w:rsidP="001634D1">
            <w:pPr>
              <w:jc w:val="center"/>
              <w:rPr>
                <w:rFonts w:ascii="Arial" w:hAnsi="Arial" w:cs="Arial"/>
                <w:bCs/>
                <w:sz w:val="20"/>
                <w:szCs w:val="20"/>
              </w:rPr>
            </w:pPr>
            <w:r w:rsidRPr="00385305">
              <w:rPr>
                <w:rFonts w:ascii="Arial" w:hAnsi="Arial" w:cs="Arial"/>
                <w:bCs/>
                <w:sz w:val="20"/>
                <w:szCs w:val="20"/>
              </w:rPr>
              <w:t xml:space="preserve">Quantity of </w:t>
            </w:r>
            <w:proofErr w:type="spellStart"/>
            <w:r w:rsidRPr="00385305">
              <w:rPr>
                <w:rFonts w:ascii="Arial" w:hAnsi="Arial" w:cs="Arial"/>
                <w:bCs/>
                <w:sz w:val="20"/>
                <w:szCs w:val="20"/>
              </w:rPr>
              <w:t>fuelwood</w:t>
            </w:r>
            <w:proofErr w:type="spellEnd"/>
            <w:r w:rsidRPr="00385305">
              <w:rPr>
                <w:rFonts w:ascii="Arial" w:hAnsi="Arial" w:cs="Arial"/>
                <w:bCs/>
                <w:sz w:val="20"/>
                <w:szCs w:val="20"/>
              </w:rPr>
              <w:t xml:space="preserve"> from </w:t>
            </w:r>
            <w:r>
              <w:rPr>
                <w:rFonts w:ascii="Arial" w:hAnsi="Arial" w:cs="Arial"/>
                <w:bCs/>
                <w:sz w:val="20"/>
                <w:szCs w:val="20"/>
              </w:rPr>
              <w:t>other sources (ton/year)</w:t>
            </w:r>
          </w:p>
        </w:tc>
      </w:tr>
      <w:tr w:rsidR="00A507E7" w:rsidRPr="00385305" w14:paraId="1A90454E" w14:textId="77777777" w:rsidTr="001634D1">
        <w:tc>
          <w:tcPr>
            <w:tcW w:w="1261" w:type="dxa"/>
          </w:tcPr>
          <w:p w14:paraId="3C974869" w14:textId="77777777" w:rsidR="00A507E7" w:rsidRPr="00385305" w:rsidRDefault="00A507E7" w:rsidP="001634D1">
            <w:pPr>
              <w:jc w:val="center"/>
              <w:rPr>
                <w:rFonts w:ascii="Arial" w:hAnsi="Arial" w:cs="Arial"/>
                <w:sz w:val="20"/>
                <w:szCs w:val="20"/>
              </w:rPr>
            </w:pPr>
            <w:r>
              <w:rPr>
                <w:rFonts w:ascii="Arial" w:hAnsi="Arial" w:cs="Arial"/>
                <w:sz w:val="20"/>
                <w:szCs w:val="20"/>
              </w:rPr>
              <w:t>Nam Son commune (cluster 5)</w:t>
            </w:r>
          </w:p>
        </w:tc>
        <w:tc>
          <w:tcPr>
            <w:tcW w:w="1311" w:type="dxa"/>
          </w:tcPr>
          <w:p w14:paraId="12C1C960" w14:textId="77777777" w:rsidR="00A507E7" w:rsidRPr="00385305" w:rsidRDefault="00A507E7" w:rsidP="001634D1">
            <w:pPr>
              <w:jc w:val="center"/>
              <w:rPr>
                <w:rFonts w:ascii="Arial" w:hAnsi="Arial" w:cs="Arial"/>
                <w:sz w:val="20"/>
                <w:szCs w:val="20"/>
              </w:rPr>
            </w:pPr>
            <w:r>
              <w:rPr>
                <w:rFonts w:ascii="Arial" w:hAnsi="Arial" w:cs="Arial"/>
                <w:sz w:val="20"/>
                <w:szCs w:val="20"/>
              </w:rPr>
              <w:t>1,633</w:t>
            </w:r>
          </w:p>
        </w:tc>
        <w:tc>
          <w:tcPr>
            <w:tcW w:w="1505" w:type="dxa"/>
          </w:tcPr>
          <w:p w14:paraId="2F572A90" w14:textId="77777777" w:rsidR="00A507E7" w:rsidRPr="00385305" w:rsidRDefault="00A507E7" w:rsidP="001634D1">
            <w:pPr>
              <w:jc w:val="center"/>
              <w:rPr>
                <w:rFonts w:ascii="Arial" w:hAnsi="Arial" w:cs="Arial"/>
                <w:sz w:val="20"/>
                <w:szCs w:val="20"/>
              </w:rPr>
            </w:pPr>
            <w:r w:rsidRPr="00385305">
              <w:rPr>
                <w:rFonts w:ascii="Arial" w:hAnsi="Arial" w:cs="Arial"/>
                <w:sz w:val="20"/>
                <w:szCs w:val="20"/>
              </w:rPr>
              <w:t>507.6</w:t>
            </w:r>
          </w:p>
        </w:tc>
        <w:tc>
          <w:tcPr>
            <w:tcW w:w="1456" w:type="dxa"/>
          </w:tcPr>
          <w:p w14:paraId="3E08A31D" w14:textId="77777777" w:rsidR="00A507E7" w:rsidRPr="00385305" w:rsidRDefault="00A507E7" w:rsidP="001634D1">
            <w:pPr>
              <w:jc w:val="center"/>
              <w:rPr>
                <w:rFonts w:ascii="Arial" w:hAnsi="Arial" w:cs="Arial"/>
                <w:sz w:val="20"/>
                <w:szCs w:val="20"/>
              </w:rPr>
            </w:pPr>
            <w:r>
              <w:rPr>
                <w:rFonts w:ascii="Arial" w:hAnsi="Arial" w:cs="Arial"/>
                <w:sz w:val="20"/>
                <w:szCs w:val="20"/>
              </w:rPr>
              <w:t>829</w:t>
            </w:r>
          </w:p>
        </w:tc>
        <w:tc>
          <w:tcPr>
            <w:tcW w:w="1132" w:type="dxa"/>
          </w:tcPr>
          <w:p w14:paraId="6C667057" w14:textId="77777777" w:rsidR="00A507E7" w:rsidRPr="00385305" w:rsidRDefault="00A507E7" w:rsidP="001634D1">
            <w:pPr>
              <w:jc w:val="center"/>
              <w:rPr>
                <w:rFonts w:ascii="Arial" w:hAnsi="Arial" w:cs="Arial"/>
                <w:sz w:val="20"/>
                <w:szCs w:val="20"/>
              </w:rPr>
            </w:pPr>
            <w:r w:rsidRPr="00385305">
              <w:rPr>
                <w:rFonts w:ascii="Arial" w:hAnsi="Arial" w:cs="Arial"/>
                <w:bCs/>
                <w:sz w:val="20"/>
                <w:szCs w:val="20"/>
              </w:rPr>
              <w:t>84</w:t>
            </w:r>
          </w:p>
        </w:tc>
        <w:tc>
          <w:tcPr>
            <w:tcW w:w="1129" w:type="dxa"/>
          </w:tcPr>
          <w:p w14:paraId="30F0AD85" w14:textId="77777777" w:rsidR="00A507E7" w:rsidRPr="00385305" w:rsidRDefault="00A507E7" w:rsidP="001634D1">
            <w:pPr>
              <w:jc w:val="center"/>
              <w:rPr>
                <w:rFonts w:ascii="Arial" w:hAnsi="Arial" w:cs="Arial"/>
                <w:bCs/>
                <w:sz w:val="20"/>
                <w:szCs w:val="20"/>
              </w:rPr>
            </w:pPr>
            <w:r>
              <w:rPr>
                <w:rFonts w:ascii="Arial" w:hAnsi="Arial" w:cs="Arial"/>
                <w:bCs/>
                <w:sz w:val="20"/>
                <w:szCs w:val="20"/>
              </w:rPr>
              <w:t>696</w:t>
            </w:r>
          </w:p>
        </w:tc>
        <w:tc>
          <w:tcPr>
            <w:tcW w:w="1176" w:type="dxa"/>
          </w:tcPr>
          <w:p w14:paraId="1C3DA128" w14:textId="77777777" w:rsidR="00A507E7" w:rsidRPr="00385305" w:rsidRDefault="00A507E7" w:rsidP="001634D1">
            <w:pPr>
              <w:jc w:val="center"/>
              <w:rPr>
                <w:rFonts w:ascii="Arial" w:hAnsi="Arial" w:cs="Arial"/>
                <w:sz w:val="20"/>
                <w:szCs w:val="20"/>
              </w:rPr>
            </w:pPr>
            <w:r w:rsidRPr="00385305">
              <w:rPr>
                <w:rFonts w:ascii="Arial" w:hAnsi="Arial" w:cs="Arial"/>
                <w:bCs/>
                <w:sz w:val="20"/>
                <w:szCs w:val="20"/>
              </w:rPr>
              <w:t>9</w:t>
            </w:r>
          </w:p>
        </w:tc>
        <w:tc>
          <w:tcPr>
            <w:tcW w:w="1125" w:type="dxa"/>
          </w:tcPr>
          <w:p w14:paraId="035C4D35" w14:textId="77777777" w:rsidR="00A507E7" w:rsidRPr="00385305" w:rsidRDefault="00A507E7" w:rsidP="001634D1">
            <w:pPr>
              <w:jc w:val="center"/>
              <w:rPr>
                <w:rFonts w:ascii="Arial" w:hAnsi="Arial" w:cs="Arial"/>
                <w:bCs/>
                <w:sz w:val="20"/>
                <w:szCs w:val="20"/>
              </w:rPr>
            </w:pPr>
            <w:r>
              <w:rPr>
                <w:rFonts w:ascii="Arial" w:hAnsi="Arial" w:cs="Arial"/>
                <w:bCs/>
                <w:sz w:val="20"/>
                <w:szCs w:val="20"/>
              </w:rPr>
              <w:t>75</w:t>
            </w:r>
          </w:p>
        </w:tc>
        <w:tc>
          <w:tcPr>
            <w:tcW w:w="1135" w:type="dxa"/>
          </w:tcPr>
          <w:p w14:paraId="070A9D49" w14:textId="77777777" w:rsidR="00A507E7" w:rsidRPr="00385305" w:rsidRDefault="00A507E7" w:rsidP="001634D1">
            <w:pPr>
              <w:jc w:val="center"/>
              <w:rPr>
                <w:rFonts w:ascii="Arial" w:hAnsi="Arial" w:cs="Arial"/>
                <w:sz w:val="20"/>
                <w:szCs w:val="20"/>
              </w:rPr>
            </w:pPr>
            <w:r w:rsidRPr="00385305">
              <w:rPr>
                <w:rFonts w:ascii="Arial" w:hAnsi="Arial" w:cs="Arial"/>
                <w:bCs/>
                <w:sz w:val="20"/>
                <w:szCs w:val="20"/>
              </w:rPr>
              <w:t>4</w:t>
            </w:r>
          </w:p>
        </w:tc>
        <w:tc>
          <w:tcPr>
            <w:tcW w:w="1127" w:type="dxa"/>
          </w:tcPr>
          <w:p w14:paraId="3D40A162" w14:textId="77777777" w:rsidR="00A507E7" w:rsidRPr="00385305" w:rsidRDefault="00A507E7" w:rsidP="001634D1">
            <w:pPr>
              <w:jc w:val="center"/>
              <w:rPr>
                <w:rFonts w:ascii="Arial" w:hAnsi="Arial" w:cs="Arial"/>
                <w:bCs/>
                <w:sz w:val="20"/>
                <w:szCs w:val="20"/>
              </w:rPr>
            </w:pPr>
            <w:r>
              <w:rPr>
                <w:rFonts w:ascii="Arial" w:hAnsi="Arial" w:cs="Arial"/>
                <w:bCs/>
                <w:sz w:val="20"/>
                <w:szCs w:val="20"/>
              </w:rPr>
              <w:t>33</w:t>
            </w:r>
          </w:p>
        </w:tc>
        <w:tc>
          <w:tcPr>
            <w:tcW w:w="1137" w:type="dxa"/>
          </w:tcPr>
          <w:p w14:paraId="737BF85A" w14:textId="77777777" w:rsidR="00A507E7" w:rsidRPr="00385305" w:rsidRDefault="00A507E7" w:rsidP="001634D1">
            <w:pPr>
              <w:jc w:val="center"/>
              <w:rPr>
                <w:rFonts w:ascii="Arial" w:hAnsi="Arial" w:cs="Arial"/>
                <w:sz w:val="20"/>
                <w:szCs w:val="20"/>
              </w:rPr>
            </w:pPr>
            <w:r w:rsidRPr="00385305">
              <w:rPr>
                <w:rFonts w:ascii="Arial" w:hAnsi="Arial" w:cs="Arial"/>
                <w:bCs/>
                <w:sz w:val="20"/>
                <w:szCs w:val="20"/>
              </w:rPr>
              <w:t>2</w:t>
            </w:r>
          </w:p>
        </w:tc>
        <w:tc>
          <w:tcPr>
            <w:tcW w:w="1123" w:type="dxa"/>
          </w:tcPr>
          <w:p w14:paraId="75F38708" w14:textId="77777777" w:rsidR="00A507E7" w:rsidRPr="00385305" w:rsidRDefault="00A507E7" w:rsidP="001634D1">
            <w:pPr>
              <w:jc w:val="center"/>
              <w:rPr>
                <w:rFonts w:ascii="Arial" w:hAnsi="Arial" w:cs="Arial"/>
                <w:bCs/>
                <w:sz w:val="20"/>
                <w:szCs w:val="20"/>
              </w:rPr>
            </w:pPr>
            <w:r>
              <w:rPr>
                <w:rFonts w:ascii="Arial" w:hAnsi="Arial" w:cs="Arial"/>
                <w:bCs/>
                <w:sz w:val="20"/>
                <w:szCs w:val="20"/>
              </w:rPr>
              <w:t>17</w:t>
            </w:r>
          </w:p>
        </w:tc>
      </w:tr>
    </w:tbl>
    <w:p w14:paraId="2BBF7D81" w14:textId="77777777" w:rsidR="00A507E7" w:rsidRDefault="00A507E7" w:rsidP="00A507E7"/>
    <w:p w14:paraId="6C3E923B" w14:textId="77777777" w:rsidR="00A507E7" w:rsidRDefault="00A507E7" w:rsidP="00A507E7"/>
    <w:p w14:paraId="377CCF81" w14:textId="77777777" w:rsidR="00A507E7" w:rsidRDefault="00A507E7" w:rsidP="00A507E7">
      <w:pPr>
        <w:sectPr w:rsidR="00A507E7" w:rsidSect="00CA209B">
          <w:pgSz w:w="16834" w:h="11909" w:orient="landscape" w:code="9"/>
          <w:pgMar w:top="1166" w:right="1267" w:bottom="1195" w:left="1166" w:header="720" w:footer="346" w:gutter="0"/>
          <w:cols w:space="720"/>
          <w:docGrid w:linePitch="360"/>
        </w:sectPr>
      </w:pPr>
    </w:p>
    <w:p w14:paraId="4A315B42" w14:textId="77777777" w:rsidR="00A507E7" w:rsidRDefault="00A507E7" w:rsidP="00A507E7">
      <w:r>
        <w:lastRenderedPageBreak/>
        <w:t xml:space="preserve">The consumption of </w:t>
      </w:r>
      <w:proofErr w:type="spellStart"/>
      <w:r>
        <w:t>fuelwood</w:t>
      </w:r>
      <w:proofErr w:type="spellEnd"/>
      <w:r>
        <w:t xml:space="preserve"> by sector in Nam Son commune is as below:</w:t>
      </w:r>
    </w:p>
    <w:p w14:paraId="6286D32F" w14:textId="77777777" w:rsidR="00A507E7" w:rsidRDefault="00A507E7" w:rsidP="00A507E7"/>
    <w:tbl>
      <w:tblPr>
        <w:tblStyle w:val="TableGrid"/>
        <w:tblW w:w="9509" w:type="dxa"/>
        <w:tblInd w:w="108" w:type="dxa"/>
        <w:tblLook w:val="04A0" w:firstRow="1" w:lastRow="0" w:firstColumn="1" w:lastColumn="0" w:noHBand="0" w:noVBand="1"/>
      </w:tblPr>
      <w:tblGrid>
        <w:gridCol w:w="2481"/>
        <w:gridCol w:w="2019"/>
        <w:gridCol w:w="2430"/>
        <w:gridCol w:w="2579"/>
      </w:tblGrid>
      <w:tr w:rsidR="00A507E7" w14:paraId="6393458A" w14:textId="77777777" w:rsidTr="00FA248B">
        <w:tc>
          <w:tcPr>
            <w:tcW w:w="2481" w:type="dxa"/>
          </w:tcPr>
          <w:p w14:paraId="6960949A" w14:textId="77777777" w:rsidR="00A507E7" w:rsidRPr="001B66A6" w:rsidRDefault="00A507E7" w:rsidP="001634D1">
            <w:pPr>
              <w:jc w:val="center"/>
              <w:rPr>
                <w:rFonts w:ascii="Arial" w:hAnsi="Arial" w:cs="Arial"/>
                <w:sz w:val="20"/>
                <w:szCs w:val="20"/>
              </w:rPr>
            </w:pPr>
            <w:r w:rsidRPr="001B66A6">
              <w:rPr>
                <w:rFonts w:ascii="Arial" w:hAnsi="Arial" w:cs="Arial"/>
                <w:sz w:val="20"/>
                <w:szCs w:val="20"/>
              </w:rPr>
              <w:t xml:space="preserve">Quantity of </w:t>
            </w:r>
            <w:proofErr w:type="spellStart"/>
            <w:r w:rsidRPr="001B66A6">
              <w:rPr>
                <w:rFonts w:ascii="Arial" w:hAnsi="Arial" w:cs="Arial"/>
                <w:sz w:val="20"/>
                <w:szCs w:val="20"/>
              </w:rPr>
              <w:t>fuelwood</w:t>
            </w:r>
            <w:proofErr w:type="spellEnd"/>
            <w:r w:rsidRPr="001B66A6">
              <w:rPr>
                <w:rFonts w:ascii="Arial" w:hAnsi="Arial" w:cs="Arial"/>
                <w:sz w:val="20"/>
                <w:szCs w:val="20"/>
              </w:rPr>
              <w:t xml:space="preserve"> by source</w:t>
            </w:r>
          </w:p>
        </w:tc>
        <w:tc>
          <w:tcPr>
            <w:tcW w:w="2019" w:type="dxa"/>
          </w:tcPr>
          <w:p w14:paraId="3931D2AE" w14:textId="77777777" w:rsidR="00A507E7" w:rsidRPr="001B66A6" w:rsidRDefault="00A507E7" w:rsidP="001634D1">
            <w:pPr>
              <w:jc w:val="center"/>
              <w:rPr>
                <w:rFonts w:ascii="Arial" w:hAnsi="Arial" w:cs="Arial"/>
                <w:sz w:val="20"/>
                <w:szCs w:val="20"/>
              </w:rPr>
            </w:pPr>
            <w:r w:rsidRPr="001B66A6">
              <w:rPr>
                <w:rFonts w:ascii="Arial" w:hAnsi="Arial" w:cs="Arial"/>
                <w:sz w:val="20"/>
                <w:szCs w:val="20"/>
              </w:rPr>
              <w:t>Unit</w:t>
            </w:r>
          </w:p>
        </w:tc>
        <w:tc>
          <w:tcPr>
            <w:tcW w:w="2430" w:type="dxa"/>
          </w:tcPr>
          <w:p w14:paraId="476C24EB" w14:textId="77777777" w:rsidR="00A507E7" w:rsidRPr="001B66A6" w:rsidRDefault="00A507E7" w:rsidP="001634D1">
            <w:pPr>
              <w:jc w:val="center"/>
              <w:rPr>
                <w:rFonts w:ascii="Arial" w:hAnsi="Arial" w:cs="Arial"/>
                <w:sz w:val="20"/>
                <w:szCs w:val="20"/>
              </w:rPr>
            </w:pPr>
            <w:r w:rsidRPr="001B66A6">
              <w:rPr>
                <w:rFonts w:ascii="Arial" w:hAnsi="Arial" w:cs="Arial"/>
                <w:sz w:val="20"/>
                <w:szCs w:val="20"/>
              </w:rPr>
              <w:t>Residential consumption</w:t>
            </w:r>
          </w:p>
        </w:tc>
        <w:tc>
          <w:tcPr>
            <w:tcW w:w="2579" w:type="dxa"/>
          </w:tcPr>
          <w:p w14:paraId="1AD11EB2" w14:textId="77777777" w:rsidR="00A507E7" w:rsidRPr="001B66A6" w:rsidRDefault="00A507E7" w:rsidP="001634D1">
            <w:pPr>
              <w:jc w:val="center"/>
              <w:rPr>
                <w:rFonts w:ascii="Arial" w:hAnsi="Arial" w:cs="Arial"/>
                <w:sz w:val="20"/>
                <w:szCs w:val="20"/>
              </w:rPr>
            </w:pPr>
            <w:r w:rsidRPr="001B66A6">
              <w:rPr>
                <w:rFonts w:ascii="Arial" w:hAnsi="Arial" w:cs="Arial"/>
                <w:sz w:val="20"/>
                <w:szCs w:val="20"/>
              </w:rPr>
              <w:t>Commercial consumption</w:t>
            </w:r>
          </w:p>
        </w:tc>
      </w:tr>
      <w:tr w:rsidR="00A507E7" w14:paraId="417C3D15" w14:textId="77777777" w:rsidTr="00FA248B">
        <w:tc>
          <w:tcPr>
            <w:tcW w:w="2481" w:type="dxa"/>
          </w:tcPr>
          <w:p w14:paraId="23DFA5C9" w14:textId="77777777" w:rsidR="00A507E7" w:rsidRPr="001B66A6" w:rsidRDefault="00A507E7" w:rsidP="001634D1">
            <w:pPr>
              <w:jc w:val="center"/>
              <w:rPr>
                <w:rFonts w:ascii="Arial" w:hAnsi="Arial" w:cs="Arial"/>
                <w:sz w:val="20"/>
                <w:szCs w:val="20"/>
              </w:rPr>
            </w:pPr>
            <w:r w:rsidRPr="001B66A6">
              <w:rPr>
                <w:rFonts w:ascii="Arial" w:hAnsi="Arial" w:cs="Arial"/>
                <w:sz w:val="20"/>
                <w:szCs w:val="20"/>
              </w:rPr>
              <w:t>Natural forest</w:t>
            </w:r>
          </w:p>
        </w:tc>
        <w:tc>
          <w:tcPr>
            <w:tcW w:w="2019" w:type="dxa"/>
          </w:tcPr>
          <w:p w14:paraId="55E7E403" w14:textId="77777777" w:rsidR="00A507E7" w:rsidRPr="001B66A6" w:rsidRDefault="00A507E7" w:rsidP="001634D1">
            <w:pPr>
              <w:jc w:val="center"/>
              <w:rPr>
                <w:rFonts w:ascii="Arial" w:hAnsi="Arial" w:cs="Arial"/>
                <w:sz w:val="20"/>
                <w:szCs w:val="20"/>
              </w:rPr>
            </w:pPr>
            <w:r w:rsidRPr="001B66A6">
              <w:rPr>
                <w:rFonts w:ascii="Arial" w:hAnsi="Arial" w:cs="Arial"/>
                <w:sz w:val="20"/>
                <w:szCs w:val="20"/>
              </w:rPr>
              <w:t>Ton/ year</w:t>
            </w:r>
          </w:p>
        </w:tc>
        <w:tc>
          <w:tcPr>
            <w:tcW w:w="2430" w:type="dxa"/>
          </w:tcPr>
          <w:p w14:paraId="3C2338AF" w14:textId="77777777" w:rsidR="00A507E7" w:rsidRPr="001B66A6" w:rsidRDefault="00A507E7" w:rsidP="001634D1">
            <w:pPr>
              <w:jc w:val="center"/>
              <w:rPr>
                <w:rFonts w:ascii="Arial" w:hAnsi="Arial" w:cs="Arial"/>
                <w:sz w:val="20"/>
                <w:szCs w:val="20"/>
              </w:rPr>
            </w:pPr>
            <w:r>
              <w:rPr>
                <w:rFonts w:ascii="Arial" w:hAnsi="Arial" w:cs="Arial"/>
                <w:sz w:val="20"/>
                <w:szCs w:val="20"/>
              </w:rPr>
              <w:t>696</w:t>
            </w:r>
          </w:p>
        </w:tc>
        <w:tc>
          <w:tcPr>
            <w:tcW w:w="2579" w:type="dxa"/>
          </w:tcPr>
          <w:p w14:paraId="2E425323" w14:textId="77777777" w:rsidR="00A507E7" w:rsidRPr="001B66A6" w:rsidRDefault="00A507E7" w:rsidP="001634D1">
            <w:pPr>
              <w:jc w:val="center"/>
              <w:rPr>
                <w:rFonts w:ascii="Arial" w:hAnsi="Arial" w:cs="Arial"/>
                <w:sz w:val="20"/>
                <w:szCs w:val="20"/>
              </w:rPr>
            </w:pPr>
            <w:r>
              <w:rPr>
                <w:rFonts w:ascii="Arial" w:hAnsi="Arial" w:cs="Arial"/>
                <w:sz w:val="20"/>
                <w:szCs w:val="20"/>
              </w:rPr>
              <w:t>210</w:t>
            </w:r>
          </w:p>
        </w:tc>
      </w:tr>
      <w:tr w:rsidR="00A507E7" w14:paraId="2767536D" w14:textId="77777777" w:rsidTr="00FA248B">
        <w:tc>
          <w:tcPr>
            <w:tcW w:w="2481" w:type="dxa"/>
          </w:tcPr>
          <w:p w14:paraId="56402086" w14:textId="77777777" w:rsidR="00A507E7" w:rsidRPr="001B66A6" w:rsidRDefault="00A507E7" w:rsidP="001634D1">
            <w:pPr>
              <w:jc w:val="center"/>
              <w:rPr>
                <w:rFonts w:ascii="Arial" w:hAnsi="Arial" w:cs="Arial"/>
                <w:sz w:val="20"/>
                <w:szCs w:val="20"/>
              </w:rPr>
            </w:pPr>
            <w:r w:rsidRPr="001B66A6">
              <w:rPr>
                <w:rFonts w:ascii="Arial" w:hAnsi="Arial" w:cs="Arial"/>
                <w:sz w:val="20"/>
                <w:szCs w:val="20"/>
              </w:rPr>
              <w:t>Plantation forest</w:t>
            </w:r>
          </w:p>
        </w:tc>
        <w:tc>
          <w:tcPr>
            <w:tcW w:w="2019" w:type="dxa"/>
          </w:tcPr>
          <w:p w14:paraId="752CA2F9" w14:textId="77777777" w:rsidR="00A507E7" w:rsidRPr="001B66A6" w:rsidRDefault="00A507E7" w:rsidP="001634D1">
            <w:pPr>
              <w:jc w:val="center"/>
              <w:rPr>
                <w:rFonts w:ascii="Arial" w:hAnsi="Arial" w:cs="Arial"/>
                <w:sz w:val="20"/>
                <w:szCs w:val="20"/>
              </w:rPr>
            </w:pPr>
            <w:r w:rsidRPr="001B66A6">
              <w:rPr>
                <w:rFonts w:ascii="Arial" w:hAnsi="Arial" w:cs="Arial"/>
                <w:sz w:val="20"/>
                <w:szCs w:val="20"/>
              </w:rPr>
              <w:t>Ton/ year</w:t>
            </w:r>
          </w:p>
        </w:tc>
        <w:tc>
          <w:tcPr>
            <w:tcW w:w="2430" w:type="dxa"/>
          </w:tcPr>
          <w:p w14:paraId="4C7512AF" w14:textId="77777777" w:rsidR="00A507E7" w:rsidRPr="001B66A6" w:rsidRDefault="00A507E7" w:rsidP="001634D1">
            <w:pPr>
              <w:jc w:val="center"/>
              <w:rPr>
                <w:rFonts w:ascii="Arial" w:hAnsi="Arial" w:cs="Arial"/>
                <w:sz w:val="20"/>
                <w:szCs w:val="20"/>
              </w:rPr>
            </w:pPr>
            <w:r>
              <w:rPr>
                <w:rFonts w:ascii="Arial" w:hAnsi="Arial" w:cs="Arial"/>
                <w:sz w:val="20"/>
                <w:szCs w:val="20"/>
              </w:rPr>
              <w:t>75</w:t>
            </w:r>
          </w:p>
        </w:tc>
        <w:tc>
          <w:tcPr>
            <w:tcW w:w="2579" w:type="dxa"/>
          </w:tcPr>
          <w:p w14:paraId="425A9087" w14:textId="77777777" w:rsidR="00A507E7" w:rsidRPr="001B66A6" w:rsidRDefault="00A507E7" w:rsidP="001634D1">
            <w:pPr>
              <w:jc w:val="center"/>
              <w:rPr>
                <w:rFonts w:ascii="Arial" w:hAnsi="Arial" w:cs="Arial"/>
                <w:sz w:val="20"/>
                <w:szCs w:val="20"/>
              </w:rPr>
            </w:pPr>
            <w:r>
              <w:rPr>
                <w:rFonts w:ascii="Arial" w:hAnsi="Arial" w:cs="Arial"/>
                <w:sz w:val="20"/>
                <w:szCs w:val="20"/>
              </w:rPr>
              <w:t>0</w:t>
            </w:r>
          </w:p>
        </w:tc>
      </w:tr>
      <w:tr w:rsidR="00A507E7" w14:paraId="54B64CE6" w14:textId="77777777" w:rsidTr="00FA248B">
        <w:tc>
          <w:tcPr>
            <w:tcW w:w="2481" w:type="dxa"/>
          </w:tcPr>
          <w:p w14:paraId="41F841E8" w14:textId="77777777" w:rsidR="00A507E7" w:rsidRPr="001B66A6" w:rsidRDefault="00A507E7" w:rsidP="001634D1">
            <w:pPr>
              <w:jc w:val="center"/>
              <w:rPr>
                <w:rFonts w:ascii="Arial" w:hAnsi="Arial" w:cs="Arial"/>
                <w:sz w:val="20"/>
                <w:szCs w:val="20"/>
              </w:rPr>
            </w:pPr>
            <w:r w:rsidRPr="001B66A6">
              <w:rPr>
                <w:rFonts w:ascii="Arial" w:hAnsi="Arial" w:cs="Arial"/>
                <w:sz w:val="20"/>
                <w:szCs w:val="20"/>
              </w:rPr>
              <w:t>Home garden</w:t>
            </w:r>
          </w:p>
        </w:tc>
        <w:tc>
          <w:tcPr>
            <w:tcW w:w="2019" w:type="dxa"/>
          </w:tcPr>
          <w:p w14:paraId="6C053BCB" w14:textId="77777777" w:rsidR="00A507E7" w:rsidRPr="001B66A6" w:rsidRDefault="00A507E7" w:rsidP="001634D1">
            <w:pPr>
              <w:jc w:val="center"/>
              <w:rPr>
                <w:rFonts w:ascii="Arial" w:hAnsi="Arial" w:cs="Arial"/>
                <w:sz w:val="20"/>
                <w:szCs w:val="20"/>
              </w:rPr>
            </w:pPr>
            <w:r w:rsidRPr="001B66A6">
              <w:rPr>
                <w:rFonts w:ascii="Arial" w:hAnsi="Arial" w:cs="Arial"/>
                <w:sz w:val="20"/>
                <w:szCs w:val="20"/>
              </w:rPr>
              <w:t>Ton/ year</w:t>
            </w:r>
          </w:p>
        </w:tc>
        <w:tc>
          <w:tcPr>
            <w:tcW w:w="2430" w:type="dxa"/>
          </w:tcPr>
          <w:p w14:paraId="1FD3C4C6" w14:textId="77777777" w:rsidR="00A507E7" w:rsidRPr="001B66A6" w:rsidRDefault="00A507E7" w:rsidP="001634D1">
            <w:pPr>
              <w:jc w:val="center"/>
              <w:rPr>
                <w:rFonts w:ascii="Arial" w:hAnsi="Arial" w:cs="Arial"/>
                <w:sz w:val="20"/>
                <w:szCs w:val="20"/>
              </w:rPr>
            </w:pPr>
            <w:r>
              <w:rPr>
                <w:rFonts w:ascii="Arial" w:hAnsi="Arial" w:cs="Arial"/>
                <w:sz w:val="20"/>
                <w:szCs w:val="20"/>
              </w:rPr>
              <w:t>33</w:t>
            </w:r>
          </w:p>
        </w:tc>
        <w:tc>
          <w:tcPr>
            <w:tcW w:w="2579" w:type="dxa"/>
          </w:tcPr>
          <w:p w14:paraId="1A30944F" w14:textId="77777777" w:rsidR="00A507E7" w:rsidRPr="001B66A6" w:rsidRDefault="00A507E7" w:rsidP="001634D1">
            <w:pPr>
              <w:jc w:val="center"/>
              <w:rPr>
                <w:rFonts w:ascii="Arial" w:hAnsi="Arial" w:cs="Arial"/>
                <w:sz w:val="20"/>
                <w:szCs w:val="20"/>
              </w:rPr>
            </w:pPr>
            <w:r>
              <w:rPr>
                <w:rFonts w:ascii="Arial" w:hAnsi="Arial" w:cs="Arial"/>
                <w:sz w:val="20"/>
                <w:szCs w:val="20"/>
              </w:rPr>
              <w:t>0</w:t>
            </w:r>
          </w:p>
        </w:tc>
      </w:tr>
      <w:tr w:rsidR="00A507E7" w14:paraId="6C56EF41" w14:textId="77777777" w:rsidTr="00FA248B">
        <w:tc>
          <w:tcPr>
            <w:tcW w:w="2481" w:type="dxa"/>
          </w:tcPr>
          <w:p w14:paraId="70B10837" w14:textId="77777777" w:rsidR="00A507E7" w:rsidRPr="001B66A6" w:rsidRDefault="00A507E7" w:rsidP="001634D1">
            <w:pPr>
              <w:jc w:val="center"/>
              <w:rPr>
                <w:rFonts w:ascii="Arial" w:hAnsi="Arial" w:cs="Arial"/>
                <w:sz w:val="20"/>
                <w:szCs w:val="20"/>
              </w:rPr>
            </w:pPr>
            <w:r w:rsidRPr="001B66A6">
              <w:rPr>
                <w:rFonts w:ascii="Arial" w:hAnsi="Arial" w:cs="Arial"/>
                <w:sz w:val="20"/>
                <w:szCs w:val="20"/>
              </w:rPr>
              <w:t>Other sources</w:t>
            </w:r>
          </w:p>
        </w:tc>
        <w:tc>
          <w:tcPr>
            <w:tcW w:w="2019" w:type="dxa"/>
          </w:tcPr>
          <w:p w14:paraId="52951F10" w14:textId="77777777" w:rsidR="00A507E7" w:rsidRPr="001B66A6" w:rsidRDefault="00A507E7" w:rsidP="001634D1">
            <w:pPr>
              <w:jc w:val="center"/>
              <w:rPr>
                <w:rFonts w:ascii="Arial" w:hAnsi="Arial" w:cs="Arial"/>
                <w:sz w:val="20"/>
                <w:szCs w:val="20"/>
              </w:rPr>
            </w:pPr>
            <w:r w:rsidRPr="001B66A6">
              <w:rPr>
                <w:rFonts w:ascii="Arial" w:hAnsi="Arial" w:cs="Arial"/>
                <w:sz w:val="20"/>
                <w:szCs w:val="20"/>
              </w:rPr>
              <w:t>Ton/ year</w:t>
            </w:r>
          </w:p>
        </w:tc>
        <w:tc>
          <w:tcPr>
            <w:tcW w:w="2430" w:type="dxa"/>
          </w:tcPr>
          <w:p w14:paraId="3DD59708" w14:textId="77777777" w:rsidR="00A507E7" w:rsidRPr="001B66A6" w:rsidRDefault="00A507E7" w:rsidP="001634D1">
            <w:pPr>
              <w:jc w:val="center"/>
              <w:rPr>
                <w:rFonts w:ascii="Arial" w:hAnsi="Arial" w:cs="Arial"/>
                <w:sz w:val="20"/>
                <w:szCs w:val="20"/>
              </w:rPr>
            </w:pPr>
            <w:r>
              <w:rPr>
                <w:rFonts w:ascii="Arial" w:hAnsi="Arial" w:cs="Arial"/>
                <w:sz w:val="20"/>
                <w:szCs w:val="20"/>
              </w:rPr>
              <w:t>17</w:t>
            </w:r>
          </w:p>
        </w:tc>
        <w:tc>
          <w:tcPr>
            <w:tcW w:w="2579" w:type="dxa"/>
          </w:tcPr>
          <w:p w14:paraId="460FEF2A" w14:textId="77777777" w:rsidR="00A507E7" w:rsidRPr="001B66A6" w:rsidRDefault="00A507E7" w:rsidP="001634D1">
            <w:pPr>
              <w:jc w:val="center"/>
              <w:rPr>
                <w:rFonts w:ascii="Arial" w:hAnsi="Arial" w:cs="Arial"/>
                <w:sz w:val="20"/>
                <w:szCs w:val="20"/>
              </w:rPr>
            </w:pPr>
            <w:r>
              <w:rPr>
                <w:rFonts w:ascii="Arial" w:hAnsi="Arial" w:cs="Arial"/>
                <w:sz w:val="20"/>
                <w:szCs w:val="20"/>
              </w:rPr>
              <w:t>0</w:t>
            </w:r>
          </w:p>
        </w:tc>
      </w:tr>
    </w:tbl>
    <w:p w14:paraId="5E257803" w14:textId="77777777" w:rsidR="00A507E7" w:rsidRDefault="00A507E7" w:rsidP="00A507E7"/>
    <w:p w14:paraId="6AA3A490" w14:textId="77777777" w:rsidR="00A507E7" w:rsidRDefault="00A507E7" w:rsidP="00A507E7">
      <w:r>
        <w:t xml:space="preserve">The quantity of </w:t>
      </w:r>
      <w:proofErr w:type="spellStart"/>
      <w:r>
        <w:t>fuelwood</w:t>
      </w:r>
      <w:proofErr w:type="spellEnd"/>
      <w:r>
        <w:t xml:space="preserve"> from natural forest for residential demand is more than three times of the commercial demand: 696 ton per year for residential consumption compared to 210 ton per year for commercial consumption. The quality of the </w:t>
      </w:r>
      <w:proofErr w:type="spellStart"/>
      <w:r>
        <w:t>fuelwood</w:t>
      </w:r>
      <w:proofErr w:type="spellEnd"/>
      <w:r>
        <w:t xml:space="preserve"> from natural forest consumed by each sector is shown at the table below.</w:t>
      </w:r>
    </w:p>
    <w:p w14:paraId="22ED2931" w14:textId="77777777" w:rsidR="00A507E7" w:rsidRDefault="00A507E7" w:rsidP="00A507E7"/>
    <w:tbl>
      <w:tblPr>
        <w:tblStyle w:val="TableGrid"/>
        <w:tblW w:w="9575" w:type="dxa"/>
        <w:tblInd w:w="108" w:type="dxa"/>
        <w:tblLook w:val="04A0" w:firstRow="1" w:lastRow="0" w:firstColumn="1" w:lastColumn="0" w:noHBand="0" w:noVBand="1"/>
      </w:tblPr>
      <w:tblGrid>
        <w:gridCol w:w="2250"/>
        <w:gridCol w:w="1710"/>
        <w:gridCol w:w="2015"/>
        <w:gridCol w:w="1620"/>
        <w:gridCol w:w="1980"/>
      </w:tblGrid>
      <w:tr w:rsidR="00A507E7" w:rsidRPr="001B66A6" w14:paraId="5CD45EBF" w14:textId="77777777" w:rsidTr="001634D1">
        <w:tc>
          <w:tcPr>
            <w:tcW w:w="2250" w:type="dxa"/>
          </w:tcPr>
          <w:p w14:paraId="7F520075" w14:textId="77777777" w:rsidR="00A507E7" w:rsidRPr="001B66A6" w:rsidRDefault="00A507E7" w:rsidP="001634D1">
            <w:pPr>
              <w:jc w:val="center"/>
              <w:rPr>
                <w:rFonts w:ascii="Arial" w:hAnsi="Arial" w:cs="Arial"/>
                <w:sz w:val="20"/>
                <w:szCs w:val="20"/>
              </w:rPr>
            </w:pPr>
            <w:r>
              <w:rPr>
                <w:rFonts w:ascii="Arial" w:hAnsi="Arial" w:cs="Arial"/>
                <w:sz w:val="20"/>
                <w:szCs w:val="20"/>
              </w:rPr>
              <w:t xml:space="preserve">Natural </w:t>
            </w:r>
            <w:proofErr w:type="spellStart"/>
            <w:r>
              <w:rPr>
                <w:rFonts w:ascii="Arial" w:hAnsi="Arial" w:cs="Arial"/>
                <w:sz w:val="20"/>
                <w:szCs w:val="20"/>
              </w:rPr>
              <w:t>fuelwood</w:t>
            </w:r>
            <w:proofErr w:type="spellEnd"/>
            <w:r>
              <w:rPr>
                <w:rFonts w:ascii="Arial" w:hAnsi="Arial" w:cs="Arial"/>
                <w:sz w:val="20"/>
                <w:szCs w:val="20"/>
              </w:rPr>
              <w:t xml:space="preserve"> by size</w:t>
            </w:r>
          </w:p>
        </w:tc>
        <w:tc>
          <w:tcPr>
            <w:tcW w:w="1710" w:type="dxa"/>
          </w:tcPr>
          <w:p w14:paraId="07E88989" w14:textId="77777777" w:rsidR="00A507E7" w:rsidRPr="001B66A6" w:rsidRDefault="00A507E7" w:rsidP="001634D1">
            <w:pPr>
              <w:jc w:val="center"/>
              <w:rPr>
                <w:rFonts w:ascii="Arial" w:hAnsi="Arial" w:cs="Arial"/>
                <w:sz w:val="20"/>
                <w:szCs w:val="20"/>
              </w:rPr>
            </w:pPr>
            <w:r w:rsidRPr="001B66A6">
              <w:rPr>
                <w:rFonts w:ascii="Arial" w:hAnsi="Arial" w:cs="Arial"/>
                <w:sz w:val="20"/>
                <w:szCs w:val="20"/>
              </w:rPr>
              <w:t>Residential consumption</w:t>
            </w:r>
            <w:r>
              <w:rPr>
                <w:rFonts w:ascii="Arial" w:hAnsi="Arial" w:cs="Arial"/>
                <w:sz w:val="20"/>
                <w:szCs w:val="20"/>
              </w:rPr>
              <w:t xml:space="preserve"> by % (cluster 5)</w:t>
            </w:r>
          </w:p>
        </w:tc>
        <w:tc>
          <w:tcPr>
            <w:tcW w:w="2015" w:type="dxa"/>
          </w:tcPr>
          <w:p w14:paraId="7EF0F826" w14:textId="77777777" w:rsidR="00A507E7" w:rsidRPr="001B66A6" w:rsidRDefault="00A507E7" w:rsidP="001634D1">
            <w:pPr>
              <w:jc w:val="center"/>
              <w:rPr>
                <w:rFonts w:ascii="Arial" w:hAnsi="Arial" w:cs="Arial"/>
                <w:sz w:val="20"/>
                <w:szCs w:val="20"/>
              </w:rPr>
            </w:pPr>
            <w:r w:rsidRPr="001B66A6">
              <w:rPr>
                <w:rFonts w:ascii="Arial" w:hAnsi="Arial" w:cs="Arial"/>
                <w:sz w:val="20"/>
                <w:szCs w:val="20"/>
              </w:rPr>
              <w:t>Residential consumption</w:t>
            </w:r>
            <w:r>
              <w:rPr>
                <w:rFonts w:ascii="Arial" w:hAnsi="Arial" w:cs="Arial"/>
                <w:sz w:val="20"/>
                <w:szCs w:val="20"/>
              </w:rPr>
              <w:t xml:space="preserve"> in quantity (ton/ year)</w:t>
            </w:r>
          </w:p>
        </w:tc>
        <w:tc>
          <w:tcPr>
            <w:tcW w:w="1620" w:type="dxa"/>
          </w:tcPr>
          <w:p w14:paraId="7D6CD086" w14:textId="77777777" w:rsidR="00A507E7" w:rsidRPr="001B66A6" w:rsidRDefault="00A507E7" w:rsidP="001634D1">
            <w:pPr>
              <w:jc w:val="center"/>
              <w:rPr>
                <w:rFonts w:ascii="Arial" w:hAnsi="Arial" w:cs="Arial"/>
                <w:sz w:val="20"/>
                <w:szCs w:val="20"/>
              </w:rPr>
            </w:pPr>
            <w:r w:rsidRPr="001B66A6">
              <w:rPr>
                <w:rFonts w:ascii="Arial" w:hAnsi="Arial" w:cs="Arial"/>
                <w:sz w:val="20"/>
                <w:szCs w:val="20"/>
              </w:rPr>
              <w:t>Commercial consumption</w:t>
            </w:r>
            <w:r>
              <w:rPr>
                <w:rFonts w:ascii="Arial" w:hAnsi="Arial" w:cs="Arial"/>
                <w:sz w:val="20"/>
                <w:szCs w:val="20"/>
              </w:rPr>
              <w:t xml:space="preserve"> by %</w:t>
            </w:r>
          </w:p>
        </w:tc>
        <w:tc>
          <w:tcPr>
            <w:tcW w:w="1980" w:type="dxa"/>
          </w:tcPr>
          <w:p w14:paraId="5288954C" w14:textId="77777777" w:rsidR="00A507E7" w:rsidRPr="001B66A6" w:rsidRDefault="00A507E7" w:rsidP="001634D1">
            <w:pPr>
              <w:jc w:val="center"/>
              <w:rPr>
                <w:rFonts w:ascii="Arial" w:hAnsi="Arial" w:cs="Arial"/>
                <w:sz w:val="20"/>
                <w:szCs w:val="20"/>
              </w:rPr>
            </w:pPr>
            <w:r w:rsidRPr="001B66A6">
              <w:rPr>
                <w:rFonts w:ascii="Arial" w:hAnsi="Arial" w:cs="Arial"/>
                <w:sz w:val="20"/>
                <w:szCs w:val="20"/>
              </w:rPr>
              <w:t>Commercial consumption</w:t>
            </w:r>
            <w:r>
              <w:rPr>
                <w:rFonts w:ascii="Arial" w:hAnsi="Arial" w:cs="Arial"/>
                <w:sz w:val="20"/>
                <w:szCs w:val="20"/>
              </w:rPr>
              <w:t xml:space="preserve"> in quantity (ton/ year)</w:t>
            </w:r>
          </w:p>
        </w:tc>
      </w:tr>
      <w:tr w:rsidR="00A507E7" w:rsidRPr="001B66A6" w14:paraId="6B5FB217" w14:textId="77777777" w:rsidTr="001634D1">
        <w:tc>
          <w:tcPr>
            <w:tcW w:w="2250" w:type="dxa"/>
          </w:tcPr>
          <w:p w14:paraId="5A43B2EE" w14:textId="77777777" w:rsidR="00A507E7" w:rsidRPr="001B66A6" w:rsidRDefault="00A507E7" w:rsidP="001634D1">
            <w:pPr>
              <w:jc w:val="center"/>
              <w:rPr>
                <w:rFonts w:ascii="Arial" w:hAnsi="Arial" w:cs="Arial"/>
                <w:sz w:val="20"/>
                <w:szCs w:val="20"/>
              </w:rPr>
            </w:pPr>
            <w:r>
              <w:rPr>
                <w:rFonts w:ascii="Arial" w:hAnsi="Arial" w:cs="Arial"/>
                <w:sz w:val="20"/>
                <w:szCs w:val="20"/>
              </w:rPr>
              <w:t>Total</w:t>
            </w:r>
            <w:r w:rsidRPr="001B66A6">
              <w:rPr>
                <w:rFonts w:ascii="Arial" w:hAnsi="Arial" w:cs="Arial"/>
                <w:sz w:val="20"/>
                <w:szCs w:val="20"/>
              </w:rPr>
              <w:t xml:space="preserve"> </w:t>
            </w:r>
            <w:proofErr w:type="spellStart"/>
            <w:r w:rsidRPr="001B66A6">
              <w:rPr>
                <w:rFonts w:ascii="Arial" w:hAnsi="Arial" w:cs="Arial"/>
                <w:sz w:val="20"/>
                <w:szCs w:val="20"/>
              </w:rPr>
              <w:t>fuelwood</w:t>
            </w:r>
            <w:proofErr w:type="spellEnd"/>
            <w:r>
              <w:rPr>
                <w:rFonts w:ascii="Arial" w:hAnsi="Arial" w:cs="Arial"/>
                <w:sz w:val="20"/>
                <w:szCs w:val="20"/>
              </w:rPr>
              <w:t xml:space="preserve"> from natural forest</w:t>
            </w:r>
          </w:p>
        </w:tc>
        <w:tc>
          <w:tcPr>
            <w:tcW w:w="1710" w:type="dxa"/>
          </w:tcPr>
          <w:p w14:paraId="723443BA" w14:textId="77777777" w:rsidR="00A507E7" w:rsidRPr="001B66A6" w:rsidRDefault="00A507E7" w:rsidP="001634D1">
            <w:pPr>
              <w:jc w:val="center"/>
              <w:rPr>
                <w:rFonts w:ascii="Arial" w:hAnsi="Arial" w:cs="Arial"/>
                <w:sz w:val="20"/>
                <w:szCs w:val="20"/>
              </w:rPr>
            </w:pPr>
            <w:r>
              <w:rPr>
                <w:rFonts w:ascii="Arial" w:hAnsi="Arial" w:cs="Arial"/>
                <w:sz w:val="20"/>
                <w:szCs w:val="20"/>
              </w:rPr>
              <w:t>100</w:t>
            </w:r>
          </w:p>
        </w:tc>
        <w:tc>
          <w:tcPr>
            <w:tcW w:w="2015" w:type="dxa"/>
          </w:tcPr>
          <w:p w14:paraId="5A172CA8" w14:textId="77777777" w:rsidR="00A507E7" w:rsidRDefault="00A507E7" w:rsidP="001634D1">
            <w:pPr>
              <w:jc w:val="center"/>
              <w:rPr>
                <w:rFonts w:ascii="Arial" w:hAnsi="Arial" w:cs="Arial"/>
                <w:sz w:val="20"/>
                <w:szCs w:val="20"/>
              </w:rPr>
            </w:pPr>
            <w:r>
              <w:rPr>
                <w:rFonts w:ascii="Arial" w:hAnsi="Arial" w:cs="Arial"/>
                <w:sz w:val="20"/>
                <w:szCs w:val="20"/>
              </w:rPr>
              <w:t>696</w:t>
            </w:r>
          </w:p>
        </w:tc>
        <w:tc>
          <w:tcPr>
            <w:tcW w:w="1620" w:type="dxa"/>
          </w:tcPr>
          <w:p w14:paraId="46190D0F" w14:textId="77777777" w:rsidR="00A507E7" w:rsidRPr="001B66A6" w:rsidRDefault="00A507E7" w:rsidP="001634D1">
            <w:pPr>
              <w:jc w:val="center"/>
              <w:rPr>
                <w:rFonts w:ascii="Arial" w:hAnsi="Arial" w:cs="Arial"/>
                <w:sz w:val="20"/>
                <w:szCs w:val="20"/>
              </w:rPr>
            </w:pPr>
            <w:r>
              <w:rPr>
                <w:rFonts w:ascii="Arial" w:hAnsi="Arial" w:cs="Arial"/>
                <w:sz w:val="20"/>
                <w:szCs w:val="20"/>
              </w:rPr>
              <w:t>100</w:t>
            </w:r>
          </w:p>
        </w:tc>
        <w:tc>
          <w:tcPr>
            <w:tcW w:w="1980" w:type="dxa"/>
          </w:tcPr>
          <w:p w14:paraId="4A16E518" w14:textId="77777777" w:rsidR="00A507E7" w:rsidRDefault="00A507E7" w:rsidP="001634D1">
            <w:pPr>
              <w:jc w:val="center"/>
              <w:rPr>
                <w:rFonts w:ascii="Arial" w:hAnsi="Arial" w:cs="Arial"/>
                <w:sz w:val="20"/>
                <w:szCs w:val="20"/>
              </w:rPr>
            </w:pPr>
            <w:r>
              <w:rPr>
                <w:rFonts w:ascii="Arial" w:hAnsi="Arial" w:cs="Arial"/>
                <w:sz w:val="20"/>
                <w:szCs w:val="20"/>
              </w:rPr>
              <w:t>210</w:t>
            </w:r>
          </w:p>
        </w:tc>
      </w:tr>
      <w:tr w:rsidR="00A507E7" w:rsidRPr="001B66A6" w14:paraId="1012CF2E" w14:textId="77777777" w:rsidTr="001634D1">
        <w:tc>
          <w:tcPr>
            <w:tcW w:w="2250" w:type="dxa"/>
          </w:tcPr>
          <w:p w14:paraId="51401D88" w14:textId="77777777" w:rsidR="00A507E7" w:rsidRPr="001B66A6" w:rsidRDefault="00A507E7" w:rsidP="001634D1">
            <w:pPr>
              <w:jc w:val="center"/>
              <w:rPr>
                <w:rFonts w:ascii="Arial" w:hAnsi="Arial" w:cs="Arial"/>
                <w:sz w:val="20"/>
                <w:szCs w:val="20"/>
              </w:rPr>
            </w:pPr>
            <w:r>
              <w:rPr>
                <w:rFonts w:ascii="Arial" w:hAnsi="Arial" w:cs="Arial"/>
                <w:sz w:val="20"/>
                <w:szCs w:val="20"/>
              </w:rPr>
              <w:t>Size &gt; 15cm</w:t>
            </w:r>
          </w:p>
        </w:tc>
        <w:tc>
          <w:tcPr>
            <w:tcW w:w="1710" w:type="dxa"/>
          </w:tcPr>
          <w:p w14:paraId="23B9C9F1" w14:textId="77777777" w:rsidR="00A507E7" w:rsidRPr="001B66A6" w:rsidRDefault="00A507E7" w:rsidP="001634D1">
            <w:pPr>
              <w:jc w:val="center"/>
              <w:rPr>
                <w:rFonts w:ascii="Arial" w:hAnsi="Arial" w:cs="Arial"/>
                <w:sz w:val="20"/>
                <w:szCs w:val="20"/>
              </w:rPr>
            </w:pPr>
            <w:r>
              <w:rPr>
                <w:rFonts w:ascii="Arial" w:hAnsi="Arial" w:cs="Arial"/>
                <w:sz w:val="20"/>
                <w:szCs w:val="20"/>
              </w:rPr>
              <w:t>14</w:t>
            </w:r>
          </w:p>
        </w:tc>
        <w:tc>
          <w:tcPr>
            <w:tcW w:w="2015" w:type="dxa"/>
            <w:vAlign w:val="center"/>
          </w:tcPr>
          <w:p w14:paraId="2984ECBB" w14:textId="77777777" w:rsidR="00A507E7" w:rsidRDefault="00A507E7" w:rsidP="001634D1">
            <w:pPr>
              <w:jc w:val="center"/>
              <w:rPr>
                <w:rFonts w:ascii="Arial" w:hAnsi="Arial" w:cs="Arial"/>
                <w:sz w:val="20"/>
                <w:szCs w:val="20"/>
              </w:rPr>
            </w:pPr>
            <w:r>
              <w:rPr>
                <w:rFonts w:ascii="Arial" w:hAnsi="Arial" w:cs="Arial"/>
                <w:sz w:val="20"/>
                <w:szCs w:val="20"/>
              </w:rPr>
              <w:t>97</w:t>
            </w:r>
          </w:p>
        </w:tc>
        <w:tc>
          <w:tcPr>
            <w:tcW w:w="1620" w:type="dxa"/>
          </w:tcPr>
          <w:p w14:paraId="6B7A9507" w14:textId="77777777" w:rsidR="00A507E7" w:rsidRPr="001B66A6" w:rsidRDefault="00A507E7" w:rsidP="001634D1">
            <w:pPr>
              <w:jc w:val="center"/>
              <w:rPr>
                <w:rFonts w:ascii="Arial" w:hAnsi="Arial" w:cs="Arial"/>
                <w:sz w:val="20"/>
                <w:szCs w:val="20"/>
              </w:rPr>
            </w:pPr>
            <w:r>
              <w:rPr>
                <w:rFonts w:ascii="Arial" w:hAnsi="Arial" w:cs="Arial"/>
                <w:sz w:val="20"/>
                <w:szCs w:val="20"/>
              </w:rPr>
              <w:t>85</w:t>
            </w:r>
          </w:p>
        </w:tc>
        <w:tc>
          <w:tcPr>
            <w:tcW w:w="1980" w:type="dxa"/>
            <w:vAlign w:val="center"/>
          </w:tcPr>
          <w:p w14:paraId="58B4183D" w14:textId="77777777" w:rsidR="00A507E7" w:rsidRDefault="00A507E7" w:rsidP="001634D1">
            <w:pPr>
              <w:jc w:val="center"/>
              <w:rPr>
                <w:rFonts w:ascii="Arial" w:hAnsi="Arial" w:cs="Arial"/>
                <w:sz w:val="20"/>
                <w:szCs w:val="20"/>
              </w:rPr>
            </w:pPr>
            <w:r>
              <w:rPr>
                <w:rFonts w:ascii="Arial" w:hAnsi="Arial" w:cs="Arial"/>
                <w:sz w:val="20"/>
                <w:szCs w:val="20"/>
              </w:rPr>
              <w:t>179</w:t>
            </w:r>
          </w:p>
        </w:tc>
      </w:tr>
      <w:tr w:rsidR="00A507E7" w:rsidRPr="001B66A6" w14:paraId="0AC30226" w14:textId="77777777" w:rsidTr="001634D1">
        <w:tc>
          <w:tcPr>
            <w:tcW w:w="2250" w:type="dxa"/>
          </w:tcPr>
          <w:p w14:paraId="3CA2C438" w14:textId="77777777" w:rsidR="00A507E7" w:rsidRPr="001B66A6" w:rsidRDefault="00A507E7" w:rsidP="001634D1">
            <w:pPr>
              <w:jc w:val="center"/>
              <w:rPr>
                <w:rFonts w:ascii="Arial" w:hAnsi="Arial" w:cs="Arial"/>
                <w:sz w:val="20"/>
                <w:szCs w:val="20"/>
              </w:rPr>
            </w:pPr>
            <w:r>
              <w:rPr>
                <w:rFonts w:ascii="Arial" w:hAnsi="Arial" w:cs="Arial"/>
                <w:sz w:val="20"/>
                <w:szCs w:val="20"/>
              </w:rPr>
              <w:t>Size 5-15cm</w:t>
            </w:r>
          </w:p>
        </w:tc>
        <w:tc>
          <w:tcPr>
            <w:tcW w:w="1710" w:type="dxa"/>
          </w:tcPr>
          <w:p w14:paraId="4B4E6E23" w14:textId="77777777" w:rsidR="00A507E7" w:rsidRPr="001B66A6" w:rsidRDefault="00A507E7" w:rsidP="001634D1">
            <w:pPr>
              <w:jc w:val="center"/>
              <w:rPr>
                <w:rFonts w:ascii="Arial" w:hAnsi="Arial" w:cs="Arial"/>
                <w:sz w:val="20"/>
                <w:szCs w:val="20"/>
              </w:rPr>
            </w:pPr>
            <w:r>
              <w:rPr>
                <w:rFonts w:ascii="Arial" w:hAnsi="Arial" w:cs="Arial"/>
                <w:sz w:val="20"/>
                <w:szCs w:val="20"/>
              </w:rPr>
              <w:t>38</w:t>
            </w:r>
          </w:p>
        </w:tc>
        <w:tc>
          <w:tcPr>
            <w:tcW w:w="2015" w:type="dxa"/>
            <w:vAlign w:val="center"/>
          </w:tcPr>
          <w:p w14:paraId="1AE40DBB" w14:textId="77777777" w:rsidR="00A507E7" w:rsidRDefault="00A507E7" w:rsidP="001634D1">
            <w:pPr>
              <w:jc w:val="center"/>
              <w:rPr>
                <w:rFonts w:ascii="Arial" w:hAnsi="Arial" w:cs="Arial"/>
                <w:sz w:val="20"/>
                <w:szCs w:val="20"/>
              </w:rPr>
            </w:pPr>
            <w:r>
              <w:rPr>
                <w:rFonts w:ascii="Arial" w:hAnsi="Arial" w:cs="Arial"/>
                <w:sz w:val="20"/>
                <w:szCs w:val="20"/>
              </w:rPr>
              <w:t>264</w:t>
            </w:r>
          </w:p>
        </w:tc>
        <w:tc>
          <w:tcPr>
            <w:tcW w:w="1620" w:type="dxa"/>
          </w:tcPr>
          <w:p w14:paraId="39EF90AE" w14:textId="77777777" w:rsidR="00A507E7" w:rsidRPr="001B66A6" w:rsidRDefault="00A507E7" w:rsidP="001634D1">
            <w:pPr>
              <w:jc w:val="center"/>
              <w:rPr>
                <w:rFonts w:ascii="Arial" w:hAnsi="Arial" w:cs="Arial"/>
                <w:sz w:val="20"/>
                <w:szCs w:val="20"/>
              </w:rPr>
            </w:pPr>
            <w:r>
              <w:rPr>
                <w:rFonts w:ascii="Arial" w:hAnsi="Arial" w:cs="Arial"/>
                <w:sz w:val="20"/>
                <w:szCs w:val="20"/>
              </w:rPr>
              <w:t>15</w:t>
            </w:r>
          </w:p>
        </w:tc>
        <w:tc>
          <w:tcPr>
            <w:tcW w:w="1980" w:type="dxa"/>
            <w:vAlign w:val="center"/>
          </w:tcPr>
          <w:p w14:paraId="368E4392" w14:textId="77777777" w:rsidR="00A507E7" w:rsidRDefault="00A507E7" w:rsidP="001634D1">
            <w:pPr>
              <w:jc w:val="center"/>
              <w:rPr>
                <w:rFonts w:ascii="Arial" w:hAnsi="Arial" w:cs="Arial"/>
                <w:sz w:val="20"/>
                <w:szCs w:val="20"/>
              </w:rPr>
            </w:pPr>
            <w:r>
              <w:rPr>
                <w:rFonts w:ascii="Arial" w:hAnsi="Arial" w:cs="Arial"/>
                <w:sz w:val="20"/>
                <w:szCs w:val="20"/>
              </w:rPr>
              <w:t>31</w:t>
            </w:r>
          </w:p>
        </w:tc>
      </w:tr>
      <w:tr w:rsidR="00A507E7" w:rsidRPr="001B66A6" w14:paraId="599246FC" w14:textId="77777777" w:rsidTr="001634D1">
        <w:tc>
          <w:tcPr>
            <w:tcW w:w="2250" w:type="dxa"/>
          </w:tcPr>
          <w:p w14:paraId="76361191" w14:textId="77777777" w:rsidR="00A507E7" w:rsidRPr="001B66A6" w:rsidRDefault="00A507E7" w:rsidP="001634D1">
            <w:pPr>
              <w:jc w:val="center"/>
              <w:rPr>
                <w:rFonts w:ascii="Arial" w:hAnsi="Arial" w:cs="Arial"/>
                <w:sz w:val="20"/>
                <w:szCs w:val="20"/>
              </w:rPr>
            </w:pPr>
            <w:r>
              <w:rPr>
                <w:rFonts w:ascii="Arial" w:hAnsi="Arial" w:cs="Arial"/>
                <w:sz w:val="20"/>
                <w:szCs w:val="20"/>
              </w:rPr>
              <w:t>Size &lt; 5cm, branches</w:t>
            </w:r>
          </w:p>
        </w:tc>
        <w:tc>
          <w:tcPr>
            <w:tcW w:w="1710" w:type="dxa"/>
          </w:tcPr>
          <w:p w14:paraId="134CD67F" w14:textId="77777777" w:rsidR="00A507E7" w:rsidRPr="001B66A6" w:rsidRDefault="00A507E7" w:rsidP="001634D1">
            <w:pPr>
              <w:jc w:val="center"/>
              <w:rPr>
                <w:rFonts w:ascii="Arial" w:hAnsi="Arial" w:cs="Arial"/>
                <w:sz w:val="20"/>
                <w:szCs w:val="20"/>
              </w:rPr>
            </w:pPr>
            <w:r>
              <w:rPr>
                <w:rFonts w:ascii="Arial" w:hAnsi="Arial" w:cs="Arial"/>
                <w:sz w:val="20"/>
                <w:szCs w:val="20"/>
              </w:rPr>
              <w:t>48</w:t>
            </w:r>
          </w:p>
        </w:tc>
        <w:tc>
          <w:tcPr>
            <w:tcW w:w="2015" w:type="dxa"/>
            <w:vAlign w:val="center"/>
          </w:tcPr>
          <w:p w14:paraId="05CD927E" w14:textId="77777777" w:rsidR="00A507E7" w:rsidRDefault="00A507E7" w:rsidP="001634D1">
            <w:pPr>
              <w:jc w:val="center"/>
              <w:rPr>
                <w:rFonts w:ascii="Arial" w:hAnsi="Arial" w:cs="Arial"/>
                <w:sz w:val="20"/>
                <w:szCs w:val="20"/>
              </w:rPr>
            </w:pPr>
            <w:r>
              <w:rPr>
                <w:rFonts w:ascii="Arial" w:hAnsi="Arial" w:cs="Arial"/>
                <w:sz w:val="20"/>
                <w:szCs w:val="20"/>
              </w:rPr>
              <w:t>334</w:t>
            </w:r>
          </w:p>
        </w:tc>
        <w:tc>
          <w:tcPr>
            <w:tcW w:w="1620" w:type="dxa"/>
          </w:tcPr>
          <w:p w14:paraId="3A79A2C5" w14:textId="77777777" w:rsidR="00A507E7" w:rsidRPr="001B66A6" w:rsidRDefault="00A507E7" w:rsidP="001634D1">
            <w:pPr>
              <w:jc w:val="center"/>
              <w:rPr>
                <w:rFonts w:ascii="Arial" w:hAnsi="Arial" w:cs="Arial"/>
                <w:sz w:val="20"/>
                <w:szCs w:val="20"/>
              </w:rPr>
            </w:pPr>
            <w:r>
              <w:rPr>
                <w:rFonts w:ascii="Arial" w:hAnsi="Arial" w:cs="Arial"/>
                <w:sz w:val="20"/>
                <w:szCs w:val="20"/>
              </w:rPr>
              <w:t>0</w:t>
            </w:r>
          </w:p>
        </w:tc>
        <w:tc>
          <w:tcPr>
            <w:tcW w:w="1980" w:type="dxa"/>
            <w:vAlign w:val="center"/>
          </w:tcPr>
          <w:p w14:paraId="676645D7" w14:textId="77777777" w:rsidR="00A507E7" w:rsidRDefault="00A507E7" w:rsidP="001634D1">
            <w:pPr>
              <w:jc w:val="center"/>
              <w:rPr>
                <w:rFonts w:ascii="Arial" w:hAnsi="Arial" w:cs="Arial"/>
                <w:sz w:val="20"/>
                <w:szCs w:val="20"/>
              </w:rPr>
            </w:pPr>
            <w:r>
              <w:rPr>
                <w:rFonts w:ascii="Arial" w:hAnsi="Arial" w:cs="Arial"/>
                <w:sz w:val="20"/>
                <w:szCs w:val="20"/>
              </w:rPr>
              <w:t>0</w:t>
            </w:r>
          </w:p>
        </w:tc>
      </w:tr>
    </w:tbl>
    <w:p w14:paraId="5BBA1161" w14:textId="77777777" w:rsidR="00A507E7" w:rsidRDefault="00A507E7" w:rsidP="00A507E7"/>
    <w:p w14:paraId="0826DCC2" w14:textId="77777777" w:rsidR="00A507E7" w:rsidRDefault="00A507E7" w:rsidP="00A507E7">
      <w:r>
        <w:t xml:space="preserve">The annual quantity of natural forest </w:t>
      </w:r>
      <w:proofErr w:type="spellStart"/>
      <w:r>
        <w:t>fuelwood</w:t>
      </w:r>
      <w:proofErr w:type="spellEnd"/>
      <w:r>
        <w:t xml:space="preserve"> of the size of 15cm and above is 97 ton for residential demand, and 179 ton for commercial demand. In ratio, the commercial demand count for about 60% of total larger </w:t>
      </w:r>
      <w:proofErr w:type="spellStart"/>
      <w:r>
        <w:t>fuelwood</w:t>
      </w:r>
      <w:proofErr w:type="spellEnd"/>
      <w:r>
        <w:t xml:space="preserve"> exploited from natural forest. </w:t>
      </w:r>
    </w:p>
    <w:p w14:paraId="549DB9F4" w14:textId="477B4738" w:rsidR="00660DFA" w:rsidRDefault="00DF37C3" w:rsidP="00DF37C3">
      <w:pPr>
        <w:pStyle w:val="Heading4"/>
      </w:pPr>
      <w:r>
        <w:t xml:space="preserve">Source of </w:t>
      </w:r>
      <w:proofErr w:type="spellStart"/>
      <w:r>
        <w:t>fuelwood</w:t>
      </w:r>
      <w:proofErr w:type="spellEnd"/>
      <w:r>
        <w:t xml:space="preserve"> for industrial demand</w:t>
      </w:r>
    </w:p>
    <w:p w14:paraId="38B9D02E" w14:textId="2B995A30" w:rsidR="004519AD" w:rsidRDefault="004519AD" w:rsidP="004519AD">
      <w:r>
        <w:t xml:space="preserve">Data from the middlemen interviewed shows that 100% of </w:t>
      </w:r>
      <w:proofErr w:type="spellStart"/>
      <w:r>
        <w:t>fuelwood</w:t>
      </w:r>
      <w:proofErr w:type="spellEnd"/>
      <w:r>
        <w:t xml:space="preserve"> are from natural forest. It was also observed that 100% of </w:t>
      </w:r>
      <w:proofErr w:type="spellStart"/>
      <w:r>
        <w:t>fuelwood</w:t>
      </w:r>
      <w:proofErr w:type="spellEnd"/>
      <w:r>
        <w:t xml:space="preserve"> for commercial activities and consumed at local industrial plants are natural wood. Picture below shows the </w:t>
      </w:r>
      <w:proofErr w:type="spellStart"/>
      <w:r>
        <w:t>fuelwood</w:t>
      </w:r>
      <w:proofErr w:type="spellEnd"/>
      <w:r>
        <w:t xml:space="preserve"> at the plants.</w:t>
      </w:r>
    </w:p>
    <w:p w14:paraId="77810492" w14:textId="15ABCC35" w:rsidR="004519AD" w:rsidRDefault="004519AD" w:rsidP="004519AD">
      <w:r>
        <w:rPr>
          <w:noProof/>
          <w:lang w:val="en-GB" w:eastAsia="en-GB"/>
        </w:rPr>
        <w:lastRenderedPageBreak/>
        <w:drawing>
          <wp:inline distT="0" distB="0" distL="0" distR="0" wp14:anchorId="340B9587" wp14:editId="3B7420D4">
            <wp:extent cx="2781300" cy="2085975"/>
            <wp:effectExtent l="0" t="0" r="0" b="9525"/>
            <wp:docPr id="16" name="Picture 16" descr="E:\GFD\02 Ongoing projects\0193 SNV fuelwood baseline\Implementation\Field Trip\Anh\Anh report\IMG_27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GFD\02 Ongoing projects\0193 SNV fuelwood baseline\Implementation\Field Trip\Anh\Anh report\IMG_2760.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781300" cy="2085975"/>
                    </a:xfrm>
                    <a:prstGeom prst="rect">
                      <a:avLst/>
                    </a:prstGeom>
                    <a:noFill/>
                    <a:ln>
                      <a:noFill/>
                    </a:ln>
                  </pic:spPr>
                </pic:pic>
              </a:graphicData>
            </a:graphic>
          </wp:inline>
        </w:drawing>
      </w:r>
      <w:r>
        <w:t xml:space="preserve">            </w:t>
      </w:r>
      <w:r>
        <w:rPr>
          <w:noProof/>
          <w:lang w:val="en-GB" w:eastAsia="en-GB"/>
        </w:rPr>
        <w:drawing>
          <wp:inline distT="0" distB="0" distL="0" distR="0" wp14:anchorId="51C1FD19" wp14:editId="1A179495">
            <wp:extent cx="2790825" cy="2093119"/>
            <wp:effectExtent l="0" t="0" r="0" b="2540"/>
            <wp:docPr id="15" name="Picture 15" descr="E:\GFD\02 Ongoing projects\0193 SNV fuelwood baseline\Implementation\Field Trip\Anh\Anh report\IMG_27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GFD\02 Ongoing projects\0193 SNV fuelwood baseline\Implementation\Field Trip\Anh\Anh report\IMG_2758.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796220" cy="2097166"/>
                    </a:xfrm>
                    <a:prstGeom prst="rect">
                      <a:avLst/>
                    </a:prstGeom>
                    <a:noFill/>
                    <a:ln>
                      <a:noFill/>
                    </a:ln>
                  </pic:spPr>
                </pic:pic>
              </a:graphicData>
            </a:graphic>
          </wp:inline>
        </w:drawing>
      </w:r>
    </w:p>
    <w:p w14:paraId="01B0D683" w14:textId="6C7CE594" w:rsidR="00C10C4C" w:rsidRDefault="00C10C4C" w:rsidP="004519AD"/>
    <w:p w14:paraId="43FCB6AD" w14:textId="6E232587" w:rsidR="004519AD" w:rsidRDefault="004519AD" w:rsidP="004519AD">
      <w:r>
        <w:t>It is o</w:t>
      </w:r>
      <w:r w:rsidR="00C10C4C">
        <w:t xml:space="preserve">bvious that these </w:t>
      </w:r>
      <w:proofErr w:type="gramStart"/>
      <w:r w:rsidR="00C10C4C">
        <w:t>wood</w:t>
      </w:r>
      <w:proofErr w:type="gramEnd"/>
      <w:r w:rsidR="00C10C4C">
        <w:t xml:space="preserve"> are not B</w:t>
      </w:r>
      <w:r>
        <w:t xml:space="preserve">amboo or </w:t>
      </w:r>
      <w:r w:rsidR="00C10C4C">
        <w:t>A</w:t>
      </w:r>
      <w:r>
        <w:t xml:space="preserve">cacia, which are major trees of plantation forest in Thanh Hoa and </w:t>
      </w:r>
      <w:proofErr w:type="spellStart"/>
      <w:r>
        <w:t>Nghe</w:t>
      </w:r>
      <w:proofErr w:type="spellEnd"/>
      <w:r>
        <w:t xml:space="preserve"> An.</w:t>
      </w:r>
    </w:p>
    <w:p w14:paraId="3CAEA5CE" w14:textId="200B1AFD" w:rsidR="004519AD" w:rsidRDefault="004519AD" w:rsidP="004519AD">
      <w:proofErr w:type="gramStart"/>
      <w:r>
        <w:t xml:space="preserve">The reason that only natural forest </w:t>
      </w:r>
      <w:proofErr w:type="spellStart"/>
      <w:r>
        <w:t>fuelwood</w:t>
      </w:r>
      <w:proofErr w:type="spellEnd"/>
      <w:r>
        <w:t xml:space="preserve"> are used as </w:t>
      </w:r>
      <w:proofErr w:type="spellStart"/>
      <w:r>
        <w:t>fuelwood</w:t>
      </w:r>
      <w:proofErr w:type="spellEnd"/>
      <w:r>
        <w:t xml:space="preserve"> at the industrial plant is that the price of planted wood (Acacia) to sell as paper material is higher than natural wood.</w:t>
      </w:r>
      <w:proofErr w:type="gramEnd"/>
      <w:r>
        <w:t xml:space="preserve"> The price of Acacia at collection site at district (without transportation co</w:t>
      </w:r>
      <w:r w:rsidR="00623618">
        <w:t>st) is 750,</w:t>
      </w:r>
      <w:r>
        <w:t>000 – 850</w:t>
      </w:r>
      <w:r w:rsidR="00623618">
        <w:t>,</w:t>
      </w:r>
      <w:r>
        <w:t>000 VND per fresh ton after peeling the bark (right after cutting down, most of moisture is still contained), while the price of natural wood at collecti</w:t>
      </w:r>
      <w:r w:rsidR="00623618">
        <w:t>on site at district is from 500,</w:t>
      </w:r>
      <w:r>
        <w:t>000 to 550</w:t>
      </w:r>
      <w:r w:rsidR="00623618">
        <w:t>,</w:t>
      </w:r>
      <w:r>
        <w:t xml:space="preserve">000 VND per ton for partly dry wood (2-3 weeks after cutting down). </w:t>
      </w:r>
    </w:p>
    <w:p w14:paraId="32704D6E" w14:textId="33ED1A1B" w:rsidR="004519AD" w:rsidRDefault="004519AD" w:rsidP="00A264F8">
      <w:r>
        <w:t xml:space="preserve">The natural forest </w:t>
      </w:r>
      <w:proofErr w:type="spellStart"/>
      <w:r>
        <w:t>fuelwood</w:t>
      </w:r>
      <w:proofErr w:type="spellEnd"/>
      <w:r>
        <w:t xml:space="preserve"> price is lower than the price for material wood because these natural </w:t>
      </w:r>
      <w:proofErr w:type="gramStart"/>
      <w:r>
        <w:t>wood</w:t>
      </w:r>
      <w:proofErr w:type="gramEnd"/>
      <w:r>
        <w:t xml:space="preserve"> are </w:t>
      </w:r>
      <w:r w:rsidR="00186ADA">
        <w:t>either in curved shape</w:t>
      </w:r>
      <w:r w:rsidR="00C10C4C">
        <w:t xml:space="preserve"> </w:t>
      </w:r>
      <w:r w:rsidR="00186ADA">
        <w:t xml:space="preserve">or of the species which are not </w:t>
      </w:r>
      <w:proofErr w:type="spellStart"/>
      <w:r w:rsidR="00186ADA">
        <w:t>prefered</w:t>
      </w:r>
      <w:proofErr w:type="spellEnd"/>
      <w:r w:rsidR="00186ADA">
        <w:t xml:space="preserve"> for furniture manufacturing. In other words, </w:t>
      </w:r>
      <w:proofErr w:type="gramStart"/>
      <w:r w:rsidR="00186ADA">
        <w:t>these natural wood</w:t>
      </w:r>
      <w:proofErr w:type="gramEnd"/>
      <w:r w:rsidR="00186ADA">
        <w:t xml:space="preserve"> cannot be sold as material wood to produce furniture. Therefore the price of </w:t>
      </w:r>
      <w:proofErr w:type="spellStart"/>
      <w:r w:rsidR="00186ADA">
        <w:t>fuelwood</w:t>
      </w:r>
      <w:proofErr w:type="spellEnd"/>
      <w:r w:rsidR="00186ADA">
        <w:t xml:space="preserve"> is lower than the price of Acacia.</w:t>
      </w:r>
    </w:p>
    <w:p w14:paraId="012E44A6" w14:textId="2CF20AA2" w:rsidR="00C10C4C" w:rsidRDefault="00C10C4C" w:rsidP="00A264F8">
      <w:r>
        <w:t xml:space="preserve">For the case of the middleman in Lang </w:t>
      </w:r>
      <w:proofErr w:type="spellStart"/>
      <w:r>
        <w:t>Chanh</w:t>
      </w:r>
      <w:proofErr w:type="spellEnd"/>
      <w:r>
        <w:t xml:space="preserve"> district of Thanh Hoa</w:t>
      </w:r>
      <w:r w:rsidR="00162B68">
        <w:t>, the man admits</w:t>
      </w:r>
      <w:r>
        <w:t xml:space="preserve"> that 100% of his </w:t>
      </w:r>
      <w:proofErr w:type="gramStart"/>
      <w:r>
        <w:t>wood are</w:t>
      </w:r>
      <w:proofErr w:type="gramEnd"/>
      <w:r>
        <w:t xml:space="preserve"> exploited illegally. </w:t>
      </w:r>
      <w:r w:rsidR="00162B68">
        <w:t>He has to arrange transportation without verification or permission papers.</w:t>
      </w:r>
    </w:p>
    <w:p w14:paraId="6A443088" w14:textId="0F035D9E" w:rsidR="00C10C4C" w:rsidRDefault="00C10C4C" w:rsidP="00A264F8">
      <w:r>
        <w:t xml:space="preserve">However, for the case of the middleman in Nam Son commune, </w:t>
      </w:r>
      <w:proofErr w:type="spellStart"/>
      <w:r>
        <w:t>Quy</w:t>
      </w:r>
      <w:proofErr w:type="spellEnd"/>
      <w:r>
        <w:t xml:space="preserve"> Hop district of </w:t>
      </w:r>
      <w:proofErr w:type="spellStart"/>
      <w:r>
        <w:t>Nghe</w:t>
      </w:r>
      <w:proofErr w:type="spellEnd"/>
      <w:r>
        <w:t xml:space="preserve"> </w:t>
      </w:r>
      <w:proofErr w:type="gramStart"/>
      <w:r>
        <w:t>An</w:t>
      </w:r>
      <w:proofErr w:type="gramEnd"/>
      <w:r>
        <w:t xml:space="preserve">, the middleman </w:t>
      </w:r>
      <w:r w:rsidR="00162B68">
        <w:t xml:space="preserve">said that the </w:t>
      </w:r>
      <w:proofErr w:type="spellStart"/>
      <w:r w:rsidR="00162B68">
        <w:t>fuelwood</w:t>
      </w:r>
      <w:proofErr w:type="spellEnd"/>
      <w:r w:rsidR="00162B68">
        <w:t xml:space="preserve"> are exploited from the natural forest which are being converted into plantation forest. So he supposes that the </w:t>
      </w:r>
      <w:proofErr w:type="gramStart"/>
      <w:r w:rsidR="00162B68">
        <w:t>wood are</w:t>
      </w:r>
      <w:proofErr w:type="gramEnd"/>
      <w:r w:rsidR="00162B68">
        <w:t xml:space="preserve"> legally exploited. He can get the verification document from commune officer. However, when being asked if he can transport the wood to other provinces, he </w:t>
      </w:r>
      <w:r w:rsidR="00254F9A">
        <w:t>says that it is not possible because he cannot get the verification document from district ranger</w:t>
      </w:r>
      <w:r w:rsidR="00162B68">
        <w:t xml:space="preserve">. </w:t>
      </w:r>
    </w:p>
    <w:p w14:paraId="4A2D162D" w14:textId="4B16EA9A" w:rsidR="00162B68" w:rsidRDefault="00162B68" w:rsidP="00A264F8">
      <w:r>
        <w:t xml:space="preserve">Since </w:t>
      </w:r>
      <w:proofErr w:type="spellStart"/>
      <w:r>
        <w:t>Quy</w:t>
      </w:r>
      <w:proofErr w:type="spellEnd"/>
      <w:r>
        <w:t xml:space="preserve"> Hop district is not in the list of the districts that VFD office arranges working session with local government officers, the investigator cannot meet with officers of Nam Son commune and </w:t>
      </w:r>
      <w:proofErr w:type="spellStart"/>
      <w:r>
        <w:t>Quy</w:t>
      </w:r>
      <w:proofErr w:type="spellEnd"/>
      <w:r>
        <w:t xml:space="preserve"> Hop district to verify the information about forest conversion and whether such exploitation of forest wood are legal or not. However, it is remarked that there is a grey area in legality of </w:t>
      </w:r>
      <w:proofErr w:type="spellStart"/>
      <w:r>
        <w:t>fuelwood</w:t>
      </w:r>
      <w:proofErr w:type="spellEnd"/>
      <w:r>
        <w:t xml:space="preserve"> and other natural wood being exploited in Nam Son commune, </w:t>
      </w:r>
      <w:proofErr w:type="spellStart"/>
      <w:r>
        <w:t>Quy</w:t>
      </w:r>
      <w:proofErr w:type="spellEnd"/>
      <w:r>
        <w:t xml:space="preserve"> Hop district, </w:t>
      </w:r>
      <w:proofErr w:type="spellStart"/>
      <w:r>
        <w:t>Nghe</w:t>
      </w:r>
      <w:proofErr w:type="spellEnd"/>
      <w:r>
        <w:t xml:space="preserve"> </w:t>
      </w:r>
      <w:proofErr w:type="gramStart"/>
      <w:r>
        <w:t>An</w:t>
      </w:r>
      <w:proofErr w:type="gramEnd"/>
      <w:r>
        <w:t xml:space="preserve"> province.</w:t>
      </w:r>
    </w:p>
    <w:p w14:paraId="4419B4CD" w14:textId="23E18D4B" w:rsidR="00ED5926" w:rsidRDefault="00ED5926" w:rsidP="00ED5926">
      <w:r>
        <w:lastRenderedPageBreak/>
        <w:t xml:space="preserve">The below picture shows the plantation forest of Acacia was converted from natural forest. On the area that Acacia is planted, all natural trees were logged. In the next area, natural </w:t>
      </w:r>
      <w:proofErr w:type="gramStart"/>
      <w:r>
        <w:t>forest with natural trees still exist</w:t>
      </w:r>
      <w:proofErr w:type="gramEnd"/>
      <w:r>
        <w:t>.</w:t>
      </w:r>
    </w:p>
    <w:p w14:paraId="2939EB00" w14:textId="77777777" w:rsidR="00ED5926" w:rsidRDefault="00ED5926" w:rsidP="00ED5926">
      <w:pPr>
        <w:jc w:val="center"/>
      </w:pPr>
      <w:r>
        <w:rPr>
          <w:noProof/>
          <w:lang w:val="en-GB" w:eastAsia="en-GB"/>
        </w:rPr>
        <w:drawing>
          <wp:inline distT="0" distB="0" distL="0" distR="0" wp14:anchorId="2DF92044" wp14:editId="49578C32">
            <wp:extent cx="2809875" cy="2105025"/>
            <wp:effectExtent l="0" t="0" r="9525" b="9525"/>
            <wp:docPr id="13" name="Picture 13" descr="E:\GFD\02 Ongoing projects\0193 SNV fuelwood baseline\Implementation\Field Trip\Anh\Anh report\Keo mới trồng xen rừ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GFD\02 Ongoing projects\0193 SNV fuelwood baseline\Implementation\Field Trip\Anh\Anh report\Keo mới trồng xen rừng.JP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809875" cy="2105025"/>
                    </a:xfrm>
                    <a:prstGeom prst="rect">
                      <a:avLst/>
                    </a:prstGeom>
                    <a:noFill/>
                    <a:ln>
                      <a:noFill/>
                    </a:ln>
                  </pic:spPr>
                </pic:pic>
              </a:graphicData>
            </a:graphic>
          </wp:inline>
        </w:drawing>
      </w:r>
    </w:p>
    <w:p w14:paraId="51A86439" w14:textId="77777777" w:rsidR="00ED5926" w:rsidRDefault="00ED5926" w:rsidP="00A264F8"/>
    <w:p w14:paraId="195753E6" w14:textId="0FD3D055" w:rsidR="004519AD" w:rsidRDefault="00C10C4C" w:rsidP="00C10C4C">
      <w:pPr>
        <w:pStyle w:val="Heading4"/>
      </w:pPr>
      <w:r>
        <w:t xml:space="preserve">Size of </w:t>
      </w:r>
      <w:proofErr w:type="spellStart"/>
      <w:r>
        <w:t>fuelwood</w:t>
      </w:r>
      <w:proofErr w:type="spellEnd"/>
      <w:r>
        <w:t xml:space="preserve"> consumed by local industrial plants</w:t>
      </w:r>
    </w:p>
    <w:p w14:paraId="463A575A" w14:textId="04D69C8C" w:rsidR="004519AD" w:rsidRDefault="00DC6365" w:rsidP="00A264F8">
      <w:r>
        <w:t xml:space="preserve">The size of the </w:t>
      </w:r>
      <w:proofErr w:type="spellStart"/>
      <w:r>
        <w:t>fuelwood</w:t>
      </w:r>
      <w:proofErr w:type="spellEnd"/>
      <w:r>
        <w:t xml:space="preserve"> of commercial demand is as below:</w:t>
      </w:r>
    </w:p>
    <w:p w14:paraId="0A449A0D" w14:textId="769AE6B5" w:rsidR="00DC6365" w:rsidRDefault="00DC6365" w:rsidP="00DC6365">
      <w:pPr>
        <w:pStyle w:val="ListParagraph"/>
        <w:numPr>
          <w:ilvl w:val="0"/>
          <w:numId w:val="27"/>
        </w:numPr>
        <w:contextualSpacing w:val="0"/>
      </w:pPr>
      <w:r>
        <w:t xml:space="preserve">For the middleman in Nam Son commune, </w:t>
      </w:r>
      <w:proofErr w:type="spellStart"/>
      <w:r>
        <w:t>Quy</w:t>
      </w:r>
      <w:proofErr w:type="spellEnd"/>
      <w:r>
        <w:t xml:space="preserve"> Hop district, </w:t>
      </w:r>
      <w:proofErr w:type="spellStart"/>
      <w:r>
        <w:t>Nghe</w:t>
      </w:r>
      <w:proofErr w:type="spellEnd"/>
      <w:r>
        <w:t xml:space="preserve"> </w:t>
      </w:r>
      <w:proofErr w:type="gramStart"/>
      <w:r>
        <w:t>An</w:t>
      </w:r>
      <w:proofErr w:type="gramEnd"/>
      <w:r>
        <w:t xml:space="preserve"> province: 60-70% of size 25cm and above, and the rest 30</w:t>
      </w:r>
      <w:r w:rsidR="004F2F68">
        <w:t>-40</w:t>
      </w:r>
      <w:r>
        <w:t>% is of size 15-25cm.</w:t>
      </w:r>
    </w:p>
    <w:p w14:paraId="20824127" w14:textId="4C14AABB" w:rsidR="00DC6365" w:rsidRDefault="00DC6365" w:rsidP="00DC6365">
      <w:pPr>
        <w:pStyle w:val="ListParagraph"/>
        <w:numPr>
          <w:ilvl w:val="0"/>
          <w:numId w:val="27"/>
        </w:numPr>
        <w:contextualSpacing w:val="0"/>
      </w:pPr>
      <w:r>
        <w:t xml:space="preserve">For the middleman in Lang </w:t>
      </w:r>
      <w:proofErr w:type="spellStart"/>
      <w:r>
        <w:t>Chanh</w:t>
      </w:r>
      <w:proofErr w:type="spellEnd"/>
      <w:r>
        <w:t xml:space="preserve"> district, Thanh Hoa province: 20-30% of size 10-15cm, 50-60% of size 15</w:t>
      </w:r>
      <w:r w:rsidR="004F2F68">
        <w:t>-25cm, and 10% of size 25</w:t>
      </w:r>
      <w:r>
        <w:t xml:space="preserve"> cm and above.</w:t>
      </w:r>
    </w:p>
    <w:p w14:paraId="6C45F4AB" w14:textId="63AB766B" w:rsidR="00DC6365" w:rsidRDefault="00DC6365" w:rsidP="00A264F8">
      <w:r>
        <w:t xml:space="preserve">For industrial consumption of </w:t>
      </w:r>
      <w:proofErr w:type="spellStart"/>
      <w:r>
        <w:t>fuelwood</w:t>
      </w:r>
      <w:proofErr w:type="spellEnd"/>
      <w:r>
        <w:t xml:space="preserve">, the size of less than 10cm is not suitable for operation. </w:t>
      </w:r>
      <w:r w:rsidR="00576894">
        <w:t xml:space="preserve">The </w:t>
      </w:r>
      <w:proofErr w:type="spellStart"/>
      <w:r w:rsidR="00576894">
        <w:t>prefered</w:t>
      </w:r>
      <w:proofErr w:type="spellEnd"/>
      <w:r w:rsidR="00576894">
        <w:t xml:space="preserve"> size is from 15cm and above. The pictures below show </w:t>
      </w:r>
      <w:r w:rsidR="006E4E45">
        <w:t xml:space="preserve">the </w:t>
      </w:r>
      <w:proofErr w:type="spellStart"/>
      <w:r w:rsidR="006E4E45">
        <w:t>fuelwood</w:t>
      </w:r>
      <w:proofErr w:type="spellEnd"/>
      <w:r w:rsidR="006E4E45">
        <w:t xml:space="preserve"> at the plants.</w:t>
      </w:r>
    </w:p>
    <w:p w14:paraId="044DB955" w14:textId="7001622B" w:rsidR="00C10C4C" w:rsidRDefault="00C10C4C" w:rsidP="00A264F8">
      <w:r>
        <w:rPr>
          <w:noProof/>
          <w:lang w:val="en-GB" w:eastAsia="en-GB"/>
        </w:rPr>
        <w:drawing>
          <wp:inline distT="0" distB="0" distL="0" distR="0" wp14:anchorId="062B67DC" wp14:editId="68C03831">
            <wp:extent cx="3328347" cy="1866079"/>
            <wp:effectExtent l="0" t="0" r="5715" b="1270"/>
            <wp:docPr id="17" name="Picture 17" descr="E:\GFD\02 Ongoing projects\0193 SNV fuelwood baseline\Implementation\Field Trip\Anh\Anh report\WP_20140823_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GFD\02 Ongoing projects\0193 SNV fuelwood baseline\Implementation\Field Trip\Anh\Anh report\WP_20140823_003.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342441" cy="1873981"/>
                    </a:xfrm>
                    <a:prstGeom prst="rect">
                      <a:avLst/>
                    </a:prstGeom>
                    <a:noFill/>
                    <a:ln>
                      <a:noFill/>
                    </a:ln>
                  </pic:spPr>
                </pic:pic>
              </a:graphicData>
            </a:graphic>
          </wp:inline>
        </w:drawing>
      </w:r>
      <w:r>
        <w:t xml:space="preserve"> </w:t>
      </w:r>
      <w:r w:rsidR="00DF279D">
        <w:t xml:space="preserve">    </w:t>
      </w:r>
      <w:r>
        <w:t xml:space="preserve"> </w:t>
      </w:r>
      <w:r>
        <w:rPr>
          <w:noProof/>
          <w:lang w:val="en-GB" w:eastAsia="en-GB"/>
        </w:rPr>
        <w:drawing>
          <wp:inline distT="0" distB="0" distL="0" distR="0" wp14:anchorId="227A6074" wp14:editId="71256968">
            <wp:extent cx="2476500" cy="1857375"/>
            <wp:effectExtent l="0" t="0" r="0" b="9525"/>
            <wp:docPr id="14" name="Picture 14" descr="E:\GFD\02 Ongoing projects\0193 SNV fuelwood baseline\Implementation\Field Trip\Anh\Anh report\IMG_27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GFD\02 Ongoing projects\0193 SNV fuelwood baseline\Implementation\Field Trip\Anh\Anh report\IMG_2761.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476500" cy="1857375"/>
                    </a:xfrm>
                    <a:prstGeom prst="rect">
                      <a:avLst/>
                    </a:prstGeom>
                    <a:noFill/>
                    <a:ln>
                      <a:noFill/>
                    </a:ln>
                  </pic:spPr>
                </pic:pic>
              </a:graphicData>
            </a:graphic>
          </wp:inline>
        </w:drawing>
      </w:r>
    </w:p>
    <w:p w14:paraId="7AFAE70B" w14:textId="7F19D582" w:rsidR="00576894" w:rsidRDefault="004F2F68" w:rsidP="00576894">
      <w:r>
        <w:t>Based on the two cases investigated, i</w:t>
      </w:r>
      <w:r w:rsidR="00DF279D">
        <w:t xml:space="preserve">t is estimated that </w:t>
      </w:r>
      <w:proofErr w:type="spellStart"/>
      <w:r>
        <w:t>fuelwood</w:t>
      </w:r>
      <w:proofErr w:type="spellEnd"/>
      <w:r>
        <w:t xml:space="preserve"> consumed by industrial plants include 15% of size 10-15cm, 50% of size 15-25cm, 35% of size 25cm and above.</w:t>
      </w:r>
    </w:p>
    <w:p w14:paraId="1D20DFCE" w14:textId="520805FC" w:rsidR="004F2F68" w:rsidRDefault="00793A56" w:rsidP="00793A56">
      <w:pPr>
        <w:pStyle w:val="Heading4"/>
      </w:pPr>
      <w:r>
        <w:t xml:space="preserve">Price of </w:t>
      </w:r>
      <w:proofErr w:type="spellStart"/>
      <w:r>
        <w:t>fuelwood</w:t>
      </w:r>
      <w:proofErr w:type="spellEnd"/>
      <w:r>
        <w:t xml:space="preserve"> that impacts the industrial plants’ choice for fuel</w:t>
      </w:r>
    </w:p>
    <w:p w14:paraId="2730174F" w14:textId="72F90901" w:rsidR="00576894" w:rsidRDefault="00E40B39" w:rsidP="00576894">
      <w:r>
        <w:t xml:space="preserve">Investigation of middlemen and industrial plants show that </w:t>
      </w:r>
      <w:proofErr w:type="spellStart"/>
      <w:r>
        <w:t>fuelwood</w:t>
      </w:r>
      <w:proofErr w:type="spellEnd"/>
      <w:r>
        <w:t xml:space="preserve"> delivered at the plants are sold at the price of 600,000 to 650,000 VND per ton. </w:t>
      </w:r>
      <w:r w:rsidR="00606FCE">
        <w:t xml:space="preserve">The average moisture of the </w:t>
      </w:r>
      <w:proofErr w:type="spellStart"/>
      <w:r w:rsidR="00606FCE">
        <w:t>fuelwood</w:t>
      </w:r>
      <w:proofErr w:type="spellEnd"/>
      <w:r w:rsidR="00606FCE">
        <w:t xml:space="preserve"> is </w:t>
      </w:r>
      <w:r w:rsidR="00254F9A">
        <w:t xml:space="preserve">estimated at </w:t>
      </w:r>
      <w:r w:rsidR="00606FCE">
        <w:t>35% as it is partly dried since logged.</w:t>
      </w:r>
    </w:p>
    <w:p w14:paraId="39067132" w14:textId="3054D577" w:rsidR="00660DFA" w:rsidRDefault="00606FCE" w:rsidP="00A264F8">
      <w:proofErr w:type="gramStart"/>
      <w:r>
        <w:t xml:space="preserve">The below table show the </w:t>
      </w:r>
      <w:r w:rsidR="00497A2C">
        <w:t xml:space="preserve">total </w:t>
      </w:r>
      <w:r>
        <w:t xml:space="preserve">calorific value of wood at </w:t>
      </w:r>
      <w:r w:rsidR="00254F9A">
        <w:t>oven dry condition</w:t>
      </w:r>
      <w:r>
        <w:t>.</w:t>
      </w:r>
      <w:proofErr w:type="gramEnd"/>
      <w:r>
        <w:t xml:space="preserve"> </w:t>
      </w:r>
    </w:p>
    <w:p w14:paraId="47315126" w14:textId="4CD760AB" w:rsidR="00660DFA" w:rsidRDefault="00661A6A" w:rsidP="00A264F8">
      <w:r>
        <w:rPr>
          <w:noProof/>
          <w:lang w:val="en-GB" w:eastAsia="en-GB"/>
        </w:rPr>
        <w:lastRenderedPageBreak/>
        <w:drawing>
          <wp:inline distT="0" distB="0" distL="0" distR="0" wp14:anchorId="7DA4607A" wp14:editId="261618CA">
            <wp:extent cx="5943600" cy="256349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943600" cy="2563495"/>
                    </a:xfrm>
                    <a:prstGeom prst="rect">
                      <a:avLst/>
                    </a:prstGeom>
                  </pic:spPr>
                </pic:pic>
              </a:graphicData>
            </a:graphic>
          </wp:inline>
        </w:drawing>
      </w:r>
    </w:p>
    <w:p w14:paraId="4A02EB4E" w14:textId="4C635587" w:rsidR="00660DFA" w:rsidRPr="00661A6A" w:rsidRDefault="00661A6A" w:rsidP="00661A6A">
      <w:pPr>
        <w:jc w:val="center"/>
        <w:rPr>
          <w:i/>
        </w:rPr>
      </w:pPr>
      <w:r w:rsidRPr="00661A6A">
        <w:rPr>
          <w:i/>
        </w:rPr>
        <w:t xml:space="preserve">Source: Wood as Fuel, </w:t>
      </w:r>
      <w:proofErr w:type="spellStart"/>
      <w:r w:rsidRPr="00661A6A">
        <w:rPr>
          <w:i/>
        </w:rPr>
        <w:t>Biomas</w:t>
      </w:r>
      <w:proofErr w:type="spellEnd"/>
      <w:r w:rsidRPr="00661A6A">
        <w:rPr>
          <w:i/>
        </w:rPr>
        <w:t xml:space="preserve"> Energy Center, 2010</w:t>
      </w:r>
    </w:p>
    <w:p w14:paraId="1ADDC19A" w14:textId="77777777" w:rsidR="00606FCE" w:rsidRDefault="00606FCE" w:rsidP="00A264F8"/>
    <w:p w14:paraId="5759A180" w14:textId="5FF7F021" w:rsidR="00606FCE" w:rsidRDefault="00606FCE" w:rsidP="00A264F8">
      <w:r>
        <w:t xml:space="preserve">Based on above information, it is assumed that at </w:t>
      </w:r>
      <w:r w:rsidR="00710A7F">
        <w:t>oven dry condition</w:t>
      </w:r>
      <w:r>
        <w:t xml:space="preserve">, the </w:t>
      </w:r>
      <w:proofErr w:type="spellStart"/>
      <w:r>
        <w:t>fuelwood</w:t>
      </w:r>
      <w:proofErr w:type="spellEnd"/>
      <w:r>
        <w:t xml:space="preserve"> sold to local industrial plants has calorific value of 5,000 kWh per ton.</w:t>
      </w:r>
    </w:p>
    <w:p w14:paraId="269EAD0B" w14:textId="28C3F0C0" w:rsidR="00606FCE" w:rsidRDefault="00606FCE" w:rsidP="00A264F8">
      <w:r>
        <w:t xml:space="preserve">1 kWh = 860 kcal. Therefore it is assumed that a ton of </w:t>
      </w:r>
      <w:proofErr w:type="spellStart"/>
      <w:r>
        <w:t>fuelwood</w:t>
      </w:r>
      <w:proofErr w:type="spellEnd"/>
      <w:r>
        <w:t xml:space="preserve"> at </w:t>
      </w:r>
      <w:r w:rsidR="00710A7F">
        <w:t>oven dry condition</w:t>
      </w:r>
      <w:r>
        <w:t xml:space="preserve"> has 4,300,000 kcal of </w:t>
      </w:r>
      <w:r w:rsidR="00497A2C">
        <w:t xml:space="preserve">total </w:t>
      </w:r>
      <w:r>
        <w:t xml:space="preserve">calorific value. It means </w:t>
      </w:r>
      <w:r w:rsidR="00B30F2A">
        <w:t xml:space="preserve">the </w:t>
      </w:r>
      <w:r w:rsidR="00497A2C">
        <w:t xml:space="preserve">total </w:t>
      </w:r>
      <w:r w:rsidR="00B30F2A">
        <w:t xml:space="preserve">calorific value of </w:t>
      </w:r>
      <w:proofErr w:type="spellStart"/>
      <w:r w:rsidR="00B30F2A">
        <w:t>fuelwood</w:t>
      </w:r>
      <w:proofErr w:type="spellEnd"/>
      <w:r w:rsidR="00B30F2A">
        <w:t xml:space="preserve"> </w:t>
      </w:r>
      <w:r w:rsidR="00710A7F">
        <w:t xml:space="preserve">at oven dry condition </w:t>
      </w:r>
      <w:r w:rsidR="00B30F2A">
        <w:t xml:space="preserve">is </w:t>
      </w:r>
      <w:proofErr w:type="gramStart"/>
      <w:r w:rsidR="00B30F2A">
        <w:t>4,300 kcal/kg</w:t>
      </w:r>
      <w:proofErr w:type="gramEnd"/>
      <w:r w:rsidR="00B30F2A">
        <w:t>.</w:t>
      </w:r>
    </w:p>
    <w:p w14:paraId="77F40B77" w14:textId="7F617B81" w:rsidR="00B30F2A" w:rsidRDefault="00B30F2A" w:rsidP="00A264F8">
      <w:r>
        <w:t xml:space="preserve">The </w:t>
      </w:r>
      <w:proofErr w:type="spellStart"/>
      <w:r>
        <w:t>fuelwood</w:t>
      </w:r>
      <w:proofErr w:type="spellEnd"/>
      <w:r>
        <w:t xml:space="preserve"> is sold at local industrial plants at the price of 650,000 VND per ton of moisture of 35%. It means the actual price of </w:t>
      </w:r>
      <w:proofErr w:type="spellStart"/>
      <w:r>
        <w:t>fuelwood</w:t>
      </w:r>
      <w:proofErr w:type="spellEnd"/>
      <w:r>
        <w:t xml:space="preserve"> per calorific value is </w:t>
      </w:r>
      <w:r w:rsidR="00497A2C">
        <w:t>0.2</w:t>
      </w:r>
      <w:r w:rsidR="0035202B">
        <w:t>3</w:t>
      </w:r>
      <w:r w:rsidR="00497A2C">
        <w:t xml:space="preserve"> VND/ kcal.</w:t>
      </w:r>
    </w:p>
    <w:p w14:paraId="62C98F6E" w14:textId="7BE3C54D" w:rsidR="00497A2C" w:rsidRDefault="00497A2C" w:rsidP="00A264F8">
      <w:r>
        <w:t>Dust coal of total calorific value of 5,600 kcal/kg (</w:t>
      </w:r>
      <w:r w:rsidR="00254F9A">
        <w:t>TCVN 200:1995</w:t>
      </w:r>
      <w:r>
        <w:t xml:space="preserve">) at the actual </w:t>
      </w:r>
      <w:r w:rsidR="0035202B">
        <w:t>moisture of 8</w:t>
      </w:r>
      <w:r>
        <w:t xml:space="preserve">% are sold in Thanh Hoa and </w:t>
      </w:r>
      <w:proofErr w:type="spellStart"/>
      <w:r>
        <w:t>Nghe</w:t>
      </w:r>
      <w:proofErr w:type="spellEnd"/>
      <w:r>
        <w:t xml:space="preserve"> </w:t>
      </w:r>
      <w:proofErr w:type="gramStart"/>
      <w:r>
        <w:t>An</w:t>
      </w:r>
      <w:proofErr w:type="gramEnd"/>
      <w:r>
        <w:t xml:space="preserve"> for the price of 1,950 VND per kg. It means the actual price of dust </w:t>
      </w:r>
      <w:r w:rsidR="0035202B">
        <w:t>coal per calorific value is 0.38</w:t>
      </w:r>
      <w:r>
        <w:t xml:space="preserve"> VND/ kcal.</w:t>
      </w:r>
    </w:p>
    <w:p w14:paraId="15EE410C" w14:textId="7DD517A5" w:rsidR="00497A2C" w:rsidRDefault="00497A2C" w:rsidP="00497A2C">
      <w:r>
        <w:t>Coal of total calorific value of 7,500 kcal/kg (</w:t>
      </w:r>
      <w:r w:rsidR="00254F9A">
        <w:t>TCVN 200:1995</w:t>
      </w:r>
      <w:r>
        <w:t xml:space="preserve">) at the actual </w:t>
      </w:r>
      <w:r w:rsidR="0035202B">
        <w:t>moisture of 8</w:t>
      </w:r>
      <w:r>
        <w:t xml:space="preserve">% are sold in Thanh Hoa and </w:t>
      </w:r>
      <w:proofErr w:type="spellStart"/>
      <w:r>
        <w:t>Nghe</w:t>
      </w:r>
      <w:proofErr w:type="spellEnd"/>
      <w:r>
        <w:t xml:space="preserve"> </w:t>
      </w:r>
      <w:proofErr w:type="gramStart"/>
      <w:r>
        <w:t>An</w:t>
      </w:r>
      <w:proofErr w:type="gramEnd"/>
      <w:r>
        <w:t xml:space="preserve"> for the price of 3,800 VND per kg. It means the actual price of dust coal per calorific value is 0.</w:t>
      </w:r>
      <w:r w:rsidR="0035202B">
        <w:t>55</w:t>
      </w:r>
      <w:r>
        <w:t xml:space="preserve"> VND/ kcal.</w:t>
      </w:r>
    </w:p>
    <w:p w14:paraId="42C2ED2D" w14:textId="670C26A4" w:rsidR="0035202B" w:rsidRDefault="00994052" w:rsidP="00497A2C">
      <w:r>
        <w:t xml:space="preserve">It is obvious that the price per calorific value of </w:t>
      </w:r>
      <w:proofErr w:type="spellStart"/>
      <w:r>
        <w:t>fuelwood</w:t>
      </w:r>
      <w:proofErr w:type="spellEnd"/>
      <w:r>
        <w:t xml:space="preserve"> in Thanh Hoa and </w:t>
      </w:r>
      <w:proofErr w:type="spellStart"/>
      <w:r>
        <w:t>Nghe</w:t>
      </w:r>
      <w:proofErr w:type="spellEnd"/>
      <w:r>
        <w:t xml:space="preserve"> </w:t>
      </w:r>
      <w:proofErr w:type="gramStart"/>
      <w:r>
        <w:t>An</w:t>
      </w:r>
      <w:proofErr w:type="gramEnd"/>
      <w:r>
        <w:t xml:space="preserve"> is much cheaper than that of coal and dust coal. At the selling price of 600,000 – 650,000 VND per ton of </w:t>
      </w:r>
      <w:proofErr w:type="spellStart"/>
      <w:r>
        <w:t>fuelwood</w:t>
      </w:r>
      <w:proofErr w:type="spellEnd"/>
      <w:r>
        <w:t xml:space="preserve"> at the moment, industrial plants that locate at the distance of 50km from forest wood source certainly tends to switch to </w:t>
      </w:r>
      <w:proofErr w:type="spellStart"/>
      <w:r>
        <w:t>fuelwood</w:t>
      </w:r>
      <w:proofErr w:type="spellEnd"/>
      <w:r>
        <w:t xml:space="preserve"> rather than using coal and dust coal.</w:t>
      </w:r>
    </w:p>
    <w:p w14:paraId="203F887E" w14:textId="20DD49C8" w:rsidR="00994052" w:rsidRDefault="00994052" w:rsidP="00994052">
      <w:r>
        <w:t xml:space="preserve">This </w:t>
      </w:r>
      <w:r w:rsidR="002173E7">
        <w:t>has</w:t>
      </w:r>
      <w:r>
        <w:t xml:space="preserve"> happened at </w:t>
      </w:r>
      <w:r w:rsidR="002173E7">
        <w:t>a tea</w:t>
      </w:r>
      <w:r>
        <w:t xml:space="preserve"> plant</w:t>
      </w:r>
      <w:r w:rsidR="002173E7">
        <w:t xml:space="preserve"> survey </w:t>
      </w:r>
      <w:r w:rsidRPr="00920096">
        <w:t xml:space="preserve">in Thanh </w:t>
      </w:r>
      <w:proofErr w:type="spellStart"/>
      <w:r w:rsidRPr="00920096">
        <w:t>Chuong</w:t>
      </w:r>
      <w:proofErr w:type="spellEnd"/>
      <w:r w:rsidRPr="00920096">
        <w:t xml:space="preserve"> district,</w:t>
      </w:r>
      <w:r>
        <w:t xml:space="preserve"> </w:t>
      </w:r>
      <w:r w:rsidR="002173E7">
        <w:t xml:space="preserve">with </w:t>
      </w:r>
      <w:r>
        <w:t xml:space="preserve">total installed capacity of this plant is 25 tons of fresh tea per day. Three years ago they used dust coal fired furnace to dry the tea. But since 2011 they switched to wood firing because it helped saving up to 30-35% of the cost. The wood they bought are from Laos and Ha </w:t>
      </w:r>
      <w:proofErr w:type="spellStart"/>
      <w:r>
        <w:t>Tinh</w:t>
      </w:r>
      <w:proofErr w:type="spellEnd"/>
      <w:r>
        <w:t xml:space="preserve"> province because the distance of transport from Laos and Ha </w:t>
      </w:r>
      <w:proofErr w:type="spellStart"/>
      <w:r>
        <w:t>Tinh</w:t>
      </w:r>
      <w:proofErr w:type="spellEnd"/>
      <w:r>
        <w:t xml:space="preserve"> are closer than from other area of </w:t>
      </w:r>
      <w:proofErr w:type="spellStart"/>
      <w:r>
        <w:t>Nghe</w:t>
      </w:r>
      <w:proofErr w:type="spellEnd"/>
      <w:r>
        <w:t xml:space="preserve"> </w:t>
      </w:r>
      <w:proofErr w:type="gramStart"/>
      <w:r>
        <w:t>An</w:t>
      </w:r>
      <w:proofErr w:type="gramEnd"/>
      <w:r>
        <w:t xml:space="preserve"> (within 50km).</w:t>
      </w:r>
    </w:p>
    <w:p w14:paraId="0008056D" w14:textId="41440A60" w:rsidR="00660DFA" w:rsidRDefault="002173E7" w:rsidP="00A264F8">
      <w:r>
        <w:t xml:space="preserve">On </w:t>
      </w:r>
      <w:r w:rsidR="007F1DB2">
        <w:t>the</w:t>
      </w:r>
      <w:r>
        <w:t xml:space="preserve"> contrary, </w:t>
      </w:r>
      <w:r w:rsidR="00F91FE1">
        <w:t>a paper mill</w:t>
      </w:r>
      <w:r w:rsidR="007F1DB2">
        <w:t xml:space="preserve"> in Hung Nguyen district </w:t>
      </w:r>
      <w:r w:rsidR="00F91FE1">
        <w:t xml:space="preserve">in the delta area </w:t>
      </w:r>
      <w:r w:rsidR="007F1DB2">
        <w:t xml:space="preserve">of </w:t>
      </w:r>
      <w:proofErr w:type="spellStart"/>
      <w:r w:rsidR="007F1DB2">
        <w:t>Nghe</w:t>
      </w:r>
      <w:proofErr w:type="spellEnd"/>
      <w:r w:rsidR="007F1DB2">
        <w:t xml:space="preserve"> </w:t>
      </w:r>
      <w:proofErr w:type="gramStart"/>
      <w:r w:rsidR="007F1DB2">
        <w:t>An</w:t>
      </w:r>
      <w:proofErr w:type="gramEnd"/>
      <w:r w:rsidR="007F1DB2">
        <w:t xml:space="preserve"> provin</w:t>
      </w:r>
      <w:r w:rsidR="00F91FE1">
        <w:t xml:space="preserve">ce choose to use coal for their boilers instead of </w:t>
      </w:r>
      <w:proofErr w:type="spellStart"/>
      <w:r w:rsidR="00F91FE1">
        <w:t>fuelwood</w:t>
      </w:r>
      <w:proofErr w:type="spellEnd"/>
      <w:r w:rsidR="00F91FE1">
        <w:t xml:space="preserve">. The director of the plant says that he tried to use </w:t>
      </w:r>
      <w:proofErr w:type="spellStart"/>
      <w:r w:rsidR="00F91FE1">
        <w:t>fuelwood</w:t>
      </w:r>
      <w:proofErr w:type="spellEnd"/>
      <w:r w:rsidR="00F91FE1">
        <w:t xml:space="preserve"> before but it is not competitive in terms of costs.</w:t>
      </w:r>
    </w:p>
    <w:p w14:paraId="1E7C47C5" w14:textId="56F052C0" w:rsidR="00891F8D" w:rsidRDefault="00891F8D" w:rsidP="00436614">
      <w:pPr>
        <w:pStyle w:val="Heading4"/>
      </w:pPr>
      <w:r>
        <w:lastRenderedPageBreak/>
        <w:t xml:space="preserve">Total </w:t>
      </w:r>
      <w:proofErr w:type="spellStart"/>
      <w:r>
        <w:t>fuelwood</w:t>
      </w:r>
      <w:proofErr w:type="spellEnd"/>
      <w:r>
        <w:t xml:space="preserve"> demand</w:t>
      </w:r>
      <w:r w:rsidR="00436614">
        <w:t xml:space="preserve"> for commercial and local industries</w:t>
      </w:r>
    </w:p>
    <w:p w14:paraId="267D4AA7" w14:textId="22CB9837" w:rsidR="004D3B14" w:rsidRDefault="004D3B14" w:rsidP="00A264F8">
      <w:proofErr w:type="gramStart"/>
      <w:r>
        <w:t>An estimation</w:t>
      </w:r>
      <w:proofErr w:type="gramEnd"/>
      <w:r>
        <w:t xml:space="preserve"> for </w:t>
      </w:r>
      <w:proofErr w:type="spellStart"/>
      <w:r>
        <w:t>fuelwood</w:t>
      </w:r>
      <w:proofErr w:type="spellEnd"/>
      <w:r>
        <w:t xml:space="preserve"> demand for local industries requires the data of total production capacity by industrial sector by district.</w:t>
      </w:r>
    </w:p>
    <w:p w14:paraId="0AE23302" w14:textId="7E459BEC" w:rsidR="004D3B14" w:rsidRDefault="004D3B14" w:rsidP="00A264F8">
      <w:r>
        <w:t>Data for total capacity by industrial sector is to estimate the total thermal energy demand by each sector.</w:t>
      </w:r>
    </w:p>
    <w:p w14:paraId="2FA5C069" w14:textId="07925F3E" w:rsidR="004D3B14" w:rsidRDefault="004D3B14" w:rsidP="004D3B14">
      <w:r>
        <w:t xml:space="preserve">Data for total capacity by industrial sector by district is to project the total capacity of the plants that locate near forest within the distance of 50km that tend to switch to </w:t>
      </w:r>
      <w:proofErr w:type="spellStart"/>
      <w:r>
        <w:t>fuelwood</w:t>
      </w:r>
      <w:proofErr w:type="spellEnd"/>
      <w:r>
        <w:t xml:space="preserve"> instead of coal and dust coal.</w:t>
      </w:r>
    </w:p>
    <w:p w14:paraId="20DA15E1" w14:textId="180A3778" w:rsidR="00891F8D" w:rsidRDefault="00AD3E43" w:rsidP="00A264F8">
      <w:r>
        <w:t>Since there are not sufficient secondary data for analysis</w:t>
      </w:r>
      <w:r w:rsidR="004D3B14">
        <w:t>, any projection on the industrial demand would be unreliable</w:t>
      </w:r>
      <w:r w:rsidR="0003584D">
        <w:t>.</w:t>
      </w:r>
    </w:p>
    <w:p w14:paraId="20033F13" w14:textId="77777777" w:rsidR="00A421C9" w:rsidRDefault="00A421C9" w:rsidP="00A264F8"/>
    <w:p w14:paraId="2B60F0E0" w14:textId="76779037" w:rsidR="00436614" w:rsidRDefault="00957418" w:rsidP="00436614">
      <w:pPr>
        <w:pStyle w:val="Heading3"/>
      </w:pPr>
      <w:bookmarkStart w:id="47" w:name="_Toc400446007"/>
      <w:r>
        <w:t>T</w:t>
      </w:r>
      <w:r w:rsidR="00436614">
        <w:t xml:space="preserve">otal </w:t>
      </w:r>
      <w:proofErr w:type="spellStart"/>
      <w:r w:rsidR="00436614">
        <w:t>fuelwood</w:t>
      </w:r>
      <w:proofErr w:type="spellEnd"/>
      <w:r w:rsidR="00436614">
        <w:t xml:space="preserve"> demand in Thanh Hoa and </w:t>
      </w:r>
      <w:proofErr w:type="spellStart"/>
      <w:r w:rsidR="00436614">
        <w:t>Nghe</w:t>
      </w:r>
      <w:proofErr w:type="spellEnd"/>
      <w:r w:rsidR="00436614">
        <w:t xml:space="preserve"> An</w:t>
      </w:r>
      <w:bookmarkEnd w:id="47"/>
    </w:p>
    <w:p w14:paraId="4105936C" w14:textId="77777777" w:rsidR="00436614" w:rsidRDefault="00436614" w:rsidP="00436614">
      <w:r>
        <w:t xml:space="preserve">Total </w:t>
      </w:r>
      <w:proofErr w:type="spellStart"/>
      <w:r>
        <w:t>fuelwood</w:t>
      </w:r>
      <w:proofErr w:type="spellEnd"/>
      <w:r>
        <w:t xml:space="preserve"> demand in Thanh Hoa and </w:t>
      </w:r>
      <w:proofErr w:type="spellStart"/>
      <w:r>
        <w:t>Nghe</w:t>
      </w:r>
      <w:proofErr w:type="spellEnd"/>
      <w:r>
        <w:t xml:space="preserve"> </w:t>
      </w:r>
      <w:proofErr w:type="gramStart"/>
      <w:r>
        <w:t>An</w:t>
      </w:r>
      <w:proofErr w:type="gramEnd"/>
      <w:r>
        <w:t xml:space="preserve"> include:</w:t>
      </w:r>
    </w:p>
    <w:p w14:paraId="0DF56C1B" w14:textId="523D061C" w:rsidR="00436614" w:rsidRDefault="00436614" w:rsidP="00436614">
      <w:pPr>
        <w:pStyle w:val="ListParagraph"/>
        <w:numPr>
          <w:ilvl w:val="0"/>
          <w:numId w:val="27"/>
        </w:numPr>
        <w:contextualSpacing w:val="0"/>
      </w:pPr>
      <w:proofErr w:type="spellStart"/>
      <w:r>
        <w:t>Fuelwood</w:t>
      </w:r>
      <w:proofErr w:type="spellEnd"/>
      <w:r>
        <w:t xml:space="preserve"> demand for </w:t>
      </w:r>
      <w:r w:rsidR="00A6072E">
        <w:t>residential</w:t>
      </w:r>
    </w:p>
    <w:p w14:paraId="1B41016E" w14:textId="0BA820F4" w:rsidR="00436614" w:rsidRDefault="00436614" w:rsidP="00436614">
      <w:pPr>
        <w:pStyle w:val="ListParagraph"/>
        <w:numPr>
          <w:ilvl w:val="0"/>
          <w:numId w:val="27"/>
        </w:numPr>
        <w:contextualSpacing w:val="0"/>
      </w:pPr>
      <w:proofErr w:type="spellStart"/>
      <w:r>
        <w:t>Fuelwood</w:t>
      </w:r>
      <w:proofErr w:type="spellEnd"/>
      <w:r>
        <w:t xml:space="preserve"> demand for</w:t>
      </w:r>
      <w:r w:rsidR="00FD7762">
        <w:t xml:space="preserve"> commercial and local industries</w:t>
      </w:r>
    </w:p>
    <w:p w14:paraId="27E0A697" w14:textId="77777777" w:rsidR="00436614" w:rsidRDefault="00436614" w:rsidP="00436614">
      <w:pPr>
        <w:pStyle w:val="ListParagraph"/>
        <w:numPr>
          <w:ilvl w:val="0"/>
          <w:numId w:val="27"/>
        </w:numPr>
        <w:contextualSpacing w:val="0"/>
      </w:pPr>
      <w:proofErr w:type="spellStart"/>
      <w:r>
        <w:t>Fuelwood</w:t>
      </w:r>
      <w:proofErr w:type="spellEnd"/>
      <w:r>
        <w:t xml:space="preserve"> demand for pig raising</w:t>
      </w:r>
    </w:p>
    <w:p w14:paraId="6C36A1FE" w14:textId="79A28C19" w:rsidR="0008182B" w:rsidRDefault="0008182B" w:rsidP="00436614">
      <w:pPr>
        <w:pStyle w:val="ListParagraph"/>
        <w:numPr>
          <w:ilvl w:val="0"/>
          <w:numId w:val="27"/>
        </w:numPr>
        <w:contextualSpacing w:val="0"/>
      </w:pPr>
      <w:proofErr w:type="spellStart"/>
      <w:r>
        <w:t>Fuelwood</w:t>
      </w:r>
      <w:proofErr w:type="spellEnd"/>
      <w:r>
        <w:t xml:space="preserve"> demand for supplement jobs</w:t>
      </w:r>
    </w:p>
    <w:p w14:paraId="06F17F05" w14:textId="47AC351A" w:rsidR="0008182B" w:rsidRDefault="00790FD1" w:rsidP="0008182B">
      <w:proofErr w:type="spellStart"/>
      <w:r>
        <w:t>Fuelwood</w:t>
      </w:r>
      <w:proofErr w:type="spellEnd"/>
      <w:r>
        <w:t xml:space="preserve"> demand for households</w:t>
      </w:r>
      <w:r w:rsidR="00D13161">
        <w:t xml:space="preserve">, pig </w:t>
      </w:r>
      <w:proofErr w:type="gramStart"/>
      <w:r w:rsidR="00D13161">
        <w:t>raising</w:t>
      </w:r>
      <w:proofErr w:type="gramEnd"/>
      <w:r w:rsidR="00D13161">
        <w:t>,</w:t>
      </w:r>
      <w:r>
        <w:t xml:space="preserve"> and local industries have bee</w:t>
      </w:r>
      <w:r w:rsidR="00E640E4">
        <w:t xml:space="preserve">n discussed above, in which estimation for local industries are not available. </w:t>
      </w:r>
      <w:r w:rsidR="002B58D5">
        <w:t>There is not statistics available for household supplement jobs in Thanh</w:t>
      </w:r>
      <w:r w:rsidR="00E640E4">
        <w:t xml:space="preserve"> Hoa and </w:t>
      </w:r>
      <w:proofErr w:type="spellStart"/>
      <w:r w:rsidR="00E640E4">
        <w:t>Nghe</w:t>
      </w:r>
      <w:proofErr w:type="spellEnd"/>
      <w:r w:rsidR="00E640E4">
        <w:t xml:space="preserve"> An. Therefore these two</w:t>
      </w:r>
      <w:r w:rsidR="002B58D5">
        <w:t xml:space="preserve"> sector</w:t>
      </w:r>
      <w:r w:rsidR="00E640E4">
        <w:t>s</w:t>
      </w:r>
      <w:r w:rsidR="002B58D5">
        <w:t xml:space="preserve"> </w:t>
      </w:r>
      <w:r w:rsidR="00E640E4">
        <w:t>are</w:t>
      </w:r>
      <w:r w:rsidR="002B58D5">
        <w:t xml:space="preserve"> not included in the conclusion of this report.</w:t>
      </w:r>
    </w:p>
    <w:p w14:paraId="746DC671" w14:textId="26416734" w:rsidR="00D13161" w:rsidRDefault="00D13161" w:rsidP="0008182B">
      <w:r>
        <w:t xml:space="preserve">An estimation of total </w:t>
      </w:r>
      <w:proofErr w:type="spellStart"/>
      <w:r>
        <w:t>fuelwood</w:t>
      </w:r>
      <w:proofErr w:type="spellEnd"/>
      <w:r>
        <w:t xml:space="preserve"> demand for Thanh Hoa and </w:t>
      </w:r>
      <w:proofErr w:type="spellStart"/>
      <w:r>
        <w:t>Nghe</w:t>
      </w:r>
      <w:proofErr w:type="spellEnd"/>
      <w:r>
        <w:t xml:space="preserve"> </w:t>
      </w:r>
      <w:proofErr w:type="gramStart"/>
      <w:r>
        <w:t>An</w:t>
      </w:r>
      <w:proofErr w:type="gramEnd"/>
      <w:r>
        <w:t xml:space="preserve"> including </w:t>
      </w:r>
      <w:r w:rsidR="00A6072E">
        <w:t>residents and</w:t>
      </w:r>
      <w:r>
        <w:t xml:space="preserve"> pig raising is </w:t>
      </w:r>
      <w:r w:rsidR="00E640E4" w:rsidRPr="00F6544D">
        <w:rPr>
          <w:b/>
        </w:rPr>
        <w:t>1,6</w:t>
      </w:r>
      <w:r w:rsidR="001B6A5F">
        <w:rPr>
          <w:b/>
        </w:rPr>
        <w:t>41,182</w:t>
      </w:r>
      <w:r>
        <w:t xml:space="preserve"> ton per year</w:t>
      </w:r>
      <w:r w:rsidR="00E640E4">
        <w:t xml:space="preserve"> in which 1,</w:t>
      </w:r>
      <w:r w:rsidR="00A8715E">
        <w:t>452,740</w:t>
      </w:r>
      <w:r w:rsidR="005D03AA">
        <w:t xml:space="preserve"> ton is for households’ meals cooking and </w:t>
      </w:r>
      <w:r w:rsidR="001B6A5F">
        <w:t>188,442</w:t>
      </w:r>
      <w:r w:rsidR="005D03AA">
        <w:t xml:space="preserve"> ton is for pig raising</w:t>
      </w:r>
      <w:r>
        <w:t>.</w:t>
      </w:r>
    </w:p>
    <w:p w14:paraId="67ADEBC7" w14:textId="006F52C2" w:rsidR="00F6544D" w:rsidRDefault="00A6072E" w:rsidP="0008182B">
      <w:r>
        <w:t xml:space="preserve">It is assumed that the ratio by source of </w:t>
      </w:r>
      <w:proofErr w:type="spellStart"/>
      <w:r>
        <w:t>fuelwood</w:t>
      </w:r>
      <w:proofErr w:type="spellEnd"/>
      <w:r>
        <w:t xml:space="preserve"> for pig </w:t>
      </w:r>
      <w:proofErr w:type="spellStart"/>
      <w:r>
        <w:t>rasing</w:t>
      </w:r>
      <w:proofErr w:type="spellEnd"/>
      <w:r>
        <w:t xml:space="preserve"> is not different from that for hou</w:t>
      </w:r>
      <w:r w:rsidR="00345534">
        <w:t>sehold cooking. The ratios are 61% from natural forest, 23% from plantation forest, and 16</w:t>
      </w:r>
      <w:r>
        <w:t xml:space="preserve">% from home garden. In definite amount, the households </w:t>
      </w:r>
      <w:proofErr w:type="gramStart"/>
      <w:r>
        <w:t>demand</w:t>
      </w:r>
      <w:r w:rsidR="00F6544D">
        <w:t xml:space="preserve"> </w:t>
      </w:r>
      <w:r>
        <w:t>f</w:t>
      </w:r>
      <w:r w:rsidR="00A8715E">
        <w:t xml:space="preserve">or </w:t>
      </w:r>
      <w:proofErr w:type="spellStart"/>
      <w:r w:rsidR="00A8715E">
        <w:t>fuelwood</w:t>
      </w:r>
      <w:proofErr w:type="spellEnd"/>
      <w:r w:rsidR="00A8715E">
        <w:t xml:space="preserve"> annually are</w:t>
      </w:r>
      <w:proofErr w:type="gramEnd"/>
      <w:r w:rsidR="00A8715E">
        <w:t xml:space="preserve"> </w:t>
      </w:r>
      <w:r w:rsidR="00345534">
        <w:t>1,001,121</w:t>
      </w:r>
      <w:r>
        <w:t xml:space="preserve"> ton from natural forest, </w:t>
      </w:r>
      <w:r w:rsidR="00345534">
        <w:t>377,472</w:t>
      </w:r>
      <w:r>
        <w:t xml:space="preserve"> ton from plantation forest, and </w:t>
      </w:r>
      <w:r w:rsidR="00345534">
        <w:t>262,589</w:t>
      </w:r>
      <w:r>
        <w:t xml:space="preserve"> tons from home garden.</w:t>
      </w:r>
    </w:p>
    <w:p w14:paraId="6CF8F5CE" w14:textId="7267CD94" w:rsidR="006240D8" w:rsidRDefault="006240D8" w:rsidP="0008182B">
      <w:r>
        <w:t xml:space="preserve">The </w:t>
      </w:r>
      <w:proofErr w:type="spellStart"/>
      <w:r>
        <w:t>fuelwood</w:t>
      </w:r>
      <w:proofErr w:type="spellEnd"/>
      <w:r>
        <w:t xml:space="preserve"> demand for households by wood size are 4% for size &gt;15cm, 27% for size 5-15cm, and 69% for size &lt;5cm.</w:t>
      </w:r>
    </w:p>
    <w:p w14:paraId="116DFA87" w14:textId="77777777" w:rsidR="009659D3" w:rsidRDefault="009659D3" w:rsidP="00BC1605"/>
    <w:p w14:paraId="73055C8D" w14:textId="77777777" w:rsidR="00BC1605" w:rsidRDefault="00BC1605" w:rsidP="00BC1605"/>
    <w:p w14:paraId="1C0F48F1" w14:textId="77777777" w:rsidR="009659D3" w:rsidRDefault="009659D3" w:rsidP="00BC1605">
      <w:pPr>
        <w:sectPr w:rsidR="009659D3" w:rsidSect="00EE0B4C">
          <w:footerReference w:type="default" r:id="rId43"/>
          <w:pgSz w:w="11909" w:h="16834" w:code="9"/>
          <w:pgMar w:top="1260" w:right="1199" w:bottom="1170" w:left="1170" w:header="720" w:footer="345" w:gutter="0"/>
          <w:cols w:space="720"/>
          <w:docGrid w:linePitch="360"/>
        </w:sectPr>
      </w:pPr>
    </w:p>
    <w:p w14:paraId="45C86214" w14:textId="42BE9B1D" w:rsidR="00F76B62" w:rsidRDefault="00604187" w:rsidP="00C2039A">
      <w:pPr>
        <w:pStyle w:val="Heading2"/>
      </w:pPr>
      <w:bookmarkStart w:id="48" w:name="_Toc400446008"/>
      <w:r>
        <w:lastRenderedPageBreak/>
        <w:t xml:space="preserve">Sustainable </w:t>
      </w:r>
      <w:proofErr w:type="spellStart"/>
      <w:r>
        <w:t>f</w:t>
      </w:r>
      <w:r w:rsidR="00C2039A">
        <w:t>uelwood</w:t>
      </w:r>
      <w:proofErr w:type="spellEnd"/>
      <w:r w:rsidR="00C2039A">
        <w:t xml:space="preserve"> </w:t>
      </w:r>
      <w:r>
        <w:t>s</w:t>
      </w:r>
      <w:r w:rsidR="00C2039A">
        <w:t>upply</w:t>
      </w:r>
      <w:bookmarkEnd w:id="48"/>
    </w:p>
    <w:p w14:paraId="71D8FE3E" w14:textId="436276D9" w:rsidR="00BF7E22" w:rsidRDefault="00BF7E22" w:rsidP="00BF7E22">
      <w:pPr>
        <w:pStyle w:val="Heading3"/>
      </w:pPr>
      <w:bookmarkStart w:id="49" w:name="_Toc400446009"/>
      <w:r>
        <w:t xml:space="preserve">Estimation of </w:t>
      </w:r>
      <w:proofErr w:type="spellStart"/>
      <w:r w:rsidR="00604187">
        <w:t>fuelwood</w:t>
      </w:r>
      <w:proofErr w:type="spellEnd"/>
      <w:r>
        <w:t xml:space="preserve"> production by forest type</w:t>
      </w:r>
      <w:bookmarkEnd w:id="49"/>
    </w:p>
    <w:p w14:paraId="3D2236B7" w14:textId="5AFF58C6" w:rsidR="00604187" w:rsidRDefault="00604187" w:rsidP="00604187">
      <w:r>
        <w:t xml:space="preserve">From forest management view point, there could be an optimal amount of </w:t>
      </w:r>
      <w:proofErr w:type="spellStart"/>
      <w:r>
        <w:t>fuelwood</w:t>
      </w:r>
      <w:proofErr w:type="spellEnd"/>
      <w:r>
        <w:t xml:space="preserve"> removed from forest, in term of dead wood and litter fall, without too much effect on the ecological condition of the forest. Some </w:t>
      </w:r>
      <w:proofErr w:type="spellStart"/>
      <w:r>
        <w:t>silviculture</w:t>
      </w:r>
      <w:proofErr w:type="spellEnd"/>
      <w:r>
        <w:t xml:space="preserve"> measure, for example forest enrichment, often include the practice of removing some bushes, lianas and pioneer trees to give space for more valuable species or to plant new valuable species. This type of activities could yield certain amount of </w:t>
      </w:r>
      <w:proofErr w:type="spellStart"/>
      <w:r>
        <w:t>fuelwood</w:t>
      </w:r>
      <w:proofErr w:type="spellEnd"/>
      <w:r>
        <w:t xml:space="preserve"> to be collected sustainably.</w:t>
      </w:r>
    </w:p>
    <w:p w14:paraId="6499DA34" w14:textId="226F7015" w:rsidR="00604187" w:rsidRDefault="00604187" w:rsidP="00604187">
      <w:r>
        <w:t xml:space="preserve">To estimate the </w:t>
      </w:r>
      <w:proofErr w:type="spellStart"/>
      <w:r>
        <w:t>fuelwood</w:t>
      </w:r>
      <w:proofErr w:type="spellEnd"/>
      <w:r>
        <w:t xml:space="preserve"> production of Thanh Hoa and </w:t>
      </w:r>
      <w:proofErr w:type="spellStart"/>
      <w:r>
        <w:t>Nghe</w:t>
      </w:r>
      <w:proofErr w:type="spellEnd"/>
      <w:r>
        <w:t xml:space="preserve"> </w:t>
      </w:r>
      <w:proofErr w:type="gramStart"/>
      <w:r>
        <w:t>An a</w:t>
      </w:r>
      <w:proofErr w:type="gramEnd"/>
      <w:r>
        <w:t xml:space="preserve"> literature reviewed was conducted and the value of forest with similar condition is transferred to be used in </w:t>
      </w:r>
      <w:proofErr w:type="spellStart"/>
      <w:r>
        <w:t>fuelwood</w:t>
      </w:r>
      <w:proofErr w:type="spellEnd"/>
      <w:r>
        <w:t xml:space="preserve"> supply estimation. The review is based on two set of information: </w:t>
      </w:r>
      <w:proofErr w:type="spellStart"/>
      <w:r>
        <w:t>i</w:t>
      </w:r>
      <w:proofErr w:type="spellEnd"/>
      <w:r>
        <w:t xml:space="preserve">) the natural production of litter fall which could partly be collected and use without much damage on the forest; ii) </w:t>
      </w:r>
      <w:proofErr w:type="spellStart"/>
      <w:r>
        <w:t>fuelwood</w:t>
      </w:r>
      <w:proofErr w:type="spellEnd"/>
      <w:r>
        <w:t xml:space="preserve"> production from other countries with forest condition similar to Vietnam. When the range of value from literature is wide, the principle is to be conservative and use the lower range of the value.</w:t>
      </w:r>
    </w:p>
    <w:p w14:paraId="7D54E0EB" w14:textId="77777777" w:rsidR="00604187" w:rsidRDefault="00604187" w:rsidP="00604187">
      <w:pPr>
        <w:pStyle w:val="Caption"/>
      </w:pPr>
      <w:bookmarkStart w:id="50" w:name="_Ref400340477"/>
      <w:proofErr w:type="gramStart"/>
      <w:r>
        <w:t xml:space="preserve">Table </w:t>
      </w:r>
      <w:proofErr w:type="gramEnd"/>
      <w:r w:rsidR="00AE5BB5">
        <w:fldChar w:fldCharType="begin"/>
      </w:r>
      <w:r w:rsidR="00AE5BB5">
        <w:instrText xml:space="preserve"> SEQ Table \* ARABIC </w:instrText>
      </w:r>
      <w:r w:rsidR="00AE5BB5">
        <w:fldChar w:fldCharType="separate"/>
      </w:r>
      <w:r w:rsidR="008B59F1">
        <w:rPr>
          <w:noProof/>
        </w:rPr>
        <w:t>8</w:t>
      </w:r>
      <w:r w:rsidR="00AE5BB5">
        <w:rPr>
          <w:noProof/>
        </w:rPr>
        <w:fldChar w:fldCharType="end"/>
      </w:r>
      <w:bookmarkEnd w:id="50"/>
      <w:proofErr w:type="gramStart"/>
      <w:r>
        <w:t>.</w:t>
      </w:r>
      <w:proofErr w:type="gramEnd"/>
      <w:r>
        <w:t xml:space="preserve"> Litter fall production of different forest type</w:t>
      </w:r>
    </w:p>
    <w:tbl>
      <w:tblPr>
        <w:tblStyle w:val="TableGrid"/>
        <w:tblW w:w="9814" w:type="dxa"/>
        <w:tblInd w:w="108" w:type="dxa"/>
        <w:tblBorders>
          <w:insideH w:val="none" w:sz="0" w:space="0" w:color="auto"/>
          <w:insideV w:val="none" w:sz="0" w:space="0" w:color="auto"/>
        </w:tblBorders>
        <w:tblLook w:val="04A0" w:firstRow="1" w:lastRow="0" w:firstColumn="1" w:lastColumn="0" w:noHBand="0" w:noVBand="1"/>
      </w:tblPr>
      <w:tblGrid>
        <w:gridCol w:w="1929"/>
        <w:gridCol w:w="1929"/>
        <w:gridCol w:w="2096"/>
        <w:gridCol w:w="1930"/>
        <w:gridCol w:w="1930"/>
      </w:tblGrid>
      <w:tr w:rsidR="00604187" w:rsidRPr="00EC00EF" w14:paraId="5B02B440" w14:textId="77777777" w:rsidTr="00604187">
        <w:tc>
          <w:tcPr>
            <w:tcW w:w="1929" w:type="dxa"/>
            <w:tcBorders>
              <w:top w:val="single" w:sz="4" w:space="0" w:color="auto"/>
              <w:bottom w:val="single" w:sz="4" w:space="0" w:color="auto"/>
            </w:tcBorders>
          </w:tcPr>
          <w:p w14:paraId="3C458405" w14:textId="77777777" w:rsidR="00604187" w:rsidRPr="00713206" w:rsidRDefault="00604187" w:rsidP="00604187">
            <w:pPr>
              <w:jc w:val="left"/>
              <w:rPr>
                <w:b/>
                <w:sz w:val="20"/>
              </w:rPr>
            </w:pPr>
            <w:r w:rsidRPr="00713206">
              <w:rPr>
                <w:b/>
                <w:sz w:val="20"/>
              </w:rPr>
              <w:t>Forest type</w:t>
            </w:r>
          </w:p>
        </w:tc>
        <w:tc>
          <w:tcPr>
            <w:tcW w:w="1929" w:type="dxa"/>
            <w:tcBorders>
              <w:top w:val="single" w:sz="4" w:space="0" w:color="auto"/>
              <w:bottom w:val="single" w:sz="4" w:space="0" w:color="auto"/>
            </w:tcBorders>
          </w:tcPr>
          <w:p w14:paraId="51E675FA" w14:textId="77777777" w:rsidR="00604187" w:rsidRPr="00713206" w:rsidRDefault="00604187" w:rsidP="00604187">
            <w:pPr>
              <w:jc w:val="left"/>
              <w:rPr>
                <w:b/>
                <w:sz w:val="20"/>
              </w:rPr>
            </w:pPr>
            <w:r w:rsidRPr="00713206">
              <w:rPr>
                <w:b/>
                <w:sz w:val="20"/>
              </w:rPr>
              <w:t>Country</w:t>
            </w:r>
          </w:p>
        </w:tc>
        <w:tc>
          <w:tcPr>
            <w:tcW w:w="2096" w:type="dxa"/>
            <w:tcBorders>
              <w:top w:val="single" w:sz="4" w:space="0" w:color="auto"/>
              <w:bottom w:val="single" w:sz="4" w:space="0" w:color="auto"/>
            </w:tcBorders>
          </w:tcPr>
          <w:p w14:paraId="1148E093" w14:textId="77777777" w:rsidR="00604187" w:rsidRPr="00713206" w:rsidRDefault="00604187" w:rsidP="00604187">
            <w:pPr>
              <w:jc w:val="center"/>
              <w:rPr>
                <w:b/>
                <w:sz w:val="20"/>
              </w:rPr>
            </w:pPr>
            <w:r w:rsidRPr="00713206">
              <w:rPr>
                <w:b/>
                <w:sz w:val="20"/>
              </w:rPr>
              <w:t>Litter fall production (tons/ha/year)</w:t>
            </w:r>
          </w:p>
        </w:tc>
        <w:tc>
          <w:tcPr>
            <w:tcW w:w="1930" w:type="dxa"/>
            <w:tcBorders>
              <w:top w:val="single" w:sz="4" w:space="0" w:color="auto"/>
              <w:bottom w:val="single" w:sz="4" w:space="0" w:color="auto"/>
            </w:tcBorders>
          </w:tcPr>
          <w:p w14:paraId="33DC1855" w14:textId="77777777" w:rsidR="00604187" w:rsidRPr="00713206" w:rsidRDefault="00604187" w:rsidP="00604187">
            <w:pPr>
              <w:jc w:val="center"/>
              <w:rPr>
                <w:b/>
                <w:sz w:val="20"/>
              </w:rPr>
            </w:pPr>
            <w:r w:rsidRPr="00713206">
              <w:rPr>
                <w:b/>
                <w:sz w:val="20"/>
              </w:rPr>
              <w:t>Branch proportion %</w:t>
            </w:r>
          </w:p>
        </w:tc>
        <w:tc>
          <w:tcPr>
            <w:tcW w:w="1930" w:type="dxa"/>
            <w:tcBorders>
              <w:top w:val="single" w:sz="4" w:space="0" w:color="auto"/>
              <w:bottom w:val="single" w:sz="4" w:space="0" w:color="auto"/>
            </w:tcBorders>
          </w:tcPr>
          <w:p w14:paraId="1D9E3FCF" w14:textId="77777777" w:rsidR="00604187" w:rsidRPr="00713206" w:rsidRDefault="00604187" w:rsidP="00604187">
            <w:pPr>
              <w:jc w:val="left"/>
              <w:rPr>
                <w:b/>
                <w:sz w:val="20"/>
              </w:rPr>
            </w:pPr>
            <w:r w:rsidRPr="00713206">
              <w:rPr>
                <w:b/>
                <w:sz w:val="20"/>
              </w:rPr>
              <w:t>Source</w:t>
            </w:r>
          </w:p>
        </w:tc>
      </w:tr>
      <w:tr w:rsidR="00604187" w14:paraId="1D07FEF4" w14:textId="77777777" w:rsidTr="00604187">
        <w:tc>
          <w:tcPr>
            <w:tcW w:w="1929" w:type="dxa"/>
            <w:tcBorders>
              <w:top w:val="single" w:sz="4" w:space="0" w:color="auto"/>
            </w:tcBorders>
          </w:tcPr>
          <w:p w14:paraId="11C9E31B" w14:textId="77777777" w:rsidR="00604187" w:rsidRPr="00713206" w:rsidRDefault="00604187" w:rsidP="00604187">
            <w:pPr>
              <w:spacing w:before="0" w:line="240" w:lineRule="auto"/>
              <w:jc w:val="left"/>
              <w:rPr>
                <w:sz w:val="20"/>
              </w:rPr>
            </w:pPr>
            <w:r w:rsidRPr="00713206">
              <w:rPr>
                <w:sz w:val="20"/>
              </w:rPr>
              <w:t>Broad leaf forest</w:t>
            </w:r>
          </w:p>
        </w:tc>
        <w:tc>
          <w:tcPr>
            <w:tcW w:w="1929" w:type="dxa"/>
            <w:tcBorders>
              <w:top w:val="single" w:sz="4" w:space="0" w:color="auto"/>
            </w:tcBorders>
          </w:tcPr>
          <w:p w14:paraId="091A2CD9" w14:textId="77777777" w:rsidR="00604187" w:rsidRPr="00713206" w:rsidRDefault="00604187" w:rsidP="00604187">
            <w:pPr>
              <w:spacing w:before="0" w:line="240" w:lineRule="auto"/>
              <w:jc w:val="left"/>
              <w:rPr>
                <w:sz w:val="20"/>
              </w:rPr>
            </w:pPr>
            <w:r w:rsidRPr="00713206">
              <w:rPr>
                <w:sz w:val="20"/>
              </w:rPr>
              <w:t>New Zealand</w:t>
            </w:r>
          </w:p>
        </w:tc>
        <w:tc>
          <w:tcPr>
            <w:tcW w:w="2096" w:type="dxa"/>
            <w:tcBorders>
              <w:top w:val="single" w:sz="4" w:space="0" w:color="auto"/>
            </w:tcBorders>
          </w:tcPr>
          <w:p w14:paraId="4C37307C" w14:textId="77777777" w:rsidR="00604187" w:rsidRPr="00713206" w:rsidRDefault="00604187" w:rsidP="00604187">
            <w:pPr>
              <w:spacing w:before="0" w:line="240" w:lineRule="auto"/>
              <w:jc w:val="center"/>
              <w:rPr>
                <w:sz w:val="20"/>
              </w:rPr>
            </w:pPr>
            <w:r w:rsidRPr="00713206">
              <w:rPr>
                <w:sz w:val="20"/>
              </w:rPr>
              <w:t>6.1</w:t>
            </w:r>
          </w:p>
        </w:tc>
        <w:tc>
          <w:tcPr>
            <w:tcW w:w="1930" w:type="dxa"/>
            <w:tcBorders>
              <w:top w:val="single" w:sz="4" w:space="0" w:color="auto"/>
            </w:tcBorders>
          </w:tcPr>
          <w:p w14:paraId="7C4BF2F7" w14:textId="77777777" w:rsidR="00604187" w:rsidRPr="00713206" w:rsidRDefault="00604187" w:rsidP="00604187">
            <w:pPr>
              <w:spacing w:before="0" w:line="240" w:lineRule="auto"/>
              <w:jc w:val="center"/>
              <w:rPr>
                <w:sz w:val="20"/>
              </w:rPr>
            </w:pPr>
          </w:p>
        </w:tc>
        <w:tc>
          <w:tcPr>
            <w:tcW w:w="1930" w:type="dxa"/>
            <w:tcBorders>
              <w:top w:val="single" w:sz="4" w:space="0" w:color="auto"/>
            </w:tcBorders>
          </w:tcPr>
          <w:p w14:paraId="08B4D97B" w14:textId="77777777" w:rsidR="00604187" w:rsidRPr="00713206" w:rsidRDefault="00604187" w:rsidP="00604187">
            <w:pPr>
              <w:spacing w:before="0" w:line="240" w:lineRule="auto"/>
              <w:jc w:val="left"/>
              <w:rPr>
                <w:sz w:val="20"/>
              </w:rPr>
            </w:pPr>
            <w:r w:rsidRPr="00713206">
              <w:rPr>
                <w:sz w:val="20"/>
              </w:rPr>
              <w:t>M.J. Daniel 1975</w:t>
            </w:r>
            <w:r w:rsidRPr="00713206">
              <w:rPr>
                <w:rStyle w:val="FootnoteReference"/>
                <w:sz w:val="20"/>
              </w:rPr>
              <w:footnoteReference w:id="2"/>
            </w:r>
          </w:p>
        </w:tc>
      </w:tr>
      <w:tr w:rsidR="00604187" w:rsidRPr="008B59F1" w14:paraId="0F268B51" w14:textId="77777777" w:rsidTr="00604187">
        <w:tc>
          <w:tcPr>
            <w:tcW w:w="1929" w:type="dxa"/>
          </w:tcPr>
          <w:p w14:paraId="56CCA41E" w14:textId="77777777" w:rsidR="00604187" w:rsidRPr="00713206" w:rsidRDefault="00604187" w:rsidP="00604187">
            <w:pPr>
              <w:spacing w:before="0" w:line="240" w:lineRule="auto"/>
              <w:jc w:val="left"/>
              <w:rPr>
                <w:sz w:val="20"/>
              </w:rPr>
            </w:pPr>
            <w:r w:rsidRPr="00713206">
              <w:rPr>
                <w:sz w:val="20"/>
              </w:rPr>
              <w:t>Tropical broad leaf forest</w:t>
            </w:r>
          </w:p>
        </w:tc>
        <w:tc>
          <w:tcPr>
            <w:tcW w:w="1929" w:type="dxa"/>
          </w:tcPr>
          <w:p w14:paraId="03C0E5B3" w14:textId="77777777" w:rsidR="00604187" w:rsidRPr="00713206" w:rsidRDefault="00604187" w:rsidP="00604187">
            <w:pPr>
              <w:spacing w:before="0" w:line="240" w:lineRule="auto"/>
              <w:jc w:val="left"/>
              <w:rPr>
                <w:sz w:val="20"/>
              </w:rPr>
            </w:pPr>
            <w:r w:rsidRPr="00713206">
              <w:rPr>
                <w:sz w:val="20"/>
              </w:rPr>
              <w:t>Southern Brazil</w:t>
            </w:r>
          </w:p>
        </w:tc>
        <w:tc>
          <w:tcPr>
            <w:tcW w:w="2096" w:type="dxa"/>
          </w:tcPr>
          <w:p w14:paraId="1A38AC7E" w14:textId="77777777" w:rsidR="00604187" w:rsidRPr="00713206" w:rsidRDefault="00604187" w:rsidP="00604187">
            <w:pPr>
              <w:spacing w:before="0" w:line="240" w:lineRule="auto"/>
              <w:jc w:val="center"/>
              <w:rPr>
                <w:sz w:val="20"/>
              </w:rPr>
            </w:pPr>
            <w:r w:rsidRPr="00713206">
              <w:rPr>
                <w:sz w:val="20"/>
              </w:rPr>
              <w:t>6.8</w:t>
            </w:r>
          </w:p>
        </w:tc>
        <w:tc>
          <w:tcPr>
            <w:tcW w:w="1930" w:type="dxa"/>
          </w:tcPr>
          <w:p w14:paraId="0B3E148D" w14:textId="77777777" w:rsidR="00604187" w:rsidRPr="00713206" w:rsidRDefault="00604187" w:rsidP="00604187">
            <w:pPr>
              <w:spacing w:before="0" w:line="240" w:lineRule="auto"/>
              <w:jc w:val="center"/>
              <w:rPr>
                <w:sz w:val="20"/>
              </w:rPr>
            </w:pPr>
          </w:p>
        </w:tc>
        <w:tc>
          <w:tcPr>
            <w:tcW w:w="1930" w:type="dxa"/>
          </w:tcPr>
          <w:p w14:paraId="67A7103B" w14:textId="77777777" w:rsidR="00604187" w:rsidRPr="00713206" w:rsidRDefault="00604187" w:rsidP="00604187">
            <w:pPr>
              <w:spacing w:before="0" w:line="240" w:lineRule="auto"/>
              <w:jc w:val="left"/>
              <w:rPr>
                <w:sz w:val="20"/>
                <w:lang w:val="fr-FR"/>
              </w:rPr>
            </w:pPr>
            <w:r w:rsidRPr="00713206">
              <w:rPr>
                <w:sz w:val="20"/>
                <w:lang w:val="fr-FR"/>
              </w:rPr>
              <w:t xml:space="preserve">S.M. </w:t>
            </w:r>
            <w:proofErr w:type="spellStart"/>
            <w:r w:rsidRPr="00713206">
              <w:rPr>
                <w:sz w:val="20"/>
                <w:lang w:val="fr-FR"/>
              </w:rPr>
              <w:t>Bergamini</w:t>
            </w:r>
            <w:proofErr w:type="spellEnd"/>
            <w:r w:rsidRPr="00713206">
              <w:rPr>
                <w:sz w:val="20"/>
                <w:lang w:val="fr-FR"/>
              </w:rPr>
              <w:t>, et al 2009</w:t>
            </w:r>
            <w:r w:rsidRPr="00713206">
              <w:rPr>
                <w:rStyle w:val="FootnoteReference"/>
                <w:sz w:val="20"/>
              </w:rPr>
              <w:footnoteReference w:id="3"/>
            </w:r>
          </w:p>
        </w:tc>
      </w:tr>
      <w:tr w:rsidR="00604187" w:rsidRPr="008B59F1" w14:paraId="4DD91CC7" w14:textId="77777777" w:rsidTr="00604187">
        <w:tc>
          <w:tcPr>
            <w:tcW w:w="1929" w:type="dxa"/>
          </w:tcPr>
          <w:p w14:paraId="54BB5AC5" w14:textId="77777777" w:rsidR="00604187" w:rsidRPr="00713206" w:rsidRDefault="00604187" w:rsidP="00604187">
            <w:pPr>
              <w:spacing w:before="0" w:line="240" w:lineRule="auto"/>
              <w:jc w:val="left"/>
              <w:rPr>
                <w:sz w:val="20"/>
              </w:rPr>
            </w:pPr>
            <w:r w:rsidRPr="00713206">
              <w:rPr>
                <w:sz w:val="20"/>
              </w:rPr>
              <w:t>Broad leaf forest</w:t>
            </w:r>
          </w:p>
        </w:tc>
        <w:tc>
          <w:tcPr>
            <w:tcW w:w="1929" w:type="dxa"/>
          </w:tcPr>
          <w:p w14:paraId="3296282F" w14:textId="77777777" w:rsidR="00604187" w:rsidRPr="00713206" w:rsidRDefault="00604187" w:rsidP="00604187">
            <w:pPr>
              <w:spacing w:before="0" w:line="240" w:lineRule="auto"/>
              <w:jc w:val="left"/>
              <w:rPr>
                <w:sz w:val="20"/>
              </w:rPr>
            </w:pPr>
            <w:r w:rsidRPr="00713206">
              <w:rPr>
                <w:sz w:val="20"/>
              </w:rPr>
              <w:t>Fujian, China</w:t>
            </w:r>
          </w:p>
        </w:tc>
        <w:tc>
          <w:tcPr>
            <w:tcW w:w="2096" w:type="dxa"/>
          </w:tcPr>
          <w:p w14:paraId="45906D23" w14:textId="77777777" w:rsidR="00604187" w:rsidRPr="00713206" w:rsidRDefault="00604187" w:rsidP="00604187">
            <w:pPr>
              <w:spacing w:before="0" w:line="240" w:lineRule="auto"/>
              <w:jc w:val="center"/>
              <w:rPr>
                <w:sz w:val="20"/>
              </w:rPr>
            </w:pPr>
            <w:r w:rsidRPr="00713206">
              <w:rPr>
                <w:sz w:val="20"/>
              </w:rPr>
              <w:t>11</w:t>
            </w:r>
          </w:p>
        </w:tc>
        <w:tc>
          <w:tcPr>
            <w:tcW w:w="1930" w:type="dxa"/>
          </w:tcPr>
          <w:p w14:paraId="50B7BE4A" w14:textId="77777777" w:rsidR="00604187" w:rsidRPr="00713206" w:rsidRDefault="00604187" w:rsidP="00604187">
            <w:pPr>
              <w:spacing w:before="0" w:line="240" w:lineRule="auto"/>
              <w:jc w:val="center"/>
              <w:rPr>
                <w:sz w:val="20"/>
              </w:rPr>
            </w:pPr>
            <w:r w:rsidRPr="00713206">
              <w:rPr>
                <w:sz w:val="20"/>
              </w:rPr>
              <w:t>11-26</w:t>
            </w:r>
          </w:p>
        </w:tc>
        <w:tc>
          <w:tcPr>
            <w:tcW w:w="1930" w:type="dxa"/>
          </w:tcPr>
          <w:p w14:paraId="340C1046" w14:textId="77777777" w:rsidR="00604187" w:rsidRPr="00713206" w:rsidRDefault="00604187" w:rsidP="00604187">
            <w:pPr>
              <w:spacing w:before="0" w:line="240" w:lineRule="auto"/>
              <w:jc w:val="left"/>
              <w:rPr>
                <w:sz w:val="20"/>
                <w:lang w:val="fr-FR"/>
              </w:rPr>
            </w:pPr>
            <w:r w:rsidRPr="00713206">
              <w:rPr>
                <w:sz w:val="20"/>
                <w:lang w:val="fr-FR"/>
              </w:rPr>
              <w:t>Y.S. Yang et all 2003</w:t>
            </w:r>
            <w:r w:rsidRPr="00713206">
              <w:rPr>
                <w:rStyle w:val="FootnoteReference"/>
                <w:sz w:val="20"/>
              </w:rPr>
              <w:footnoteReference w:id="4"/>
            </w:r>
          </w:p>
        </w:tc>
      </w:tr>
      <w:tr w:rsidR="00604187" w14:paraId="496FD882" w14:textId="77777777" w:rsidTr="00604187">
        <w:tc>
          <w:tcPr>
            <w:tcW w:w="1929" w:type="dxa"/>
          </w:tcPr>
          <w:p w14:paraId="1D31E5D9" w14:textId="77777777" w:rsidR="00604187" w:rsidRPr="00713206" w:rsidRDefault="00604187" w:rsidP="00604187">
            <w:pPr>
              <w:spacing w:before="0" w:line="240" w:lineRule="auto"/>
              <w:jc w:val="left"/>
              <w:rPr>
                <w:sz w:val="20"/>
              </w:rPr>
            </w:pPr>
            <w:r w:rsidRPr="00713206">
              <w:rPr>
                <w:sz w:val="20"/>
              </w:rPr>
              <w:t>Broad leaf forest</w:t>
            </w:r>
          </w:p>
        </w:tc>
        <w:tc>
          <w:tcPr>
            <w:tcW w:w="1929" w:type="dxa"/>
          </w:tcPr>
          <w:p w14:paraId="1E4B6A5C" w14:textId="77777777" w:rsidR="00604187" w:rsidRPr="00713206" w:rsidRDefault="00604187" w:rsidP="00604187">
            <w:pPr>
              <w:spacing w:before="0" w:line="240" w:lineRule="auto"/>
              <w:jc w:val="left"/>
              <w:rPr>
                <w:sz w:val="20"/>
              </w:rPr>
            </w:pPr>
            <w:r w:rsidRPr="00713206">
              <w:rPr>
                <w:sz w:val="20"/>
              </w:rPr>
              <w:t>Vinh Phuc, Vietnam</w:t>
            </w:r>
          </w:p>
        </w:tc>
        <w:tc>
          <w:tcPr>
            <w:tcW w:w="2096" w:type="dxa"/>
          </w:tcPr>
          <w:p w14:paraId="4E3C0B8F" w14:textId="77777777" w:rsidR="00604187" w:rsidRPr="00713206" w:rsidRDefault="00604187" w:rsidP="00604187">
            <w:pPr>
              <w:spacing w:before="0" w:line="240" w:lineRule="auto"/>
              <w:jc w:val="center"/>
              <w:rPr>
                <w:sz w:val="20"/>
              </w:rPr>
            </w:pPr>
            <w:r w:rsidRPr="00713206">
              <w:rPr>
                <w:sz w:val="20"/>
              </w:rPr>
              <w:t>5.9-8.1</w:t>
            </w:r>
          </w:p>
        </w:tc>
        <w:tc>
          <w:tcPr>
            <w:tcW w:w="1930" w:type="dxa"/>
          </w:tcPr>
          <w:p w14:paraId="7094595E" w14:textId="77777777" w:rsidR="00604187" w:rsidRPr="00713206" w:rsidRDefault="00604187" w:rsidP="00604187">
            <w:pPr>
              <w:spacing w:before="0" w:line="240" w:lineRule="auto"/>
              <w:jc w:val="center"/>
              <w:rPr>
                <w:sz w:val="20"/>
              </w:rPr>
            </w:pPr>
            <w:r w:rsidRPr="00713206">
              <w:rPr>
                <w:sz w:val="20"/>
              </w:rPr>
              <w:t>20-43</w:t>
            </w:r>
          </w:p>
        </w:tc>
        <w:tc>
          <w:tcPr>
            <w:tcW w:w="1930" w:type="dxa"/>
          </w:tcPr>
          <w:p w14:paraId="063564FC" w14:textId="77777777" w:rsidR="00604187" w:rsidRPr="00713206" w:rsidRDefault="00604187" w:rsidP="00604187">
            <w:pPr>
              <w:spacing w:before="0" w:line="240" w:lineRule="auto"/>
              <w:jc w:val="left"/>
              <w:rPr>
                <w:sz w:val="20"/>
              </w:rPr>
            </w:pPr>
            <w:r w:rsidRPr="00713206">
              <w:rPr>
                <w:sz w:val="20"/>
              </w:rPr>
              <w:t>D.T. Le 2009</w:t>
            </w:r>
            <w:r w:rsidRPr="00713206">
              <w:rPr>
                <w:rStyle w:val="FootnoteReference"/>
                <w:sz w:val="20"/>
              </w:rPr>
              <w:footnoteReference w:id="5"/>
            </w:r>
          </w:p>
        </w:tc>
      </w:tr>
      <w:tr w:rsidR="00604187" w14:paraId="7967D7A1" w14:textId="77777777" w:rsidTr="00604187">
        <w:tc>
          <w:tcPr>
            <w:tcW w:w="1929" w:type="dxa"/>
          </w:tcPr>
          <w:p w14:paraId="62D1DF92" w14:textId="77777777" w:rsidR="00604187" w:rsidRPr="00713206" w:rsidRDefault="00604187" w:rsidP="00604187">
            <w:pPr>
              <w:spacing w:before="0" w:line="240" w:lineRule="auto"/>
              <w:jc w:val="left"/>
              <w:rPr>
                <w:sz w:val="20"/>
              </w:rPr>
            </w:pPr>
            <w:r w:rsidRPr="00713206">
              <w:rPr>
                <w:sz w:val="20"/>
              </w:rPr>
              <w:t>Pine forest</w:t>
            </w:r>
          </w:p>
        </w:tc>
        <w:tc>
          <w:tcPr>
            <w:tcW w:w="1929" w:type="dxa"/>
          </w:tcPr>
          <w:p w14:paraId="287AD6E8" w14:textId="77777777" w:rsidR="00604187" w:rsidRPr="00713206" w:rsidRDefault="00604187" w:rsidP="00604187">
            <w:pPr>
              <w:spacing w:before="0" w:line="240" w:lineRule="auto"/>
              <w:jc w:val="left"/>
              <w:rPr>
                <w:sz w:val="20"/>
              </w:rPr>
            </w:pPr>
            <w:r w:rsidRPr="00713206">
              <w:rPr>
                <w:sz w:val="20"/>
              </w:rPr>
              <w:t>North East Vietnam</w:t>
            </w:r>
          </w:p>
        </w:tc>
        <w:tc>
          <w:tcPr>
            <w:tcW w:w="2096" w:type="dxa"/>
          </w:tcPr>
          <w:p w14:paraId="0B934738" w14:textId="77777777" w:rsidR="00604187" w:rsidRPr="00713206" w:rsidRDefault="00604187" w:rsidP="00604187">
            <w:pPr>
              <w:spacing w:before="0" w:line="240" w:lineRule="auto"/>
              <w:jc w:val="center"/>
              <w:rPr>
                <w:sz w:val="20"/>
              </w:rPr>
            </w:pPr>
            <w:r w:rsidRPr="00713206">
              <w:rPr>
                <w:sz w:val="20"/>
              </w:rPr>
              <w:t>6.2</w:t>
            </w:r>
          </w:p>
        </w:tc>
        <w:tc>
          <w:tcPr>
            <w:tcW w:w="1930" w:type="dxa"/>
          </w:tcPr>
          <w:p w14:paraId="2C1FE704" w14:textId="77777777" w:rsidR="00604187" w:rsidRPr="00713206" w:rsidRDefault="00604187" w:rsidP="00604187">
            <w:pPr>
              <w:spacing w:before="0" w:line="240" w:lineRule="auto"/>
              <w:jc w:val="center"/>
              <w:rPr>
                <w:sz w:val="20"/>
              </w:rPr>
            </w:pPr>
            <w:r w:rsidRPr="00713206">
              <w:rPr>
                <w:sz w:val="20"/>
              </w:rPr>
              <w:t>43</w:t>
            </w:r>
          </w:p>
        </w:tc>
        <w:tc>
          <w:tcPr>
            <w:tcW w:w="1930" w:type="dxa"/>
          </w:tcPr>
          <w:p w14:paraId="5EEE5CB8" w14:textId="77777777" w:rsidR="00604187" w:rsidRPr="00713206" w:rsidRDefault="00604187" w:rsidP="00604187">
            <w:pPr>
              <w:spacing w:before="0" w:line="240" w:lineRule="auto"/>
              <w:jc w:val="left"/>
              <w:rPr>
                <w:sz w:val="20"/>
              </w:rPr>
            </w:pPr>
            <w:r w:rsidRPr="00713206">
              <w:rPr>
                <w:sz w:val="20"/>
              </w:rPr>
              <w:t>T.T. Dang 2009</w:t>
            </w:r>
          </w:p>
        </w:tc>
      </w:tr>
    </w:tbl>
    <w:p w14:paraId="1FC8450F" w14:textId="77777777" w:rsidR="00604187" w:rsidRDefault="00604187" w:rsidP="00604187">
      <w:r>
        <w:t xml:space="preserve">Litter production and the proportion of branch from several studies </w:t>
      </w:r>
      <w:proofErr w:type="gramStart"/>
      <w:r>
        <w:t>is</w:t>
      </w:r>
      <w:proofErr w:type="gramEnd"/>
      <w:r>
        <w:t xml:space="preserve"> presented </w:t>
      </w:r>
      <w:r>
        <w:fldChar w:fldCharType="begin"/>
      </w:r>
      <w:r>
        <w:instrText xml:space="preserve"> REF _Ref400340477 \h </w:instrText>
      </w:r>
      <w:r>
        <w:fldChar w:fldCharType="separate"/>
      </w:r>
      <w:r w:rsidR="008B59F1">
        <w:t xml:space="preserve">Table </w:t>
      </w:r>
      <w:r w:rsidR="008B59F1">
        <w:rPr>
          <w:noProof/>
        </w:rPr>
        <w:t>8</w:t>
      </w:r>
      <w:r>
        <w:fldChar w:fldCharType="end"/>
      </w:r>
      <w:r>
        <w:t xml:space="preserve">. The litter production is in the range of 5.9-11 tons/ha/year and the branch proportion is </w:t>
      </w:r>
      <w:proofErr w:type="gramStart"/>
      <w:r>
        <w:t>between 11% to 43 %</w:t>
      </w:r>
      <w:proofErr w:type="gramEnd"/>
      <w:r>
        <w:t xml:space="preserve">. The lower range of studies in Vietnam is selected to use that give: </w:t>
      </w:r>
    </w:p>
    <w:p w14:paraId="610E16CE" w14:textId="77777777" w:rsidR="00604187" w:rsidRDefault="00604187" w:rsidP="00604187">
      <w:pPr>
        <w:jc w:val="center"/>
      </w:pPr>
      <w:r>
        <w:t>Annual branch (in litter fall) production = 5.9 tons/ha x 20% = 1.18 tons/ha</w:t>
      </w:r>
    </w:p>
    <w:p w14:paraId="748DCC2D" w14:textId="2D0616A4" w:rsidR="00604187" w:rsidRDefault="00604187" w:rsidP="00604187">
      <w:r>
        <w:t xml:space="preserve">Assume that 20% of the branch production could potentially be collected and used as </w:t>
      </w:r>
      <w:proofErr w:type="spellStart"/>
      <w:r>
        <w:t>fuelwood</w:t>
      </w:r>
      <w:proofErr w:type="spellEnd"/>
      <w:r>
        <w:t xml:space="preserve">, it </w:t>
      </w:r>
      <w:proofErr w:type="gramStart"/>
      <w:r>
        <w:t>give</w:t>
      </w:r>
      <w:proofErr w:type="gramEnd"/>
      <w:r>
        <w:t>:</w:t>
      </w:r>
    </w:p>
    <w:p w14:paraId="7EDED766" w14:textId="77777777" w:rsidR="00604187" w:rsidRDefault="00604187" w:rsidP="00604187">
      <w:pPr>
        <w:jc w:val="center"/>
      </w:pPr>
      <w:r>
        <w:t>Annual collectable branch production = 1.18*20% = 0.236 tons/ha/yeas.</w:t>
      </w:r>
    </w:p>
    <w:p w14:paraId="45FA6A67" w14:textId="711E5048" w:rsidR="00604187" w:rsidRDefault="00604187" w:rsidP="00604187">
      <w:r>
        <w:t xml:space="preserve">In addition to litter fall, </w:t>
      </w:r>
      <w:proofErr w:type="spellStart"/>
      <w:r>
        <w:t>fuelwood</w:t>
      </w:r>
      <w:proofErr w:type="spellEnd"/>
      <w:r>
        <w:t xml:space="preserve"> can also be extracted from forest by mean of residue, small round wood (SRW) and thinning. Several </w:t>
      </w:r>
      <w:proofErr w:type="gramStart"/>
      <w:r>
        <w:t>study</w:t>
      </w:r>
      <w:proofErr w:type="gramEnd"/>
      <w:r>
        <w:t xml:space="preserve"> about </w:t>
      </w:r>
      <w:proofErr w:type="spellStart"/>
      <w:r>
        <w:t>fuelwood</w:t>
      </w:r>
      <w:proofErr w:type="spellEnd"/>
      <w:r>
        <w:t xml:space="preserve"> production of forest in Finland, India and UK is presented in </w:t>
      </w:r>
      <w:r>
        <w:fldChar w:fldCharType="begin"/>
      </w:r>
      <w:r>
        <w:instrText xml:space="preserve"> REF _Ref400350004 \h </w:instrText>
      </w:r>
      <w:r>
        <w:fldChar w:fldCharType="separate"/>
      </w:r>
      <w:r w:rsidR="008B59F1">
        <w:t xml:space="preserve">Table </w:t>
      </w:r>
      <w:r w:rsidR="008B59F1">
        <w:rPr>
          <w:noProof/>
        </w:rPr>
        <w:t>9</w:t>
      </w:r>
      <w:r>
        <w:fldChar w:fldCharType="end"/>
      </w:r>
      <w:r>
        <w:t xml:space="preserve">. </w:t>
      </w:r>
    </w:p>
    <w:p w14:paraId="32D0BF1F" w14:textId="5B169E7F" w:rsidR="00604187" w:rsidRDefault="00604187" w:rsidP="00604187">
      <w:pPr>
        <w:pStyle w:val="Caption"/>
      </w:pPr>
      <w:bookmarkStart w:id="51" w:name="_Ref400350004"/>
      <w:proofErr w:type="gramStart"/>
      <w:r>
        <w:lastRenderedPageBreak/>
        <w:t xml:space="preserve">Table </w:t>
      </w:r>
      <w:proofErr w:type="gramEnd"/>
      <w:r w:rsidR="00AE5BB5">
        <w:fldChar w:fldCharType="begin"/>
      </w:r>
      <w:r w:rsidR="00AE5BB5">
        <w:instrText xml:space="preserve"> SEQ Table \* ARABIC </w:instrText>
      </w:r>
      <w:r w:rsidR="00AE5BB5">
        <w:fldChar w:fldCharType="separate"/>
      </w:r>
      <w:r w:rsidR="008B59F1">
        <w:rPr>
          <w:noProof/>
        </w:rPr>
        <w:t>9</w:t>
      </w:r>
      <w:r w:rsidR="00AE5BB5">
        <w:rPr>
          <w:noProof/>
        </w:rPr>
        <w:fldChar w:fldCharType="end"/>
      </w:r>
      <w:bookmarkEnd w:id="51"/>
      <w:proofErr w:type="gramStart"/>
      <w:r>
        <w:t>.</w:t>
      </w:r>
      <w:proofErr w:type="gramEnd"/>
      <w:r>
        <w:t xml:space="preserve"> </w:t>
      </w:r>
      <w:proofErr w:type="spellStart"/>
      <w:r>
        <w:t>Fuelwood</w:t>
      </w:r>
      <w:proofErr w:type="spellEnd"/>
      <w:r>
        <w:t xml:space="preserve"> production from 4 different forest </w:t>
      </w:r>
      <w:proofErr w:type="gramStart"/>
      <w:r>
        <w:t>type</w:t>
      </w:r>
      <w:proofErr w:type="gramEnd"/>
    </w:p>
    <w:tbl>
      <w:tblPr>
        <w:tblW w:w="9540" w:type="dxa"/>
        <w:tblInd w:w="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636"/>
        <w:gridCol w:w="3034"/>
        <w:gridCol w:w="3870"/>
      </w:tblGrid>
      <w:tr w:rsidR="00604187" w:rsidRPr="00EA516F" w14:paraId="260983CE" w14:textId="77777777" w:rsidTr="00604187">
        <w:trPr>
          <w:trHeight w:val="315"/>
        </w:trPr>
        <w:tc>
          <w:tcPr>
            <w:tcW w:w="0" w:type="auto"/>
            <w:shd w:val="clear" w:color="auto" w:fill="CCCCCC"/>
            <w:tcMar>
              <w:top w:w="30" w:type="dxa"/>
              <w:left w:w="45" w:type="dxa"/>
              <w:bottom w:w="30" w:type="dxa"/>
              <w:right w:w="45" w:type="dxa"/>
            </w:tcMar>
            <w:hideMark/>
          </w:tcPr>
          <w:p w14:paraId="0D40C99A" w14:textId="4DD3CE1E" w:rsidR="00604187" w:rsidRPr="00EA516F" w:rsidRDefault="00604187" w:rsidP="00604187">
            <w:pPr>
              <w:spacing w:before="0" w:line="240" w:lineRule="auto"/>
              <w:jc w:val="left"/>
              <w:rPr>
                <w:rFonts w:eastAsia="Times New Roman" w:cs="Times New Roman"/>
                <w:b/>
                <w:bCs/>
                <w:sz w:val="20"/>
                <w:szCs w:val="20"/>
                <w:lang w:val="en-GB" w:eastAsia="en-GB"/>
              </w:rPr>
            </w:pPr>
            <w:proofErr w:type="spellStart"/>
            <w:r>
              <w:rPr>
                <w:rFonts w:eastAsia="Times New Roman" w:cs="Times New Roman"/>
                <w:b/>
                <w:bCs/>
                <w:sz w:val="20"/>
                <w:szCs w:val="20"/>
                <w:lang w:val="en-GB" w:eastAsia="en-GB"/>
              </w:rPr>
              <w:t>Fuelwood</w:t>
            </w:r>
            <w:proofErr w:type="spellEnd"/>
            <w:r w:rsidRPr="00713206">
              <w:rPr>
                <w:rFonts w:eastAsia="Times New Roman" w:cs="Times New Roman"/>
                <w:b/>
                <w:bCs/>
                <w:sz w:val="20"/>
                <w:szCs w:val="20"/>
                <w:lang w:val="en-GB" w:eastAsia="en-GB"/>
              </w:rPr>
              <w:t xml:space="preserve"> production</w:t>
            </w:r>
          </w:p>
        </w:tc>
        <w:tc>
          <w:tcPr>
            <w:tcW w:w="3034" w:type="dxa"/>
            <w:shd w:val="clear" w:color="auto" w:fill="CCCCCC"/>
            <w:tcMar>
              <w:top w:w="30" w:type="dxa"/>
              <w:left w:w="45" w:type="dxa"/>
              <w:bottom w:w="30" w:type="dxa"/>
              <w:right w:w="45" w:type="dxa"/>
            </w:tcMar>
            <w:hideMark/>
          </w:tcPr>
          <w:p w14:paraId="0982DB69" w14:textId="77777777" w:rsidR="00604187" w:rsidRPr="00EA516F" w:rsidRDefault="00604187" w:rsidP="00604187">
            <w:pPr>
              <w:spacing w:before="0" w:line="240" w:lineRule="auto"/>
              <w:jc w:val="left"/>
              <w:rPr>
                <w:rFonts w:eastAsia="Times New Roman" w:cs="Times New Roman"/>
                <w:b/>
                <w:bCs/>
                <w:sz w:val="20"/>
                <w:szCs w:val="20"/>
                <w:lang w:val="en-GB" w:eastAsia="en-GB"/>
              </w:rPr>
            </w:pPr>
            <w:r w:rsidRPr="00713206">
              <w:rPr>
                <w:rFonts w:eastAsia="Times New Roman" w:cs="Times New Roman"/>
                <w:b/>
                <w:bCs/>
                <w:sz w:val="20"/>
                <w:szCs w:val="20"/>
                <w:lang w:val="en-GB" w:eastAsia="en-GB"/>
              </w:rPr>
              <w:t>Forest type and location</w:t>
            </w:r>
          </w:p>
        </w:tc>
        <w:tc>
          <w:tcPr>
            <w:tcW w:w="3870" w:type="dxa"/>
            <w:shd w:val="clear" w:color="auto" w:fill="CCCCCC"/>
            <w:tcMar>
              <w:top w:w="30" w:type="dxa"/>
              <w:left w:w="45" w:type="dxa"/>
              <w:bottom w:w="30" w:type="dxa"/>
              <w:right w:w="45" w:type="dxa"/>
            </w:tcMar>
            <w:hideMark/>
          </w:tcPr>
          <w:p w14:paraId="7C28030A" w14:textId="77777777" w:rsidR="00604187" w:rsidRPr="00EA516F" w:rsidRDefault="00604187" w:rsidP="00604187">
            <w:pPr>
              <w:spacing w:before="0" w:line="240" w:lineRule="auto"/>
              <w:jc w:val="left"/>
              <w:rPr>
                <w:rFonts w:eastAsia="Times New Roman" w:cs="Times New Roman"/>
                <w:b/>
                <w:bCs/>
                <w:sz w:val="20"/>
                <w:szCs w:val="20"/>
                <w:lang w:val="en-GB" w:eastAsia="en-GB"/>
              </w:rPr>
            </w:pPr>
            <w:r w:rsidRPr="00713206">
              <w:rPr>
                <w:rFonts w:eastAsia="Times New Roman" w:cs="Times New Roman"/>
                <w:b/>
                <w:bCs/>
                <w:sz w:val="20"/>
                <w:szCs w:val="20"/>
                <w:lang w:val="en-GB" w:eastAsia="en-GB"/>
              </w:rPr>
              <w:t>Source</w:t>
            </w:r>
          </w:p>
        </w:tc>
      </w:tr>
      <w:tr w:rsidR="00604187" w:rsidRPr="00EA516F" w14:paraId="4F4F2DE3" w14:textId="77777777" w:rsidTr="00604187">
        <w:trPr>
          <w:trHeight w:val="315"/>
        </w:trPr>
        <w:tc>
          <w:tcPr>
            <w:tcW w:w="0" w:type="auto"/>
            <w:tcMar>
              <w:top w:w="30" w:type="dxa"/>
              <w:left w:w="45" w:type="dxa"/>
              <w:bottom w:w="30" w:type="dxa"/>
              <w:right w:w="45" w:type="dxa"/>
            </w:tcMar>
            <w:hideMark/>
          </w:tcPr>
          <w:p w14:paraId="56124256" w14:textId="0312015B" w:rsidR="00604187" w:rsidRPr="00EA516F" w:rsidRDefault="00604187" w:rsidP="00604187">
            <w:pPr>
              <w:spacing w:before="0" w:line="240" w:lineRule="auto"/>
              <w:jc w:val="left"/>
              <w:rPr>
                <w:rFonts w:eastAsia="Times New Roman" w:cs="Times New Roman"/>
                <w:sz w:val="20"/>
                <w:szCs w:val="20"/>
                <w:lang w:val="en-GB" w:eastAsia="en-GB"/>
              </w:rPr>
            </w:pPr>
            <w:r>
              <w:rPr>
                <w:rFonts w:eastAsia="Times New Roman" w:cs="Times New Roman"/>
                <w:sz w:val="20"/>
                <w:szCs w:val="20"/>
                <w:lang w:val="en-GB" w:eastAsia="en-GB"/>
              </w:rPr>
              <w:t>26 m3/</w:t>
            </w:r>
            <w:r w:rsidRPr="00EA516F">
              <w:rPr>
                <w:rFonts w:eastAsia="Times New Roman" w:cs="Times New Roman"/>
                <w:sz w:val="20"/>
                <w:szCs w:val="20"/>
                <w:lang w:val="en-GB" w:eastAsia="en-GB"/>
              </w:rPr>
              <w:t>ha/year</w:t>
            </w:r>
          </w:p>
        </w:tc>
        <w:tc>
          <w:tcPr>
            <w:tcW w:w="3034" w:type="dxa"/>
            <w:tcMar>
              <w:top w:w="30" w:type="dxa"/>
              <w:left w:w="45" w:type="dxa"/>
              <w:bottom w:w="30" w:type="dxa"/>
              <w:right w:w="45" w:type="dxa"/>
            </w:tcMar>
            <w:hideMark/>
          </w:tcPr>
          <w:p w14:paraId="1587C88B" w14:textId="77777777" w:rsidR="00604187" w:rsidRPr="00EA516F" w:rsidRDefault="00604187" w:rsidP="00604187">
            <w:pPr>
              <w:spacing w:before="0" w:line="240" w:lineRule="auto"/>
              <w:jc w:val="left"/>
              <w:rPr>
                <w:rFonts w:eastAsia="Times New Roman" w:cs="Times New Roman"/>
                <w:sz w:val="20"/>
                <w:szCs w:val="20"/>
                <w:lang w:val="en-GB" w:eastAsia="en-GB"/>
              </w:rPr>
            </w:pPr>
            <w:r w:rsidRPr="00713206">
              <w:rPr>
                <w:rFonts w:eastAsia="Times New Roman" w:cs="Times New Roman"/>
                <w:sz w:val="20"/>
                <w:szCs w:val="20"/>
                <w:lang w:val="en-GB" w:eastAsia="en-GB"/>
              </w:rPr>
              <w:t>Conifer forest, Finland</w:t>
            </w:r>
          </w:p>
        </w:tc>
        <w:tc>
          <w:tcPr>
            <w:tcW w:w="3870" w:type="dxa"/>
            <w:tcMar>
              <w:top w:w="30" w:type="dxa"/>
              <w:left w:w="45" w:type="dxa"/>
              <w:bottom w:w="30" w:type="dxa"/>
              <w:right w:w="45" w:type="dxa"/>
            </w:tcMar>
            <w:hideMark/>
          </w:tcPr>
          <w:p w14:paraId="1525342C" w14:textId="77777777" w:rsidR="00604187" w:rsidRPr="00EA516F" w:rsidRDefault="00604187" w:rsidP="00604187">
            <w:pPr>
              <w:spacing w:before="0" w:line="240" w:lineRule="auto"/>
              <w:jc w:val="left"/>
              <w:rPr>
                <w:rFonts w:eastAsia="Times New Roman" w:cs="Times New Roman"/>
                <w:sz w:val="20"/>
                <w:szCs w:val="20"/>
                <w:lang w:val="en-GB" w:eastAsia="en-GB"/>
              </w:rPr>
            </w:pPr>
            <w:r w:rsidRPr="00EA516F">
              <w:rPr>
                <w:rFonts w:eastAsia="Times New Roman" w:cs="Times New Roman"/>
                <w:sz w:val="20"/>
                <w:szCs w:val="20"/>
                <w:lang w:val="en-GB" w:eastAsia="en-GB"/>
              </w:rPr>
              <w:t xml:space="preserve">Silva </w:t>
            </w:r>
            <w:proofErr w:type="spellStart"/>
            <w:r w:rsidRPr="00EA516F">
              <w:rPr>
                <w:rFonts w:eastAsia="Times New Roman" w:cs="Times New Roman"/>
                <w:sz w:val="20"/>
                <w:szCs w:val="20"/>
                <w:lang w:val="en-GB" w:eastAsia="en-GB"/>
              </w:rPr>
              <w:t>Fennica</w:t>
            </w:r>
            <w:proofErr w:type="spellEnd"/>
            <w:r w:rsidRPr="00EA516F">
              <w:rPr>
                <w:rFonts w:eastAsia="Times New Roman" w:cs="Times New Roman"/>
                <w:sz w:val="20"/>
                <w:szCs w:val="20"/>
                <w:lang w:val="en-GB" w:eastAsia="en-GB"/>
              </w:rPr>
              <w:t xml:space="preserve"> 44(2) research articles. The Finnish Society of Forest Science · The Finnish Forest Research Institute</w:t>
            </w:r>
          </w:p>
        </w:tc>
      </w:tr>
      <w:tr w:rsidR="00604187" w:rsidRPr="00EA516F" w14:paraId="6AA0DD48" w14:textId="77777777" w:rsidTr="00604187">
        <w:trPr>
          <w:trHeight w:val="315"/>
        </w:trPr>
        <w:tc>
          <w:tcPr>
            <w:tcW w:w="0" w:type="auto"/>
            <w:tcMar>
              <w:top w:w="30" w:type="dxa"/>
              <w:left w:w="45" w:type="dxa"/>
              <w:bottom w:w="30" w:type="dxa"/>
              <w:right w:w="45" w:type="dxa"/>
            </w:tcMar>
            <w:hideMark/>
          </w:tcPr>
          <w:p w14:paraId="2BA03642" w14:textId="77777777" w:rsidR="00604187" w:rsidRPr="00EA516F" w:rsidRDefault="00604187" w:rsidP="00604187">
            <w:pPr>
              <w:spacing w:before="0" w:line="240" w:lineRule="auto"/>
              <w:jc w:val="left"/>
              <w:rPr>
                <w:rFonts w:eastAsia="Times New Roman" w:cs="Times New Roman"/>
                <w:sz w:val="20"/>
                <w:szCs w:val="20"/>
                <w:lang w:val="en-GB" w:eastAsia="en-GB"/>
              </w:rPr>
            </w:pPr>
            <w:r w:rsidRPr="00EA516F">
              <w:rPr>
                <w:rFonts w:eastAsia="Times New Roman" w:cs="Times New Roman"/>
                <w:sz w:val="20"/>
                <w:szCs w:val="20"/>
                <w:lang w:val="en-GB" w:eastAsia="en-GB"/>
              </w:rPr>
              <w:t>2.2 m3/ha/year</w:t>
            </w:r>
          </w:p>
        </w:tc>
        <w:tc>
          <w:tcPr>
            <w:tcW w:w="3034" w:type="dxa"/>
            <w:tcMar>
              <w:top w:w="30" w:type="dxa"/>
              <w:left w:w="45" w:type="dxa"/>
              <w:bottom w:w="30" w:type="dxa"/>
              <w:right w:w="45" w:type="dxa"/>
            </w:tcMar>
            <w:hideMark/>
          </w:tcPr>
          <w:p w14:paraId="3C4E3ED2" w14:textId="77777777" w:rsidR="00604187" w:rsidRPr="00EA516F" w:rsidRDefault="00604187" w:rsidP="00604187">
            <w:pPr>
              <w:spacing w:before="0" w:line="240" w:lineRule="auto"/>
              <w:jc w:val="left"/>
              <w:rPr>
                <w:rFonts w:eastAsia="Times New Roman" w:cs="Times New Roman"/>
                <w:sz w:val="20"/>
                <w:szCs w:val="20"/>
                <w:lang w:val="en-GB" w:eastAsia="en-GB"/>
              </w:rPr>
            </w:pPr>
            <w:r w:rsidRPr="00EA516F">
              <w:rPr>
                <w:rFonts w:eastAsia="Times New Roman" w:cs="Times New Roman"/>
                <w:sz w:val="20"/>
                <w:szCs w:val="20"/>
                <w:lang w:val="en-GB" w:eastAsia="en-GB"/>
              </w:rPr>
              <w:t>Deciduous forest, India</w:t>
            </w:r>
          </w:p>
        </w:tc>
        <w:tc>
          <w:tcPr>
            <w:tcW w:w="3870" w:type="dxa"/>
            <w:tcMar>
              <w:top w:w="30" w:type="dxa"/>
              <w:left w:w="45" w:type="dxa"/>
              <w:bottom w:w="30" w:type="dxa"/>
              <w:right w:w="45" w:type="dxa"/>
            </w:tcMar>
            <w:hideMark/>
          </w:tcPr>
          <w:p w14:paraId="20CCC4A6" w14:textId="77777777" w:rsidR="00604187" w:rsidRPr="00EA516F" w:rsidRDefault="00604187" w:rsidP="00604187">
            <w:pPr>
              <w:spacing w:before="0" w:line="240" w:lineRule="auto"/>
              <w:jc w:val="left"/>
              <w:rPr>
                <w:rFonts w:eastAsia="Times New Roman" w:cs="Times New Roman"/>
                <w:sz w:val="20"/>
                <w:szCs w:val="20"/>
                <w:lang w:val="en-GB" w:eastAsia="en-GB"/>
              </w:rPr>
            </w:pPr>
            <w:r w:rsidRPr="00EA516F">
              <w:rPr>
                <w:rFonts w:eastAsia="Times New Roman" w:cs="Times New Roman"/>
                <w:sz w:val="20"/>
                <w:szCs w:val="20"/>
                <w:lang w:val="en-GB" w:eastAsia="en-GB"/>
              </w:rPr>
              <w:t>Food &amp; Agriculture Org., Jan 1, 1989 - Arid regions forestry</w:t>
            </w:r>
          </w:p>
        </w:tc>
      </w:tr>
      <w:tr w:rsidR="00604187" w:rsidRPr="00EA516F" w14:paraId="694A53E1" w14:textId="77777777" w:rsidTr="00604187">
        <w:trPr>
          <w:trHeight w:val="769"/>
        </w:trPr>
        <w:tc>
          <w:tcPr>
            <w:tcW w:w="0" w:type="auto"/>
            <w:tcMar>
              <w:top w:w="30" w:type="dxa"/>
              <w:left w:w="45" w:type="dxa"/>
              <w:bottom w:w="30" w:type="dxa"/>
              <w:right w:w="45" w:type="dxa"/>
            </w:tcMar>
            <w:hideMark/>
          </w:tcPr>
          <w:p w14:paraId="38561036" w14:textId="2F957E15" w:rsidR="00604187" w:rsidRPr="00EA516F" w:rsidRDefault="00604187" w:rsidP="00604187">
            <w:pPr>
              <w:spacing w:before="0" w:line="240" w:lineRule="auto"/>
              <w:jc w:val="left"/>
              <w:rPr>
                <w:rFonts w:eastAsia="Times New Roman" w:cs="Times New Roman"/>
                <w:sz w:val="20"/>
                <w:szCs w:val="20"/>
                <w:lang w:val="en-GB" w:eastAsia="en-GB"/>
              </w:rPr>
            </w:pPr>
            <w:r w:rsidRPr="00EA516F">
              <w:rPr>
                <w:rFonts w:eastAsia="Times New Roman" w:cs="Times New Roman"/>
                <w:sz w:val="20"/>
                <w:szCs w:val="20"/>
                <w:lang w:val="en-GB" w:eastAsia="en-GB"/>
              </w:rPr>
              <w:t xml:space="preserve">23 m3/ha </w:t>
            </w:r>
            <w:r w:rsidRPr="00713206">
              <w:rPr>
                <w:rFonts w:eastAsia="Times New Roman" w:cs="Times New Roman"/>
                <w:sz w:val="20"/>
                <w:szCs w:val="20"/>
                <w:lang w:val="en-GB" w:eastAsia="en-GB"/>
              </w:rPr>
              <w:t xml:space="preserve">(total </w:t>
            </w:r>
            <w:proofErr w:type="spellStart"/>
            <w:r>
              <w:rPr>
                <w:rFonts w:eastAsia="Times New Roman" w:cs="Times New Roman"/>
                <w:sz w:val="20"/>
                <w:szCs w:val="20"/>
                <w:lang w:val="en-GB" w:eastAsia="en-GB"/>
              </w:rPr>
              <w:t>fuelwood</w:t>
            </w:r>
            <w:proofErr w:type="spellEnd"/>
            <w:r w:rsidRPr="00713206">
              <w:rPr>
                <w:rFonts w:eastAsia="Times New Roman" w:cs="Times New Roman"/>
                <w:sz w:val="20"/>
                <w:szCs w:val="20"/>
                <w:lang w:val="en-GB" w:eastAsia="en-GB"/>
              </w:rPr>
              <w:t xml:space="preserve"> at time of measurement)</w:t>
            </w:r>
          </w:p>
        </w:tc>
        <w:tc>
          <w:tcPr>
            <w:tcW w:w="3034" w:type="dxa"/>
            <w:tcMar>
              <w:top w:w="30" w:type="dxa"/>
              <w:left w:w="45" w:type="dxa"/>
              <w:bottom w:w="30" w:type="dxa"/>
              <w:right w:w="45" w:type="dxa"/>
            </w:tcMar>
            <w:hideMark/>
          </w:tcPr>
          <w:p w14:paraId="58B8C786" w14:textId="77777777" w:rsidR="00604187" w:rsidRPr="00EA516F" w:rsidRDefault="00604187" w:rsidP="00604187">
            <w:pPr>
              <w:spacing w:before="0" w:line="240" w:lineRule="auto"/>
              <w:jc w:val="left"/>
              <w:rPr>
                <w:rFonts w:eastAsia="Times New Roman" w:cs="Times New Roman"/>
                <w:sz w:val="20"/>
                <w:szCs w:val="20"/>
                <w:lang w:val="en-GB" w:eastAsia="en-GB"/>
              </w:rPr>
            </w:pPr>
            <w:r w:rsidRPr="00713206">
              <w:rPr>
                <w:rFonts w:eastAsia="Times New Roman" w:cs="Times New Roman"/>
                <w:sz w:val="20"/>
                <w:szCs w:val="20"/>
                <w:lang w:val="en-GB" w:eastAsia="en-GB"/>
              </w:rPr>
              <w:t>Homestead forest</w:t>
            </w:r>
            <w:r w:rsidRPr="00EA516F">
              <w:rPr>
                <w:rFonts w:eastAsia="Times New Roman" w:cs="Times New Roman"/>
                <w:sz w:val="20"/>
                <w:szCs w:val="20"/>
                <w:lang w:val="en-GB" w:eastAsia="en-GB"/>
              </w:rPr>
              <w:t xml:space="preserve">, </w:t>
            </w:r>
            <w:r w:rsidRPr="00713206">
              <w:rPr>
                <w:rFonts w:eastAsia="Times New Roman" w:cs="Times New Roman"/>
                <w:sz w:val="20"/>
                <w:szCs w:val="20"/>
                <w:lang w:val="en-GB" w:eastAsia="en-GB"/>
              </w:rPr>
              <w:t>South India</w:t>
            </w:r>
          </w:p>
        </w:tc>
        <w:tc>
          <w:tcPr>
            <w:tcW w:w="3870" w:type="dxa"/>
            <w:tcMar>
              <w:top w:w="30" w:type="dxa"/>
              <w:left w:w="45" w:type="dxa"/>
              <w:bottom w:w="30" w:type="dxa"/>
              <w:right w:w="45" w:type="dxa"/>
            </w:tcMar>
            <w:hideMark/>
          </w:tcPr>
          <w:p w14:paraId="43CB4CB3" w14:textId="77777777" w:rsidR="00604187" w:rsidRPr="00EA516F" w:rsidRDefault="00604187" w:rsidP="00604187">
            <w:pPr>
              <w:spacing w:before="0" w:line="240" w:lineRule="auto"/>
              <w:jc w:val="left"/>
              <w:rPr>
                <w:rFonts w:eastAsia="Times New Roman" w:cs="Times New Roman"/>
                <w:sz w:val="20"/>
                <w:szCs w:val="20"/>
                <w:lang w:val="en-GB" w:eastAsia="en-GB"/>
              </w:rPr>
            </w:pPr>
            <w:r w:rsidRPr="00EA516F">
              <w:rPr>
                <w:rFonts w:eastAsia="Times New Roman" w:cs="Times New Roman"/>
                <w:sz w:val="20"/>
                <w:szCs w:val="20"/>
                <w:lang w:val="en-GB" w:eastAsia="en-GB"/>
              </w:rPr>
              <w:t>Agroforestry Systems, March 1994, Volume 25, Issue 3, pp 243-262</w:t>
            </w:r>
          </w:p>
        </w:tc>
      </w:tr>
      <w:tr w:rsidR="00604187" w:rsidRPr="00EA516F" w14:paraId="2266C92F" w14:textId="77777777" w:rsidTr="00604187">
        <w:trPr>
          <w:trHeight w:val="355"/>
        </w:trPr>
        <w:tc>
          <w:tcPr>
            <w:tcW w:w="0" w:type="auto"/>
            <w:tcMar>
              <w:top w:w="30" w:type="dxa"/>
              <w:left w:w="45" w:type="dxa"/>
              <w:bottom w:w="30" w:type="dxa"/>
              <w:right w:w="45" w:type="dxa"/>
            </w:tcMar>
          </w:tcPr>
          <w:p w14:paraId="6380CB4F" w14:textId="77777777" w:rsidR="00604187" w:rsidRPr="00713206" w:rsidRDefault="00604187" w:rsidP="00604187">
            <w:pPr>
              <w:spacing w:before="0" w:line="240" w:lineRule="auto"/>
              <w:jc w:val="left"/>
              <w:rPr>
                <w:rFonts w:eastAsia="Times New Roman" w:cs="Times New Roman"/>
                <w:sz w:val="20"/>
                <w:szCs w:val="20"/>
                <w:lang w:val="en-GB" w:eastAsia="en-GB"/>
              </w:rPr>
            </w:pPr>
            <w:r w:rsidRPr="00713206">
              <w:rPr>
                <w:rFonts w:eastAsia="Times New Roman" w:cs="Times New Roman"/>
                <w:sz w:val="20"/>
                <w:szCs w:val="20"/>
                <w:lang w:val="en-GB" w:eastAsia="en-GB"/>
              </w:rPr>
              <w:t xml:space="preserve">2.9 </w:t>
            </w:r>
            <w:r w:rsidRPr="00EA516F">
              <w:rPr>
                <w:rFonts w:eastAsia="Times New Roman" w:cs="Times New Roman"/>
                <w:sz w:val="20"/>
                <w:szCs w:val="20"/>
                <w:lang w:val="en-GB" w:eastAsia="en-GB"/>
              </w:rPr>
              <w:t>m3/ha/year</w:t>
            </w:r>
          </w:p>
        </w:tc>
        <w:tc>
          <w:tcPr>
            <w:tcW w:w="3034" w:type="dxa"/>
            <w:tcMar>
              <w:top w:w="30" w:type="dxa"/>
              <w:left w:w="45" w:type="dxa"/>
              <w:bottom w:w="30" w:type="dxa"/>
              <w:right w:w="45" w:type="dxa"/>
            </w:tcMar>
          </w:tcPr>
          <w:p w14:paraId="5F04771B" w14:textId="77777777" w:rsidR="00604187" w:rsidRPr="00713206" w:rsidRDefault="00604187" w:rsidP="00604187">
            <w:pPr>
              <w:spacing w:before="0" w:line="240" w:lineRule="auto"/>
              <w:jc w:val="left"/>
              <w:rPr>
                <w:rFonts w:eastAsia="Times New Roman" w:cs="Times New Roman"/>
                <w:sz w:val="20"/>
                <w:szCs w:val="20"/>
                <w:lang w:val="en-GB" w:eastAsia="en-GB"/>
              </w:rPr>
            </w:pPr>
            <w:r w:rsidRPr="00713206">
              <w:rPr>
                <w:rFonts w:eastAsia="Times New Roman" w:cs="Times New Roman"/>
                <w:sz w:val="20"/>
                <w:szCs w:val="20"/>
                <w:lang w:val="en-GB" w:eastAsia="en-GB"/>
              </w:rPr>
              <w:t>Temperate forest, UK</w:t>
            </w:r>
          </w:p>
        </w:tc>
        <w:tc>
          <w:tcPr>
            <w:tcW w:w="3870" w:type="dxa"/>
            <w:tcMar>
              <w:top w:w="30" w:type="dxa"/>
              <w:left w:w="45" w:type="dxa"/>
              <w:bottom w:w="30" w:type="dxa"/>
              <w:right w:w="45" w:type="dxa"/>
            </w:tcMar>
          </w:tcPr>
          <w:p w14:paraId="495A25BE" w14:textId="77777777" w:rsidR="00604187" w:rsidRPr="00713206" w:rsidRDefault="00604187" w:rsidP="00604187">
            <w:pPr>
              <w:spacing w:before="0" w:line="240" w:lineRule="auto"/>
              <w:jc w:val="left"/>
              <w:rPr>
                <w:rFonts w:eastAsia="Times New Roman" w:cs="Times New Roman"/>
                <w:sz w:val="20"/>
                <w:szCs w:val="20"/>
                <w:lang w:val="en-GB" w:eastAsia="en-GB"/>
              </w:rPr>
            </w:pPr>
            <w:r w:rsidRPr="00713206">
              <w:rPr>
                <w:rFonts w:eastAsia="Times New Roman" w:cs="Times New Roman"/>
                <w:sz w:val="20"/>
                <w:szCs w:val="20"/>
                <w:lang w:val="en-GB" w:eastAsia="en-GB"/>
              </w:rPr>
              <w:t>UK BIOMASS Energy Centre</w:t>
            </w:r>
          </w:p>
        </w:tc>
      </w:tr>
    </w:tbl>
    <w:p w14:paraId="5C40DDC6" w14:textId="7A8571B0" w:rsidR="00604187" w:rsidRDefault="00604187" w:rsidP="00604187">
      <w:r>
        <w:t xml:space="preserve">Since there is no study conducted for Vietnam, the value of </w:t>
      </w:r>
      <w:proofErr w:type="spellStart"/>
      <w:r>
        <w:t>fuelwood</w:t>
      </w:r>
      <w:proofErr w:type="spellEnd"/>
      <w:r>
        <w:t xml:space="preserve"> production of 2.2m3/ha/year for forest in India is selected to be transferred to use in this study. To be more conservative it </w:t>
      </w:r>
      <w:proofErr w:type="gramStart"/>
      <w:r>
        <w:t>have</w:t>
      </w:r>
      <w:proofErr w:type="gramEnd"/>
      <w:r>
        <w:t xml:space="preserve"> been decided to reduce this value by 20% that make the </w:t>
      </w:r>
      <w:proofErr w:type="spellStart"/>
      <w:r>
        <w:t>fuelwood</w:t>
      </w:r>
      <w:proofErr w:type="spellEnd"/>
      <w:r>
        <w:t xml:space="preserve"> production of 1.76tons/ha/year.</w:t>
      </w:r>
    </w:p>
    <w:p w14:paraId="3F88DCA1" w14:textId="63371E6A" w:rsidR="00604187" w:rsidRDefault="00604187" w:rsidP="00604187">
      <w:r>
        <w:t xml:space="preserve">Together with the collectable branches mentioned earlier, the total collectable </w:t>
      </w:r>
      <w:proofErr w:type="spellStart"/>
      <w:r>
        <w:t>fuelwood</w:t>
      </w:r>
      <w:proofErr w:type="spellEnd"/>
      <w:r>
        <w:t xml:space="preserve"> production used for this study is: 1.76 + 0.236 = 1.996 tons/ha/year. In order to make a more realistic estimation, the </w:t>
      </w:r>
      <w:proofErr w:type="spellStart"/>
      <w:r>
        <w:t>fuelwood</w:t>
      </w:r>
      <w:proofErr w:type="spellEnd"/>
      <w:r>
        <w:t xml:space="preserve"> production is adjusted by forest type and forest standing stock. It is anticipated that a forest with higher standing stock would be able to produce more </w:t>
      </w:r>
      <w:proofErr w:type="spellStart"/>
      <w:r>
        <w:t>fuelwood</w:t>
      </w:r>
      <w:proofErr w:type="spellEnd"/>
      <w:r>
        <w:t xml:space="preserve"> but the relationship is not linear. Therefore the standing volume is used as a reference but the adjusted weight is assigned by expert knowledge. For plantation forest </w:t>
      </w:r>
      <w:proofErr w:type="spellStart"/>
      <w:r>
        <w:t>fuelwood</w:t>
      </w:r>
      <w:proofErr w:type="spellEnd"/>
      <w:r>
        <w:t xml:space="preserve"> is estimated as 10% of the mean annual increment with the assumption of 8 year rotation.</w:t>
      </w:r>
    </w:p>
    <w:p w14:paraId="0084F551" w14:textId="34E15F58" w:rsidR="00604187" w:rsidRPr="00602D99" w:rsidRDefault="00604187" w:rsidP="00604187">
      <w:pPr>
        <w:pStyle w:val="Caption"/>
        <w:jc w:val="left"/>
      </w:pPr>
      <w:bookmarkStart w:id="52" w:name="_Ref400383264"/>
      <w:proofErr w:type="gramStart"/>
      <w:r>
        <w:t xml:space="preserve">Table </w:t>
      </w:r>
      <w:proofErr w:type="gramEnd"/>
      <w:r w:rsidR="00AE5BB5">
        <w:fldChar w:fldCharType="begin"/>
      </w:r>
      <w:r w:rsidR="00AE5BB5">
        <w:instrText xml:space="preserve"> SEQ Table \* ARABIC </w:instrText>
      </w:r>
      <w:r w:rsidR="00AE5BB5">
        <w:fldChar w:fldCharType="separate"/>
      </w:r>
      <w:r w:rsidR="008B59F1">
        <w:rPr>
          <w:noProof/>
        </w:rPr>
        <w:t>10</w:t>
      </w:r>
      <w:r w:rsidR="00AE5BB5">
        <w:rPr>
          <w:noProof/>
        </w:rPr>
        <w:fldChar w:fldCharType="end"/>
      </w:r>
      <w:bookmarkEnd w:id="52"/>
      <w:proofErr w:type="gramStart"/>
      <w:r>
        <w:t>.</w:t>
      </w:r>
      <w:proofErr w:type="gramEnd"/>
      <w:r>
        <w:t xml:space="preserve"> </w:t>
      </w:r>
      <w:proofErr w:type="gramStart"/>
      <w:r w:rsidRPr="00602D99">
        <w:t xml:space="preserve">Adjusted </w:t>
      </w:r>
      <w:proofErr w:type="spellStart"/>
      <w:r>
        <w:t>fuelwood</w:t>
      </w:r>
      <w:proofErr w:type="spellEnd"/>
      <w:r w:rsidRPr="00602D99">
        <w:t xml:space="preserve"> production of different forest type.</w:t>
      </w:r>
      <w:proofErr w:type="gramEnd"/>
      <w:r w:rsidRPr="00602D99">
        <w:t xml:space="preserve"> Average standing volume is based on FIPI data</w:t>
      </w:r>
      <w:r>
        <w:rPr>
          <w:rStyle w:val="FootnoteReference"/>
        </w:rPr>
        <w:footnoteReference w:id="6"/>
      </w:r>
    </w:p>
    <w:tbl>
      <w:tblPr>
        <w:tblW w:w="96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36"/>
        <w:gridCol w:w="1625"/>
        <w:gridCol w:w="1597"/>
        <w:gridCol w:w="1532"/>
        <w:gridCol w:w="2126"/>
      </w:tblGrid>
      <w:tr w:rsidR="00604187" w:rsidRPr="00C71D99" w14:paraId="67313168" w14:textId="77777777" w:rsidTr="00604187">
        <w:trPr>
          <w:trHeight w:val="300"/>
        </w:trPr>
        <w:tc>
          <w:tcPr>
            <w:tcW w:w="2736" w:type="dxa"/>
            <w:noWrap/>
            <w:hideMark/>
          </w:tcPr>
          <w:p w14:paraId="07C3DC53" w14:textId="77777777" w:rsidR="00604187" w:rsidRPr="00602D99" w:rsidRDefault="00604187" w:rsidP="00604187">
            <w:pPr>
              <w:spacing w:before="0" w:line="240" w:lineRule="auto"/>
              <w:jc w:val="left"/>
              <w:rPr>
                <w:rFonts w:eastAsia="Times New Roman" w:cs="Times New Roman"/>
                <w:b/>
                <w:color w:val="000000"/>
                <w:sz w:val="20"/>
                <w:lang w:val="en-GB" w:eastAsia="en-GB"/>
              </w:rPr>
            </w:pPr>
            <w:r w:rsidRPr="00602D99">
              <w:rPr>
                <w:rFonts w:eastAsia="Times New Roman" w:cs="Times New Roman"/>
                <w:b/>
                <w:color w:val="000000"/>
                <w:sz w:val="20"/>
                <w:lang w:val="en-GB" w:eastAsia="en-GB"/>
              </w:rPr>
              <w:t>Forest</w:t>
            </w:r>
          </w:p>
        </w:tc>
        <w:tc>
          <w:tcPr>
            <w:tcW w:w="1625" w:type="dxa"/>
            <w:noWrap/>
            <w:hideMark/>
          </w:tcPr>
          <w:p w14:paraId="7FE822F5" w14:textId="77777777" w:rsidR="00604187" w:rsidRPr="00602D99" w:rsidRDefault="00604187" w:rsidP="00604187">
            <w:pPr>
              <w:spacing w:before="0" w:line="240" w:lineRule="auto"/>
              <w:jc w:val="center"/>
              <w:rPr>
                <w:rFonts w:eastAsia="Times New Roman" w:cs="Times New Roman"/>
                <w:b/>
                <w:color w:val="000000"/>
                <w:sz w:val="20"/>
                <w:lang w:val="en-GB" w:eastAsia="en-GB"/>
              </w:rPr>
            </w:pPr>
            <w:r w:rsidRPr="00602D99">
              <w:rPr>
                <w:rFonts w:eastAsia="Times New Roman" w:cs="Times New Roman"/>
                <w:b/>
                <w:color w:val="000000"/>
                <w:sz w:val="20"/>
                <w:lang w:val="en-GB" w:eastAsia="en-GB"/>
              </w:rPr>
              <w:t>Standing volume</w:t>
            </w:r>
          </w:p>
        </w:tc>
        <w:tc>
          <w:tcPr>
            <w:tcW w:w="1597" w:type="dxa"/>
          </w:tcPr>
          <w:p w14:paraId="07920F4D" w14:textId="416D221A" w:rsidR="00604187" w:rsidRPr="00602D99" w:rsidRDefault="00604187" w:rsidP="00604187">
            <w:pPr>
              <w:spacing w:before="0" w:line="240" w:lineRule="auto"/>
              <w:jc w:val="center"/>
              <w:rPr>
                <w:rFonts w:eastAsia="Times New Roman" w:cs="Times New Roman"/>
                <w:b/>
                <w:color w:val="000000"/>
                <w:sz w:val="20"/>
                <w:lang w:val="en-GB" w:eastAsia="en-GB"/>
              </w:rPr>
            </w:pPr>
            <w:proofErr w:type="spellStart"/>
            <w:r>
              <w:rPr>
                <w:rFonts w:eastAsia="Times New Roman" w:cs="Times New Roman"/>
                <w:b/>
                <w:color w:val="000000"/>
                <w:sz w:val="20"/>
                <w:lang w:val="en-GB" w:eastAsia="en-GB"/>
              </w:rPr>
              <w:t>Fuel</w:t>
            </w:r>
            <w:r w:rsidRPr="00602D99">
              <w:rPr>
                <w:rFonts w:eastAsia="Times New Roman" w:cs="Times New Roman"/>
                <w:b/>
                <w:color w:val="000000"/>
                <w:sz w:val="20"/>
                <w:lang w:val="en-GB" w:eastAsia="en-GB"/>
              </w:rPr>
              <w:t>wood</w:t>
            </w:r>
            <w:proofErr w:type="spellEnd"/>
            <w:r w:rsidRPr="00602D99">
              <w:rPr>
                <w:rFonts w:eastAsia="Times New Roman" w:cs="Times New Roman"/>
                <w:b/>
                <w:color w:val="000000"/>
                <w:sz w:val="20"/>
                <w:lang w:val="en-GB" w:eastAsia="en-GB"/>
              </w:rPr>
              <w:t xml:space="preserve"> production</w:t>
            </w:r>
          </w:p>
        </w:tc>
        <w:tc>
          <w:tcPr>
            <w:tcW w:w="1532" w:type="dxa"/>
            <w:noWrap/>
            <w:hideMark/>
          </w:tcPr>
          <w:p w14:paraId="0961A344" w14:textId="77777777" w:rsidR="00604187" w:rsidRPr="00602D99" w:rsidRDefault="00604187" w:rsidP="00604187">
            <w:pPr>
              <w:spacing w:before="0" w:line="240" w:lineRule="auto"/>
              <w:jc w:val="center"/>
              <w:rPr>
                <w:rFonts w:eastAsia="Times New Roman" w:cs="Times New Roman"/>
                <w:b/>
                <w:color w:val="000000"/>
                <w:sz w:val="20"/>
                <w:lang w:val="en-GB" w:eastAsia="en-GB"/>
              </w:rPr>
            </w:pPr>
            <w:r w:rsidRPr="00602D99">
              <w:rPr>
                <w:rFonts w:eastAsia="Times New Roman" w:cs="Times New Roman"/>
                <w:b/>
                <w:color w:val="000000"/>
                <w:sz w:val="20"/>
                <w:lang w:val="en-GB" w:eastAsia="en-GB"/>
              </w:rPr>
              <w:t>Adjusted weight</w:t>
            </w:r>
          </w:p>
        </w:tc>
        <w:tc>
          <w:tcPr>
            <w:tcW w:w="2126" w:type="dxa"/>
            <w:noWrap/>
            <w:hideMark/>
          </w:tcPr>
          <w:p w14:paraId="01C11437" w14:textId="39CFA886" w:rsidR="00604187" w:rsidRPr="00602D99" w:rsidRDefault="00604187" w:rsidP="00604187">
            <w:pPr>
              <w:spacing w:before="0" w:line="240" w:lineRule="auto"/>
              <w:jc w:val="center"/>
              <w:rPr>
                <w:rFonts w:eastAsia="Times New Roman" w:cs="Times New Roman"/>
                <w:b/>
                <w:color w:val="000000"/>
                <w:sz w:val="20"/>
                <w:lang w:val="en-GB" w:eastAsia="en-GB"/>
              </w:rPr>
            </w:pPr>
            <w:r>
              <w:rPr>
                <w:rFonts w:eastAsia="Times New Roman" w:cs="Times New Roman"/>
                <w:b/>
                <w:color w:val="000000"/>
                <w:sz w:val="20"/>
                <w:lang w:val="en-GB" w:eastAsia="en-GB"/>
              </w:rPr>
              <w:t xml:space="preserve">Adjusted </w:t>
            </w:r>
            <w:proofErr w:type="spellStart"/>
            <w:r>
              <w:rPr>
                <w:rFonts w:eastAsia="Times New Roman" w:cs="Times New Roman"/>
                <w:b/>
                <w:color w:val="000000"/>
                <w:sz w:val="20"/>
                <w:lang w:val="en-GB" w:eastAsia="en-GB"/>
              </w:rPr>
              <w:t>fuel</w:t>
            </w:r>
            <w:r w:rsidRPr="00602D99">
              <w:rPr>
                <w:rFonts w:eastAsia="Times New Roman" w:cs="Times New Roman"/>
                <w:b/>
                <w:color w:val="000000"/>
                <w:sz w:val="20"/>
                <w:lang w:val="en-GB" w:eastAsia="en-GB"/>
              </w:rPr>
              <w:t>wood</w:t>
            </w:r>
            <w:proofErr w:type="spellEnd"/>
            <w:r w:rsidRPr="00602D99">
              <w:rPr>
                <w:rFonts w:eastAsia="Times New Roman" w:cs="Times New Roman"/>
                <w:b/>
                <w:color w:val="000000"/>
                <w:sz w:val="20"/>
                <w:lang w:val="en-GB" w:eastAsia="en-GB"/>
              </w:rPr>
              <w:t xml:space="preserve"> production</w:t>
            </w:r>
          </w:p>
        </w:tc>
      </w:tr>
      <w:tr w:rsidR="00604187" w:rsidRPr="00C71D99" w14:paraId="395B0E9D" w14:textId="77777777" w:rsidTr="00604187">
        <w:trPr>
          <w:trHeight w:val="300"/>
        </w:trPr>
        <w:tc>
          <w:tcPr>
            <w:tcW w:w="2736" w:type="dxa"/>
            <w:noWrap/>
            <w:hideMark/>
          </w:tcPr>
          <w:p w14:paraId="65416229" w14:textId="77777777" w:rsidR="00604187" w:rsidRPr="00602D99" w:rsidRDefault="00604187" w:rsidP="00604187">
            <w:pPr>
              <w:spacing w:before="0" w:line="240" w:lineRule="auto"/>
              <w:jc w:val="left"/>
              <w:rPr>
                <w:rFonts w:eastAsia="Times New Roman" w:cs="Times New Roman"/>
                <w:b/>
                <w:bCs/>
                <w:color w:val="000000"/>
                <w:sz w:val="20"/>
                <w:lang w:val="en-GB" w:eastAsia="en-GB"/>
              </w:rPr>
            </w:pPr>
            <w:r w:rsidRPr="00602D99">
              <w:rPr>
                <w:rFonts w:eastAsia="Times New Roman" w:cs="Times New Roman"/>
                <w:b/>
                <w:bCs/>
                <w:color w:val="000000"/>
                <w:sz w:val="20"/>
                <w:lang w:val="en-GB" w:eastAsia="en-GB"/>
              </w:rPr>
              <w:t>Broad leaf rich</w:t>
            </w:r>
          </w:p>
        </w:tc>
        <w:tc>
          <w:tcPr>
            <w:tcW w:w="1625" w:type="dxa"/>
            <w:noWrap/>
            <w:hideMark/>
          </w:tcPr>
          <w:p w14:paraId="185FA7A6" w14:textId="77777777" w:rsidR="00604187" w:rsidRPr="00602D99" w:rsidRDefault="00604187" w:rsidP="00604187">
            <w:pPr>
              <w:spacing w:before="0" w:line="240" w:lineRule="auto"/>
              <w:jc w:val="center"/>
              <w:rPr>
                <w:rFonts w:eastAsia="Times New Roman" w:cs="Times New Roman"/>
                <w:color w:val="000000"/>
                <w:sz w:val="20"/>
                <w:lang w:val="en-GB" w:eastAsia="en-GB"/>
              </w:rPr>
            </w:pPr>
            <w:r w:rsidRPr="00602D99">
              <w:rPr>
                <w:rFonts w:eastAsia="Times New Roman" w:cs="Times New Roman"/>
                <w:color w:val="000000"/>
                <w:sz w:val="20"/>
                <w:lang w:val="en-GB" w:eastAsia="en-GB"/>
              </w:rPr>
              <w:t>280</w:t>
            </w:r>
          </w:p>
        </w:tc>
        <w:tc>
          <w:tcPr>
            <w:tcW w:w="1597" w:type="dxa"/>
          </w:tcPr>
          <w:p w14:paraId="28AF3C3C" w14:textId="77777777" w:rsidR="00604187" w:rsidRPr="00602D99" w:rsidRDefault="00604187" w:rsidP="00604187">
            <w:pPr>
              <w:spacing w:before="0" w:line="240" w:lineRule="auto"/>
              <w:jc w:val="center"/>
              <w:rPr>
                <w:rFonts w:eastAsia="Times New Roman" w:cs="Times New Roman"/>
                <w:color w:val="000000"/>
                <w:sz w:val="20"/>
                <w:lang w:val="en-GB" w:eastAsia="en-GB"/>
              </w:rPr>
            </w:pPr>
            <w:r w:rsidRPr="00602D99">
              <w:rPr>
                <w:rFonts w:eastAsia="Times New Roman" w:cs="Times New Roman"/>
                <w:color w:val="000000"/>
                <w:sz w:val="20"/>
                <w:lang w:val="en-GB" w:eastAsia="en-GB"/>
              </w:rPr>
              <w:t>1.996</w:t>
            </w:r>
          </w:p>
        </w:tc>
        <w:tc>
          <w:tcPr>
            <w:tcW w:w="1532" w:type="dxa"/>
            <w:noWrap/>
            <w:hideMark/>
          </w:tcPr>
          <w:p w14:paraId="65A694B9" w14:textId="77777777" w:rsidR="00604187" w:rsidRPr="00602D99" w:rsidRDefault="00604187" w:rsidP="00604187">
            <w:pPr>
              <w:spacing w:before="0" w:line="240" w:lineRule="auto"/>
              <w:jc w:val="center"/>
              <w:rPr>
                <w:rFonts w:eastAsia="Times New Roman" w:cs="Times New Roman"/>
                <w:color w:val="000000"/>
                <w:sz w:val="20"/>
                <w:lang w:val="en-GB" w:eastAsia="en-GB"/>
              </w:rPr>
            </w:pPr>
            <w:r w:rsidRPr="00602D99">
              <w:rPr>
                <w:rFonts w:eastAsia="Times New Roman" w:cs="Times New Roman"/>
                <w:color w:val="000000"/>
                <w:sz w:val="20"/>
                <w:lang w:val="en-GB" w:eastAsia="en-GB"/>
              </w:rPr>
              <w:t>1.00</w:t>
            </w:r>
          </w:p>
        </w:tc>
        <w:tc>
          <w:tcPr>
            <w:tcW w:w="2126" w:type="dxa"/>
            <w:noWrap/>
            <w:hideMark/>
          </w:tcPr>
          <w:p w14:paraId="42A46F9F" w14:textId="77777777" w:rsidR="00604187" w:rsidRPr="00602D99" w:rsidRDefault="00604187" w:rsidP="00604187">
            <w:pPr>
              <w:spacing w:before="0" w:line="240" w:lineRule="auto"/>
              <w:jc w:val="center"/>
              <w:rPr>
                <w:rFonts w:eastAsia="Times New Roman" w:cs="Times New Roman"/>
                <w:color w:val="000000"/>
                <w:sz w:val="20"/>
                <w:lang w:val="en-GB" w:eastAsia="en-GB"/>
              </w:rPr>
            </w:pPr>
            <w:r w:rsidRPr="00602D99">
              <w:rPr>
                <w:rFonts w:eastAsia="Times New Roman" w:cs="Times New Roman"/>
                <w:color w:val="000000"/>
                <w:sz w:val="20"/>
                <w:lang w:val="en-GB" w:eastAsia="en-GB"/>
              </w:rPr>
              <w:t>1.996</w:t>
            </w:r>
          </w:p>
        </w:tc>
      </w:tr>
      <w:tr w:rsidR="00604187" w:rsidRPr="00C71D99" w14:paraId="265D942C" w14:textId="77777777" w:rsidTr="00604187">
        <w:trPr>
          <w:trHeight w:val="300"/>
        </w:trPr>
        <w:tc>
          <w:tcPr>
            <w:tcW w:w="2736" w:type="dxa"/>
            <w:noWrap/>
            <w:hideMark/>
          </w:tcPr>
          <w:p w14:paraId="754C6D6E" w14:textId="77777777" w:rsidR="00604187" w:rsidRPr="00602D99" w:rsidRDefault="00604187" w:rsidP="00604187">
            <w:pPr>
              <w:spacing w:before="0" w:line="240" w:lineRule="auto"/>
              <w:jc w:val="left"/>
              <w:rPr>
                <w:rFonts w:eastAsia="Times New Roman" w:cs="Times New Roman"/>
                <w:b/>
                <w:bCs/>
                <w:color w:val="000000"/>
                <w:sz w:val="20"/>
                <w:lang w:val="en-GB" w:eastAsia="en-GB"/>
              </w:rPr>
            </w:pPr>
            <w:r w:rsidRPr="00602D99">
              <w:rPr>
                <w:rFonts w:eastAsia="Times New Roman" w:cs="Times New Roman"/>
                <w:b/>
                <w:bCs/>
                <w:color w:val="000000"/>
                <w:sz w:val="20"/>
                <w:lang w:val="en-GB" w:eastAsia="en-GB"/>
              </w:rPr>
              <w:t>Broad leaf medium</w:t>
            </w:r>
          </w:p>
        </w:tc>
        <w:tc>
          <w:tcPr>
            <w:tcW w:w="1625" w:type="dxa"/>
            <w:noWrap/>
            <w:hideMark/>
          </w:tcPr>
          <w:p w14:paraId="100F1158" w14:textId="77777777" w:rsidR="00604187" w:rsidRPr="00602D99" w:rsidRDefault="00604187" w:rsidP="00604187">
            <w:pPr>
              <w:spacing w:before="0" w:line="240" w:lineRule="auto"/>
              <w:jc w:val="center"/>
              <w:rPr>
                <w:rFonts w:eastAsia="Times New Roman" w:cs="Times New Roman"/>
                <w:color w:val="000000"/>
                <w:sz w:val="20"/>
                <w:lang w:val="en-GB" w:eastAsia="en-GB"/>
              </w:rPr>
            </w:pPr>
            <w:r w:rsidRPr="00602D99">
              <w:rPr>
                <w:rFonts w:eastAsia="Times New Roman" w:cs="Times New Roman"/>
                <w:color w:val="000000"/>
                <w:sz w:val="20"/>
                <w:lang w:val="en-GB" w:eastAsia="en-GB"/>
              </w:rPr>
              <w:t>163</w:t>
            </w:r>
          </w:p>
        </w:tc>
        <w:tc>
          <w:tcPr>
            <w:tcW w:w="1597" w:type="dxa"/>
          </w:tcPr>
          <w:p w14:paraId="2D192487" w14:textId="77777777" w:rsidR="00604187" w:rsidRPr="00602D99" w:rsidRDefault="00604187" w:rsidP="00604187">
            <w:pPr>
              <w:spacing w:before="0" w:line="240" w:lineRule="auto"/>
              <w:jc w:val="center"/>
              <w:rPr>
                <w:rFonts w:eastAsia="Times New Roman" w:cs="Times New Roman"/>
                <w:color w:val="000000"/>
                <w:sz w:val="20"/>
                <w:lang w:val="en-GB" w:eastAsia="en-GB"/>
              </w:rPr>
            </w:pPr>
            <w:r w:rsidRPr="00602D99">
              <w:rPr>
                <w:rFonts w:eastAsia="Times New Roman" w:cs="Times New Roman"/>
                <w:color w:val="000000"/>
                <w:sz w:val="20"/>
                <w:lang w:val="en-GB" w:eastAsia="en-GB"/>
              </w:rPr>
              <w:t>1.996</w:t>
            </w:r>
          </w:p>
        </w:tc>
        <w:tc>
          <w:tcPr>
            <w:tcW w:w="1532" w:type="dxa"/>
            <w:noWrap/>
            <w:hideMark/>
          </w:tcPr>
          <w:p w14:paraId="389B146D" w14:textId="77777777" w:rsidR="00604187" w:rsidRPr="00602D99" w:rsidRDefault="00604187" w:rsidP="00604187">
            <w:pPr>
              <w:spacing w:before="0" w:line="240" w:lineRule="auto"/>
              <w:jc w:val="center"/>
              <w:rPr>
                <w:rFonts w:eastAsia="Times New Roman" w:cs="Times New Roman"/>
                <w:color w:val="000000"/>
                <w:sz w:val="20"/>
                <w:lang w:val="en-GB" w:eastAsia="en-GB"/>
              </w:rPr>
            </w:pPr>
            <w:r w:rsidRPr="00602D99">
              <w:rPr>
                <w:rFonts w:eastAsia="Times New Roman" w:cs="Times New Roman"/>
                <w:color w:val="000000"/>
                <w:sz w:val="20"/>
                <w:lang w:val="en-GB" w:eastAsia="en-GB"/>
              </w:rPr>
              <w:t>0.80</w:t>
            </w:r>
          </w:p>
        </w:tc>
        <w:tc>
          <w:tcPr>
            <w:tcW w:w="2126" w:type="dxa"/>
            <w:noWrap/>
            <w:hideMark/>
          </w:tcPr>
          <w:p w14:paraId="306B7B15" w14:textId="77777777" w:rsidR="00604187" w:rsidRPr="00602D99" w:rsidRDefault="00604187" w:rsidP="00604187">
            <w:pPr>
              <w:spacing w:before="0" w:line="240" w:lineRule="auto"/>
              <w:jc w:val="center"/>
              <w:rPr>
                <w:rFonts w:eastAsia="Times New Roman" w:cs="Times New Roman"/>
                <w:color w:val="000000"/>
                <w:sz w:val="20"/>
                <w:lang w:val="en-GB" w:eastAsia="en-GB"/>
              </w:rPr>
            </w:pPr>
            <w:r w:rsidRPr="00602D99">
              <w:rPr>
                <w:rFonts w:eastAsia="Times New Roman" w:cs="Times New Roman"/>
                <w:color w:val="000000"/>
                <w:sz w:val="20"/>
                <w:lang w:val="en-GB" w:eastAsia="en-GB"/>
              </w:rPr>
              <w:t>1.597</w:t>
            </w:r>
          </w:p>
        </w:tc>
      </w:tr>
      <w:tr w:rsidR="00604187" w:rsidRPr="00C71D99" w14:paraId="007E260D" w14:textId="77777777" w:rsidTr="00604187">
        <w:trPr>
          <w:trHeight w:val="300"/>
        </w:trPr>
        <w:tc>
          <w:tcPr>
            <w:tcW w:w="2736" w:type="dxa"/>
            <w:noWrap/>
            <w:hideMark/>
          </w:tcPr>
          <w:p w14:paraId="6F0A10A8" w14:textId="77777777" w:rsidR="00604187" w:rsidRPr="00602D99" w:rsidRDefault="00604187" w:rsidP="00604187">
            <w:pPr>
              <w:spacing w:before="0" w:line="240" w:lineRule="auto"/>
              <w:jc w:val="left"/>
              <w:rPr>
                <w:rFonts w:eastAsia="Times New Roman" w:cs="Times New Roman"/>
                <w:b/>
                <w:bCs/>
                <w:color w:val="000000"/>
                <w:sz w:val="20"/>
                <w:lang w:val="en-GB" w:eastAsia="en-GB"/>
              </w:rPr>
            </w:pPr>
            <w:r w:rsidRPr="00602D99">
              <w:rPr>
                <w:rFonts w:eastAsia="Times New Roman" w:cs="Times New Roman"/>
                <w:b/>
                <w:bCs/>
                <w:color w:val="000000"/>
                <w:sz w:val="20"/>
                <w:lang w:val="en-GB" w:eastAsia="en-GB"/>
              </w:rPr>
              <w:t>Broad leaf poor</w:t>
            </w:r>
          </w:p>
        </w:tc>
        <w:tc>
          <w:tcPr>
            <w:tcW w:w="1625" w:type="dxa"/>
            <w:noWrap/>
            <w:hideMark/>
          </w:tcPr>
          <w:p w14:paraId="702DF178" w14:textId="77777777" w:rsidR="00604187" w:rsidRPr="00602D99" w:rsidRDefault="00604187" w:rsidP="00604187">
            <w:pPr>
              <w:spacing w:before="0" w:line="240" w:lineRule="auto"/>
              <w:jc w:val="center"/>
              <w:rPr>
                <w:rFonts w:eastAsia="Times New Roman" w:cs="Times New Roman"/>
                <w:color w:val="000000"/>
                <w:sz w:val="20"/>
                <w:lang w:val="en-GB" w:eastAsia="en-GB"/>
              </w:rPr>
            </w:pPr>
            <w:r w:rsidRPr="00602D99">
              <w:rPr>
                <w:rFonts w:eastAsia="Times New Roman" w:cs="Times New Roman"/>
                <w:color w:val="000000"/>
                <w:sz w:val="20"/>
                <w:lang w:val="en-GB" w:eastAsia="en-GB"/>
              </w:rPr>
              <w:t>80</w:t>
            </w:r>
          </w:p>
        </w:tc>
        <w:tc>
          <w:tcPr>
            <w:tcW w:w="1597" w:type="dxa"/>
          </w:tcPr>
          <w:p w14:paraId="2D956CED" w14:textId="77777777" w:rsidR="00604187" w:rsidRPr="00602D99" w:rsidRDefault="00604187" w:rsidP="00604187">
            <w:pPr>
              <w:spacing w:before="0" w:line="240" w:lineRule="auto"/>
              <w:jc w:val="center"/>
              <w:rPr>
                <w:rFonts w:eastAsia="Times New Roman" w:cs="Times New Roman"/>
                <w:color w:val="000000"/>
                <w:sz w:val="20"/>
                <w:lang w:val="en-GB" w:eastAsia="en-GB"/>
              </w:rPr>
            </w:pPr>
            <w:r w:rsidRPr="00602D99">
              <w:rPr>
                <w:rFonts w:eastAsia="Times New Roman" w:cs="Times New Roman"/>
                <w:color w:val="000000"/>
                <w:sz w:val="20"/>
                <w:lang w:val="en-GB" w:eastAsia="en-GB"/>
              </w:rPr>
              <w:t>1.996</w:t>
            </w:r>
          </w:p>
        </w:tc>
        <w:tc>
          <w:tcPr>
            <w:tcW w:w="1532" w:type="dxa"/>
            <w:noWrap/>
            <w:hideMark/>
          </w:tcPr>
          <w:p w14:paraId="58807BF7" w14:textId="77777777" w:rsidR="00604187" w:rsidRPr="00602D99" w:rsidRDefault="00604187" w:rsidP="00604187">
            <w:pPr>
              <w:spacing w:before="0" w:line="240" w:lineRule="auto"/>
              <w:jc w:val="center"/>
              <w:rPr>
                <w:rFonts w:eastAsia="Times New Roman" w:cs="Times New Roman"/>
                <w:color w:val="000000"/>
                <w:sz w:val="20"/>
                <w:lang w:val="en-GB" w:eastAsia="en-GB"/>
              </w:rPr>
            </w:pPr>
            <w:r w:rsidRPr="00602D99">
              <w:rPr>
                <w:rFonts w:eastAsia="Times New Roman" w:cs="Times New Roman"/>
                <w:color w:val="000000"/>
                <w:sz w:val="20"/>
                <w:lang w:val="en-GB" w:eastAsia="en-GB"/>
              </w:rPr>
              <w:t>0.70</w:t>
            </w:r>
          </w:p>
        </w:tc>
        <w:tc>
          <w:tcPr>
            <w:tcW w:w="2126" w:type="dxa"/>
            <w:noWrap/>
            <w:hideMark/>
          </w:tcPr>
          <w:p w14:paraId="54209197" w14:textId="77777777" w:rsidR="00604187" w:rsidRPr="00602D99" w:rsidRDefault="00604187" w:rsidP="00604187">
            <w:pPr>
              <w:spacing w:before="0" w:line="240" w:lineRule="auto"/>
              <w:jc w:val="center"/>
              <w:rPr>
                <w:rFonts w:eastAsia="Times New Roman" w:cs="Times New Roman"/>
                <w:color w:val="000000"/>
                <w:sz w:val="20"/>
                <w:lang w:val="en-GB" w:eastAsia="en-GB"/>
              </w:rPr>
            </w:pPr>
            <w:r w:rsidRPr="00602D99">
              <w:rPr>
                <w:rFonts w:eastAsia="Times New Roman" w:cs="Times New Roman"/>
                <w:color w:val="000000"/>
                <w:sz w:val="20"/>
                <w:lang w:val="en-GB" w:eastAsia="en-GB"/>
              </w:rPr>
              <w:t>1.397</w:t>
            </w:r>
          </w:p>
        </w:tc>
      </w:tr>
      <w:tr w:rsidR="00604187" w:rsidRPr="00C71D99" w14:paraId="3D51BEC2" w14:textId="77777777" w:rsidTr="00604187">
        <w:trPr>
          <w:trHeight w:val="300"/>
        </w:trPr>
        <w:tc>
          <w:tcPr>
            <w:tcW w:w="2736" w:type="dxa"/>
            <w:noWrap/>
            <w:hideMark/>
          </w:tcPr>
          <w:p w14:paraId="02866C2F" w14:textId="77777777" w:rsidR="00604187" w:rsidRPr="00602D99" w:rsidRDefault="00604187" w:rsidP="00604187">
            <w:pPr>
              <w:spacing w:before="0" w:line="240" w:lineRule="auto"/>
              <w:jc w:val="left"/>
              <w:rPr>
                <w:rFonts w:eastAsia="Times New Roman" w:cs="Times New Roman"/>
                <w:b/>
                <w:bCs/>
                <w:color w:val="000000"/>
                <w:sz w:val="20"/>
                <w:lang w:val="en-GB" w:eastAsia="en-GB"/>
              </w:rPr>
            </w:pPr>
            <w:r w:rsidRPr="00602D99">
              <w:rPr>
                <w:rFonts w:eastAsia="Times New Roman" w:cs="Times New Roman"/>
                <w:b/>
                <w:bCs/>
                <w:color w:val="000000"/>
                <w:sz w:val="20"/>
                <w:lang w:val="en-GB" w:eastAsia="en-GB"/>
              </w:rPr>
              <w:t>Broad leaf regrowth</w:t>
            </w:r>
          </w:p>
        </w:tc>
        <w:tc>
          <w:tcPr>
            <w:tcW w:w="1625" w:type="dxa"/>
            <w:noWrap/>
            <w:hideMark/>
          </w:tcPr>
          <w:p w14:paraId="79F10809" w14:textId="77777777" w:rsidR="00604187" w:rsidRPr="00602D99" w:rsidRDefault="00604187" w:rsidP="00604187">
            <w:pPr>
              <w:spacing w:before="0" w:line="240" w:lineRule="auto"/>
              <w:jc w:val="center"/>
              <w:rPr>
                <w:rFonts w:eastAsia="Times New Roman" w:cs="Times New Roman"/>
                <w:color w:val="000000"/>
                <w:sz w:val="20"/>
                <w:lang w:val="en-GB" w:eastAsia="en-GB"/>
              </w:rPr>
            </w:pPr>
            <w:r w:rsidRPr="00602D99">
              <w:rPr>
                <w:rFonts w:eastAsia="Times New Roman" w:cs="Times New Roman"/>
                <w:color w:val="000000"/>
                <w:sz w:val="20"/>
                <w:lang w:val="en-GB" w:eastAsia="en-GB"/>
              </w:rPr>
              <w:t>50</w:t>
            </w:r>
          </w:p>
        </w:tc>
        <w:tc>
          <w:tcPr>
            <w:tcW w:w="1597" w:type="dxa"/>
          </w:tcPr>
          <w:p w14:paraId="2ECE391E" w14:textId="77777777" w:rsidR="00604187" w:rsidRPr="00602D99" w:rsidRDefault="00604187" w:rsidP="00604187">
            <w:pPr>
              <w:spacing w:before="0" w:line="240" w:lineRule="auto"/>
              <w:jc w:val="center"/>
              <w:rPr>
                <w:rFonts w:eastAsia="Times New Roman" w:cs="Times New Roman"/>
                <w:color w:val="000000"/>
                <w:sz w:val="20"/>
                <w:lang w:val="en-GB" w:eastAsia="en-GB"/>
              </w:rPr>
            </w:pPr>
            <w:r w:rsidRPr="00602D99">
              <w:rPr>
                <w:rFonts w:eastAsia="Times New Roman" w:cs="Times New Roman"/>
                <w:color w:val="000000"/>
                <w:sz w:val="20"/>
                <w:lang w:val="en-GB" w:eastAsia="en-GB"/>
              </w:rPr>
              <w:t>1.996</w:t>
            </w:r>
          </w:p>
        </w:tc>
        <w:tc>
          <w:tcPr>
            <w:tcW w:w="1532" w:type="dxa"/>
            <w:noWrap/>
            <w:hideMark/>
          </w:tcPr>
          <w:p w14:paraId="3871F829" w14:textId="77777777" w:rsidR="00604187" w:rsidRPr="00602D99" w:rsidRDefault="00604187" w:rsidP="00604187">
            <w:pPr>
              <w:spacing w:before="0" w:line="240" w:lineRule="auto"/>
              <w:jc w:val="center"/>
              <w:rPr>
                <w:rFonts w:eastAsia="Times New Roman" w:cs="Times New Roman"/>
                <w:color w:val="000000"/>
                <w:sz w:val="20"/>
                <w:lang w:val="en-GB" w:eastAsia="en-GB"/>
              </w:rPr>
            </w:pPr>
            <w:r w:rsidRPr="00602D99">
              <w:rPr>
                <w:rFonts w:eastAsia="Times New Roman" w:cs="Times New Roman"/>
                <w:color w:val="000000"/>
                <w:sz w:val="20"/>
                <w:lang w:val="en-GB" w:eastAsia="en-GB"/>
              </w:rPr>
              <w:t>0.50</w:t>
            </w:r>
          </w:p>
        </w:tc>
        <w:tc>
          <w:tcPr>
            <w:tcW w:w="2126" w:type="dxa"/>
            <w:noWrap/>
            <w:hideMark/>
          </w:tcPr>
          <w:p w14:paraId="074A0295" w14:textId="77777777" w:rsidR="00604187" w:rsidRPr="00602D99" w:rsidRDefault="00604187" w:rsidP="00604187">
            <w:pPr>
              <w:spacing w:before="0" w:line="240" w:lineRule="auto"/>
              <w:jc w:val="center"/>
              <w:rPr>
                <w:rFonts w:eastAsia="Times New Roman" w:cs="Times New Roman"/>
                <w:color w:val="000000"/>
                <w:sz w:val="20"/>
                <w:lang w:val="en-GB" w:eastAsia="en-GB"/>
              </w:rPr>
            </w:pPr>
            <w:r w:rsidRPr="00602D99">
              <w:rPr>
                <w:rFonts w:eastAsia="Times New Roman" w:cs="Times New Roman"/>
                <w:color w:val="000000"/>
                <w:sz w:val="20"/>
                <w:lang w:val="en-GB" w:eastAsia="en-GB"/>
              </w:rPr>
              <w:t>0.998</w:t>
            </w:r>
          </w:p>
        </w:tc>
      </w:tr>
      <w:tr w:rsidR="00604187" w:rsidRPr="00C71D99" w14:paraId="471C2E4B" w14:textId="77777777" w:rsidTr="00604187">
        <w:trPr>
          <w:trHeight w:val="300"/>
        </w:trPr>
        <w:tc>
          <w:tcPr>
            <w:tcW w:w="2736" w:type="dxa"/>
            <w:noWrap/>
            <w:hideMark/>
          </w:tcPr>
          <w:p w14:paraId="040FEDE6" w14:textId="77777777" w:rsidR="00604187" w:rsidRPr="00602D99" w:rsidRDefault="00604187" w:rsidP="00604187">
            <w:pPr>
              <w:spacing w:before="0" w:line="240" w:lineRule="auto"/>
              <w:jc w:val="left"/>
              <w:rPr>
                <w:rFonts w:eastAsia="Times New Roman" w:cs="Times New Roman"/>
                <w:b/>
                <w:bCs/>
                <w:color w:val="000000"/>
                <w:sz w:val="20"/>
                <w:lang w:val="en-GB" w:eastAsia="en-GB"/>
              </w:rPr>
            </w:pPr>
            <w:r w:rsidRPr="00602D99">
              <w:rPr>
                <w:rFonts w:eastAsia="Times New Roman" w:cs="Times New Roman"/>
                <w:b/>
                <w:bCs/>
                <w:color w:val="000000"/>
                <w:sz w:val="20"/>
                <w:lang w:val="en-GB" w:eastAsia="en-GB"/>
              </w:rPr>
              <w:t>Mixed woody bamboo</w:t>
            </w:r>
          </w:p>
        </w:tc>
        <w:tc>
          <w:tcPr>
            <w:tcW w:w="1625" w:type="dxa"/>
            <w:noWrap/>
            <w:hideMark/>
          </w:tcPr>
          <w:p w14:paraId="722646BA" w14:textId="77777777" w:rsidR="00604187" w:rsidRPr="00602D99" w:rsidRDefault="00604187" w:rsidP="00604187">
            <w:pPr>
              <w:spacing w:before="0" w:line="240" w:lineRule="auto"/>
              <w:jc w:val="center"/>
              <w:rPr>
                <w:rFonts w:eastAsia="Times New Roman" w:cs="Times New Roman"/>
                <w:color w:val="000000"/>
                <w:sz w:val="20"/>
                <w:lang w:val="en-GB" w:eastAsia="en-GB"/>
              </w:rPr>
            </w:pPr>
            <w:r w:rsidRPr="00602D99">
              <w:rPr>
                <w:rFonts w:eastAsia="Times New Roman" w:cs="Times New Roman"/>
                <w:color w:val="000000"/>
                <w:sz w:val="20"/>
                <w:lang w:val="en-GB" w:eastAsia="en-GB"/>
              </w:rPr>
              <w:t>98</w:t>
            </w:r>
          </w:p>
        </w:tc>
        <w:tc>
          <w:tcPr>
            <w:tcW w:w="1597" w:type="dxa"/>
          </w:tcPr>
          <w:p w14:paraId="417433EC" w14:textId="77777777" w:rsidR="00604187" w:rsidRPr="00602D99" w:rsidRDefault="00604187" w:rsidP="00604187">
            <w:pPr>
              <w:spacing w:before="0" w:line="240" w:lineRule="auto"/>
              <w:jc w:val="center"/>
              <w:rPr>
                <w:rFonts w:eastAsia="Times New Roman" w:cs="Times New Roman"/>
                <w:color w:val="000000"/>
                <w:sz w:val="20"/>
                <w:lang w:val="en-GB" w:eastAsia="en-GB"/>
              </w:rPr>
            </w:pPr>
            <w:r w:rsidRPr="00602D99">
              <w:rPr>
                <w:rFonts w:eastAsia="Times New Roman" w:cs="Times New Roman"/>
                <w:color w:val="000000"/>
                <w:sz w:val="20"/>
                <w:lang w:val="en-GB" w:eastAsia="en-GB"/>
              </w:rPr>
              <w:t>1.996</w:t>
            </w:r>
          </w:p>
        </w:tc>
        <w:tc>
          <w:tcPr>
            <w:tcW w:w="1532" w:type="dxa"/>
            <w:noWrap/>
            <w:hideMark/>
          </w:tcPr>
          <w:p w14:paraId="21F8C35F" w14:textId="77777777" w:rsidR="00604187" w:rsidRPr="00602D99" w:rsidRDefault="00604187" w:rsidP="00604187">
            <w:pPr>
              <w:spacing w:before="0" w:line="240" w:lineRule="auto"/>
              <w:jc w:val="center"/>
              <w:rPr>
                <w:rFonts w:eastAsia="Times New Roman" w:cs="Times New Roman"/>
                <w:color w:val="000000"/>
                <w:sz w:val="20"/>
                <w:lang w:val="en-GB" w:eastAsia="en-GB"/>
              </w:rPr>
            </w:pPr>
            <w:r w:rsidRPr="00602D99">
              <w:rPr>
                <w:rFonts w:eastAsia="Times New Roman" w:cs="Times New Roman"/>
                <w:color w:val="000000"/>
                <w:sz w:val="20"/>
                <w:lang w:val="en-GB" w:eastAsia="en-GB"/>
              </w:rPr>
              <w:t>0.60</w:t>
            </w:r>
          </w:p>
        </w:tc>
        <w:tc>
          <w:tcPr>
            <w:tcW w:w="2126" w:type="dxa"/>
            <w:noWrap/>
            <w:hideMark/>
          </w:tcPr>
          <w:p w14:paraId="5F6BD6CC" w14:textId="77777777" w:rsidR="00604187" w:rsidRPr="00602D99" w:rsidRDefault="00604187" w:rsidP="00604187">
            <w:pPr>
              <w:spacing w:before="0" w:line="240" w:lineRule="auto"/>
              <w:jc w:val="center"/>
              <w:rPr>
                <w:rFonts w:eastAsia="Times New Roman" w:cs="Times New Roman"/>
                <w:color w:val="000000"/>
                <w:sz w:val="20"/>
                <w:lang w:val="en-GB" w:eastAsia="en-GB"/>
              </w:rPr>
            </w:pPr>
            <w:r w:rsidRPr="00602D99">
              <w:rPr>
                <w:rFonts w:eastAsia="Times New Roman" w:cs="Times New Roman"/>
                <w:color w:val="000000"/>
                <w:sz w:val="20"/>
                <w:lang w:val="en-GB" w:eastAsia="en-GB"/>
              </w:rPr>
              <w:t>1.198</w:t>
            </w:r>
          </w:p>
        </w:tc>
      </w:tr>
      <w:tr w:rsidR="00604187" w:rsidRPr="00C71D99" w14:paraId="7E98275B" w14:textId="77777777" w:rsidTr="00604187">
        <w:trPr>
          <w:trHeight w:val="300"/>
        </w:trPr>
        <w:tc>
          <w:tcPr>
            <w:tcW w:w="2736" w:type="dxa"/>
            <w:noWrap/>
            <w:hideMark/>
          </w:tcPr>
          <w:p w14:paraId="1F28D973" w14:textId="77777777" w:rsidR="00604187" w:rsidRPr="00602D99" w:rsidRDefault="00604187" w:rsidP="00604187">
            <w:pPr>
              <w:spacing w:before="0" w:line="240" w:lineRule="auto"/>
              <w:jc w:val="left"/>
              <w:rPr>
                <w:rFonts w:eastAsia="Times New Roman" w:cs="Times New Roman"/>
                <w:b/>
                <w:bCs/>
                <w:color w:val="000000"/>
                <w:sz w:val="20"/>
                <w:lang w:val="en-GB" w:eastAsia="en-GB"/>
              </w:rPr>
            </w:pPr>
            <w:r w:rsidRPr="00602D99">
              <w:rPr>
                <w:rFonts w:eastAsia="Times New Roman" w:cs="Times New Roman"/>
                <w:b/>
                <w:bCs/>
                <w:color w:val="000000"/>
                <w:sz w:val="20"/>
                <w:lang w:val="en-GB" w:eastAsia="en-GB"/>
              </w:rPr>
              <w:t>Bamboo</w:t>
            </w:r>
          </w:p>
        </w:tc>
        <w:tc>
          <w:tcPr>
            <w:tcW w:w="1625" w:type="dxa"/>
            <w:noWrap/>
            <w:hideMark/>
          </w:tcPr>
          <w:p w14:paraId="7D2AE152" w14:textId="77777777" w:rsidR="00604187" w:rsidRPr="00602D99" w:rsidRDefault="00604187" w:rsidP="00604187">
            <w:pPr>
              <w:spacing w:before="0" w:line="240" w:lineRule="auto"/>
              <w:jc w:val="center"/>
              <w:rPr>
                <w:rFonts w:eastAsia="Times New Roman" w:cs="Times New Roman"/>
                <w:color w:val="000000"/>
                <w:sz w:val="20"/>
                <w:lang w:val="en-GB" w:eastAsia="en-GB"/>
              </w:rPr>
            </w:pPr>
            <w:r w:rsidRPr="00602D99">
              <w:rPr>
                <w:rFonts w:eastAsia="Times New Roman" w:cs="Times New Roman"/>
                <w:color w:val="000000"/>
                <w:sz w:val="20"/>
                <w:lang w:val="en-GB" w:eastAsia="en-GB"/>
              </w:rPr>
              <w:t>21</w:t>
            </w:r>
          </w:p>
        </w:tc>
        <w:tc>
          <w:tcPr>
            <w:tcW w:w="3129" w:type="dxa"/>
            <w:gridSpan w:val="2"/>
          </w:tcPr>
          <w:p w14:paraId="7113111B" w14:textId="77777777" w:rsidR="00604187" w:rsidRPr="00602D99" w:rsidRDefault="00604187" w:rsidP="00604187">
            <w:pPr>
              <w:spacing w:before="0" w:line="240" w:lineRule="auto"/>
              <w:jc w:val="center"/>
              <w:rPr>
                <w:rFonts w:eastAsia="Times New Roman" w:cs="Times New Roman"/>
                <w:color w:val="000000"/>
                <w:sz w:val="20"/>
                <w:lang w:val="en-GB" w:eastAsia="en-GB"/>
              </w:rPr>
            </w:pPr>
            <w:r w:rsidRPr="00602D99">
              <w:rPr>
                <w:rFonts w:eastAsia="Times New Roman" w:cs="Times New Roman"/>
                <w:color w:val="000000"/>
                <w:sz w:val="20"/>
                <w:lang w:val="en-GB" w:eastAsia="en-GB"/>
              </w:rPr>
              <w:t>1.1 m3/year</w:t>
            </w:r>
          </w:p>
        </w:tc>
        <w:tc>
          <w:tcPr>
            <w:tcW w:w="2126" w:type="dxa"/>
            <w:noWrap/>
            <w:hideMark/>
          </w:tcPr>
          <w:p w14:paraId="03841EA4" w14:textId="77777777" w:rsidR="00604187" w:rsidRPr="00602D99" w:rsidRDefault="00604187" w:rsidP="00604187">
            <w:pPr>
              <w:spacing w:before="0" w:line="240" w:lineRule="auto"/>
              <w:jc w:val="center"/>
              <w:rPr>
                <w:rFonts w:eastAsia="Times New Roman" w:cs="Times New Roman"/>
                <w:color w:val="000000"/>
                <w:sz w:val="20"/>
                <w:lang w:val="en-GB" w:eastAsia="en-GB"/>
              </w:rPr>
            </w:pPr>
            <w:r w:rsidRPr="00602D99">
              <w:rPr>
                <w:rFonts w:eastAsia="Times New Roman" w:cs="Times New Roman"/>
                <w:color w:val="000000"/>
                <w:sz w:val="20"/>
                <w:lang w:val="en-GB" w:eastAsia="en-GB"/>
              </w:rPr>
              <w:t>1.1</w:t>
            </w:r>
          </w:p>
        </w:tc>
      </w:tr>
      <w:tr w:rsidR="00604187" w:rsidRPr="00C71D99" w14:paraId="40A9889E" w14:textId="77777777" w:rsidTr="00604187">
        <w:trPr>
          <w:trHeight w:val="300"/>
        </w:trPr>
        <w:tc>
          <w:tcPr>
            <w:tcW w:w="2736" w:type="dxa"/>
            <w:noWrap/>
            <w:hideMark/>
          </w:tcPr>
          <w:p w14:paraId="2E2ACD97" w14:textId="77777777" w:rsidR="00604187" w:rsidRPr="00602D99" w:rsidRDefault="00604187" w:rsidP="00604187">
            <w:pPr>
              <w:spacing w:before="0" w:line="240" w:lineRule="auto"/>
              <w:jc w:val="left"/>
              <w:rPr>
                <w:rFonts w:eastAsia="Times New Roman" w:cs="Times New Roman"/>
                <w:b/>
                <w:bCs/>
                <w:color w:val="000000"/>
                <w:sz w:val="20"/>
                <w:lang w:val="en-GB" w:eastAsia="en-GB"/>
              </w:rPr>
            </w:pPr>
            <w:r w:rsidRPr="00602D99">
              <w:rPr>
                <w:rFonts w:eastAsia="Times New Roman" w:cs="Times New Roman"/>
                <w:b/>
                <w:bCs/>
                <w:color w:val="000000"/>
                <w:sz w:val="20"/>
                <w:lang w:val="en-GB" w:eastAsia="en-GB"/>
              </w:rPr>
              <w:t>Rock mountain forest</w:t>
            </w:r>
          </w:p>
        </w:tc>
        <w:tc>
          <w:tcPr>
            <w:tcW w:w="1625" w:type="dxa"/>
            <w:noWrap/>
            <w:hideMark/>
          </w:tcPr>
          <w:p w14:paraId="3B1DD353" w14:textId="77777777" w:rsidR="00604187" w:rsidRPr="00602D99" w:rsidRDefault="00604187" w:rsidP="00604187">
            <w:pPr>
              <w:spacing w:before="0" w:line="240" w:lineRule="auto"/>
              <w:jc w:val="center"/>
              <w:rPr>
                <w:rFonts w:eastAsia="Times New Roman" w:cs="Times New Roman"/>
                <w:color w:val="000000"/>
                <w:sz w:val="20"/>
                <w:lang w:val="en-GB" w:eastAsia="en-GB"/>
              </w:rPr>
            </w:pPr>
            <w:r w:rsidRPr="00602D99">
              <w:rPr>
                <w:rFonts w:eastAsia="Times New Roman" w:cs="Times New Roman"/>
                <w:color w:val="000000"/>
                <w:sz w:val="20"/>
                <w:lang w:val="en-GB" w:eastAsia="en-GB"/>
              </w:rPr>
              <w:t>80</w:t>
            </w:r>
          </w:p>
        </w:tc>
        <w:tc>
          <w:tcPr>
            <w:tcW w:w="1597" w:type="dxa"/>
          </w:tcPr>
          <w:p w14:paraId="0240FD35" w14:textId="77777777" w:rsidR="00604187" w:rsidRPr="00602D99" w:rsidRDefault="00604187" w:rsidP="00604187">
            <w:pPr>
              <w:spacing w:before="0" w:line="240" w:lineRule="auto"/>
              <w:jc w:val="center"/>
              <w:rPr>
                <w:rFonts w:eastAsia="Times New Roman" w:cs="Times New Roman"/>
                <w:color w:val="000000"/>
                <w:sz w:val="20"/>
                <w:lang w:val="en-GB" w:eastAsia="en-GB"/>
              </w:rPr>
            </w:pPr>
            <w:r w:rsidRPr="00602D99">
              <w:rPr>
                <w:rFonts w:eastAsia="Times New Roman" w:cs="Times New Roman"/>
                <w:color w:val="000000"/>
                <w:sz w:val="20"/>
                <w:lang w:val="en-GB" w:eastAsia="en-GB"/>
              </w:rPr>
              <w:t>1.996</w:t>
            </w:r>
          </w:p>
        </w:tc>
        <w:tc>
          <w:tcPr>
            <w:tcW w:w="1532" w:type="dxa"/>
            <w:noWrap/>
            <w:hideMark/>
          </w:tcPr>
          <w:p w14:paraId="123E9CDE" w14:textId="77777777" w:rsidR="00604187" w:rsidRPr="00602D99" w:rsidRDefault="00604187" w:rsidP="00604187">
            <w:pPr>
              <w:spacing w:before="0" w:line="240" w:lineRule="auto"/>
              <w:jc w:val="center"/>
              <w:rPr>
                <w:rFonts w:eastAsia="Times New Roman" w:cs="Times New Roman"/>
                <w:color w:val="000000"/>
                <w:sz w:val="20"/>
                <w:lang w:val="en-GB" w:eastAsia="en-GB"/>
              </w:rPr>
            </w:pPr>
            <w:r w:rsidRPr="00602D99">
              <w:rPr>
                <w:rFonts w:eastAsia="Times New Roman" w:cs="Times New Roman"/>
                <w:color w:val="000000"/>
                <w:sz w:val="20"/>
                <w:lang w:val="en-GB" w:eastAsia="en-GB"/>
              </w:rPr>
              <w:t>0.20</w:t>
            </w:r>
          </w:p>
        </w:tc>
        <w:tc>
          <w:tcPr>
            <w:tcW w:w="2126" w:type="dxa"/>
            <w:noWrap/>
            <w:hideMark/>
          </w:tcPr>
          <w:p w14:paraId="0714B67D" w14:textId="77777777" w:rsidR="00604187" w:rsidRPr="00602D99" w:rsidRDefault="00604187" w:rsidP="00604187">
            <w:pPr>
              <w:spacing w:before="0" w:line="240" w:lineRule="auto"/>
              <w:jc w:val="center"/>
              <w:rPr>
                <w:rFonts w:eastAsia="Times New Roman" w:cs="Times New Roman"/>
                <w:color w:val="000000"/>
                <w:sz w:val="20"/>
                <w:lang w:val="en-GB" w:eastAsia="en-GB"/>
              </w:rPr>
            </w:pPr>
            <w:r w:rsidRPr="00602D99">
              <w:rPr>
                <w:rFonts w:eastAsia="Times New Roman" w:cs="Times New Roman"/>
                <w:color w:val="000000"/>
                <w:sz w:val="20"/>
                <w:lang w:val="en-GB" w:eastAsia="en-GB"/>
              </w:rPr>
              <w:t>0.399</w:t>
            </w:r>
          </w:p>
        </w:tc>
      </w:tr>
      <w:tr w:rsidR="00604187" w:rsidRPr="00C71D99" w14:paraId="044F317E" w14:textId="77777777" w:rsidTr="00604187">
        <w:trPr>
          <w:trHeight w:val="300"/>
        </w:trPr>
        <w:tc>
          <w:tcPr>
            <w:tcW w:w="2736" w:type="dxa"/>
            <w:noWrap/>
            <w:hideMark/>
          </w:tcPr>
          <w:p w14:paraId="42EAD982" w14:textId="77777777" w:rsidR="00604187" w:rsidRPr="00602D99" w:rsidRDefault="00604187" w:rsidP="00604187">
            <w:pPr>
              <w:spacing w:before="0" w:line="240" w:lineRule="auto"/>
              <w:jc w:val="left"/>
              <w:rPr>
                <w:rFonts w:eastAsia="Times New Roman" w:cs="Times New Roman"/>
                <w:b/>
                <w:bCs/>
                <w:color w:val="000000"/>
                <w:sz w:val="20"/>
                <w:lang w:val="en-GB" w:eastAsia="en-GB"/>
              </w:rPr>
            </w:pPr>
            <w:r w:rsidRPr="00602D99">
              <w:rPr>
                <w:rFonts w:eastAsia="Times New Roman" w:cs="Times New Roman"/>
                <w:b/>
                <w:bCs/>
                <w:color w:val="000000"/>
                <w:sz w:val="20"/>
                <w:lang w:val="en-GB" w:eastAsia="en-GB"/>
              </w:rPr>
              <w:t>Plantation</w:t>
            </w:r>
          </w:p>
        </w:tc>
        <w:tc>
          <w:tcPr>
            <w:tcW w:w="1625" w:type="dxa"/>
            <w:noWrap/>
            <w:hideMark/>
          </w:tcPr>
          <w:p w14:paraId="46A72E56" w14:textId="77777777" w:rsidR="00604187" w:rsidRPr="00602D99" w:rsidRDefault="00604187" w:rsidP="00604187">
            <w:pPr>
              <w:spacing w:before="0" w:line="240" w:lineRule="auto"/>
              <w:jc w:val="center"/>
              <w:rPr>
                <w:rFonts w:eastAsia="Times New Roman" w:cs="Times New Roman"/>
                <w:color w:val="000000"/>
                <w:sz w:val="20"/>
                <w:lang w:val="en-GB" w:eastAsia="en-GB"/>
              </w:rPr>
            </w:pPr>
            <w:r w:rsidRPr="00602D99">
              <w:rPr>
                <w:rFonts w:eastAsia="Times New Roman" w:cs="Times New Roman"/>
                <w:color w:val="000000"/>
                <w:sz w:val="20"/>
                <w:lang w:val="en-GB" w:eastAsia="en-GB"/>
              </w:rPr>
              <w:t>90</w:t>
            </w:r>
          </w:p>
        </w:tc>
        <w:tc>
          <w:tcPr>
            <w:tcW w:w="3129" w:type="dxa"/>
            <w:gridSpan w:val="2"/>
          </w:tcPr>
          <w:p w14:paraId="16A9787B" w14:textId="77777777" w:rsidR="00604187" w:rsidRPr="00602D99" w:rsidRDefault="00604187" w:rsidP="00604187">
            <w:pPr>
              <w:spacing w:before="0" w:line="240" w:lineRule="auto"/>
              <w:jc w:val="center"/>
              <w:rPr>
                <w:rFonts w:eastAsia="Times New Roman" w:cs="Times New Roman"/>
                <w:color w:val="000000"/>
                <w:sz w:val="20"/>
                <w:lang w:val="en-GB" w:eastAsia="en-GB"/>
              </w:rPr>
            </w:pPr>
            <w:r w:rsidRPr="00602D99">
              <w:rPr>
                <w:rFonts w:eastAsia="Times New Roman" w:cs="Times New Roman"/>
                <w:color w:val="000000"/>
                <w:sz w:val="20"/>
                <w:lang w:val="en-GB" w:eastAsia="en-GB"/>
              </w:rPr>
              <w:t>10% of MAI – 8 year rotation</w:t>
            </w:r>
          </w:p>
        </w:tc>
        <w:tc>
          <w:tcPr>
            <w:tcW w:w="2126" w:type="dxa"/>
            <w:noWrap/>
            <w:hideMark/>
          </w:tcPr>
          <w:p w14:paraId="7E7FB4FC" w14:textId="77777777" w:rsidR="00604187" w:rsidRPr="00602D99" w:rsidRDefault="00604187" w:rsidP="00604187">
            <w:pPr>
              <w:spacing w:before="0" w:line="240" w:lineRule="auto"/>
              <w:jc w:val="center"/>
              <w:rPr>
                <w:rFonts w:eastAsia="Times New Roman" w:cs="Times New Roman"/>
                <w:color w:val="000000"/>
                <w:sz w:val="20"/>
                <w:lang w:val="en-GB" w:eastAsia="en-GB"/>
              </w:rPr>
            </w:pPr>
            <w:r w:rsidRPr="00602D99">
              <w:rPr>
                <w:rFonts w:eastAsia="Times New Roman" w:cs="Times New Roman"/>
                <w:color w:val="000000"/>
                <w:sz w:val="20"/>
                <w:lang w:val="en-GB" w:eastAsia="en-GB"/>
              </w:rPr>
              <w:t>1.125</w:t>
            </w:r>
          </w:p>
        </w:tc>
      </w:tr>
    </w:tbl>
    <w:p w14:paraId="6D2A71AF" w14:textId="77777777" w:rsidR="00604187" w:rsidRDefault="00604187" w:rsidP="00604187">
      <w:pPr>
        <w:rPr>
          <w:lang w:val="en-GB"/>
        </w:rPr>
      </w:pPr>
    </w:p>
    <w:p w14:paraId="10582849" w14:textId="60F1C6DB" w:rsidR="00604187" w:rsidRDefault="00604187" w:rsidP="00604187">
      <w:pPr>
        <w:rPr>
          <w:lang w:val="en-GB"/>
        </w:rPr>
      </w:pPr>
      <w:r>
        <w:rPr>
          <w:lang w:val="en-GB"/>
        </w:rPr>
        <w:t xml:space="preserve">The total </w:t>
      </w:r>
      <w:proofErr w:type="spellStart"/>
      <w:r>
        <w:rPr>
          <w:lang w:val="en-GB"/>
        </w:rPr>
        <w:t>fuelwood</w:t>
      </w:r>
      <w:proofErr w:type="spellEnd"/>
      <w:r>
        <w:rPr>
          <w:lang w:val="en-GB"/>
        </w:rPr>
        <w:t xml:space="preserve"> supply of </w:t>
      </w:r>
      <w:proofErr w:type="spellStart"/>
      <w:r>
        <w:rPr>
          <w:lang w:val="en-GB"/>
        </w:rPr>
        <w:t>Nghe</w:t>
      </w:r>
      <w:proofErr w:type="spellEnd"/>
      <w:r>
        <w:rPr>
          <w:lang w:val="en-GB"/>
        </w:rPr>
        <w:t xml:space="preserve"> An and Thanh Hoa is estimated using parameter from </w:t>
      </w:r>
      <w:r>
        <w:rPr>
          <w:lang w:val="en-GB"/>
        </w:rPr>
        <w:fldChar w:fldCharType="begin"/>
      </w:r>
      <w:r>
        <w:rPr>
          <w:lang w:val="en-GB"/>
        </w:rPr>
        <w:instrText xml:space="preserve"> REF _Ref400383264 \h </w:instrText>
      </w:r>
      <w:r>
        <w:rPr>
          <w:lang w:val="en-GB"/>
        </w:rPr>
      </w:r>
      <w:r>
        <w:rPr>
          <w:lang w:val="en-GB"/>
        </w:rPr>
        <w:fldChar w:fldCharType="separate"/>
      </w:r>
      <w:r w:rsidR="008B59F1">
        <w:t xml:space="preserve">Table </w:t>
      </w:r>
      <w:r w:rsidR="008B59F1">
        <w:rPr>
          <w:noProof/>
        </w:rPr>
        <w:t>10</w:t>
      </w:r>
      <w:r>
        <w:rPr>
          <w:lang w:val="en-GB"/>
        </w:rPr>
        <w:fldChar w:fldCharType="end"/>
      </w:r>
      <w:r>
        <w:rPr>
          <w:lang w:val="en-GB"/>
        </w:rPr>
        <w:t xml:space="preserve"> and forest area extracted from forest map of Thanh Hoa and </w:t>
      </w:r>
      <w:proofErr w:type="spellStart"/>
      <w:r>
        <w:rPr>
          <w:lang w:val="en-GB"/>
        </w:rPr>
        <w:t>Nghe</w:t>
      </w:r>
      <w:proofErr w:type="spellEnd"/>
      <w:r>
        <w:rPr>
          <w:lang w:val="en-GB"/>
        </w:rPr>
        <w:t xml:space="preserve"> An 2010.</w:t>
      </w:r>
    </w:p>
    <w:p w14:paraId="215795E8" w14:textId="18BBB3DE" w:rsidR="00604187" w:rsidRDefault="00604187" w:rsidP="00604187">
      <w:pPr>
        <w:pStyle w:val="Heading3"/>
        <w:rPr>
          <w:lang w:val="en-GB"/>
        </w:rPr>
      </w:pPr>
      <w:bookmarkStart w:id="53" w:name="_Toc400446010"/>
      <w:proofErr w:type="spellStart"/>
      <w:r>
        <w:rPr>
          <w:lang w:val="en-GB"/>
        </w:rPr>
        <w:t>Fuelwood</w:t>
      </w:r>
      <w:proofErr w:type="spellEnd"/>
      <w:r>
        <w:rPr>
          <w:lang w:val="en-GB"/>
        </w:rPr>
        <w:t xml:space="preserve"> supply estimation for Thanh Hoa and </w:t>
      </w:r>
      <w:proofErr w:type="spellStart"/>
      <w:r>
        <w:rPr>
          <w:lang w:val="en-GB"/>
        </w:rPr>
        <w:t>Nghe</w:t>
      </w:r>
      <w:proofErr w:type="spellEnd"/>
      <w:r>
        <w:rPr>
          <w:lang w:val="en-GB"/>
        </w:rPr>
        <w:t xml:space="preserve"> An</w:t>
      </w:r>
      <w:bookmarkEnd w:id="53"/>
    </w:p>
    <w:p w14:paraId="381EAEC9" w14:textId="0895A854" w:rsidR="00604187" w:rsidRDefault="00604187" w:rsidP="00604187">
      <w:pPr>
        <w:rPr>
          <w:lang w:val="en-GB"/>
        </w:rPr>
      </w:pPr>
      <w:r>
        <w:rPr>
          <w:lang w:val="en-GB"/>
        </w:rPr>
        <w:t xml:space="preserve">The total </w:t>
      </w:r>
      <w:proofErr w:type="spellStart"/>
      <w:r>
        <w:rPr>
          <w:lang w:val="en-GB"/>
        </w:rPr>
        <w:t>fuelwood</w:t>
      </w:r>
      <w:proofErr w:type="spellEnd"/>
      <w:r>
        <w:rPr>
          <w:lang w:val="en-GB"/>
        </w:rPr>
        <w:t xml:space="preserve"> supply of two </w:t>
      </w:r>
      <w:proofErr w:type="gramStart"/>
      <w:r>
        <w:rPr>
          <w:lang w:val="en-GB"/>
        </w:rPr>
        <w:t>province</w:t>
      </w:r>
      <w:proofErr w:type="gramEnd"/>
      <w:r>
        <w:rPr>
          <w:lang w:val="en-GB"/>
        </w:rPr>
        <w:t xml:space="preserve"> is 1,905,039 tons/ha/year, of which </w:t>
      </w:r>
      <w:proofErr w:type="spellStart"/>
      <w:r>
        <w:rPr>
          <w:lang w:val="en-GB"/>
        </w:rPr>
        <w:t>Nghe</w:t>
      </w:r>
      <w:proofErr w:type="spellEnd"/>
      <w:r>
        <w:rPr>
          <w:lang w:val="en-GB"/>
        </w:rPr>
        <w:t xml:space="preserve"> An supply </w:t>
      </w:r>
      <w:r w:rsidRPr="001C5480">
        <w:rPr>
          <w:lang w:val="en-GB"/>
        </w:rPr>
        <w:t>1</w:t>
      </w:r>
      <w:r>
        <w:rPr>
          <w:lang w:val="en-GB"/>
        </w:rPr>
        <w:t>,</w:t>
      </w:r>
      <w:r w:rsidRPr="001C5480">
        <w:rPr>
          <w:lang w:val="en-GB"/>
        </w:rPr>
        <w:t>193</w:t>
      </w:r>
      <w:r>
        <w:rPr>
          <w:lang w:val="en-GB"/>
        </w:rPr>
        <w:t>,</w:t>
      </w:r>
      <w:r w:rsidRPr="001C5480">
        <w:rPr>
          <w:lang w:val="en-GB"/>
        </w:rPr>
        <w:t>421</w:t>
      </w:r>
      <w:r>
        <w:rPr>
          <w:lang w:val="en-GB"/>
        </w:rPr>
        <w:t xml:space="preserve"> tons/year and Thanh Hoa supply 711,617 tons/year. In </w:t>
      </w:r>
      <w:proofErr w:type="spellStart"/>
      <w:r>
        <w:rPr>
          <w:lang w:val="en-GB"/>
        </w:rPr>
        <w:t>Nghe</w:t>
      </w:r>
      <w:proofErr w:type="spellEnd"/>
      <w:r>
        <w:rPr>
          <w:lang w:val="en-GB"/>
        </w:rPr>
        <w:t xml:space="preserve"> </w:t>
      </w:r>
      <w:proofErr w:type="spellStart"/>
      <w:r>
        <w:rPr>
          <w:lang w:val="en-GB"/>
        </w:rPr>
        <w:t>An</w:t>
      </w:r>
      <w:proofErr w:type="spellEnd"/>
      <w:r>
        <w:rPr>
          <w:lang w:val="en-GB"/>
        </w:rPr>
        <w:t xml:space="preserve"> the forest type that </w:t>
      </w:r>
      <w:r>
        <w:rPr>
          <w:lang w:val="en-GB"/>
        </w:rPr>
        <w:lastRenderedPageBreak/>
        <w:t xml:space="preserve">provide the most </w:t>
      </w:r>
      <w:proofErr w:type="spellStart"/>
      <w:r>
        <w:rPr>
          <w:lang w:val="en-GB"/>
        </w:rPr>
        <w:t>fuelwood</w:t>
      </w:r>
      <w:proofErr w:type="spellEnd"/>
      <w:r>
        <w:rPr>
          <w:lang w:val="en-GB"/>
        </w:rPr>
        <w:t xml:space="preserve"> are: broad leaf re-growth forest (23.6%), broad leaf poor forest (22.8%) and broad leaf medium forest (15%); together these 3 type of forest accounted for 61.4% of the </w:t>
      </w:r>
      <w:proofErr w:type="spellStart"/>
      <w:r>
        <w:rPr>
          <w:lang w:val="en-GB"/>
        </w:rPr>
        <w:t>fuelwood</w:t>
      </w:r>
      <w:proofErr w:type="spellEnd"/>
      <w:r>
        <w:rPr>
          <w:lang w:val="en-GB"/>
        </w:rPr>
        <w:t xml:space="preserve"> supply of </w:t>
      </w:r>
      <w:proofErr w:type="spellStart"/>
      <w:r>
        <w:rPr>
          <w:lang w:val="en-GB"/>
        </w:rPr>
        <w:t>Nghe</w:t>
      </w:r>
      <w:proofErr w:type="spellEnd"/>
      <w:r>
        <w:rPr>
          <w:lang w:val="en-GB"/>
        </w:rPr>
        <w:t xml:space="preserve"> An. In Thanh Hoa the supply pattern is a bit different with the most important source of </w:t>
      </w:r>
      <w:proofErr w:type="spellStart"/>
      <w:r>
        <w:rPr>
          <w:lang w:val="en-GB"/>
        </w:rPr>
        <w:t>fuelwood</w:t>
      </w:r>
      <w:proofErr w:type="spellEnd"/>
      <w:r>
        <w:rPr>
          <w:lang w:val="en-GB"/>
        </w:rPr>
        <w:t xml:space="preserve"> supply being plantation forest (26.3%), broad leaf regrowth forest (17.3%) and bamboo (14.5%). This is necessary to note that this estimation should be considered as the potential availability of the fuel biomass, this do not include factors that influence the consumption and exploitation behaviour. For example the distance and accessibility to the source would have significant effect on </w:t>
      </w:r>
      <w:proofErr w:type="spellStart"/>
      <w:r>
        <w:rPr>
          <w:lang w:val="en-GB"/>
        </w:rPr>
        <w:t>fuelwood</w:t>
      </w:r>
      <w:proofErr w:type="spellEnd"/>
      <w:r>
        <w:rPr>
          <w:lang w:val="en-GB"/>
        </w:rPr>
        <w:t xml:space="preserve"> exploitation. The type of </w:t>
      </w:r>
      <w:proofErr w:type="spellStart"/>
      <w:r>
        <w:rPr>
          <w:lang w:val="en-GB"/>
        </w:rPr>
        <w:t>fuelwood</w:t>
      </w:r>
      <w:proofErr w:type="spellEnd"/>
      <w:r>
        <w:rPr>
          <w:lang w:val="en-GB"/>
        </w:rPr>
        <w:t xml:space="preserve"> also play important role in consumption’s choice, as mentioned earlier in the </w:t>
      </w:r>
      <w:proofErr w:type="spellStart"/>
      <w:r>
        <w:rPr>
          <w:lang w:val="en-GB"/>
        </w:rPr>
        <w:t>fuelwood</w:t>
      </w:r>
      <w:proofErr w:type="spellEnd"/>
      <w:r>
        <w:rPr>
          <w:lang w:val="en-GB"/>
        </w:rPr>
        <w:t xml:space="preserve"> demand (Section 3.1), where it is </w:t>
      </w:r>
      <w:r w:rsidR="00131B32">
        <w:rPr>
          <w:lang w:val="en-GB"/>
        </w:rPr>
        <w:t>prevailing that</w:t>
      </w:r>
      <w:r>
        <w:rPr>
          <w:lang w:val="en-GB"/>
        </w:rPr>
        <w:t xml:space="preserve"> people prefer natural </w:t>
      </w:r>
      <w:proofErr w:type="spellStart"/>
      <w:r>
        <w:rPr>
          <w:lang w:val="en-GB"/>
        </w:rPr>
        <w:t>fuelwood</w:t>
      </w:r>
      <w:proofErr w:type="spellEnd"/>
      <w:r>
        <w:rPr>
          <w:lang w:val="en-GB"/>
        </w:rPr>
        <w:t xml:space="preserve"> over plantation </w:t>
      </w:r>
      <w:proofErr w:type="spellStart"/>
      <w:r>
        <w:rPr>
          <w:lang w:val="en-GB"/>
        </w:rPr>
        <w:t>fuelwood</w:t>
      </w:r>
      <w:proofErr w:type="spellEnd"/>
      <w:r>
        <w:rPr>
          <w:lang w:val="en-GB"/>
        </w:rPr>
        <w:t xml:space="preserve">. Thus in Thanh Hoa where plantation forest, mainly Acacia, provide as much as 26% of the total potential </w:t>
      </w:r>
      <w:proofErr w:type="spellStart"/>
      <w:r>
        <w:rPr>
          <w:lang w:val="en-GB"/>
        </w:rPr>
        <w:t>fuelwood</w:t>
      </w:r>
      <w:proofErr w:type="spellEnd"/>
      <w:r>
        <w:rPr>
          <w:lang w:val="en-GB"/>
        </w:rPr>
        <w:t xml:space="preserve">, the consumption from this source could be much smaller. Also the </w:t>
      </w:r>
      <w:proofErr w:type="spellStart"/>
      <w:r>
        <w:rPr>
          <w:lang w:val="en-GB"/>
        </w:rPr>
        <w:t>fuelwood</w:t>
      </w:r>
      <w:proofErr w:type="spellEnd"/>
      <w:r>
        <w:rPr>
          <w:lang w:val="en-GB"/>
        </w:rPr>
        <w:t xml:space="preserve"> consumption at residential is collected local level, because it is not economically profitable to transport small size </w:t>
      </w:r>
      <w:proofErr w:type="spellStart"/>
      <w:r>
        <w:rPr>
          <w:lang w:val="en-GB"/>
        </w:rPr>
        <w:t>fuelwood</w:t>
      </w:r>
      <w:proofErr w:type="spellEnd"/>
      <w:r>
        <w:rPr>
          <w:lang w:val="en-GB"/>
        </w:rPr>
        <w:t xml:space="preserve"> from one place to other. Therefore the abundant of </w:t>
      </w:r>
      <w:proofErr w:type="spellStart"/>
      <w:r>
        <w:rPr>
          <w:lang w:val="en-GB"/>
        </w:rPr>
        <w:t>fuelwood</w:t>
      </w:r>
      <w:proofErr w:type="spellEnd"/>
      <w:r>
        <w:rPr>
          <w:lang w:val="en-GB"/>
        </w:rPr>
        <w:t xml:space="preserve"> at provincial level do not guaranty the sufficient at local level.</w:t>
      </w:r>
    </w:p>
    <w:p w14:paraId="0C243621" w14:textId="70C19D31" w:rsidR="00604187" w:rsidRPr="00D85FF0" w:rsidRDefault="00604187" w:rsidP="00604187">
      <w:pPr>
        <w:pStyle w:val="Caption"/>
      </w:pPr>
      <w:proofErr w:type="gramStart"/>
      <w:r>
        <w:t xml:space="preserve">Table </w:t>
      </w:r>
      <w:proofErr w:type="gramEnd"/>
      <w:r w:rsidR="00AE5BB5">
        <w:fldChar w:fldCharType="begin"/>
      </w:r>
      <w:r w:rsidR="00AE5BB5">
        <w:instrText xml:space="preserve"> SEQ Table \* ARABIC </w:instrText>
      </w:r>
      <w:r w:rsidR="00AE5BB5">
        <w:fldChar w:fldCharType="separate"/>
      </w:r>
      <w:r w:rsidR="008B59F1">
        <w:rPr>
          <w:noProof/>
        </w:rPr>
        <w:t>11</w:t>
      </w:r>
      <w:r w:rsidR="00AE5BB5">
        <w:rPr>
          <w:noProof/>
        </w:rPr>
        <w:fldChar w:fldCharType="end"/>
      </w:r>
      <w:proofErr w:type="gramStart"/>
      <w:r>
        <w:t>.</w:t>
      </w:r>
      <w:proofErr w:type="gramEnd"/>
      <w:r>
        <w:t xml:space="preserve"> Annual </w:t>
      </w:r>
      <w:proofErr w:type="spellStart"/>
      <w:r>
        <w:t>fuelwood</w:t>
      </w:r>
      <w:proofErr w:type="spellEnd"/>
      <w:r>
        <w:t xml:space="preserve"> supply in Thanh Hoa and </w:t>
      </w:r>
      <w:proofErr w:type="spellStart"/>
      <w:r>
        <w:t>Nghe</w:t>
      </w:r>
      <w:proofErr w:type="spellEnd"/>
      <w:r>
        <w:t xml:space="preserve"> </w:t>
      </w:r>
      <w:proofErr w:type="spellStart"/>
      <w:proofErr w:type="gramStart"/>
      <w:r>
        <w:t>An</w:t>
      </w:r>
      <w:proofErr w:type="spellEnd"/>
      <w:proofErr w:type="gramEnd"/>
      <w:r>
        <w:t xml:space="preserve"> by forest type (Unit: tons/year)</w:t>
      </w:r>
    </w:p>
    <w:tbl>
      <w:tblPr>
        <w:tblW w:w="9406" w:type="dxa"/>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2943"/>
        <w:gridCol w:w="1843"/>
        <w:gridCol w:w="1701"/>
        <w:gridCol w:w="1359"/>
        <w:gridCol w:w="1560"/>
      </w:tblGrid>
      <w:tr w:rsidR="00604187" w:rsidRPr="00D85FF0" w14:paraId="0C972AB7" w14:textId="77777777" w:rsidTr="00604187">
        <w:trPr>
          <w:trHeight w:val="300"/>
        </w:trPr>
        <w:tc>
          <w:tcPr>
            <w:tcW w:w="2943" w:type="dxa"/>
            <w:noWrap/>
            <w:hideMark/>
          </w:tcPr>
          <w:p w14:paraId="643D530C" w14:textId="77777777" w:rsidR="00604187" w:rsidRPr="00D179FA" w:rsidRDefault="00604187" w:rsidP="00604187">
            <w:pPr>
              <w:spacing w:before="0" w:line="240" w:lineRule="auto"/>
              <w:jc w:val="left"/>
              <w:rPr>
                <w:rFonts w:eastAsia="Times New Roman" w:cs="Times New Roman"/>
                <w:color w:val="000000"/>
                <w:sz w:val="20"/>
                <w:lang w:val="en-GB" w:eastAsia="en-GB"/>
              </w:rPr>
            </w:pPr>
            <w:r w:rsidRPr="00D179FA">
              <w:rPr>
                <w:rFonts w:eastAsia="Times New Roman" w:cs="Times New Roman"/>
                <w:color w:val="000000"/>
                <w:sz w:val="20"/>
                <w:lang w:val="en-GB" w:eastAsia="en-GB"/>
              </w:rPr>
              <w:t>Forest type</w:t>
            </w:r>
          </w:p>
        </w:tc>
        <w:tc>
          <w:tcPr>
            <w:tcW w:w="1843" w:type="dxa"/>
            <w:noWrap/>
            <w:hideMark/>
          </w:tcPr>
          <w:p w14:paraId="1FA7E301" w14:textId="77777777" w:rsidR="00604187" w:rsidRPr="00D179FA" w:rsidRDefault="00604187" w:rsidP="00604187">
            <w:pPr>
              <w:spacing w:before="0" w:line="240" w:lineRule="auto"/>
              <w:jc w:val="center"/>
              <w:rPr>
                <w:rFonts w:eastAsia="Times New Roman" w:cs="Times New Roman"/>
                <w:color w:val="000000"/>
                <w:sz w:val="20"/>
                <w:lang w:val="en-GB" w:eastAsia="en-GB"/>
              </w:rPr>
            </w:pPr>
            <w:proofErr w:type="spellStart"/>
            <w:r w:rsidRPr="00D179FA">
              <w:rPr>
                <w:rFonts w:eastAsia="Times New Roman" w:cs="Times New Roman"/>
                <w:color w:val="000000"/>
                <w:sz w:val="20"/>
                <w:lang w:val="en-GB" w:eastAsia="en-GB"/>
              </w:rPr>
              <w:t>Nghe</w:t>
            </w:r>
            <w:proofErr w:type="spellEnd"/>
            <w:r w:rsidRPr="00D179FA">
              <w:rPr>
                <w:rFonts w:eastAsia="Times New Roman" w:cs="Times New Roman"/>
                <w:color w:val="000000"/>
                <w:sz w:val="20"/>
                <w:lang w:val="en-GB" w:eastAsia="en-GB"/>
              </w:rPr>
              <w:t xml:space="preserve"> An supply (tons)</w:t>
            </w:r>
          </w:p>
        </w:tc>
        <w:tc>
          <w:tcPr>
            <w:tcW w:w="1701" w:type="dxa"/>
            <w:noWrap/>
            <w:hideMark/>
          </w:tcPr>
          <w:p w14:paraId="06BC6992" w14:textId="77777777" w:rsidR="00604187" w:rsidRPr="00D179FA" w:rsidRDefault="00604187" w:rsidP="00604187">
            <w:pPr>
              <w:spacing w:before="0" w:line="240" w:lineRule="auto"/>
              <w:jc w:val="center"/>
              <w:rPr>
                <w:rFonts w:eastAsia="Times New Roman" w:cs="Times New Roman"/>
                <w:color w:val="000000"/>
                <w:sz w:val="20"/>
                <w:lang w:val="en-GB" w:eastAsia="en-GB"/>
              </w:rPr>
            </w:pPr>
            <w:r w:rsidRPr="00D179FA">
              <w:rPr>
                <w:rFonts w:eastAsia="Times New Roman" w:cs="Times New Roman"/>
                <w:color w:val="000000"/>
                <w:sz w:val="20"/>
                <w:lang w:val="en-GB" w:eastAsia="en-GB"/>
              </w:rPr>
              <w:t>Thanh Hoa supply (tons)</w:t>
            </w:r>
          </w:p>
        </w:tc>
        <w:tc>
          <w:tcPr>
            <w:tcW w:w="1359" w:type="dxa"/>
            <w:noWrap/>
            <w:hideMark/>
          </w:tcPr>
          <w:p w14:paraId="052AAF1B" w14:textId="77777777" w:rsidR="00604187" w:rsidRPr="00D179FA" w:rsidRDefault="00604187" w:rsidP="00604187">
            <w:pPr>
              <w:spacing w:before="0" w:line="240" w:lineRule="auto"/>
              <w:jc w:val="center"/>
              <w:rPr>
                <w:rFonts w:eastAsia="Times New Roman" w:cs="Times New Roman"/>
                <w:color w:val="000000"/>
                <w:sz w:val="20"/>
                <w:lang w:val="en-GB" w:eastAsia="en-GB"/>
              </w:rPr>
            </w:pPr>
            <w:proofErr w:type="spellStart"/>
            <w:r w:rsidRPr="00D179FA">
              <w:rPr>
                <w:rFonts w:eastAsia="Times New Roman" w:cs="Times New Roman"/>
                <w:color w:val="000000"/>
                <w:sz w:val="20"/>
                <w:lang w:val="en-GB" w:eastAsia="en-GB"/>
              </w:rPr>
              <w:t>Nghe</w:t>
            </w:r>
            <w:proofErr w:type="spellEnd"/>
            <w:r w:rsidRPr="00D179FA">
              <w:rPr>
                <w:rFonts w:eastAsia="Times New Roman" w:cs="Times New Roman"/>
                <w:color w:val="000000"/>
                <w:sz w:val="20"/>
                <w:lang w:val="en-GB" w:eastAsia="en-GB"/>
              </w:rPr>
              <w:t xml:space="preserve"> An supply </w:t>
            </w:r>
          </w:p>
        </w:tc>
        <w:tc>
          <w:tcPr>
            <w:tcW w:w="1560" w:type="dxa"/>
            <w:noWrap/>
            <w:hideMark/>
          </w:tcPr>
          <w:p w14:paraId="518C409A" w14:textId="77777777" w:rsidR="00604187" w:rsidRPr="00D179FA" w:rsidRDefault="00604187" w:rsidP="00604187">
            <w:pPr>
              <w:spacing w:before="0" w:line="240" w:lineRule="auto"/>
              <w:jc w:val="center"/>
              <w:rPr>
                <w:rFonts w:eastAsia="Times New Roman" w:cs="Times New Roman"/>
                <w:color w:val="000000"/>
                <w:sz w:val="20"/>
                <w:lang w:val="en-GB" w:eastAsia="en-GB"/>
              </w:rPr>
            </w:pPr>
            <w:r w:rsidRPr="00D179FA">
              <w:rPr>
                <w:rFonts w:eastAsia="Times New Roman" w:cs="Times New Roman"/>
                <w:color w:val="000000"/>
                <w:sz w:val="20"/>
                <w:lang w:val="en-GB" w:eastAsia="en-GB"/>
              </w:rPr>
              <w:t>Thanh Hoa supply %</w:t>
            </w:r>
          </w:p>
        </w:tc>
      </w:tr>
      <w:tr w:rsidR="00604187" w:rsidRPr="00D85FF0" w14:paraId="7AE40A8A" w14:textId="77777777" w:rsidTr="00604187">
        <w:trPr>
          <w:trHeight w:val="300"/>
        </w:trPr>
        <w:tc>
          <w:tcPr>
            <w:tcW w:w="2943" w:type="dxa"/>
            <w:noWrap/>
            <w:hideMark/>
          </w:tcPr>
          <w:p w14:paraId="1E4E6EFF" w14:textId="77777777" w:rsidR="00604187" w:rsidRPr="00D179FA" w:rsidRDefault="00604187" w:rsidP="00604187">
            <w:pPr>
              <w:spacing w:before="0" w:line="240" w:lineRule="auto"/>
              <w:jc w:val="left"/>
              <w:rPr>
                <w:rFonts w:eastAsia="Times New Roman" w:cs="Times New Roman"/>
                <w:color w:val="000000"/>
                <w:sz w:val="20"/>
                <w:lang w:val="en-GB" w:eastAsia="en-GB"/>
              </w:rPr>
            </w:pPr>
            <w:r w:rsidRPr="00D179FA">
              <w:rPr>
                <w:rFonts w:eastAsia="Times New Roman" w:cs="Times New Roman"/>
                <w:color w:val="000000"/>
                <w:sz w:val="20"/>
                <w:lang w:val="en-GB" w:eastAsia="en-GB"/>
              </w:rPr>
              <w:t>Broad leaf rich</w:t>
            </w:r>
          </w:p>
        </w:tc>
        <w:tc>
          <w:tcPr>
            <w:tcW w:w="1843" w:type="dxa"/>
            <w:noWrap/>
            <w:hideMark/>
          </w:tcPr>
          <w:p w14:paraId="4204EF2C" w14:textId="77777777" w:rsidR="00604187" w:rsidRPr="00D179FA" w:rsidRDefault="00604187" w:rsidP="00604187">
            <w:pPr>
              <w:spacing w:before="0" w:line="240" w:lineRule="auto"/>
              <w:jc w:val="center"/>
              <w:rPr>
                <w:rFonts w:eastAsia="Times New Roman" w:cs="Times New Roman"/>
                <w:color w:val="000000"/>
                <w:sz w:val="20"/>
                <w:lang w:val="en-GB" w:eastAsia="en-GB"/>
              </w:rPr>
            </w:pPr>
            <w:r w:rsidRPr="00D179FA">
              <w:rPr>
                <w:rFonts w:eastAsia="Times New Roman" w:cs="Times New Roman"/>
                <w:color w:val="000000"/>
                <w:sz w:val="20"/>
                <w:lang w:val="en-GB" w:eastAsia="en-GB"/>
              </w:rPr>
              <w:t>118,863</w:t>
            </w:r>
          </w:p>
        </w:tc>
        <w:tc>
          <w:tcPr>
            <w:tcW w:w="1701" w:type="dxa"/>
            <w:noWrap/>
            <w:hideMark/>
          </w:tcPr>
          <w:p w14:paraId="52585036" w14:textId="77777777" w:rsidR="00604187" w:rsidRPr="00D179FA" w:rsidRDefault="00604187" w:rsidP="00604187">
            <w:pPr>
              <w:spacing w:before="0" w:line="240" w:lineRule="auto"/>
              <w:jc w:val="center"/>
              <w:rPr>
                <w:rFonts w:eastAsia="Times New Roman" w:cs="Times New Roman"/>
                <w:color w:val="000000"/>
                <w:sz w:val="20"/>
                <w:lang w:val="en-GB" w:eastAsia="en-GB"/>
              </w:rPr>
            </w:pPr>
            <w:r w:rsidRPr="00D179FA">
              <w:rPr>
                <w:rFonts w:eastAsia="Times New Roman" w:cs="Times New Roman"/>
                <w:color w:val="000000"/>
                <w:sz w:val="20"/>
                <w:lang w:val="en-GB" w:eastAsia="en-GB"/>
              </w:rPr>
              <w:t>20,082</w:t>
            </w:r>
          </w:p>
        </w:tc>
        <w:tc>
          <w:tcPr>
            <w:tcW w:w="1359" w:type="dxa"/>
            <w:noWrap/>
            <w:hideMark/>
          </w:tcPr>
          <w:p w14:paraId="210A10AB" w14:textId="77777777" w:rsidR="00604187" w:rsidRPr="00D179FA" w:rsidRDefault="00604187" w:rsidP="00604187">
            <w:pPr>
              <w:spacing w:before="0" w:line="240" w:lineRule="auto"/>
              <w:jc w:val="center"/>
              <w:rPr>
                <w:rFonts w:eastAsia="Times New Roman" w:cs="Times New Roman"/>
                <w:color w:val="000000"/>
                <w:sz w:val="20"/>
                <w:lang w:val="en-GB" w:eastAsia="en-GB"/>
              </w:rPr>
            </w:pPr>
            <w:r w:rsidRPr="00D179FA">
              <w:rPr>
                <w:rFonts w:eastAsia="Times New Roman" w:cs="Times New Roman"/>
                <w:color w:val="000000"/>
                <w:sz w:val="20"/>
                <w:lang w:val="en-GB" w:eastAsia="en-GB"/>
              </w:rPr>
              <w:t>10.0</w:t>
            </w:r>
          </w:p>
        </w:tc>
        <w:tc>
          <w:tcPr>
            <w:tcW w:w="1560" w:type="dxa"/>
            <w:noWrap/>
            <w:hideMark/>
          </w:tcPr>
          <w:p w14:paraId="1A2E3CED" w14:textId="77777777" w:rsidR="00604187" w:rsidRPr="00D179FA" w:rsidRDefault="00604187" w:rsidP="00604187">
            <w:pPr>
              <w:spacing w:before="0" w:line="240" w:lineRule="auto"/>
              <w:jc w:val="center"/>
              <w:rPr>
                <w:rFonts w:eastAsia="Times New Roman" w:cs="Times New Roman"/>
                <w:color w:val="000000"/>
                <w:sz w:val="20"/>
                <w:lang w:val="en-GB" w:eastAsia="en-GB"/>
              </w:rPr>
            </w:pPr>
            <w:r w:rsidRPr="00D179FA">
              <w:rPr>
                <w:rFonts w:eastAsia="Times New Roman" w:cs="Times New Roman"/>
                <w:color w:val="000000"/>
                <w:sz w:val="20"/>
                <w:lang w:val="en-GB" w:eastAsia="en-GB"/>
              </w:rPr>
              <w:t>2.8</w:t>
            </w:r>
          </w:p>
        </w:tc>
      </w:tr>
      <w:tr w:rsidR="00604187" w:rsidRPr="00D85FF0" w14:paraId="2B887756" w14:textId="77777777" w:rsidTr="00604187">
        <w:trPr>
          <w:trHeight w:val="300"/>
        </w:trPr>
        <w:tc>
          <w:tcPr>
            <w:tcW w:w="2943" w:type="dxa"/>
            <w:noWrap/>
            <w:hideMark/>
          </w:tcPr>
          <w:p w14:paraId="1975440D" w14:textId="77777777" w:rsidR="00604187" w:rsidRPr="00D179FA" w:rsidRDefault="00604187" w:rsidP="00604187">
            <w:pPr>
              <w:spacing w:before="0" w:line="240" w:lineRule="auto"/>
              <w:jc w:val="left"/>
              <w:rPr>
                <w:rFonts w:eastAsia="Times New Roman" w:cs="Times New Roman"/>
                <w:color w:val="000000"/>
                <w:sz w:val="20"/>
                <w:lang w:val="en-GB" w:eastAsia="en-GB"/>
              </w:rPr>
            </w:pPr>
            <w:r w:rsidRPr="00D179FA">
              <w:rPr>
                <w:rFonts w:eastAsia="Times New Roman" w:cs="Times New Roman"/>
                <w:color w:val="000000"/>
                <w:sz w:val="20"/>
                <w:lang w:val="en-GB" w:eastAsia="en-GB"/>
              </w:rPr>
              <w:t>Broad leaf medium</w:t>
            </w:r>
          </w:p>
        </w:tc>
        <w:tc>
          <w:tcPr>
            <w:tcW w:w="1843" w:type="dxa"/>
            <w:noWrap/>
            <w:hideMark/>
          </w:tcPr>
          <w:p w14:paraId="42C05A33" w14:textId="77777777" w:rsidR="00604187" w:rsidRPr="00D179FA" w:rsidRDefault="00604187" w:rsidP="00604187">
            <w:pPr>
              <w:spacing w:before="0" w:line="240" w:lineRule="auto"/>
              <w:jc w:val="center"/>
              <w:rPr>
                <w:rFonts w:eastAsia="Times New Roman" w:cs="Times New Roman"/>
                <w:color w:val="000000"/>
                <w:sz w:val="20"/>
                <w:lang w:val="en-GB" w:eastAsia="en-GB"/>
              </w:rPr>
            </w:pPr>
            <w:r w:rsidRPr="00D179FA">
              <w:rPr>
                <w:rFonts w:eastAsia="Times New Roman" w:cs="Times New Roman"/>
                <w:color w:val="000000"/>
                <w:sz w:val="20"/>
                <w:lang w:val="en-GB" w:eastAsia="en-GB"/>
              </w:rPr>
              <w:t>178,483</w:t>
            </w:r>
          </w:p>
        </w:tc>
        <w:tc>
          <w:tcPr>
            <w:tcW w:w="1701" w:type="dxa"/>
            <w:noWrap/>
            <w:hideMark/>
          </w:tcPr>
          <w:p w14:paraId="68512832" w14:textId="77777777" w:rsidR="00604187" w:rsidRPr="00D179FA" w:rsidRDefault="00604187" w:rsidP="00604187">
            <w:pPr>
              <w:spacing w:before="0" w:line="240" w:lineRule="auto"/>
              <w:jc w:val="center"/>
              <w:rPr>
                <w:rFonts w:eastAsia="Times New Roman" w:cs="Times New Roman"/>
                <w:color w:val="000000"/>
                <w:sz w:val="20"/>
                <w:lang w:val="en-GB" w:eastAsia="en-GB"/>
              </w:rPr>
            </w:pPr>
            <w:r w:rsidRPr="00D179FA">
              <w:rPr>
                <w:rFonts w:eastAsia="Times New Roman" w:cs="Times New Roman"/>
                <w:color w:val="000000"/>
                <w:sz w:val="20"/>
                <w:lang w:val="en-GB" w:eastAsia="en-GB"/>
              </w:rPr>
              <w:t>64,256</w:t>
            </w:r>
          </w:p>
        </w:tc>
        <w:tc>
          <w:tcPr>
            <w:tcW w:w="1359" w:type="dxa"/>
            <w:noWrap/>
            <w:hideMark/>
          </w:tcPr>
          <w:p w14:paraId="0C8005EC" w14:textId="77777777" w:rsidR="00604187" w:rsidRPr="00D179FA" w:rsidRDefault="00604187" w:rsidP="00604187">
            <w:pPr>
              <w:spacing w:before="0" w:line="240" w:lineRule="auto"/>
              <w:jc w:val="center"/>
              <w:rPr>
                <w:rFonts w:eastAsia="Times New Roman" w:cs="Times New Roman"/>
                <w:color w:val="000000"/>
                <w:sz w:val="20"/>
                <w:lang w:val="en-GB" w:eastAsia="en-GB"/>
              </w:rPr>
            </w:pPr>
            <w:r w:rsidRPr="00D179FA">
              <w:rPr>
                <w:rFonts w:eastAsia="Times New Roman" w:cs="Times New Roman"/>
                <w:color w:val="000000"/>
                <w:sz w:val="20"/>
                <w:lang w:val="en-GB" w:eastAsia="en-GB"/>
              </w:rPr>
              <w:t>15.0</w:t>
            </w:r>
          </w:p>
        </w:tc>
        <w:tc>
          <w:tcPr>
            <w:tcW w:w="1560" w:type="dxa"/>
            <w:noWrap/>
            <w:hideMark/>
          </w:tcPr>
          <w:p w14:paraId="266FD699" w14:textId="77777777" w:rsidR="00604187" w:rsidRPr="00D179FA" w:rsidRDefault="00604187" w:rsidP="00604187">
            <w:pPr>
              <w:spacing w:before="0" w:line="240" w:lineRule="auto"/>
              <w:jc w:val="center"/>
              <w:rPr>
                <w:rFonts w:eastAsia="Times New Roman" w:cs="Times New Roman"/>
                <w:color w:val="000000"/>
                <w:sz w:val="20"/>
                <w:lang w:val="en-GB" w:eastAsia="en-GB"/>
              </w:rPr>
            </w:pPr>
            <w:r w:rsidRPr="00D179FA">
              <w:rPr>
                <w:rFonts w:eastAsia="Times New Roman" w:cs="Times New Roman"/>
                <w:color w:val="000000"/>
                <w:sz w:val="20"/>
                <w:lang w:val="en-GB" w:eastAsia="en-GB"/>
              </w:rPr>
              <w:t>9.0</w:t>
            </w:r>
          </w:p>
        </w:tc>
      </w:tr>
      <w:tr w:rsidR="00604187" w:rsidRPr="00D85FF0" w14:paraId="567192A0" w14:textId="77777777" w:rsidTr="00604187">
        <w:trPr>
          <w:trHeight w:val="300"/>
        </w:trPr>
        <w:tc>
          <w:tcPr>
            <w:tcW w:w="2943" w:type="dxa"/>
            <w:noWrap/>
            <w:hideMark/>
          </w:tcPr>
          <w:p w14:paraId="2D56EA39" w14:textId="77777777" w:rsidR="00604187" w:rsidRPr="00D179FA" w:rsidRDefault="00604187" w:rsidP="00604187">
            <w:pPr>
              <w:spacing w:before="0" w:line="240" w:lineRule="auto"/>
              <w:jc w:val="left"/>
              <w:rPr>
                <w:rFonts w:eastAsia="Times New Roman" w:cs="Times New Roman"/>
                <w:color w:val="000000"/>
                <w:sz w:val="20"/>
                <w:lang w:val="en-GB" w:eastAsia="en-GB"/>
              </w:rPr>
            </w:pPr>
            <w:r w:rsidRPr="00D179FA">
              <w:rPr>
                <w:rFonts w:eastAsia="Times New Roman" w:cs="Times New Roman"/>
                <w:color w:val="000000"/>
                <w:sz w:val="20"/>
                <w:lang w:val="en-GB" w:eastAsia="en-GB"/>
              </w:rPr>
              <w:t>Broad leaf poor</w:t>
            </w:r>
          </w:p>
        </w:tc>
        <w:tc>
          <w:tcPr>
            <w:tcW w:w="1843" w:type="dxa"/>
            <w:noWrap/>
            <w:hideMark/>
          </w:tcPr>
          <w:p w14:paraId="7A644739" w14:textId="77777777" w:rsidR="00604187" w:rsidRPr="00D179FA" w:rsidRDefault="00604187" w:rsidP="00604187">
            <w:pPr>
              <w:spacing w:before="0" w:line="240" w:lineRule="auto"/>
              <w:jc w:val="center"/>
              <w:rPr>
                <w:rFonts w:eastAsia="Times New Roman" w:cs="Times New Roman"/>
                <w:color w:val="000000"/>
                <w:sz w:val="20"/>
                <w:lang w:val="en-GB" w:eastAsia="en-GB"/>
              </w:rPr>
            </w:pPr>
            <w:r w:rsidRPr="00D179FA">
              <w:rPr>
                <w:rFonts w:eastAsia="Times New Roman" w:cs="Times New Roman"/>
                <w:color w:val="000000"/>
                <w:sz w:val="20"/>
                <w:lang w:val="en-GB" w:eastAsia="en-GB"/>
              </w:rPr>
              <w:t>271,898</w:t>
            </w:r>
          </w:p>
        </w:tc>
        <w:tc>
          <w:tcPr>
            <w:tcW w:w="1701" w:type="dxa"/>
            <w:noWrap/>
            <w:hideMark/>
          </w:tcPr>
          <w:p w14:paraId="740D5096" w14:textId="77777777" w:rsidR="00604187" w:rsidRPr="00D179FA" w:rsidRDefault="00604187" w:rsidP="00604187">
            <w:pPr>
              <w:spacing w:before="0" w:line="240" w:lineRule="auto"/>
              <w:jc w:val="center"/>
              <w:rPr>
                <w:rFonts w:eastAsia="Times New Roman" w:cs="Times New Roman"/>
                <w:color w:val="000000"/>
                <w:sz w:val="20"/>
                <w:lang w:val="en-GB" w:eastAsia="en-GB"/>
              </w:rPr>
            </w:pPr>
            <w:r w:rsidRPr="00D179FA">
              <w:rPr>
                <w:rFonts w:eastAsia="Times New Roman" w:cs="Times New Roman"/>
                <w:color w:val="000000"/>
                <w:sz w:val="20"/>
                <w:lang w:val="en-GB" w:eastAsia="en-GB"/>
              </w:rPr>
              <w:t>98,574</w:t>
            </w:r>
          </w:p>
        </w:tc>
        <w:tc>
          <w:tcPr>
            <w:tcW w:w="1359" w:type="dxa"/>
            <w:noWrap/>
            <w:hideMark/>
          </w:tcPr>
          <w:p w14:paraId="3DD98680" w14:textId="77777777" w:rsidR="00604187" w:rsidRPr="00D179FA" w:rsidRDefault="00604187" w:rsidP="00604187">
            <w:pPr>
              <w:spacing w:before="0" w:line="240" w:lineRule="auto"/>
              <w:jc w:val="center"/>
              <w:rPr>
                <w:rFonts w:eastAsia="Times New Roman" w:cs="Times New Roman"/>
                <w:color w:val="000000"/>
                <w:sz w:val="20"/>
                <w:lang w:val="en-GB" w:eastAsia="en-GB"/>
              </w:rPr>
            </w:pPr>
            <w:r w:rsidRPr="00D179FA">
              <w:rPr>
                <w:rFonts w:eastAsia="Times New Roman" w:cs="Times New Roman"/>
                <w:color w:val="000000"/>
                <w:sz w:val="20"/>
                <w:lang w:val="en-GB" w:eastAsia="en-GB"/>
              </w:rPr>
              <w:t>22.8</w:t>
            </w:r>
          </w:p>
        </w:tc>
        <w:tc>
          <w:tcPr>
            <w:tcW w:w="1560" w:type="dxa"/>
            <w:noWrap/>
            <w:hideMark/>
          </w:tcPr>
          <w:p w14:paraId="5D09A7A7" w14:textId="77777777" w:rsidR="00604187" w:rsidRPr="00D179FA" w:rsidRDefault="00604187" w:rsidP="00604187">
            <w:pPr>
              <w:spacing w:before="0" w:line="240" w:lineRule="auto"/>
              <w:jc w:val="center"/>
              <w:rPr>
                <w:rFonts w:eastAsia="Times New Roman" w:cs="Times New Roman"/>
                <w:color w:val="000000"/>
                <w:sz w:val="20"/>
                <w:lang w:val="en-GB" w:eastAsia="en-GB"/>
              </w:rPr>
            </w:pPr>
            <w:r w:rsidRPr="00D179FA">
              <w:rPr>
                <w:rFonts w:eastAsia="Times New Roman" w:cs="Times New Roman"/>
                <w:color w:val="000000"/>
                <w:sz w:val="20"/>
                <w:lang w:val="en-GB" w:eastAsia="en-GB"/>
              </w:rPr>
              <w:t>13.9</w:t>
            </w:r>
          </w:p>
        </w:tc>
      </w:tr>
      <w:tr w:rsidR="00604187" w:rsidRPr="00D85FF0" w14:paraId="1D80969E" w14:textId="77777777" w:rsidTr="00604187">
        <w:trPr>
          <w:trHeight w:val="300"/>
        </w:trPr>
        <w:tc>
          <w:tcPr>
            <w:tcW w:w="2943" w:type="dxa"/>
            <w:noWrap/>
            <w:hideMark/>
          </w:tcPr>
          <w:p w14:paraId="5E12DF9C" w14:textId="77777777" w:rsidR="00604187" w:rsidRPr="00D179FA" w:rsidRDefault="00604187" w:rsidP="00604187">
            <w:pPr>
              <w:spacing w:before="0" w:line="240" w:lineRule="auto"/>
              <w:jc w:val="left"/>
              <w:rPr>
                <w:rFonts w:eastAsia="Times New Roman" w:cs="Times New Roman"/>
                <w:color w:val="000000"/>
                <w:sz w:val="20"/>
                <w:lang w:val="en-GB" w:eastAsia="en-GB"/>
              </w:rPr>
            </w:pPr>
            <w:r w:rsidRPr="00D179FA">
              <w:rPr>
                <w:rFonts w:eastAsia="Times New Roman" w:cs="Times New Roman"/>
                <w:color w:val="000000"/>
                <w:sz w:val="20"/>
                <w:lang w:val="en-GB" w:eastAsia="en-GB"/>
              </w:rPr>
              <w:t>Broad leaf re-growth</w:t>
            </w:r>
          </w:p>
        </w:tc>
        <w:tc>
          <w:tcPr>
            <w:tcW w:w="1843" w:type="dxa"/>
            <w:noWrap/>
            <w:hideMark/>
          </w:tcPr>
          <w:p w14:paraId="15195B8F" w14:textId="77777777" w:rsidR="00604187" w:rsidRPr="00D179FA" w:rsidRDefault="00604187" w:rsidP="00604187">
            <w:pPr>
              <w:spacing w:before="0" w:line="240" w:lineRule="auto"/>
              <w:jc w:val="center"/>
              <w:rPr>
                <w:rFonts w:eastAsia="Times New Roman" w:cs="Times New Roman"/>
                <w:color w:val="000000"/>
                <w:sz w:val="20"/>
                <w:lang w:val="en-GB" w:eastAsia="en-GB"/>
              </w:rPr>
            </w:pPr>
            <w:r w:rsidRPr="00D179FA">
              <w:rPr>
                <w:rFonts w:eastAsia="Times New Roman" w:cs="Times New Roman"/>
                <w:color w:val="000000"/>
                <w:sz w:val="20"/>
                <w:lang w:val="en-GB" w:eastAsia="en-GB"/>
              </w:rPr>
              <w:t>281,819</w:t>
            </w:r>
          </w:p>
        </w:tc>
        <w:tc>
          <w:tcPr>
            <w:tcW w:w="1701" w:type="dxa"/>
            <w:noWrap/>
            <w:hideMark/>
          </w:tcPr>
          <w:p w14:paraId="08DA4868" w14:textId="77777777" w:rsidR="00604187" w:rsidRPr="00D179FA" w:rsidRDefault="00604187" w:rsidP="00604187">
            <w:pPr>
              <w:spacing w:before="0" w:line="240" w:lineRule="auto"/>
              <w:jc w:val="center"/>
              <w:rPr>
                <w:rFonts w:eastAsia="Times New Roman" w:cs="Times New Roman"/>
                <w:color w:val="000000"/>
                <w:sz w:val="20"/>
                <w:lang w:val="en-GB" w:eastAsia="en-GB"/>
              </w:rPr>
            </w:pPr>
            <w:r w:rsidRPr="00D179FA">
              <w:rPr>
                <w:rFonts w:eastAsia="Times New Roman" w:cs="Times New Roman"/>
                <w:color w:val="000000"/>
                <w:sz w:val="20"/>
                <w:lang w:val="en-GB" w:eastAsia="en-GB"/>
              </w:rPr>
              <w:t>123,161</w:t>
            </w:r>
          </w:p>
        </w:tc>
        <w:tc>
          <w:tcPr>
            <w:tcW w:w="1359" w:type="dxa"/>
            <w:noWrap/>
            <w:hideMark/>
          </w:tcPr>
          <w:p w14:paraId="39186DE3" w14:textId="77777777" w:rsidR="00604187" w:rsidRPr="00D179FA" w:rsidRDefault="00604187" w:rsidP="00604187">
            <w:pPr>
              <w:spacing w:before="0" w:line="240" w:lineRule="auto"/>
              <w:jc w:val="center"/>
              <w:rPr>
                <w:rFonts w:eastAsia="Times New Roman" w:cs="Times New Roman"/>
                <w:color w:val="000000"/>
                <w:sz w:val="20"/>
                <w:lang w:val="en-GB" w:eastAsia="en-GB"/>
              </w:rPr>
            </w:pPr>
            <w:r w:rsidRPr="00D179FA">
              <w:rPr>
                <w:rFonts w:eastAsia="Times New Roman" w:cs="Times New Roman"/>
                <w:color w:val="000000"/>
                <w:sz w:val="20"/>
                <w:lang w:val="en-GB" w:eastAsia="en-GB"/>
              </w:rPr>
              <w:t>23.6</w:t>
            </w:r>
          </w:p>
        </w:tc>
        <w:tc>
          <w:tcPr>
            <w:tcW w:w="1560" w:type="dxa"/>
            <w:noWrap/>
            <w:hideMark/>
          </w:tcPr>
          <w:p w14:paraId="793C6877" w14:textId="77777777" w:rsidR="00604187" w:rsidRPr="00D179FA" w:rsidRDefault="00604187" w:rsidP="00604187">
            <w:pPr>
              <w:spacing w:before="0" w:line="240" w:lineRule="auto"/>
              <w:jc w:val="center"/>
              <w:rPr>
                <w:rFonts w:eastAsia="Times New Roman" w:cs="Times New Roman"/>
                <w:color w:val="000000"/>
                <w:sz w:val="20"/>
                <w:lang w:val="en-GB" w:eastAsia="en-GB"/>
              </w:rPr>
            </w:pPr>
            <w:r w:rsidRPr="00D179FA">
              <w:rPr>
                <w:rFonts w:eastAsia="Times New Roman" w:cs="Times New Roman"/>
                <w:color w:val="000000"/>
                <w:sz w:val="20"/>
                <w:lang w:val="en-GB" w:eastAsia="en-GB"/>
              </w:rPr>
              <w:t>17.3</w:t>
            </w:r>
          </w:p>
        </w:tc>
      </w:tr>
      <w:tr w:rsidR="00604187" w:rsidRPr="00D85FF0" w14:paraId="0B974A09" w14:textId="77777777" w:rsidTr="00604187">
        <w:trPr>
          <w:trHeight w:val="300"/>
        </w:trPr>
        <w:tc>
          <w:tcPr>
            <w:tcW w:w="2943" w:type="dxa"/>
            <w:noWrap/>
            <w:hideMark/>
          </w:tcPr>
          <w:p w14:paraId="691EE8C3" w14:textId="77777777" w:rsidR="00604187" w:rsidRPr="00D179FA" w:rsidRDefault="00604187" w:rsidP="00604187">
            <w:pPr>
              <w:spacing w:before="0" w:line="240" w:lineRule="auto"/>
              <w:jc w:val="left"/>
              <w:rPr>
                <w:rFonts w:eastAsia="Times New Roman" w:cs="Times New Roman"/>
                <w:color w:val="000000"/>
                <w:sz w:val="20"/>
                <w:lang w:val="en-GB" w:eastAsia="en-GB"/>
              </w:rPr>
            </w:pPr>
            <w:r w:rsidRPr="00D179FA">
              <w:rPr>
                <w:rFonts w:eastAsia="Times New Roman" w:cs="Times New Roman"/>
                <w:color w:val="000000"/>
                <w:sz w:val="20"/>
                <w:lang w:val="en-GB" w:eastAsia="en-GB"/>
              </w:rPr>
              <w:t>Mixed woody bamboo</w:t>
            </w:r>
          </w:p>
        </w:tc>
        <w:tc>
          <w:tcPr>
            <w:tcW w:w="1843" w:type="dxa"/>
            <w:noWrap/>
            <w:hideMark/>
          </w:tcPr>
          <w:p w14:paraId="61D477F9" w14:textId="77777777" w:rsidR="00604187" w:rsidRPr="00D179FA" w:rsidRDefault="00604187" w:rsidP="00604187">
            <w:pPr>
              <w:spacing w:before="0" w:line="240" w:lineRule="auto"/>
              <w:jc w:val="center"/>
              <w:rPr>
                <w:rFonts w:eastAsia="Times New Roman" w:cs="Times New Roman"/>
                <w:color w:val="000000"/>
                <w:sz w:val="20"/>
                <w:lang w:val="en-GB" w:eastAsia="en-GB"/>
              </w:rPr>
            </w:pPr>
            <w:r w:rsidRPr="00D179FA">
              <w:rPr>
                <w:rFonts w:eastAsia="Times New Roman" w:cs="Times New Roman"/>
                <w:color w:val="000000"/>
                <w:sz w:val="20"/>
                <w:lang w:val="en-GB" w:eastAsia="en-GB"/>
              </w:rPr>
              <w:t>63,487</w:t>
            </w:r>
          </w:p>
        </w:tc>
        <w:tc>
          <w:tcPr>
            <w:tcW w:w="1701" w:type="dxa"/>
            <w:noWrap/>
            <w:hideMark/>
          </w:tcPr>
          <w:p w14:paraId="2F0B8451" w14:textId="77777777" w:rsidR="00604187" w:rsidRPr="00D179FA" w:rsidRDefault="00604187" w:rsidP="00604187">
            <w:pPr>
              <w:spacing w:before="0" w:line="240" w:lineRule="auto"/>
              <w:jc w:val="center"/>
              <w:rPr>
                <w:rFonts w:eastAsia="Times New Roman" w:cs="Times New Roman"/>
                <w:color w:val="000000"/>
                <w:sz w:val="20"/>
                <w:lang w:val="en-GB" w:eastAsia="en-GB"/>
              </w:rPr>
            </w:pPr>
            <w:r w:rsidRPr="00D179FA">
              <w:rPr>
                <w:rFonts w:eastAsia="Times New Roman" w:cs="Times New Roman"/>
                <w:color w:val="000000"/>
                <w:sz w:val="20"/>
                <w:lang w:val="en-GB" w:eastAsia="en-GB"/>
              </w:rPr>
              <w:t>83,325</w:t>
            </w:r>
          </w:p>
        </w:tc>
        <w:tc>
          <w:tcPr>
            <w:tcW w:w="1359" w:type="dxa"/>
            <w:noWrap/>
            <w:hideMark/>
          </w:tcPr>
          <w:p w14:paraId="67DFF0BD" w14:textId="77777777" w:rsidR="00604187" w:rsidRPr="00D179FA" w:rsidRDefault="00604187" w:rsidP="00604187">
            <w:pPr>
              <w:spacing w:before="0" w:line="240" w:lineRule="auto"/>
              <w:jc w:val="center"/>
              <w:rPr>
                <w:rFonts w:eastAsia="Times New Roman" w:cs="Times New Roman"/>
                <w:color w:val="000000"/>
                <w:sz w:val="20"/>
                <w:lang w:val="en-GB" w:eastAsia="en-GB"/>
              </w:rPr>
            </w:pPr>
            <w:r w:rsidRPr="00D179FA">
              <w:rPr>
                <w:rFonts w:eastAsia="Times New Roman" w:cs="Times New Roman"/>
                <w:color w:val="000000"/>
                <w:sz w:val="20"/>
                <w:lang w:val="en-GB" w:eastAsia="en-GB"/>
              </w:rPr>
              <w:t>5.3</w:t>
            </w:r>
          </w:p>
        </w:tc>
        <w:tc>
          <w:tcPr>
            <w:tcW w:w="1560" w:type="dxa"/>
            <w:noWrap/>
            <w:hideMark/>
          </w:tcPr>
          <w:p w14:paraId="15237048" w14:textId="77777777" w:rsidR="00604187" w:rsidRPr="00D179FA" w:rsidRDefault="00604187" w:rsidP="00604187">
            <w:pPr>
              <w:spacing w:before="0" w:line="240" w:lineRule="auto"/>
              <w:jc w:val="center"/>
              <w:rPr>
                <w:rFonts w:eastAsia="Times New Roman" w:cs="Times New Roman"/>
                <w:color w:val="000000"/>
                <w:sz w:val="20"/>
                <w:lang w:val="en-GB" w:eastAsia="en-GB"/>
              </w:rPr>
            </w:pPr>
            <w:r w:rsidRPr="00D179FA">
              <w:rPr>
                <w:rFonts w:eastAsia="Times New Roman" w:cs="Times New Roman"/>
                <w:color w:val="000000"/>
                <w:sz w:val="20"/>
                <w:lang w:val="en-GB" w:eastAsia="en-GB"/>
              </w:rPr>
              <w:t>11.7</w:t>
            </w:r>
          </w:p>
        </w:tc>
      </w:tr>
      <w:tr w:rsidR="00604187" w:rsidRPr="00D85FF0" w14:paraId="278C97AF" w14:textId="77777777" w:rsidTr="00604187">
        <w:trPr>
          <w:trHeight w:val="300"/>
        </w:trPr>
        <w:tc>
          <w:tcPr>
            <w:tcW w:w="2943" w:type="dxa"/>
            <w:noWrap/>
            <w:hideMark/>
          </w:tcPr>
          <w:p w14:paraId="45FFE082" w14:textId="77777777" w:rsidR="00604187" w:rsidRPr="00D179FA" w:rsidRDefault="00604187" w:rsidP="00604187">
            <w:pPr>
              <w:spacing w:before="0" w:line="240" w:lineRule="auto"/>
              <w:jc w:val="left"/>
              <w:rPr>
                <w:rFonts w:eastAsia="Times New Roman" w:cs="Times New Roman"/>
                <w:color w:val="000000"/>
                <w:sz w:val="20"/>
                <w:lang w:val="en-GB" w:eastAsia="en-GB"/>
              </w:rPr>
            </w:pPr>
            <w:r w:rsidRPr="00D179FA">
              <w:rPr>
                <w:rFonts w:eastAsia="Times New Roman" w:cs="Times New Roman"/>
                <w:color w:val="000000"/>
                <w:sz w:val="20"/>
                <w:lang w:val="en-GB" w:eastAsia="en-GB"/>
              </w:rPr>
              <w:t>Rock mountain forest</w:t>
            </w:r>
          </w:p>
        </w:tc>
        <w:tc>
          <w:tcPr>
            <w:tcW w:w="1843" w:type="dxa"/>
            <w:noWrap/>
            <w:hideMark/>
          </w:tcPr>
          <w:p w14:paraId="0454BFA2" w14:textId="77777777" w:rsidR="00604187" w:rsidRPr="00D179FA" w:rsidRDefault="00604187" w:rsidP="00604187">
            <w:pPr>
              <w:spacing w:before="0" w:line="240" w:lineRule="auto"/>
              <w:jc w:val="center"/>
              <w:rPr>
                <w:rFonts w:eastAsia="Times New Roman" w:cs="Times New Roman"/>
                <w:color w:val="000000"/>
                <w:sz w:val="20"/>
                <w:lang w:val="en-GB" w:eastAsia="en-GB"/>
              </w:rPr>
            </w:pPr>
            <w:r w:rsidRPr="00D179FA">
              <w:rPr>
                <w:rFonts w:eastAsia="Times New Roman" w:cs="Times New Roman"/>
                <w:color w:val="000000"/>
                <w:sz w:val="20"/>
                <w:lang w:val="en-GB" w:eastAsia="en-GB"/>
              </w:rPr>
              <w:t>430</w:t>
            </w:r>
          </w:p>
        </w:tc>
        <w:tc>
          <w:tcPr>
            <w:tcW w:w="1701" w:type="dxa"/>
            <w:noWrap/>
            <w:hideMark/>
          </w:tcPr>
          <w:p w14:paraId="42486C9D" w14:textId="77777777" w:rsidR="00604187" w:rsidRPr="00D179FA" w:rsidRDefault="00604187" w:rsidP="00604187">
            <w:pPr>
              <w:spacing w:before="0" w:line="240" w:lineRule="auto"/>
              <w:jc w:val="center"/>
              <w:rPr>
                <w:rFonts w:eastAsia="Times New Roman" w:cs="Times New Roman"/>
                <w:color w:val="000000"/>
                <w:sz w:val="20"/>
                <w:lang w:val="en-GB" w:eastAsia="en-GB"/>
              </w:rPr>
            </w:pPr>
            <w:r w:rsidRPr="00D179FA">
              <w:rPr>
                <w:rFonts w:eastAsia="Times New Roman" w:cs="Times New Roman"/>
                <w:color w:val="000000"/>
                <w:sz w:val="20"/>
                <w:lang w:val="en-GB" w:eastAsia="en-GB"/>
              </w:rPr>
              <w:t>31,467</w:t>
            </w:r>
          </w:p>
        </w:tc>
        <w:tc>
          <w:tcPr>
            <w:tcW w:w="1359" w:type="dxa"/>
            <w:noWrap/>
            <w:hideMark/>
          </w:tcPr>
          <w:p w14:paraId="6F7B96CD" w14:textId="77777777" w:rsidR="00604187" w:rsidRPr="00D179FA" w:rsidRDefault="00604187" w:rsidP="00604187">
            <w:pPr>
              <w:spacing w:before="0" w:line="240" w:lineRule="auto"/>
              <w:jc w:val="center"/>
              <w:rPr>
                <w:rFonts w:eastAsia="Times New Roman" w:cs="Times New Roman"/>
                <w:color w:val="000000"/>
                <w:sz w:val="20"/>
                <w:lang w:val="en-GB" w:eastAsia="en-GB"/>
              </w:rPr>
            </w:pPr>
            <w:r w:rsidRPr="00D179FA">
              <w:rPr>
                <w:rFonts w:eastAsia="Times New Roman" w:cs="Times New Roman"/>
                <w:color w:val="000000"/>
                <w:sz w:val="20"/>
                <w:lang w:val="en-GB" w:eastAsia="en-GB"/>
              </w:rPr>
              <w:t>0.0</w:t>
            </w:r>
          </w:p>
        </w:tc>
        <w:tc>
          <w:tcPr>
            <w:tcW w:w="1560" w:type="dxa"/>
            <w:noWrap/>
            <w:hideMark/>
          </w:tcPr>
          <w:p w14:paraId="73553985" w14:textId="77777777" w:rsidR="00604187" w:rsidRPr="00D179FA" w:rsidRDefault="00604187" w:rsidP="00604187">
            <w:pPr>
              <w:spacing w:before="0" w:line="240" w:lineRule="auto"/>
              <w:jc w:val="center"/>
              <w:rPr>
                <w:rFonts w:eastAsia="Times New Roman" w:cs="Times New Roman"/>
                <w:color w:val="000000"/>
                <w:sz w:val="20"/>
                <w:lang w:val="en-GB" w:eastAsia="en-GB"/>
              </w:rPr>
            </w:pPr>
            <w:r w:rsidRPr="00D179FA">
              <w:rPr>
                <w:rFonts w:eastAsia="Times New Roman" w:cs="Times New Roman"/>
                <w:color w:val="000000"/>
                <w:sz w:val="20"/>
                <w:lang w:val="en-GB" w:eastAsia="en-GB"/>
              </w:rPr>
              <w:t>4.4</w:t>
            </w:r>
          </w:p>
        </w:tc>
      </w:tr>
      <w:tr w:rsidR="00604187" w:rsidRPr="00D85FF0" w14:paraId="0F1BBABD" w14:textId="77777777" w:rsidTr="00604187">
        <w:trPr>
          <w:trHeight w:val="300"/>
        </w:trPr>
        <w:tc>
          <w:tcPr>
            <w:tcW w:w="2943" w:type="dxa"/>
            <w:noWrap/>
            <w:hideMark/>
          </w:tcPr>
          <w:p w14:paraId="57A3CB7F" w14:textId="77777777" w:rsidR="00604187" w:rsidRPr="00D179FA" w:rsidRDefault="00604187" w:rsidP="00604187">
            <w:pPr>
              <w:spacing w:before="0" w:line="240" w:lineRule="auto"/>
              <w:jc w:val="left"/>
              <w:rPr>
                <w:rFonts w:eastAsia="Times New Roman" w:cs="Times New Roman"/>
                <w:color w:val="000000"/>
                <w:sz w:val="20"/>
                <w:lang w:val="en-GB" w:eastAsia="en-GB"/>
              </w:rPr>
            </w:pPr>
            <w:r w:rsidRPr="00D179FA">
              <w:rPr>
                <w:rFonts w:eastAsia="Times New Roman" w:cs="Times New Roman"/>
                <w:color w:val="000000"/>
                <w:sz w:val="20"/>
                <w:lang w:val="en-GB" w:eastAsia="en-GB"/>
              </w:rPr>
              <w:t>Bamboo</w:t>
            </w:r>
          </w:p>
        </w:tc>
        <w:tc>
          <w:tcPr>
            <w:tcW w:w="1843" w:type="dxa"/>
            <w:noWrap/>
            <w:hideMark/>
          </w:tcPr>
          <w:p w14:paraId="41C2A672" w14:textId="77777777" w:rsidR="00604187" w:rsidRPr="00D179FA" w:rsidRDefault="00604187" w:rsidP="00604187">
            <w:pPr>
              <w:spacing w:before="0" w:line="240" w:lineRule="auto"/>
              <w:jc w:val="center"/>
              <w:rPr>
                <w:rFonts w:eastAsia="Times New Roman" w:cs="Times New Roman"/>
                <w:color w:val="000000"/>
                <w:sz w:val="20"/>
                <w:lang w:val="en-GB" w:eastAsia="en-GB"/>
              </w:rPr>
            </w:pPr>
            <w:r w:rsidRPr="00D179FA">
              <w:rPr>
                <w:rFonts w:eastAsia="Times New Roman" w:cs="Times New Roman"/>
                <w:color w:val="000000"/>
                <w:sz w:val="20"/>
                <w:lang w:val="en-GB" w:eastAsia="en-GB"/>
              </w:rPr>
              <w:t>100,081</w:t>
            </w:r>
          </w:p>
        </w:tc>
        <w:tc>
          <w:tcPr>
            <w:tcW w:w="1701" w:type="dxa"/>
            <w:noWrap/>
            <w:hideMark/>
          </w:tcPr>
          <w:p w14:paraId="63783F0D" w14:textId="77777777" w:rsidR="00604187" w:rsidRPr="00D179FA" w:rsidRDefault="00604187" w:rsidP="00604187">
            <w:pPr>
              <w:spacing w:before="0" w:line="240" w:lineRule="auto"/>
              <w:jc w:val="center"/>
              <w:rPr>
                <w:rFonts w:eastAsia="Times New Roman" w:cs="Times New Roman"/>
                <w:color w:val="000000"/>
                <w:sz w:val="20"/>
                <w:lang w:val="en-GB" w:eastAsia="en-GB"/>
              </w:rPr>
            </w:pPr>
            <w:r w:rsidRPr="00D179FA">
              <w:rPr>
                <w:rFonts w:eastAsia="Times New Roman" w:cs="Times New Roman"/>
                <w:color w:val="000000"/>
                <w:sz w:val="20"/>
                <w:lang w:val="en-GB" w:eastAsia="en-GB"/>
              </w:rPr>
              <w:t>103,488</w:t>
            </w:r>
          </w:p>
        </w:tc>
        <w:tc>
          <w:tcPr>
            <w:tcW w:w="1359" w:type="dxa"/>
            <w:noWrap/>
            <w:hideMark/>
          </w:tcPr>
          <w:p w14:paraId="1717B52F" w14:textId="77777777" w:rsidR="00604187" w:rsidRPr="00D179FA" w:rsidRDefault="00604187" w:rsidP="00604187">
            <w:pPr>
              <w:spacing w:before="0" w:line="240" w:lineRule="auto"/>
              <w:jc w:val="center"/>
              <w:rPr>
                <w:rFonts w:eastAsia="Times New Roman" w:cs="Times New Roman"/>
                <w:color w:val="000000"/>
                <w:sz w:val="20"/>
                <w:lang w:val="en-GB" w:eastAsia="en-GB"/>
              </w:rPr>
            </w:pPr>
            <w:r w:rsidRPr="00D179FA">
              <w:rPr>
                <w:rFonts w:eastAsia="Times New Roman" w:cs="Times New Roman"/>
                <w:color w:val="000000"/>
                <w:sz w:val="20"/>
                <w:lang w:val="en-GB" w:eastAsia="en-GB"/>
              </w:rPr>
              <w:t>8.4</w:t>
            </w:r>
          </w:p>
        </w:tc>
        <w:tc>
          <w:tcPr>
            <w:tcW w:w="1560" w:type="dxa"/>
            <w:noWrap/>
            <w:hideMark/>
          </w:tcPr>
          <w:p w14:paraId="038E8F4A" w14:textId="77777777" w:rsidR="00604187" w:rsidRPr="00D179FA" w:rsidRDefault="00604187" w:rsidP="00604187">
            <w:pPr>
              <w:spacing w:before="0" w:line="240" w:lineRule="auto"/>
              <w:jc w:val="center"/>
              <w:rPr>
                <w:rFonts w:eastAsia="Times New Roman" w:cs="Times New Roman"/>
                <w:color w:val="000000"/>
                <w:sz w:val="20"/>
                <w:lang w:val="en-GB" w:eastAsia="en-GB"/>
              </w:rPr>
            </w:pPr>
            <w:r w:rsidRPr="00D179FA">
              <w:rPr>
                <w:rFonts w:eastAsia="Times New Roman" w:cs="Times New Roman"/>
                <w:color w:val="000000"/>
                <w:sz w:val="20"/>
                <w:lang w:val="en-GB" w:eastAsia="en-GB"/>
              </w:rPr>
              <w:t>14.5</w:t>
            </w:r>
          </w:p>
        </w:tc>
      </w:tr>
      <w:tr w:rsidR="00604187" w:rsidRPr="00D85FF0" w14:paraId="0C5900D4" w14:textId="77777777" w:rsidTr="00604187">
        <w:trPr>
          <w:trHeight w:val="300"/>
        </w:trPr>
        <w:tc>
          <w:tcPr>
            <w:tcW w:w="2943" w:type="dxa"/>
            <w:noWrap/>
            <w:hideMark/>
          </w:tcPr>
          <w:p w14:paraId="35D7A89F" w14:textId="77777777" w:rsidR="00604187" w:rsidRPr="00D179FA" w:rsidRDefault="00604187" w:rsidP="00604187">
            <w:pPr>
              <w:spacing w:before="0" w:line="240" w:lineRule="auto"/>
              <w:jc w:val="left"/>
              <w:rPr>
                <w:rFonts w:eastAsia="Times New Roman" w:cs="Times New Roman"/>
                <w:color w:val="000000"/>
                <w:sz w:val="20"/>
                <w:lang w:val="en-GB" w:eastAsia="en-GB"/>
              </w:rPr>
            </w:pPr>
            <w:r w:rsidRPr="00D179FA">
              <w:rPr>
                <w:rFonts w:eastAsia="Times New Roman" w:cs="Times New Roman"/>
                <w:color w:val="000000"/>
                <w:sz w:val="20"/>
                <w:lang w:val="en-GB" w:eastAsia="en-GB"/>
              </w:rPr>
              <w:t>Plantation</w:t>
            </w:r>
          </w:p>
        </w:tc>
        <w:tc>
          <w:tcPr>
            <w:tcW w:w="1843" w:type="dxa"/>
            <w:noWrap/>
            <w:hideMark/>
          </w:tcPr>
          <w:p w14:paraId="2D6CABF0" w14:textId="77777777" w:rsidR="00604187" w:rsidRPr="00D179FA" w:rsidRDefault="00604187" w:rsidP="00604187">
            <w:pPr>
              <w:spacing w:before="0" w:line="240" w:lineRule="auto"/>
              <w:jc w:val="center"/>
              <w:rPr>
                <w:rFonts w:eastAsia="Times New Roman" w:cs="Times New Roman"/>
                <w:color w:val="000000"/>
                <w:sz w:val="20"/>
                <w:lang w:val="en-GB" w:eastAsia="en-GB"/>
              </w:rPr>
            </w:pPr>
            <w:r w:rsidRPr="00D179FA">
              <w:rPr>
                <w:rFonts w:eastAsia="Times New Roman" w:cs="Times New Roman"/>
                <w:color w:val="000000"/>
                <w:sz w:val="20"/>
                <w:lang w:val="en-GB" w:eastAsia="en-GB"/>
              </w:rPr>
              <w:t>178,360</w:t>
            </w:r>
          </w:p>
        </w:tc>
        <w:tc>
          <w:tcPr>
            <w:tcW w:w="1701" w:type="dxa"/>
            <w:noWrap/>
            <w:hideMark/>
          </w:tcPr>
          <w:p w14:paraId="3D0CD74D" w14:textId="77777777" w:rsidR="00604187" w:rsidRPr="00D179FA" w:rsidRDefault="00604187" w:rsidP="00604187">
            <w:pPr>
              <w:spacing w:before="0" w:line="240" w:lineRule="auto"/>
              <w:jc w:val="center"/>
              <w:rPr>
                <w:rFonts w:eastAsia="Times New Roman" w:cs="Times New Roman"/>
                <w:color w:val="000000"/>
                <w:sz w:val="20"/>
                <w:lang w:val="en-GB" w:eastAsia="en-GB"/>
              </w:rPr>
            </w:pPr>
            <w:r w:rsidRPr="00D179FA">
              <w:rPr>
                <w:rFonts w:eastAsia="Times New Roman" w:cs="Times New Roman"/>
                <w:color w:val="000000"/>
                <w:sz w:val="20"/>
                <w:lang w:val="en-GB" w:eastAsia="en-GB"/>
              </w:rPr>
              <w:t>187,263</w:t>
            </w:r>
          </w:p>
        </w:tc>
        <w:tc>
          <w:tcPr>
            <w:tcW w:w="1359" w:type="dxa"/>
            <w:noWrap/>
            <w:hideMark/>
          </w:tcPr>
          <w:p w14:paraId="30AC78E5" w14:textId="77777777" w:rsidR="00604187" w:rsidRPr="00D179FA" w:rsidRDefault="00604187" w:rsidP="00604187">
            <w:pPr>
              <w:spacing w:before="0" w:line="240" w:lineRule="auto"/>
              <w:jc w:val="center"/>
              <w:rPr>
                <w:rFonts w:eastAsia="Times New Roman" w:cs="Times New Roman"/>
                <w:color w:val="000000"/>
                <w:sz w:val="20"/>
                <w:lang w:val="en-GB" w:eastAsia="en-GB"/>
              </w:rPr>
            </w:pPr>
            <w:r w:rsidRPr="00D179FA">
              <w:rPr>
                <w:rFonts w:eastAsia="Times New Roman" w:cs="Times New Roman"/>
                <w:color w:val="000000"/>
                <w:sz w:val="20"/>
                <w:lang w:val="en-GB" w:eastAsia="en-GB"/>
              </w:rPr>
              <w:t>14.9</w:t>
            </w:r>
          </w:p>
        </w:tc>
        <w:tc>
          <w:tcPr>
            <w:tcW w:w="1560" w:type="dxa"/>
            <w:noWrap/>
            <w:hideMark/>
          </w:tcPr>
          <w:p w14:paraId="63A6AD73" w14:textId="77777777" w:rsidR="00604187" w:rsidRPr="00D179FA" w:rsidRDefault="00604187" w:rsidP="00604187">
            <w:pPr>
              <w:spacing w:before="0" w:line="240" w:lineRule="auto"/>
              <w:jc w:val="center"/>
              <w:rPr>
                <w:rFonts w:eastAsia="Times New Roman" w:cs="Times New Roman"/>
                <w:color w:val="000000"/>
                <w:sz w:val="20"/>
                <w:lang w:val="en-GB" w:eastAsia="en-GB"/>
              </w:rPr>
            </w:pPr>
            <w:r w:rsidRPr="00D179FA">
              <w:rPr>
                <w:rFonts w:eastAsia="Times New Roman" w:cs="Times New Roman"/>
                <w:color w:val="000000"/>
                <w:sz w:val="20"/>
                <w:lang w:val="en-GB" w:eastAsia="en-GB"/>
              </w:rPr>
              <w:t>26.3</w:t>
            </w:r>
          </w:p>
        </w:tc>
      </w:tr>
      <w:tr w:rsidR="00604187" w:rsidRPr="00490DDA" w14:paraId="45718519" w14:textId="77777777" w:rsidTr="00604187">
        <w:trPr>
          <w:trHeight w:val="300"/>
        </w:trPr>
        <w:tc>
          <w:tcPr>
            <w:tcW w:w="2943" w:type="dxa"/>
            <w:noWrap/>
            <w:hideMark/>
          </w:tcPr>
          <w:p w14:paraId="4D8175A5" w14:textId="77777777" w:rsidR="00604187" w:rsidRPr="00D179FA" w:rsidRDefault="00604187" w:rsidP="00604187">
            <w:pPr>
              <w:spacing w:before="0" w:line="240" w:lineRule="auto"/>
              <w:jc w:val="left"/>
              <w:rPr>
                <w:rFonts w:eastAsia="Times New Roman" w:cs="Times New Roman"/>
                <w:b/>
                <w:color w:val="000000"/>
                <w:sz w:val="20"/>
                <w:lang w:val="en-GB" w:eastAsia="en-GB"/>
              </w:rPr>
            </w:pPr>
            <w:r w:rsidRPr="00D179FA">
              <w:rPr>
                <w:rFonts w:eastAsia="Times New Roman" w:cs="Times New Roman"/>
                <w:b/>
                <w:color w:val="000000"/>
                <w:sz w:val="20"/>
                <w:lang w:val="en-GB" w:eastAsia="en-GB"/>
              </w:rPr>
              <w:t>Total</w:t>
            </w:r>
          </w:p>
        </w:tc>
        <w:tc>
          <w:tcPr>
            <w:tcW w:w="1843" w:type="dxa"/>
            <w:noWrap/>
            <w:hideMark/>
          </w:tcPr>
          <w:p w14:paraId="7A8B105B" w14:textId="77777777" w:rsidR="00604187" w:rsidRPr="00D179FA" w:rsidRDefault="00604187" w:rsidP="00604187">
            <w:pPr>
              <w:spacing w:before="0" w:line="240" w:lineRule="auto"/>
              <w:jc w:val="center"/>
              <w:rPr>
                <w:rFonts w:eastAsia="Times New Roman" w:cs="Times New Roman"/>
                <w:b/>
                <w:color w:val="000000"/>
                <w:sz w:val="20"/>
                <w:lang w:val="en-GB" w:eastAsia="en-GB"/>
              </w:rPr>
            </w:pPr>
            <w:r w:rsidRPr="00D179FA">
              <w:rPr>
                <w:rFonts w:eastAsia="Times New Roman" w:cs="Times New Roman"/>
                <w:b/>
                <w:color w:val="000000"/>
                <w:sz w:val="20"/>
                <w:lang w:val="en-GB" w:eastAsia="en-GB"/>
              </w:rPr>
              <w:t>1,193,421</w:t>
            </w:r>
          </w:p>
        </w:tc>
        <w:tc>
          <w:tcPr>
            <w:tcW w:w="1701" w:type="dxa"/>
            <w:noWrap/>
            <w:hideMark/>
          </w:tcPr>
          <w:p w14:paraId="43FF75F5" w14:textId="77777777" w:rsidR="00604187" w:rsidRPr="00D179FA" w:rsidRDefault="00604187" w:rsidP="00604187">
            <w:pPr>
              <w:spacing w:before="0" w:line="240" w:lineRule="auto"/>
              <w:jc w:val="center"/>
              <w:rPr>
                <w:rFonts w:eastAsia="Times New Roman" w:cs="Times New Roman"/>
                <w:b/>
                <w:color w:val="000000"/>
                <w:sz w:val="20"/>
                <w:lang w:val="en-GB" w:eastAsia="en-GB"/>
              </w:rPr>
            </w:pPr>
            <w:r w:rsidRPr="00D179FA">
              <w:rPr>
                <w:rFonts w:eastAsia="Times New Roman" w:cs="Times New Roman"/>
                <w:b/>
                <w:color w:val="000000"/>
                <w:sz w:val="20"/>
                <w:lang w:val="en-GB" w:eastAsia="en-GB"/>
              </w:rPr>
              <w:t>711,617</w:t>
            </w:r>
          </w:p>
        </w:tc>
        <w:tc>
          <w:tcPr>
            <w:tcW w:w="1359" w:type="dxa"/>
            <w:noWrap/>
            <w:hideMark/>
          </w:tcPr>
          <w:p w14:paraId="3A5D1E6E" w14:textId="77777777" w:rsidR="00604187" w:rsidRPr="00D179FA" w:rsidRDefault="00604187" w:rsidP="00604187">
            <w:pPr>
              <w:spacing w:before="0" w:line="240" w:lineRule="auto"/>
              <w:jc w:val="center"/>
              <w:rPr>
                <w:rFonts w:eastAsia="Times New Roman" w:cs="Times New Roman"/>
                <w:b/>
                <w:color w:val="000000"/>
                <w:sz w:val="20"/>
                <w:lang w:val="en-GB" w:eastAsia="en-GB"/>
              </w:rPr>
            </w:pPr>
            <w:r w:rsidRPr="00D179FA">
              <w:rPr>
                <w:rFonts w:eastAsia="Times New Roman" w:cs="Times New Roman"/>
                <w:b/>
                <w:color w:val="000000"/>
                <w:sz w:val="20"/>
                <w:lang w:val="en-GB" w:eastAsia="en-GB"/>
              </w:rPr>
              <w:t>100.0</w:t>
            </w:r>
          </w:p>
        </w:tc>
        <w:tc>
          <w:tcPr>
            <w:tcW w:w="1560" w:type="dxa"/>
            <w:noWrap/>
            <w:hideMark/>
          </w:tcPr>
          <w:p w14:paraId="2165476B" w14:textId="77777777" w:rsidR="00604187" w:rsidRPr="00D179FA" w:rsidRDefault="00604187" w:rsidP="00604187">
            <w:pPr>
              <w:spacing w:before="0" w:line="240" w:lineRule="auto"/>
              <w:jc w:val="center"/>
              <w:rPr>
                <w:rFonts w:eastAsia="Times New Roman" w:cs="Times New Roman"/>
                <w:b/>
                <w:color w:val="000000"/>
                <w:sz w:val="20"/>
                <w:lang w:val="en-GB" w:eastAsia="en-GB"/>
              </w:rPr>
            </w:pPr>
            <w:r w:rsidRPr="00D179FA">
              <w:rPr>
                <w:rFonts w:eastAsia="Times New Roman" w:cs="Times New Roman"/>
                <w:b/>
                <w:color w:val="000000"/>
                <w:sz w:val="20"/>
                <w:lang w:val="en-GB" w:eastAsia="en-GB"/>
              </w:rPr>
              <w:t>100.0</w:t>
            </w:r>
          </w:p>
        </w:tc>
      </w:tr>
    </w:tbl>
    <w:p w14:paraId="2F0BF6E3" w14:textId="77777777" w:rsidR="00604187" w:rsidRDefault="00604187" w:rsidP="00604187">
      <w:pPr>
        <w:rPr>
          <w:lang w:val="en-GB"/>
        </w:rPr>
      </w:pPr>
    </w:p>
    <w:p w14:paraId="790B1E08" w14:textId="77777777" w:rsidR="00604187" w:rsidRDefault="00604187" w:rsidP="00604187">
      <w:pPr>
        <w:rPr>
          <w:lang w:val="en-GB"/>
        </w:rPr>
      </w:pPr>
      <w:r w:rsidRPr="00D179FA">
        <w:rPr>
          <w:noProof/>
          <w:lang w:val="en-GB" w:eastAsia="en-GB"/>
        </w:rPr>
        <w:drawing>
          <wp:inline distT="0" distB="0" distL="0" distR="0" wp14:anchorId="6BF3BC33" wp14:editId="0087D2B0">
            <wp:extent cx="5849359" cy="1816735"/>
            <wp:effectExtent l="0" t="0" r="0" b="0"/>
            <wp:docPr id="2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44"/>
                    <a:stretch>
                      <a:fillRect/>
                    </a:stretch>
                  </pic:blipFill>
                  <pic:spPr>
                    <a:xfrm>
                      <a:off x="0" y="0"/>
                      <a:ext cx="5858203" cy="1819482"/>
                    </a:xfrm>
                    <a:prstGeom prst="rect">
                      <a:avLst/>
                    </a:prstGeom>
                  </pic:spPr>
                </pic:pic>
              </a:graphicData>
            </a:graphic>
          </wp:inline>
        </w:drawing>
      </w:r>
    </w:p>
    <w:p w14:paraId="3A8C0242" w14:textId="0FDBF2CE" w:rsidR="00604187" w:rsidRPr="00EA516F" w:rsidRDefault="00604187" w:rsidP="00604187">
      <w:pPr>
        <w:pStyle w:val="Caption"/>
        <w:rPr>
          <w:lang w:val="en-GB"/>
        </w:rPr>
      </w:pPr>
      <w:proofErr w:type="gramStart"/>
      <w:r>
        <w:t xml:space="preserve">Figure </w:t>
      </w:r>
      <w:proofErr w:type="gramEnd"/>
      <w:r w:rsidR="00AE5BB5">
        <w:fldChar w:fldCharType="begin"/>
      </w:r>
      <w:r w:rsidR="00AE5BB5">
        <w:instrText xml:space="preserve"> SEQ Figure \* ARABIC </w:instrText>
      </w:r>
      <w:r w:rsidR="00AE5BB5">
        <w:fldChar w:fldCharType="separate"/>
      </w:r>
      <w:r w:rsidR="008B59F1">
        <w:rPr>
          <w:noProof/>
        </w:rPr>
        <w:t>3</w:t>
      </w:r>
      <w:r w:rsidR="00AE5BB5">
        <w:rPr>
          <w:noProof/>
        </w:rPr>
        <w:fldChar w:fldCharType="end"/>
      </w:r>
      <w:proofErr w:type="gramStart"/>
      <w:r>
        <w:t>.</w:t>
      </w:r>
      <w:proofErr w:type="gramEnd"/>
      <w:r>
        <w:t xml:space="preserve"> </w:t>
      </w:r>
      <w:proofErr w:type="spellStart"/>
      <w:r>
        <w:t>Fuelwood</w:t>
      </w:r>
      <w:proofErr w:type="spellEnd"/>
      <w:r>
        <w:t xml:space="preserve"> supply by forest type in </w:t>
      </w:r>
      <w:proofErr w:type="spellStart"/>
      <w:r>
        <w:t>Nghe</w:t>
      </w:r>
      <w:proofErr w:type="spellEnd"/>
      <w:r>
        <w:t xml:space="preserve"> </w:t>
      </w:r>
      <w:proofErr w:type="gramStart"/>
      <w:r>
        <w:t>An</w:t>
      </w:r>
      <w:proofErr w:type="gramEnd"/>
      <w:r>
        <w:t xml:space="preserve"> and Thanh Hoa</w:t>
      </w:r>
    </w:p>
    <w:p w14:paraId="283F6071" w14:textId="77777777" w:rsidR="00604187" w:rsidRDefault="00604187" w:rsidP="00604187">
      <w:pPr>
        <w:rPr>
          <w:lang w:val="en-GB"/>
        </w:rPr>
      </w:pPr>
    </w:p>
    <w:p w14:paraId="226386F3" w14:textId="1E298FDB" w:rsidR="00604187" w:rsidRDefault="00604187" w:rsidP="00604187">
      <w:pPr>
        <w:rPr>
          <w:lang w:val="en-GB"/>
        </w:rPr>
      </w:pPr>
      <w:r>
        <w:rPr>
          <w:lang w:val="en-GB"/>
        </w:rPr>
        <w:t xml:space="preserve">Looking at the geographic distribution of the supply source </w:t>
      </w:r>
      <w:r>
        <w:rPr>
          <w:lang w:val="en-GB"/>
        </w:rPr>
        <w:fldChar w:fldCharType="begin"/>
      </w:r>
      <w:r>
        <w:rPr>
          <w:lang w:val="en-GB"/>
        </w:rPr>
        <w:instrText xml:space="preserve"> REF _Ref400442582 \h </w:instrText>
      </w:r>
      <w:r>
        <w:rPr>
          <w:lang w:val="en-GB"/>
        </w:rPr>
      </w:r>
      <w:r>
        <w:rPr>
          <w:lang w:val="en-GB"/>
        </w:rPr>
        <w:fldChar w:fldCharType="separate"/>
      </w:r>
      <w:r w:rsidR="008B59F1">
        <w:t xml:space="preserve">Figure </w:t>
      </w:r>
      <w:r w:rsidR="008B59F1">
        <w:rPr>
          <w:noProof/>
        </w:rPr>
        <w:t>4</w:t>
      </w:r>
      <w:r>
        <w:rPr>
          <w:lang w:val="en-GB"/>
        </w:rPr>
        <w:fldChar w:fldCharType="end"/>
      </w:r>
      <w:r>
        <w:rPr>
          <w:lang w:val="en-GB"/>
        </w:rPr>
        <w:t xml:space="preserve"> there is a clear trend that increase from delta to forest with cluster 6 and 5 dominant in </w:t>
      </w:r>
      <w:proofErr w:type="spellStart"/>
      <w:r>
        <w:rPr>
          <w:lang w:val="en-GB"/>
        </w:rPr>
        <w:t>fuelwood</w:t>
      </w:r>
      <w:proofErr w:type="spellEnd"/>
      <w:r>
        <w:rPr>
          <w:lang w:val="en-GB"/>
        </w:rPr>
        <w:t xml:space="preserve"> supply, cluster 4 and 5 is somewhat sufficient while cluster 2 and 1 provide almost no </w:t>
      </w:r>
      <w:proofErr w:type="spellStart"/>
      <w:r>
        <w:rPr>
          <w:lang w:val="en-GB"/>
        </w:rPr>
        <w:t>fuelwood</w:t>
      </w:r>
      <w:proofErr w:type="spellEnd"/>
      <w:r>
        <w:rPr>
          <w:lang w:val="en-GB"/>
        </w:rPr>
        <w:t xml:space="preserve">. This trend is clearly reflect </w:t>
      </w:r>
      <w:r>
        <w:rPr>
          <w:lang w:val="en-GB"/>
        </w:rPr>
        <w:lastRenderedPageBreak/>
        <w:t xml:space="preserve">the pattern of </w:t>
      </w:r>
      <w:proofErr w:type="spellStart"/>
      <w:r>
        <w:rPr>
          <w:lang w:val="en-GB"/>
        </w:rPr>
        <w:t>fuelwood</w:t>
      </w:r>
      <w:proofErr w:type="spellEnd"/>
      <w:r>
        <w:rPr>
          <w:lang w:val="en-GB"/>
        </w:rPr>
        <w:t xml:space="preserve"> consumption, as presented in section 3.1, that cluster 6 and 5 rely heavily on </w:t>
      </w:r>
      <w:proofErr w:type="spellStart"/>
      <w:r>
        <w:rPr>
          <w:lang w:val="en-GB"/>
        </w:rPr>
        <w:t>fuelwood</w:t>
      </w:r>
      <w:proofErr w:type="spellEnd"/>
      <w:r>
        <w:rPr>
          <w:lang w:val="en-GB"/>
        </w:rPr>
        <w:t xml:space="preserve">, while cluster 3 and 4 have to use additional source such as agriculture residue, electricity and gas, while cluster 1 and 2 is almost rely on alternative fuel. </w:t>
      </w:r>
      <w:r w:rsidRPr="00203651">
        <w:rPr>
          <w:highlight w:val="yellow"/>
          <w:lang w:val="en-GB"/>
        </w:rPr>
        <w:t xml:space="preserve">Detail data on </w:t>
      </w:r>
      <w:proofErr w:type="spellStart"/>
      <w:r>
        <w:rPr>
          <w:highlight w:val="yellow"/>
          <w:lang w:val="en-GB"/>
        </w:rPr>
        <w:t>fuelwood</w:t>
      </w:r>
      <w:proofErr w:type="spellEnd"/>
      <w:r w:rsidRPr="00203651">
        <w:rPr>
          <w:highlight w:val="yellow"/>
          <w:lang w:val="en-GB"/>
        </w:rPr>
        <w:t xml:space="preserve"> supply by district is attached in the appendix 2</w:t>
      </w:r>
      <w:r>
        <w:rPr>
          <w:lang w:val="en-GB"/>
        </w:rPr>
        <w:t>.</w:t>
      </w:r>
    </w:p>
    <w:p w14:paraId="5F3CDF15" w14:textId="77777777" w:rsidR="00604187" w:rsidRDefault="00604187" w:rsidP="00604187">
      <w:pPr>
        <w:rPr>
          <w:lang w:val="en-GB"/>
        </w:rPr>
      </w:pPr>
      <w:r w:rsidRPr="00D179FA">
        <w:rPr>
          <w:noProof/>
          <w:lang w:val="en-GB" w:eastAsia="en-GB"/>
        </w:rPr>
        <w:drawing>
          <wp:inline distT="0" distB="0" distL="0" distR="0" wp14:anchorId="75AA5B9D" wp14:editId="23898049">
            <wp:extent cx="6057900" cy="1820545"/>
            <wp:effectExtent l="0" t="0" r="0" b="8255"/>
            <wp:docPr id="2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pic:cNvPicPr>
                      <a:picLocks noChangeAspect="1"/>
                    </pic:cNvPicPr>
                  </pic:nvPicPr>
                  <pic:blipFill>
                    <a:blip r:embed="rId45"/>
                    <a:stretch>
                      <a:fillRect/>
                    </a:stretch>
                  </pic:blipFill>
                  <pic:spPr>
                    <a:xfrm>
                      <a:off x="0" y="0"/>
                      <a:ext cx="6057900" cy="1820545"/>
                    </a:xfrm>
                    <a:prstGeom prst="rect">
                      <a:avLst/>
                    </a:prstGeom>
                  </pic:spPr>
                </pic:pic>
              </a:graphicData>
            </a:graphic>
          </wp:inline>
        </w:drawing>
      </w:r>
    </w:p>
    <w:p w14:paraId="3D471B6B" w14:textId="4CB489FB" w:rsidR="00604187" w:rsidRDefault="00604187" w:rsidP="00604187">
      <w:pPr>
        <w:pStyle w:val="Caption"/>
        <w:rPr>
          <w:lang w:val="en-GB"/>
        </w:rPr>
      </w:pPr>
      <w:bookmarkStart w:id="54" w:name="_Ref400442582"/>
      <w:proofErr w:type="gramStart"/>
      <w:r>
        <w:t xml:space="preserve">Figure </w:t>
      </w:r>
      <w:proofErr w:type="gramEnd"/>
      <w:r w:rsidR="00AE5BB5">
        <w:fldChar w:fldCharType="begin"/>
      </w:r>
      <w:r w:rsidR="00AE5BB5">
        <w:instrText xml:space="preserve"> SEQ Figure \* ARABIC </w:instrText>
      </w:r>
      <w:r w:rsidR="00AE5BB5">
        <w:fldChar w:fldCharType="separate"/>
      </w:r>
      <w:r w:rsidR="008B59F1">
        <w:rPr>
          <w:noProof/>
        </w:rPr>
        <w:t>4</w:t>
      </w:r>
      <w:r w:rsidR="00AE5BB5">
        <w:rPr>
          <w:noProof/>
        </w:rPr>
        <w:fldChar w:fldCharType="end"/>
      </w:r>
      <w:bookmarkEnd w:id="54"/>
      <w:proofErr w:type="gramStart"/>
      <w:r>
        <w:t>.</w:t>
      </w:r>
      <w:proofErr w:type="gramEnd"/>
      <w:r>
        <w:t xml:space="preserve"> </w:t>
      </w:r>
      <w:proofErr w:type="spellStart"/>
      <w:r>
        <w:t>Fuelwood</w:t>
      </w:r>
      <w:proofErr w:type="spellEnd"/>
      <w:r>
        <w:t xml:space="preserve"> supply by cluster</w:t>
      </w:r>
    </w:p>
    <w:p w14:paraId="563715C3" w14:textId="5E6AA5FD" w:rsidR="00C2039A" w:rsidRDefault="00E24A95" w:rsidP="00C2039A">
      <w:pPr>
        <w:pStyle w:val="Heading2"/>
      </w:pPr>
      <w:bookmarkStart w:id="55" w:name="_Toc400446011"/>
      <w:r>
        <w:t>K</w:t>
      </w:r>
      <w:r w:rsidR="00C2039A">
        <w:t>ey factor</w:t>
      </w:r>
      <w:r w:rsidR="00D55F7C">
        <w:t>s</w:t>
      </w:r>
      <w:r>
        <w:t xml:space="preserve"> driving</w:t>
      </w:r>
      <w:r w:rsidR="00C2039A">
        <w:t xml:space="preserve"> forest degradation</w:t>
      </w:r>
      <w:bookmarkEnd w:id="55"/>
    </w:p>
    <w:p w14:paraId="0209C5BD" w14:textId="77777777" w:rsidR="00DD2B26" w:rsidRDefault="000F084F" w:rsidP="00DD2B26">
      <w:r>
        <w:t xml:space="preserve">In summary, the </w:t>
      </w:r>
      <w:proofErr w:type="spellStart"/>
      <w:r>
        <w:t>fuelwood</w:t>
      </w:r>
      <w:proofErr w:type="spellEnd"/>
      <w:r>
        <w:t xml:space="preserve"> demand of households is </w:t>
      </w:r>
      <w:r w:rsidRPr="00DD2B26">
        <w:rPr>
          <w:b/>
        </w:rPr>
        <w:t>1,641,182</w:t>
      </w:r>
      <w:r>
        <w:t xml:space="preserve"> ton per year </w:t>
      </w:r>
      <w:r w:rsidR="00DD2B26">
        <w:t>in which:</w:t>
      </w:r>
    </w:p>
    <w:p w14:paraId="16DA2AD3" w14:textId="77777777" w:rsidR="00DD2B26" w:rsidRDefault="000F084F" w:rsidP="00DD2B26">
      <w:pPr>
        <w:pStyle w:val="ListParagraph"/>
        <w:numPr>
          <w:ilvl w:val="0"/>
          <w:numId w:val="46"/>
        </w:numPr>
        <w:contextualSpacing w:val="0"/>
      </w:pPr>
      <w:r>
        <w:t>1,001,121</w:t>
      </w:r>
      <w:r w:rsidR="00DD2B26">
        <w:t xml:space="preserve"> ton from natural forest</w:t>
      </w:r>
    </w:p>
    <w:p w14:paraId="3F5E9CF2" w14:textId="77777777" w:rsidR="00DD2B26" w:rsidRDefault="000F084F" w:rsidP="00DD2B26">
      <w:pPr>
        <w:pStyle w:val="ListParagraph"/>
        <w:numPr>
          <w:ilvl w:val="0"/>
          <w:numId w:val="46"/>
        </w:numPr>
        <w:contextualSpacing w:val="0"/>
      </w:pPr>
      <w:r>
        <w:t>377,472 ton from plantation forest</w:t>
      </w:r>
    </w:p>
    <w:p w14:paraId="4648CCF3" w14:textId="2BB7CA6E" w:rsidR="000F084F" w:rsidRDefault="000F084F" w:rsidP="00DD2B26">
      <w:pPr>
        <w:pStyle w:val="ListParagraph"/>
        <w:numPr>
          <w:ilvl w:val="0"/>
          <w:numId w:val="46"/>
        </w:numPr>
        <w:contextualSpacing w:val="0"/>
      </w:pPr>
      <w:r>
        <w:t xml:space="preserve"> 262,589 tons from home garden.</w:t>
      </w:r>
    </w:p>
    <w:p w14:paraId="35B24D7C" w14:textId="77777777" w:rsidR="00DD2B26" w:rsidRDefault="000F084F" w:rsidP="00DD2B26">
      <w:r>
        <w:t xml:space="preserve">The </w:t>
      </w:r>
      <w:proofErr w:type="spellStart"/>
      <w:r>
        <w:t>fuelwood</w:t>
      </w:r>
      <w:proofErr w:type="spellEnd"/>
      <w:r>
        <w:t xml:space="preserve"> </w:t>
      </w:r>
      <w:proofErr w:type="gramStart"/>
      <w:r>
        <w:t>demand for households by wood size are</w:t>
      </w:r>
      <w:proofErr w:type="gramEnd"/>
      <w:r w:rsidR="00DD2B26">
        <w:t>:</w:t>
      </w:r>
    </w:p>
    <w:p w14:paraId="52ADD2D3" w14:textId="77777777" w:rsidR="00DD2B26" w:rsidRDefault="000F084F" w:rsidP="00DD2B26">
      <w:pPr>
        <w:pStyle w:val="ListParagraph"/>
        <w:numPr>
          <w:ilvl w:val="0"/>
          <w:numId w:val="46"/>
        </w:numPr>
        <w:contextualSpacing w:val="0"/>
      </w:pPr>
      <w:r>
        <w:t>4% for size &gt;15cm</w:t>
      </w:r>
    </w:p>
    <w:p w14:paraId="0E39F2C7" w14:textId="77777777" w:rsidR="00DD2B26" w:rsidRDefault="000F084F" w:rsidP="00DD2B26">
      <w:pPr>
        <w:pStyle w:val="ListParagraph"/>
        <w:numPr>
          <w:ilvl w:val="0"/>
          <w:numId w:val="46"/>
        </w:numPr>
        <w:contextualSpacing w:val="0"/>
      </w:pPr>
      <w:r>
        <w:t>27% for size 5-15cm</w:t>
      </w:r>
    </w:p>
    <w:p w14:paraId="6B916A90" w14:textId="60236DF8" w:rsidR="000F084F" w:rsidRDefault="000F084F" w:rsidP="00DD2B26">
      <w:pPr>
        <w:pStyle w:val="ListParagraph"/>
        <w:numPr>
          <w:ilvl w:val="0"/>
          <w:numId w:val="46"/>
        </w:numPr>
        <w:contextualSpacing w:val="0"/>
      </w:pPr>
      <w:r>
        <w:t>69% for size &lt;5cm.</w:t>
      </w:r>
    </w:p>
    <w:p w14:paraId="34F05F2A" w14:textId="20CAB224" w:rsidR="00FA07CD" w:rsidRDefault="000F084F" w:rsidP="00924C9A">
      <w:r>
        <w:t xml:space="preserve">The total sustainable supply of </w:t>
      </w:r>
      <w:proofErr w:type="spellStart"/>
      <w:r>
        <w:t>fuelwood</w:t>
      </w:r>
      <w:proofErr w:type="spellEnd"/>
      <w:r>
        <w:t xml:space="preserve"> </w:t>
      </w:r>
      <w:r w:rsidR="008827BF">
        <w:t xml:space="preserve">of dead trees, small trees and branches </w:t>
      </w:r>
      <w:r>
        <w:t xml:space="preserve">is calculated at </w:t>
      </w:r>
      <w:r w:rsidRPr="00771A56">
        <w:rPr>
          <w:b/>
        </w:rPr>
        <w:t>1,905,038</w:t>
      </w:r>
      <w:r>
        <w:t xml:space="preserve"> ton per year </w:t>
      </w:r>
      <w:r w:rsidR="00FA07CD">
        <w:t xml:space="preserve">for the two provinces </w:t>
      </w:r>
      <w:r w:rsidR="008827BF">
        <w:t>including:</w:t>
      </w:r>
    </w:p>
    <w:p w14:paraId="787DCA71" w14:textId="3FE0DAFD" w:rsidR="008827BF" w:rsidRDefault="008827BF" w:rsidP="008827BF">
      <w:pPr>
        <w:pStyle w:val="ListParagraph"/>
        <w:numPr>
          <w:ilvl w:val="0"/>
          <w:numId w:val="46"/>
        </w:numPr>
        <w:contextualSpacing w:val="0"/>
      </w:pPr>
      <w:r>
        <w:t>1,157,136 ton per year from natural broad leaf forest</w:t>
      </w:r>
    </w:p>
    <w:p w14:paraId="0EB1C394" w14:textId="303DF706" w:rsidR="008827BF" w:rsidRDefault="008827BF" w:rsidP="008827BF">
      <w:pPr>
        <w:pStyle w:val="ListParagraph"/>
        <w:numPr>
          <w:ilvl w:val="0"/>
          <w:numId w:val="46"/>
        </w:numPr>
        <w:contextualSpacing w:val="0"/>
      </w:pPr>
      <w:r>
        <w:t>146,812 ton per year from mixed woody bamboo</w:t>
      </w:r>
    </w:p>
    <w:p w14:paraId="543A7639" w14:textId="74B25BCB" w:rsidR="008827BF" w:rsidRDefault="008827BF" w:rsidP="008827BF">
      <w:pPr>
        <w:pStyle w:val="ListParagraph"/>
        <w:numPr>
          <w:ilvl w:val="0"/>
          <w:numId w:val="46"/>
        </w:numPr>
        <w:contextualSpacing w:val="0"/>
      </w:pPr>
      <w:r>
        <w:t>31,897 ton per year from rock mountain forest</w:t>
      </w:r>
    </w:p>
    <w:p w14:paraId="61D648C3" w14:textId="1E7BE92B" w:rsidR="008827BF" w:rsidRDefault="008827BF" w:rsidP="008827BF">
      <w:pPr>
        <w:pStyle w:val="ListParagraph"/>
        <w:numPr>
          <w:ilvl w:val="0"/>
          <w:numId w:val="46"/>
        </w:numPr>
        <w:contextualSpacing w:val="0"/>
      </w:pPr>
      <w:r>
        <w:t>203,569 ton per year from bamboo forest</w:t>
      </w:r>
    </w:p>
    <w:p w14:paraId="79787DB8" w14:textId="09E8F1B9" w:rsidR="008827BF" w:rsidRDefault="008827BF" w:rsidP="008827BF">
      <w:pPr>
        <w:pStyle w:val="ListParagraph"/>
        <w:numPr>
          <w:ilvl w:val="0"/>
          <w:numId w:val="46"/>
        </w:numPr>
        <w:contextualSpacing w:val="0"/>
      </w:pPr>
      <w:r>
        <w:t>365,623 ton per year from Acacia plantation forest</w:t>
      </w:r>
    </w:p>
    <w:p w14:paraId="1D8865C3" w14:textId="0A46C706" w:rsidR="000F084F" w:rsidRDefault="000F084F" w:rsidP="00924C9A">
      <w:r>
        <w:t xml:space="preserve">This sustainable supply </w:t>
      </w:r>
      <w:r w:rsidR="00C437E7">
        <w:t xml:space="preserve">can </w:t>
      </w:r>
      <w:r>
        <w:t>fulfill the</w:t>
      </w:r>
      <w:r w:rsidR="00C437E7">
        <w:t xml:space="preserve"> major</w:t>
      </w:r>
      <w:r>
        <w:t xml:space="preserve"> </w:t>
      </w:r>
      <w:proofErr w:type="spellStart"/>
      <w:r>
        <w:t>fuelwood</w:t>
      </w:r>
      <w:proofErr w:type="spellEnd"/>
      <w:r>
        <w:t xml:space="preserve"> demand for household of which 96% of somewhat 1 million</w:t>
      </w:r>
      <w:r w:rsidR="008827BF">
        <w:t xml:space="preserve"> from natural forest</w:t>
      </w:r>
      <w:r>
        <w:t xml:space="preserve"> is</w:t>
      </w:r>
      <w:r w:rsidR="00D63403">
        <w:t xml:space="preserve"> </w:t>
      </w:r>
      <w:proofErr w:type="spellStart"/>
      <w:r w:rsidR="00D63403">
        <w:t>fuelwood</w:t>
      </w:r>
      <w:proofErr w:type="spellEnd"/>
      <w:r w:rsidR="00D63403">
        <w:t xml:space="preserve"> of size less than 5cm.</w:t>
      </w:r>
    </w:p>
    <w:p w14:paraId="6DF02AAE" w14:textId="6CE4EA83" w:rsidR="00D63403" w:rsidRDefault="00D63403" w:rsidP="00924C9A">
      <w:r>
        <w:t xml:space="preserve">Given the population growth rate of Thanh Hoa for the year of 2013 is 1.16% and that of </w:t>
      </w:r>
      <w:proofErr w:type="spellStart"/>
      <w:r>
        <w:t>Nghe</w:t>
      </w:r>
      <w:proofErr w:type="spellEnd"/>
      <w:r>
        <w:t xml:space="preserve"> An is 0.68%, this growth rate does not create significant pressures on the supply, while the trend for fuel switch from wood to electricity and LPG is happening</w:t>
      </w:r>
      <w:r w:rsidR="00DC2F0A">
        <w:t xml:space="preserve"> </w:t>
      </w:r>
      <w:r w:rsidR="003D10C6">
        <w:t>continuously</w:t>
      </w:r>
      <w:r>
        <w:t>.</w:t>
      </w:r>
    </w:p>
    <w:p w14:paraId="6B440D82" w14:textId="36A0583C" w:rsidR="000F084F" w:rsidRDefault="00E61733" w:rsidP="00924C9A">
      <w:r>
        <w:lastRenderedPageBreak/>
        <w:t xml:space="preserve">Quantitative estimation for local industries’ </w:t>
      </w:r>
      <w:proofErr w:type="spellStart"/>
      <w:r>
        <w:t>fuelwood</w:t>
      </w:r>
      <w:proofErr w:type="spellEnd"/>
      <w:r w:rsidR="00771A56">
        <w:t xml:space="preserve"> demand</w:t>
      </w:r>
      <w:r>
        <w:t xml:space="preserve"> is not available for further analysis.</w:t>
      </w:r>
      <w:r w:rsidR="00DB5F26">
        <w:t xml:space="preserve"> However, qualitative assessment of commercial </w:t>
      </w:r>
      <w:proofErr w:type="spellStart"/>
      <w:r w:rsidR="00DB5F26">
        <w:t>fuelwood</w:t>
      </w:r>
      <w:proofErr w:type="spellEnd"/>
      <w:r w:rsidR="00DB5F26">
        <w:t xml:space="preserve"> demand and industrial </w:t>
      </w:r>
      <w:proofErr w:type="spellStart"/>
      <w:r w:rsidR="00DB5F26">
        <w:t>fuelwood</w:t>
      </w:r>
      <w:proofErr w:type="spellEnd"/>
      <w:r w:rsidR="00DB5F26">
        <w:t xml:space="preserve"> consumption shows that the </w:t>
      </w:r>
      <w:r w:rsidR="0050531B">
        <w:t xml:space="preserve">100% </w:t>
      </w:r>
      <w:proofErr w:type="spellStart"/>
      <w:r w:rsidR="0050531B">
        <w:t>fuelwood</w:t>
      </w:r>
      <w:proofErr w:type="spellEnd"/>
      <w:r w:rsidR="0050531B">
        <w:t xml:space="preserve"> consumed by industrial sector is exploited from natural forest, in which 85% are of the size more than 15cm. At the two locations investigated, comparing the </w:t>
      </w:r>
      <w:proofErr w:type="spellStart"/>
      <w:r w:rsidR="0050531B">
        <w:t>fuelwood</w:t>
      </w:r>
      <w:proofErr w:type="spellEnd"/>
      <w:r w:rsidR="0050531B">
        <w:t xml:space="preserve"> demand of residential and industrial sectors for wood size more than 15cm shows that the industrial demand is about three to four time of residential demand.</w:t>
      </w:r>
    </w:p>
    <w:p w14:paraId="26669312" w14:textId="0421DE30" w:rsidR="0050531B" w:rsidRDefault="0050531B" w:rsidP="00924C9A">
      <w:r>
        <w:t xml:space="preserve">In addition, larger size of wood from natural forest are also exploited and supplied as material wood at MDF and furniture manufacturers. Therefore it requires further investigation of local industrial demand for wood of both </w:t>
      </w:r>
      <w:proofErr w:type="spellStart"/>
      <w:r>
        <w:t>fuelwood</w:t>
      </w:r>
      <w:proofErr w:type="spellEnd"/>
      <w:r>
        <w:t xml:space="preserve"> and material wood to identify key factors that driving forest degradation.</w:t>
      </w:r>
    </w:p>
    <w:p w14:paraId="431A7AFF" w14:textId="0149E470" w:rsidR="00C2039A" w:rsidRDefault="00C2039A" w:rsidP="00C2039A">
      <w:pPr>
        <w:pStyle w:val="Heading2"/>
      </w:pPr>
      <w:bookmarkStart w:id="56" w:name="_Toc400446012"/>
      <w:commentRangeStart w:id="57"/>
      <w:r>
        <w:t xml:space="preserve">Value chain of </w:t>
      </w:r>
      <w:proofErr w:type="spellStart"/>
      <w:r>
        <w:t>fuelwood</w:t>
      </w:r>
      <w:bookmarkEnd w:id="56"/>
      <w:commentRangeEnd w:id="57"/>
      <w:proofErr w:type="spellEnd"/>
      <w:r w:rsidR="00E71D4E">
        <w:rPr>
          <w:rStyle w:val="CommentReference"/>
          <w:rFonts w:ascii="Times New Roman" w:eastAsiaTheme="minorHAnsi" w:hAnsi="Times New Roman" w:cstheme="minorBidi"/>
          <w:b w:val="0"/>
          <w:bCs w:val="0"/>
          <w:color w:val="auto"/>
        </w:rPr>
        <w:commentReference w:id="57"/>
      </w:r>
    </w:p>
    <w:p w14:paraId="46903537" w14:textId="313F6CCC" w:rsidR="00313BC6" w:rsidRDefault="00313BC6" w:rsidP="00313BC6">
      <w:r>
        <w:t>Charcoal is not popularly used in the area of research. In fact, among 2</w:t>
      </w:r>
      <w:r w:rsidR="003F3DEA">
        <w:t>21</w:t>
      </w:r>
      <w:r>
        <w:t xml:space="preserve"> households surveyed and </w:t>
      </w:r>
      <w:r w:rsidR="00471DB0">
        <w:t>7</w:t>
      </w:r>
      <w:r>
        <w:t xml:space="preserve"> plants</w:t>
      </w:r>
      <w:r w:rsidR="003C777A">
        <w:t xml:space="preserve"> using fuel</w:t>
      </w:r>
      <w:r>
        <w:t xml:space="preserve"> visited, none of those use charcoal as a source of fuel. Therefore charcoal is not included in the survey and in the value chain assessment.</w:t>
      </w:r>
    </w:p>
    <w:p w14:paraId="19AF2416" w14:textId="2604BB91" w:rsidR="003C777A" w:rsidRPr="003C777A" w:rsidRDefault="003C777A" w:rsidP="00313BC6">
      <w:pPr>
        <w:rPr>
          <w:b/>
          <w:i/>
        </w:rPr>
      </w:pPr>
      <w:r w:rsidRPr="003C777A">
        <w:rPr>
          <w:b/>
          <w:i/>
        </w:rPr>
        <w:t xml:space="preserve">Value chain of </w:t>
      </w:r>
      <w:proofErr w:type="spellStart"/>
      <w:r w:rsidRPr="003C777A">
        <w:rPr>
          <w:b/>
          <w:i/>
        </w:rPr>
        <w:t>fuelwood</w:t>
      </w:r>
      <w:proofErr w:type="spellEnd"/>
      <w:r w:rsidRPr="003C777A">
        <w:rPr>
          <w:b/>
          <w:i/>
        </w:rPr>
        <w:t xml:space="preserve"> in residential sector</w:t>
      </w:r>
    </w:p>
    <w:p w14:paraId="6F0821C7" w14:textId="0A4BF757" w:rsidR="003C777A" w:rsidRDefault="003C777A" w:rsidP="00313BC6">
      <w:r>
        <w:t xml:space="preserve">Amongst 221 household </w:t>
      </w:r>
      <w:proofErr w:type="gramStart"/>
      <w:r>
        <w:t>survey</w:t>
      </w:r>
      <w:proofErr w:type="gramEnd"/>
      <w:r>
        <w:t xml:space="preserve">, only one household </w:t>
      </w:r>
      <w:r w:rsidR="005C415D">
        <w:t xml:space="preserve">Hung Son commune, Anh Son district of </w:t>
      </w:r>
      <w:proofErr w:type="spellStart"/>
      <w:r w:rsidR="005C415D">
        <w:t>Nghe</w:t>
      </w:r>
      <w:proofErr w:type="spellEnd"/>
      <w:r w:rsidR="005C415D">
        <w:t xml:space="preserve"> </w:t>
      </w:r>
      <w:proofErr w:type="spellStart"/>
      <w:r w:rsidR="005C415D">
        <w:t>An</w:t>
      </w:r>
      <w:proofErr w:type="spellEnd"/>
      <w:r w:rsidR="005C415D">
        <w:t xml:space="preserve"> </w:t>
      </w:r>
      <w:r>
        <w:t xml:space="preserve">that </w:t>
      </w:r>
      <w:r w:rsidR="00A048AE">
        <w:t>sell</w:t>
      </w:r>
      <w:r>
        <w:t xml:space="preserve"> </w:t>
      </w:r>
      <w:proofErr w:type="spellStart"/>
      <w:r>
        <w:t>fuelwood</w:t>
      </w:r>
      <w:proofErr w:type="spellEnd"/>
      <w:r>
        <w:t xml:space="preserve"> </w:t>
      </w:r>
      <w:r w:rsidR="005C415D">
        <w:t>to a tea plant located in the same commune</w:t>
      </w:r>
      <w:r w:rsidR="00634E62">
        <w:t>.</w:t>
      </w:r>
      <w:r w:rsidR="005C415D">
        <w:t xml:space="preserve"> The </w:t>
      </w:r>
      <w:proofErr w:type="spellStart"/>
      <w:r w:rsidR="005C415D">
        <w:t>fuelwood</w:t>
      </w:r>
      <w:proofErr w:type="spellEnd"/>
      <w:r w:rsidR="005C415D">
        <w:t xml:space="preserve"> that they sell are from the top and branches of Acacia plantation forest which is left after harvesting the Acacia </w:t>
      </w:r>
      <w:r w:rsidR="005C415D" w:rsidRPr="00164360">
        <w:t>trunk</w:t>
      </w:r>
      <w:r w:rsidR="005C415D">
        <w:t xml:space="preserve"> for paper material. </w:t>
      </w:r>
      <w:proofErr w:type="gramStart"/>
      <w:r w:rsidR="003E3C68">
        <w:t>Every year this household sells a total of 6 – 7 million VND of this biomass energy to the tea plant.</w:t>
      </w:r>
      <w:proofErr w:type="gramEnd"/>
      <w:r w:rsidR="003E3C68">
        <w:t xml:space="preserve"> </w:t>
      </w:r>
    </w:p>
    <w:p w14:paraId="3CB36A0E" w14:textId="5BF53668" w:rsidR="003E3C68" w:rsidRDefault="003E3C68" w:rsidP="00313BC6">
      <w:r>
        <w:t xml:space="preserve">Out of this case, no other household surveyed sells </w:t>
      </w:r>
      <w:proofErr w:type="spellStart"/>
      <w:r>
        <w:t>fuelwood</w:t>
      </w:r>
      <w:proofErr w:type="spellEnd"/>
      <w:r>
        <w:t xml:space="preserve">. Therefore it is concluded that there is no value chain of </w:t>
      </w:r>
      <w:proofErr w:type="spellStart"/>
      <w:r>
        <w:t>fuelwood</w:t>
      </w:r>
      <w:proofErr w:type="spellEnd"/>
      <w:r>
        <w:t xml:space="preserve"> in residential sector in Thanh Hoa and </w:t>
      </w:r>
      <w:proofErr w:type="spellStart"/>
      <w:r>
        <w:t>Nghe</w:t>
      </w:r>
      <w:proofErr w:type="spellEnd"/>
      <w:r>
        <w:t xml:space="preserve"> An.</w:t>
      </w:r>
    </w:p>
    <w:p w14:paraId="49F876DF" w14:textId="3477D181" w:rsidR="003E3C68" w:rsidRPr="003E3C68" w:rsidRDefault="003E3C68" w:rsidP="00313BC6">
      <w:pPr>
        <w:rPr>
          <w:b/>
          <w:i/>
        </w:rPr>
      </w:pPr>
      <w:r w:rsidRPr="003E3C68">
        <w:rPr>
          <w:b/>
          <w:i/>
        </w:rPr>
        <w:t xml:space="preserve">Value chain of </w:t>
      </w:r>
      <w:proofErr w:type="spellStart"/>
      <w:r w:rsidRPr="003E3C68">
        <w:rPr>
          <w:b/>
          <w:i/>
        </w:rPr>
        <w:t>fuelwood</w:t>
      </w:r>
      <w:proofErr w:type="spellEnd"/>
      <w:r w:rsidRPr="003E3C68">
        <w:rPr>
          <w:b/>
          <w:i/>
        </w:rPr>
        <w:t xml:space="preserve"> in </w:t>
      </w:r>
      <w:r>
        <w:rPr>
          <w:b/>
          <w:i/>
        </w:rPr>
        <w:t xml:space="preserve">commercial and </w:t>
      </w:r>
      <w:r w:rsidRPr="003E3C68">
        <w:rPr>
          <w:b/>
          <w:i/>
        </w:rPr>
        <w:t>industrial sector</w:t>
      </w:r>
    </w:p>
    <w:p w14:paraId="25565ED1" w14:textId="77777777" w:rsidR="00313BC6" w:rsidRDefault="00313BC6" w:rsidP="00313BC6">
      <w:r>
        <w:t xml:space="preserve">The below chart represent the value chain of </w:t>
      </w:r>
      <w:proofErr w:type="spellStart"/>
      <w:r>
        <w:t>fuelwood</w:t>
      </w:r>
      <w:proofErr w:type="spellEnd"/>
      <w:r>
        <w:t xml:space="preserve"> in Thanh Hoa and </w:t>
      </w:r>
      <w:proofErr w:type="spellStart"/>
      <w:r>
        <w:t>Nghe</w:t>
      </w:r>
      <w:proofErr w:type="spellEnd"/>
      <w:r>
        <w:t xml:space="preserve"> An</w:t>
      </w:r>
    </w:p>
    <w:p w14:paraId="7D80379D" w14:textId="77777777" w:rsidR="00313BC6" w:rsidRDefault="00313BC6" w:rsidP="00313BC6"/>
    <w:tbl>
      <w:tblPr>
        <w:tblStyle w:val="TableGrid"/>
        <w:tblW w:w="9540" w:type="dxa"/>
        <w:tblInd w:w="108" w:type="dxa"/>
        <w:tblLook w:val="04A0" w:firstRow="1" w:lastRow="0" w:firstColumn="1" w:lastColumn="0" w:noHBand="0" w:noVBand="1"/>
      </w:tblPr>
      <w:tblGrid>
        <w:gridCol w:w="1980"/>
        <w:gridCol w:w="2520"/>
        <w:gridCol w:w="1980"/>
        <w:gridCol w:w="1620"/>
        <w:gridCol w:w="1440"/>
      </w:tblGrid>
      <w:tr w:rsidR="00313BC6" w:rsidRPr="00DF3EBD" w14:paraId="15F525DA" w14:textId="77777777" w:rsidTr="003C6C94">
        <w:tc>
          <w:tcPr>
            <w:tcW w:w="1980" w:type="dxa"/>
          </w:tcPr>
          <w:p w14:paraId="3AE26B03" w14:textId="77777777" w:rsidR="00313BC6" w:rsidRPr="00DF3EBD" w:rsidRDefault="00313BC6" w:rsidP="00A048AE">
            <w:pPr>
              <w:jc w:val="center"/>
              <w:rPr>
                <w:b/>
              </w:rPr>
            </w:pPr>
            <w:r w:rsidRPr="00DF3EBD">
              <w:rPr>
                <w:b/>
              </w:rPr>
              <w:t>Actor</w:t>
            </w:r>
          </w:p>
        </w:tc>
        <w:tc>
          <w:tcPr>
            <w:tcW w:w="2520" w:type="dxa"/>
          </w:tcPr>
          <w:p w14:paraId="1B301800" w14:textId="77777777" w:rsidR="00313BC6" w:rsidRPr="00DF3EBD" w:rsidRDefault="00313BC6" w:rsidP="00A048AE">
            <w:pPr>
              <w:jc w:val="center"/>
              <w:rPr>
                <w:b/>
              </w:rPr>
            </w:pPr>
            <w:r w:rsidRPr="00DF3EBD">
              <w:rPr>
                <w:b/>
              </w:rPr>
              <w:t>Activity</w:t>
            </w:r>
          </w:p>
        </w:tc>
        <w:tc>
          <w:tcPr>
            <w:tcW w:w="1980" w:type="dxa"/>
          </w:tcPr>
          <w:p w14:paraId="1F157D89" w14:textId="77777777" w:rsidR="00313BC6" w:rsidRPr="00DF3EBD" w:rsidRDefault="00313BC6" w:rsidP="00A048AE">
            <w:pPr>
              <w:jc w:val="center"/>
              <w:rPr>
                <w:b/>
              </w:rPr>
            </w:pPr>
            <w:r w:rsidRPr="00DF3EBD">
              <w:rPr>
                <w:b/>
              </w:rPr>
              <w:t>Location</w:t>
            </w:r>
          </w:p>
        </w:tc>
        <w:tc>
          <w:tcPr>
            <w:tcW w:w="1620" w:type="dxa"/>
          </w:tcPr>
          <w:p w14:paraId="167DB9D4" w14:textId="77777777" w:rsidR="00313BC6" w:rsidRPr="00DF3EBD" w:rsidRDefault="00313BC6" w:rsidP="00A048AE">
            <w:pPr>
              <w:jc w:val="center"/>
              <w:rPr>
                <w:b/>
              </w:rPr>
            </w:pPr>
            <w:r w:rsidRPr="00DF3EBD">
              <w:rPr>
                <w:b/>
              </w:rPr>
              <w:t>Income</w:t>
            </w:r>
            <w:r>
              <w:rPr>
                <w:b/>
              </w:rPr>
              <w:t xml:space="preserve"> </w:t>
            </w:r>
            <w:r w:rsidRPr="00DF3EBD">
              <w:rPr>
                <w:b/>
              </w:rPr>
              <w:t>(VND/ ton)</w:t>
            </w:r>
          </w:p>
        </w:tc>
        <w:tc>
          <w:tcPr>
            <w:tcW w:w="1440" w:type="dxa"/>
          </w:tcPr>
          <w:p w14:paraId="704EB14F" w14:textId="77777777" w:rsidR="00313BC6" w:rsidRPr="00DF3EBD" w:rsidRDefault="00313BC6" w:rsidP="00A048AE">
            <w:pPr>
              <w:jc w:val="center"/>
              <w:rPr>
                <w:b/>
              </w:rPr>
            </w:pPr>
            <w:r w:rsidRPr="00DF3EBD">
              <w:rPr>
                <w:b/>
              </w:rPr>
              <w:t>Value</w:t>
            </w:r>
            <w:r>
              <w:rPr>
                <w:b/>
              </w:rPr>
              <w:t xml:space="preserve"> </w:t>
            </w:r>
            <w:r w:rsidRPr="00DF3EBD">
              <w:rPr>
                <w:b/>
              </w:rPr>
              <w:t>(VND/ ton)</w:t>
            </w:r>
          </w:p>
        </w:tc>
      </w:tr>
      <w:tr w:rsidR="00313BC6" w14:paraId="017400CE" w14:textId="77777777" w:rsidTr="003C6C94">
        <w:tc>
          <w:tcPr>
            <w:tcW w:w="1980" w:type="dxa"/>
          </w:tcPr>
          <w:p w14:paraId="78B9E34D" w14:textId="77777777" w:rsidR="00313BC6" w:rsidRDefault="00313BC6" w:rsidP="003C6C94">
            <w:pPr>
              <w:jc w:val="left"/>
            </w:pPr>
            <w:r>
              <w:t>Farmer/ Wood logger</w:t>
            </w:r>
          </w:p>
        </w:tc>
        <w:tc>
          <w:tcPr>
            <w:tcW w:w="2520" w:type="dxa"/>
          </w:tcPr>
          <w:p w14:paraId="0E51E947" w14:textId="77777777" w:rsidR="00313BC6" w:rsidRDefault="00313BC6" w:rsidP="003C6C94">
            <w:pPr>
              <w:jc w:val="left"/>
            </w:pPr>
            <w:r>
              <w:t xml:space="preserve">Logging wood </w:t>
            </w:r>
          </w:p>
        </w:tc>
        <w:tc>
          <w:tcPr>
            <w:tcW w:w="1980" w:type="dxa"/>
          </w:tcPr>
          <w:p w14:paraId="776EF645" w14:textId="77777777" w:rsidR="00313BC6" w:rsidRDefault="00313BC6" w:rsidP="003C6C94">
            <w:pPr>
              <w:jc w:val="left"/>
            </w:pPr>
            <w:r>
              <w:t>Natural forest near truck road</w:t>
            </w:r>
          </w:p>
        </w:tc>
        <w:tc>
          <w:tcPr>
            <w:tcW w:w="1620" w:type="dxa"/>
          </w:tcPr>
          <w:p w14:paraId="76EABF15" w14:textId="77777777" w:rsidR="00313BC6" w:rsidRDefault="00313BC6" w:rsidP="00A048AE">
            <w:pPr>
              <w:jc w:val="center"/>
            </w:pPr>
            <w:r>
              <w:t>140,000</w:t>
            </w:r>
          </w:p>
        </w:tc>
        <w:tc>
          <w:tcPr>
            <w:tcW w:w="1440" w:type="dxa"/>
          </w:tcPr>
          <w:p w14:paraId="26B178CC" w14:textId="77777777" w:rsidR="00313BC6" w:rsidRDefault="00313BC6" w:rsidP="00A048AE">
            <w:pPr>
              <w:jc w:val="center"/>
            </w:pPr>
            <w:r>
              <w:t>140,000</w:t>
            </w:r>
          </w:p>
        </w:tc>
      </w:tr>
      <w:tr w:rsidR="00313BC6" w14:paraId="0BD04384" w14:textId="77777777" w:rsidTr="003C6C94">
        <w:tc>
          <w:tcPr>
            <w:tcW w:w="1980" w:type="dxa"/>
          </w:tcPr>
          <w:p w14:paraId="5A4F9861" w14:textId="77777777" w:rsidR="00313BC6" w:rsidRDefault="00313BC6" w:rsidP="003C6C94">
            <w:pPr>
              <w:jc w:val="left"/>
            </w:pPr>
            <w:r>
              <w:t>Wood collector</w:t>
            </w:r>
          </w:p>
        </w:tc>
        <w:tc>
          <w:tcPr>
            <w:tcW w:w="2520" w:type="dxa"/>
          </w:tcPr>
          <w:p w14:paraId="3A95AE43" w14:textId="77777777" w:rsidR="00313BC6" w:rsidRDefault="00313BC6" w:rsidP="003C6C94">
            <w:pPr>
              <w:jc w:val="left"/>
            </w:pPr>
            <w:r>
              <w:t>Carry and upload wood to truck</w:t>
            </w:r>
          </w:p>
        </w:tc>
        <w:tc>
          <w:tcPr>
            <w:tcW w:w="1980" w:type="dxa"/>
          </w:tcPr>
          <w:p w14:paraId="1B4B0A4C" w14:textId="6CB0FD26" w:rsidR="00313BC6" w:rsidRDefault="00313BC6" w:rsidP="00A34910">
            <w:pPr>
              <w:jc w:val="left"/>
            </w:pPr>
            <w:r>
              <w:t xml:space="preserve">Collection </w:t>
            </w:r>
            <w:r w:rsidR="00A34910">
              <w:t>s</w:t>
            </w:r>
            <w:r>
              <w:t>ite (truck road)</w:t>
            </w:r>
          </w:p>
        </w:tc>
        <w:tc>
          <w:tcPr>
            <w:tcW w:w="1620" w:type="dxa"/>
          </w:tcPr>
          <w:p w14:paraId="28D6C3CD" w14:textId="77777777" w:rsidR="00313BC6" w:rsidRDefault="00313BC6" w:rsidP="00A048AE">
            <w:pPr>
              <w:jc w:val="center"/>
            </w:pPr>
            <w:r>
              <w:t>150,000</w:t>
            </w:r>
          </w:p>
        </w:tc>
        <w:tc>
          <w:tcPr>
            <w:tcW w:w="1440" w:type="dxa"/>
          </w:tcPr>
          <w:p w14:paraId="5222602B" w14:textId="77777777" w:rsidR="00313BC6" w:rsidRDefault="00313BC6" w:rsidP="00A048AE">
            <w:pPr>
              <w:jc w:val="center"/>
            </w:pPr>
            <w:r>
              <w:t>290,000</w:t>
            </w:r>
          </w:p>
        </w:tc>
      </w:tr>
      <w:tr w:rsidR="00313BC6" w14:paraId="67CA1859" w14:textId="77777777" w:rsidTr="003C6C94">
        <w:tc>
          <w:tcPr>
            <w:tcW w:w="1980" w:type="dxa"/>
          </w:tcPr>
          <w:p w14:paraId="4FBAD606" w14:textId="77777777" w:rsidR="00313BC6" w:rsidRDefault="00313BC6" w:rsidP="003C6C94">
            <w:pPr>
              <w:jc w:val="left"/>
            </w:pPr>
            <w:r>
              <w:t>Middleman</w:t>
            </w:r>
          </w:p>
        </w:tc>
        <w:tc>
          <w:tcPr>
            <w:tcW w:w="2520" w:type="dxa"/>
          </w:tcPr>
          <w:p w14:paraId="4DB1916D" w14:textId="77777777" w:rsidR="00313BC6" w:rsidRDefault="00313BC6" w:rsidP="003C6C94">
            <w:pPr>
              <w:jc w:val="left"/>
            </w:pPr>
            <w:r>
              <w:t>Prepare transportation license, letter of origin</w:t>
            </w:r>
          </w:p>
        </w:tc>
        <w:tc>
          <w:tcPr>
            <w:tcW w:w="1980" w:type="dxa"/>
          </w:tcPr>
          <w:p w14:paraId="3024D5FE" w14:textId="52490417" w:rsidR="00313BC6" w:rsidRDefault="00A34910" w:rsidP="003C6C94">
            <w:pPr>
              <w:jc w:val="left"/>
            </w:pPr>
            <w:r>
              <w:t>Commune o</w:t>
            </w:r>
            <w:r w:rsidR="00313BC6">
              <w:t>ffice</w:t>
            </w:r>
          </w:p>
        </w:tc>
        <w:tc>
          <w:tcPr>
            <w:tcW w:w="1620" w:type="dxa"/>
          </w:tcPr>
          <w:p w14:paraId="1032517C" w14:textId="77777777" w:rsidR="00313BC6" w:rsidRDefault="00313BC6" w:rsidP="00A048AE">
            <w:pPr>
              <w:jc w:val="center"/>
            </w:pPr>
            <w:r>
              <w:t>180,000</w:t>
            </w:r>
          </w:p>
        </w:tc>
        <w:tc>
          <w:tcPr>
            <w:tcW w:w="1440" w:type="dxa"/>
          </w:tcPr>
          <w:p w14:paraId="756CBE36" w14:textId="77777777" w:rsidR="00313BC6" w:rsidRDefault="00313BC6" w:rsidP="00A048AE">
            <w:pPr>
              <w:jc w:val="center"/>
            </w:pPr>
            <w:r>
              <w:t>470,000</w:t>
            </w:r>
          </w:p>
        </w:tc>
      </w:tr>
      <w:tr w:rsidR="00313BC6" w14:paraId="3240305F" w14:textId="77777777" w:rsidTr="003C6C94">
        <w:tc>
          <w:tcPr>
            <w:tcW w:w="1980" w:type="dxa"/>
          </w:tcPr>
          <w:p w14:paraId="4F14FC67" w14:textId="77777777" w:rsidR="00313BC6" w:rsidRDefault="00313BC6" w:rsidP="003C6C94">
            <w:pPr>
              <w:jc w:val="left"/>
            </w:pPr>
            <w:r>
              <w:t>Transporter</w:t>
            </w:r>
          </w:p>
        </w:tc>
        <w:tc>
          <w:tcPr>
            <w:tcW w:w="2520" w:type="dxa"/>
          </w:tcPr>
          <w:p w14:paraId="7323CEBC" w14:textId="77777777" w:rsidR="00313BC6" w:rsidRDefault="00313BC6" w:rsidP="003C6C94">
            <w:pPr>
              <w:jc w:val="left"/>
            </w:pPr>
            <w:r>
              <w:t>Transport</w:t>
            </w:r>
          </w:p>
        </w:tc>
        <w:tc>
          <w:tcPr>
            <w:tcW w:w="1980" w:type="dxa"/>
          </w:tcPr>
          <w:p w14:paraId="3FBF01E6" w14:textId="77777777" w:rsidR="00313BC6" w:rsidRDefault="00313BC6" w:rsidP="003C6C94">
            <w:pPr>
              <w:jc w:val="left"/>
            </w:pPr>
            <w:r>
              <w:t>Distance 50 km</w:t>
            </w:r>
          </w:p>
        </w:tc>
        <w:tc>
          <w:tcPr>
            <w:tcW w:w="1620" w:type="dxa"/>
          </w:tcPr>
          <w:p w14:paraId="1DB8BB49" w14:textId="77777777" w:rsidR="00313BC6" w:rsidRDefault="00313BC6" w:rsidP="00A048AE">
            <w:pPr>
              <w:jc w:val="center"/>
            </w:pPr>
            <w:r>
              <w:t>180,000</w:t>
            </w:r>
          </w:p>
        </w:tc>
        <w:tc>
          <w:tcPr>
            <w:tcW w:w="1440" w:type="dxa"/>
          </w:tcPr>
          <w:p w14:paraId="52F5941E" w14:textId="77777777" w:rsidR="00313BC6" w:rsidRDefault="00313BC6" w:rsidP="00A048AE">
            <w:pPr>
              <w:jc w:val="center"/>
            </w:pPr>
            <w:r>
              <w:t>650,000</w:t>
            </w:r>
          </w:p>
        </w:tc>
      </w:tr>
      <w:tr w:rsidR="00313BC6" w14:paraId="2CDD0F2C" w14:textId="77777777" w:rsidTr="003C6C94">
        <w:tc>
          <w:tcPr>
            <w:tcW w:w="1980" w:type="dxa"/>
          </w:tcPr>
          <w:p w14:paraId="638C6E72" w14:textId="77777777" w:rsidR="00313BC6" w:rsidRDefault="00313BC6" w:rsidP="003C6C94">
            <w:pPr>
              <w:jc w:val="left"/>
            </w:pPr>
            <w:r>
              <w:t>Industrial Plant</w:t>
            </w:r>
          </w:p>
        </w:tc>
        <w:tc>
          <w:tcPr>
            <w:tcW w:w="2520" w:type="dxa"/>
          </w:tcPr>
          <w:p w14:paraId="1D7605A0" w14:textId="16D93827" w:rsidR="00313BC6" w:rsidRDefault="00313BC6" w:rsidP="003C6C94">
            <w:pPr>
              <w:jc w:val="left"/>
            </w:pPr>
            <w:r>
              <w:t>Consumption</w:t>
            </w:r>
          </w:p>
        </w:tc>
        <w:tc>
          <w:tcPr>
            <w:tcW w:w="1980" w:type="dxa"/>
          </w:tcPr>
          <w:p w14:paraId="53C2886A" w14:textId="1C770CF2" w:rsidR="00313BC6" w:rsidRDefault="007A3D58" w:rsidP="003C6C94">
            <w:pPr>
              <w:jc w:val="left"/>
            </w:pPr>
            <w:r>
              <w:t>At plant</w:t>
            </w:r>
          </w:p>
        </w:tc>
        <w:tc>
          <w:tcPr>
            <w:tcW w:w="1620" w:type="dxa"/>
          </w:tcPr>
          <w:p w14:paraId="68F83AAC" w14:textId="77777777" w:rsidR="00313BC6" w:rsidRDefault="00313BC6" w:rsidP="00A048AE">
            <w:pPr>
              <w:jc w:val="center"/>
            </w:pPr>
          </w:p>
        </w:tc>
        <w:tc>
          <w:tcPr>
            <w:tcW w:w="1440" w:type="dxa"/>
          </w:tcPr>
          <w:p w14:paraId="15EFD578" w14:textId="77777777" w:rsidR="00313BC6" w:rsidRDefault="00313BC6" w:rsidP="00A048AE">
            <w:pPr>
              <w:jc w:val="center"/>
            </w:pPr>
          </w:p>
        </w:tc>
      </w:tr>
    </w:tbl>
    <w:p w14:paraId="379BD5C3" w14:textId="77777777" w:rsidR="00313BC6" w:rsidRDefault="00313BC6" w:rsidP="00313BC6"/>
    <w:p w14:paraId="70647E51" w14:textId="0252DB03" w:rsidR="00313BC6" w:rsidRDefault="00313BC6" w:rsidP="00313BC6">
      <w:r>
        <w:lastRenderedPageBreak/>
        <w:t xml:space="preserve">The value chain of </w:t>
      </w:r>
      <w:proofErr w:type="spellStart"/>
      <w:r>
        <w:t>fuelwood</w:t>
      </w:r>
      <w:proofErr w:type="spellEnd"/>
      <w:r>
        <w:t xml:space="preserve"> is </w:t>
      </w:r>
      <w:r w:rsidR="004F6698">
        <w:t>a chain of activities as below</w:t>
      </w:r>
      <w:r>
        <w:t>:</w:t>
      </w:r>
    </w:p>
    <w:p w14:paraId="6C8CEF27" w14:textId="611D9299" w:rsidR="00446F55" w:rsidRDefault="00446F55" w:rsidP="00446F55">
      <w:pPr>
        <w:pStyle w:val="ListParagraph"/>
        <w:numPr>
          <w:ilvl w:val="0"/>
          <w:numId w:val="27"/>
        </w:numPr>
        <w:contextualSpacing w:val="0"/>
      </w:pPr>
      <w:r w:rsidRPr="004F6698">
        <w:rPr>
          <w:b/>
        </w:rPr>
        <w:t>Logging:</w:t>
      </w:r>
      <w:r w:rsidR="004F6698" w:rsidRPr="004F6698">
        <w:rPr>
          <w:b/>
        </w:rPr>
        <w:t xml:space="preserve"> </w:t>
      </w:r>
      <w:r w:rsidR="004F6698">
        <w:t xml:space="preserve">The farmers are </w:t>
      </w:r>
      <w:r w:rsidR="00EA4039">
        <w:t>ordered</w:t>
      </w:r>
      <w:r w:rsidR="004F6698">
        <w:t xml:space="preserve"> by the wood collector to log wood from the forest for a wage of 140,000 VND per ton.</w:t>
      </w:r>
    </w:p>
    <w:p w14:paraId="3571E957" w14:textId="739FF5E2" w:rsidR="00446F55" w:rsidRDefault="00446F55" w:rsidP="00446F55">
      <w:pPr>
        <w:pStyle w:val="ListParagraph"/>
        <w:numPr>
          <w:ilvl w:val="0"/>
          <w:numId w:val="27"/>
        </w:numPr>
        <w:contextualSpacing w:val="0"/>
      </w:pPr>
      <w:r w:rsidRPr="004F6698">
        <w:rPr>
          <w:b/>
        </w:rPr>
        <w:t>Loading:</w:t>
      </w:r>
      <w:r w:rsidR="004F6698">
        <w:t xml:space="preserve"> The wood collector upload the wood on a farm vehicle and carry to a truck road, where the truck is waiting. He then </w:t>
      </w:r>
      <w:proofErr w:type="gramStart"/>
      <w:r w:rsidR="004F6698">
        <w:t>upload</w:t>
      </w:r>
      <w:proofErr w:type="gramEnd"/>
      <w:r w:rsidR="004F6698">
        <w:t xml:space="preserve"> the wood on the truck and sell them to the middleman for 290,000 VND per ton.</w:t>
      </w:r>
    </w:p>
    <w:p w14:paraId="3D9A8CA2" w14:textId="65833B38" w:rsidR="004F6698" w:rsidRDefault="00446F55" w:rsidP="004F6698">
      <w:pPr>
        <w:pStyle w:val="ListParagraph"/>
        <w:numPr>
          <w:ilvl w:val="0"/>
          <w:numId w:val="27"/>
        </w:numPr>
        <w:contextualSpacing w:val="0"/>
      </w:pPr>
      <w:r w:rsidRPr="004F6698">
        <w:rPr>
          <w:b/>
        </w:rPr>
        <w:t>Preparing legal document:</w:t>
      </w:r>
      <w:r w:rsidR="004F6698">
        <w:t xml:space="preserve"> The middleman is responsible for preparing transport documents for the wood and get verified by the commune rangers. Then the </w:t>
      </w:r>
      <w:proofErr w:type="gramStart"/>
      <w:r w:rsidR="004F6698">
        <w:t>middleman hire</w:t>
      </w:r>
      <w:proofErr w:type="gramEnd"/>
      <w:r w:rsidR="004F6698">
        <w:t xml:space="preserve"> a transporter to sell the wood to the industrial plant for 650,000 VND per ton. He has to pay the transporter for 180,000 VND per ton. Hence he makes 180,000 VND per ton for the paper works.</w:t>
      </w:r>
    </w:p>
    <w:p w14:paraId="11B93F8D" w14:textId="71E3FD71" w:rsidR="004F6698" w:rsidRDefault="004F6698" w:rsidP="004F6698">
      <w:pPr>
        <w:pStyle w:val="ListParagraph"/>
        <w:numPr>
          <w:ilvl w:val="0"/>
          <w:numId w:val="27"/>
        </w:numPr>
        <w:contextualSpacing w:val="0"/>
      </w:pPr>
      <w:r w:rsidRPr="004F6698">
        <w:rPr>
          <w:b/>
        </w:rPr>
        <w:t>Transportation:</w:t>
      </w:r>
      <w:r>
        <w:t xml:space="preserve"> The </w:t>
      </w:r>
      <w:proofErr w:type="gramStart"/>
      <w:r>
        <w:t>middleman pay</w:t>
      </w:r>
      <w:proofErr w:type="gramEnd"/>
      <w:r>
        <w:t xml:space="preserve"> the transporter for 180,000 VND per ton for 50km of transportation. The transporter makes 180,000 VND per ton of wood.</w:t>
      </w:r>
    </w:p>
    <w:p w14:paraId="0A5FA85E" w14:textId="55490407" w:rsidR="00EA4039" w:rsidRDefault="00EA4039" w:rsidP="004F6698">
      <w:pPr>
        <w:pStyle w:val="ListParagraph"/>
        <w:numPr>
          <w:ilvl w:val="0"/>
          <w:numId w:val="27"/>
        </w:numPr>
        <w:contextualSpacing w:val="0"/>
      </w:pPr>
      <w:r>
        <w:rPr>
          <w:b/>
        </w:rPr>
        <w:t>Consumption:</w:t>
      </w:r>
      <w:r>
        <w:t xml:space="preserve"> The local industrial plants within a distance of 50km from wood source consume </w:t>
      </w:r>
      <w:proofErr w:type="spellStart"/>
      <w:r>
        <w:t>fuelwood</w:t>
      </w:r>
      <w:proofErr w:type="spellEnd"/>
      <w:r>
        <w:t xml:space="preserve"> at the price of 650,000 VND per ton.</w:t>
      </w:r>
    </w:p>
    <w:p w14:paraId="1DFB92F8" w14:textId="77777777" w:rsidR="00313BC6" w:rsidRDefault="00313BC6" w:rsidP="00313BC6">
      <w:r>
        <w:t>If the natural forest is 2km from truck road, then the wage for the wood logger is only half, of 70,000 VND per ton of wood. The wage for carry wood for 2km from the forest to truck road is 70,000 VND.</w:t>
      </w:r>
    </w:p>
    <w:p w14:paraId="21A79606" w14:textId="11A33803" w:rsidR="00FC5EFF" w:rsidRDefault="00FC5EFF" w:rsidP="00313BC6">
      <w:r>
        <w:t xml:space="preserve">The price of </w:t>
      </w:r>
      <w:proofErr w:type="spellStart"/>
      <w:r>
        <w:t>fuelwood</w:t>
      </w:r>
      <w:proofErr w:type="spellEnd"/>
      <w:r>
        <w:t xml:space="preserve"> tends to remain stable in the last three years. According to VFD provincial officer of </w:t>
      </w:r>
      <w:proofErr w:type="spellStart"/>
      <w:r>
        <w:t>Nghe</w:t>
      </w:r>
      <w:proofErr w:type="spellEnd"/>
      <w:r>
        <w:t xml:space="preserve"> </w:t>
      </w:r>
      <w:proofErr w:type="gramStart"/>
      <w:r>
        <w:t>An</w:t>
      </w:r>
      <w:proofErr w:type="gramEnd"/>
      <w:r>
        <w:t xml:space="preserve"> province, the price of </w:t>
      </w:r>
      <w:proofErr w:type="spellStart"/>
      <w:r>
        <w:t>fuelwood</w:t>
      </w:r>
      <w:proofErr w:type="spellEnd"/>
      <w:r>
        <w:t xml:space="preserve"> tends to reduce because of the increasing supply of wood from Laos </w:t>
      </w:r>
      <w:r w:rsidR="008F4F5E">
        <w:t xml:space="preserve">in recent years </w:t>
      </w:r>
      <w:r>
        <w:t>which has higher quality and lower price.</w:t>
      </w:r>
    </w:p>
    <w:p w14:paraId="3A10251A" w14:textId="582443D3" w:rsidR="00EA4039" w:rsidRDefault="00EA4039" w:rsidP="00313BC6">
      <w:r>
        <w:t xml:space="preserve">All </w:t>
      </w:r>
      <w:proofErr w:type="spellStart"/>
      <w:r>
        <w:t>fuelwood</w:t>
      </w:r>
      <w:proofErr w:type="spellEnd"/>
      <w:r>
        <w:t xml:space="preserve"> for commercial demand are from natural forest. There is no afforestation activity for </w:t>
      </w:r>
      <w:proofErr w:type="spellStart"/>
      <w:r>
        <w:t>fuelwood</w:t>
      </w:r>
      <w:proofErr w:type="spellEnd"/>
      <w:r>
        <w:t xml:space="preserve">. Therefore there is no value created from </w:t>
      </w:r>
      <w:proofErr w:type="spellStart"/>
      <w:r>
        <w:t>fuelwood</w:t>
      </w:r>
      <w:proofErr w:type="spellEnd"/>
      <w:r>
        <w:t xml:space="preserve"> afforestation. There is neither processing of </w:t>
      </w:r>
      <w:proofErr w:type="spellStart"/>
      <w:r>
        <w:t>fuelwood</w:t>
      </w:r>
      <w:proofErr w:type="spellEnd"/>
      <w:r>
        <w:t xml:space="preserve"> in the value chain. </w:t>
      </w:r>
    </w:p>
    <w:p w14:paraId="08B5B5B1" w14:textId="3E080258" w:rsidR="008B59F1" w:rsidRDefault="00313BC6" w:rsidP="008B59F1">
      <w:pPr>
        <w:rPr>
          <w:ins w:id="58" w:author="Nguyen Thanh Quang" w:date="2014-10-15T09:22:00Z"/>
        </w:rPr>
        <w:pPrChange w:id="59" w:author="Nguyen Thanh Quang" w:date="2014-10-15T09:23:00Z">
          <w:pPr>
            <w:spacing w:before="0" w:after="200" w:line="276" w:lineRule="auto"/>
            <w:jc w:val="left"/>
          </w:pPr>
        </w:pPrChange>
      </w:pPr>
      <w:r>
        <w:t xml:space="preserve">There </w:t>
      </w:r>
      <w:proofErr w:type="gramStart"/>
      <w:r>
        <w:t>are no further chain</w:t>
      </w:r>
      <w:proofErr w:type="gramEnd"/>
      <w:r>
        <w:t xml:space="preserve"> outside of local industrial demand, no further commercial activities of transporting wood outside of the </w:t>
      </w:r>
      <w:r w:rsidR="004F6698">
        <w:t>provinces</w:t>
      </w:r>
      <w:r>
        <w:t>.</w:t>
      </w:r>
      <w:ins w:id="60" w:author="Nguyen Thanh Quang" w:date="2014-10-15T09:22:00Z">
        <w:r w:rsidR="008B59F1">
          <w:br w:type="page"/>
        </w:r>
      </w:ins>
    </w:p>
    <w:p w14:paraId="56B9808C" w14:textId="77777777" w:rsidR="00313BC6" w:rsidRDefault="00313BC6" w:rsidP="00313BC6"/>
    <w:p w14:paraId="0162A9AE" w14:textId="77777777" w:rsidR="00F05F26" w:rsidRDefault="00F05F26" w:rsidP="00AF188B">
      <w:pPr>
        <w:pStyle w:val="Heading1"/>
        <w:ind w:left="360"/>
      </w:pPr>
      <w:bookmarkStart w:id="61" w:name="_Toc400446013"/>
      <w:commentRangeStart w:id="62"/>
      <w:r>
        <w:t>Recommendations</w:t>
      </w:r>
      <w:bookmarkEnd w:id="61"/>
      <w:commentRangeEnd w:id="62"/>
      <w:r w:rsidR="006C5EA8">
        <w:rPr>
          <w:rStyle w:val="CommentReference"/>
          <w:rFonts w:ascii="Times New Roman" w:eastAsiaTheme="minorHAnsi" w:hAnsi="Times New Roman" w:cstheme="minorBidi"/>
          <w:b w:val="0"/>
          <w:bCs w:val="0"/>
          <w:color w:val="auto"/>
        </w:rPr>
        <w:commentReference w:id="62"/>
      </w:r>
    </w:p>
    <w:p w14:paraId="413B57A7" w14:textId="11EDD38D" w:rsidR="00756F1C" w:rsidRDefault="003A5565" w:rsidP="00AF188B">
      <w:pPr>
        <w:pStyle w:val="Heading2"/>
      </w:pPr>
      <w:bookmarkStart w:id="64" w:name="_Toc400446014"/>
      <w:r>
        <w:t>U</w:t>
      </w:r>
      <w:r w:rsidR="00756F1C">
        <w:t>rgent need for revision of land conversion in some specific area</w:t>
      </w:r>
      <w:bookmarkEnd w:id="64"/>
    </w:p>
    <w:p w14:paraId="1C9E6D59" w14:textId="0682F784" w:rsidR="00756F1C" w:rsidRDefault="003B5A2A" w:rsidP="00756F1C">
      <w:r>
        <w:t>The forest land conversion from natural forest to plantation fore</w:t>
      </w:r>
      <w:r w:rsidR="000829AE">
        <w:t xml:space="preserve">st to develop </w:t>
      </w:r>
      <w:r w:rsidR="003A5565">
        <w:t>acacia</w:t>
      </w:r>
      <w:r w:rsidR="000829AE">
        <w:t xml:space="preserve"> trees for paper materials needs to be revised carefully. While selling </w:t>
      </w:r>
      <w:r w:rsidR="003A5565">
        <w:t>acacia</w:t>
      </w:r>
      <w:r w:rsidR="000829AE">
        <w:t xml:space="preserve"> may lead to a direct increase in income of farmers and households as the price of </w:t>
      </w:r>
      <w:r w:rsidR="003A5565">
        <w:t>acacia</w:t>
      </w:r>
      <w:r w:rsidR="000829AE">
        <w:t xml:space="preserve"> is higher than the price of natural wood to be sold as </w:t>
      </w:r>
      <w:proofErr w:type="spellStart"/>
      <w:r w:rsidR="000829AE">
        <w:t>fuelwood</w:t>
      </w:r>
      <w:proofErr w:type="spellEnd"/>
      <w:r w:rsidR="000829AE">
        <w:t>, a vast plan for this conversion may cause a serious and large scale of forest degradation.</w:t>
      </w:r>
      <w:r w:rsidR="00A45BFA">
        <w:t xml:space="preserve"> This is the case for Nam Son commune, </w:t>
      </w:r>
      <w:proofErr w:type="spellStart"/>
      <w:r w:rsidR="00A45BFA">
        <w:t>Quy</w:t>
      </w:r>
      <w:proofErr w:type="spellEnd"/>
      <w:r w:rsidR="00A45BFA">
        <w:t xml:space="preserve"> Hop district, </w:t>
      </w:r>
      <w:proofErr w:type="spellStart"/>
      <w:r w:rsidR="00A45BFA">
        <w:t>Nghe</w:t>
      </w:r>
      <w:proofErr w:type="spellEnd"/>
      <w:r w:rsidR="00A45BFA">
        <w:t xml:space="preserve"> </w:t>
      </w:r>
      <w:proofErr w:type="gramStart"/>
      <w:r w:rsidR="00A45BFA">
        <w:t>An</w:t>
      </w:r>
      <w:proofErr w:type="gramEnd"/>
      <w:r w:rsidR="00A45BFA">
        <w:t xml:space="preserve"> province.</w:t>
      </w:r>
    </w:p>
    <w:p w14:paraId="5C6B62CE" w14:textId="3F9C7014" w:rsidR="000829AE" w:rsidRPr="00756F1C" w:rsidRDefault="000829AE" w:rsidP="00756F1C">
      <w:r>
        <w:t xml:space="preserve">It is recommended that forest inventory in </w:t>
      </w:r>
      <w:proofErr w:type="spellStart"/>
      <w:r>
        <w:t>Nghe</w:t>
      </w:r>
      <w:proofErr w:type="spellEnd"/>
      <w:r>
        <w:t xml:space="preserve"> An should be taken more precisely that will help categorizing natural forest more precisely and developing better conversion plan.</w:t>
      </w:r>
      <w:r w:rsidR="00B45E6D">
        <w:t xml:space="preserve"> </w:t>
      </w:r>
    </w:p>
    <w:p w14:paraId="1574529D" w14:textId="268156C2" w:rsidR="00756F1C" w:rsidRDefault="003A5565" w:rsidP="00AF188B">
      <w:pPr>
        <w:pStyle w:val="Heading2"/>
      </w:pPr>
      <w:bookmarkStart w:id="65" w:name="_Toc400446015"/>
      <w:r>
        <w:t>U</w:t>
      </w:r>
      <w:r w:rsidR="00756F1C">
        <w:t>rgent need for forest land administration in some specific area</w:t>
      </w:r>
      <w:bookmarkEnd w:id="65"/>
    </w:p>
    <w:p w14:paraId="299A1C23" w14:textId="6D7B8141" w:rsidR="00B45E6D" w:rsidRDefault="003A5565" w:rsidP="00061886">
      <w:r>
        <w:t xml:space="preserve">The main cause of </w:t>
      </w:r>
      <w:r w:rsidR="00B45E6D">
        <w:t xml:space="preserve">deforestation </w:t>
      </w:r>
      <w:r>
        <w:t>is shifting cultivation on the upland area</w:t>
      </w:r>
      <w:r w:rsidR="00061886">
        <w:t>.</w:t>
      </w:r>
      <w:r>
        <w:t xml:space="preserve"> In Tuong Duong district the upland farm is only </w:t>
      </w:r>
      <w:r w:rsidR="00061886">
        <w:t>recorded</w:t>
      </w:r>
      <w:r>
        <w:t xml:space="preserve"> on the document but there is no parcel map</w:t>
      </w:r>
      <w:r w:rsidR="00061886">
        <w:t xml:space="preserve"> and no official land </w:t>
      </w:r>
      <w:r w:rsidR="00876060">
        <w:t>certificate for this type of land use</w:t>
      </w:r>
      <w:r w:rsidR="00061886">
        <w:t xml:space="preserve">. Each year every household will clear 1-2 ha of regrowth or poor forest to growth corn and rice. This process is repeated every year on the </w:t>
      </w:r>
      <w:r w:rsidR="00876060">
        <w:t xml:space="preserve">large scale is the largest thread in deforestation. Because the shifting cultivation farm is a </w:t>
      </w:r>
      <w:r w:rsidR="00B8038A">
        <w:t xml:space="preserve">land use category recognized by local government the people have the right to use this type of land for agriculture cultivation. </w:t>
      </w:r>
      <w:r w:rsidR="00385A5B">
        <w:t>Since</w:t>
      </w:r>
      <w:r w:rsidR="00B8038A">
        <w:t xml:space="preserve"> there is no clear boundary and no parcel map, it is very difficult to </w:t>
      </w:r>
      <w:r w:rsidR="00385A5B">
        <w:t>give punishment to households that encroaching into forest because the location and boundary of his land cannot be identified in the first place.</w:t>
      </w:r>
    </w:p>
    <w:p w14:paraId="72037AE7" w14:textId="38DDC6D0" w:rsidR="00B45E6D" w:rsidRDefault="00EA7F2A" w:rsidP="00B45E6D">
      <w:r>
        <w:t xml:space="preserve">It is recommended that a budget should be allocated for mapping of cultivation land and forest land in some specific area of </w:t>
      </w:r>
      <w:proofErr w:type="spellStart"/>
      <w:r>
        <w:t>Nghe</w:t>
      </w:r>
      <w:proofErr w:type="spellEnd"/>
      <w:r>
        <w:t xml:space="preserve"> An, such as Tuong Duong district.</w:t>
      </w:r>
      <w:r w:rsidR="0023186A">
        <w:t xml:space="preserve"> The picture below shows the shifting cultivation on the area of natural forest in Tuong Duong. </w:t>
      </w:r>
    </w:p>
    <w:p w14:paraId="1E565486" w14:textId="3FD9CD17" w:rsidR="0023186A" w:rsidRPr="00B45E6D" w:rsidRDefault="0023186A" w:rsidP="0023186A">
      <w:pPr>
        <w:jc w:val="center"/>
      </w:pPr>
      <w:r>
        <w:rPr>
          <w:noProof/>
          <w:lang w:val="en-GB" w:eastAsia="en-GB"/>
        </w:rPr>
        <w:drawing>
          <wp:inline distT="0" distB="0" distL="0" distR="0" wp14:anchorId="4AA21ECC" wp14:editId="572BA15A">
            <wp:extent cx="2809875" cy="2105025"/>
            <wp:effectExtent l="0" t="0" r="9525" b="9525"/>
            <wp:docPr id="21" name="Picture 21" descr="E:\GFD\02 Ongoing projects\0193 SNV fuelwood baseline\Implementation\Field Trip\Anh\Anh report\Rấy trên đất RTN TuongDuo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GFD\02 Ongoing projects\0193 SNV fuelwood baseline\Implementation\Field Trip\Anh\Anh report\Rấy trên đất RTN TuongDuong.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809875" cy="2105025"/>
                    </a:xfrm>
                    <a:prstGeom prst="rect">
                      <a:avLst/>
                    </a:prstGeom>
                    <a:noFill/>
                    <a:ln>
                      <a:noFill/>
                    </a:ln>
                  </pic:spPr>
                </pic:pic>
              </a:graphicData>
            </a:graphic>
          </wp:inline>
        </w:drawing>
      </w:r>
    </w:p>
    <w:p w14:paraId="695E4184" w14:textId="201CBB4B" w:rsidR="00A45BFA" w:rsidDel="00F953F0" w:rsidRDefault="00A45BFA" w:rsidP="00AF188B">
      <w:pPr>
        <w:pStyle w:val="Heading2"/>
        <w:rPr>
          <w:del w:id="66" w:author="Nguyen Thanh Quang" w:date="2014-10-15T10:43:00Z"/>
        </w:rPr>
      </w:pPr>
      <w:bookmarkStart w:id="67" w:name="_Toc400446016"/>
      <w:del w:id="68" w:author="Nguyen Thanh Quang" w:date="2014-10-15T10:43:00Z">
        <w:r w:rsidDel="00F953F0">
          <w:delText>Promotion of biogas for the households that raise more than 10 pigs</w:delText>
        </w:r>
        <w:bookmarkEnd w:id="67"/>
      </w:del>
    </w:p>
    <w:p w14:paraId="6C5299C1" w14:textId="6C792071" w:rsidR="00A45BFA" w:rsidRPr="00A45BFA" w:rsidRDefault="00154404" w:rsidP="00A45BFA">
      <w:del w:id="69" w:author="Nguyen Thanh Quang" w:date="2014-10-15T10:43:00Z">
        <w:r w:rsidDel="00F953F0">
          <w:delText>F</w:delText>
        </w:r>
      </w:del>
      <w:proofErr w:type="spellStart"/>
      <w:proofErr w:type="gramStart"/>
      <w:r>
        <w:t>urther</w:t>
      </w:r>
      <w:proofErr w:type="spellEnd"/>
      <w:proofErr w:type="gramEnd"/>
      <w:r>
        <w:t xml:space="preserve"> investigation could be conducted about energy demand for pig raising. It is seen at a glance that a</w:t>
      </w:r>
      <w:r w:rsidR="00A45BFA">
        <w:t>t households that raise more than 10 pigs,</w:t>
      </w:r>
      <w:r w:rsidR="00AB65B7">
        <w:t xml:space="preserve"> </w:t>
      </w:r>
      <w:r w:rsidR="00695EAC">
        <w:t>a biogas system utilizing manure could be considered for investment</w:t>
      </w:r>
      <w:r w:rsidR="00A45BFA">
        <w:t>.</w:t>
      </w:r>
      <w:r w:rsidR="00695EAC">
        <w:t xml:space="preserve"> From the survey it is shown that 11 households that are raising 10 pigs </w:t>
      </w:r>
      <w:r w:rsidR="00695EAC">
        <w:lastRenderedPageBreak/>
        <w:t xml:space="preserve">and more are paying more than 500,000 VND per month for </w:t>
      </w:r>
      <w:proofErr w:type="spellStart"/>
      <w:r w:rsidR="00695EAC">
        <w:t>fuelwood</w:t>
      </w:r>
      <w:proofErr w:type="spellEnd"/>
      <w:r w:rsidR="00695EAC">
        <w:t xml:space="preserve">. </w:t>
      </w:r>
      <w:r w:rsidR="00A730AA">
        <w:t>There are o</w:t>
      </w:r>
      <w:r w:rsidR="00695EAC">
        <w:t xml:space="preserve">ther households that have biogas systems have already successfully </w:t>
      </w:r>
      <w:proofErr w:type="gramStart"/>
      <w:r w:rsidR="00695EAC">
        <w:t>reduce</w:t>
      </w:r>
      <w:proofErr w:type="gramEnd"/>
      <w:r w:rsidR="00695EAC">
        <w:t xml:space="preserve"> </w:t>
      </w:r>
      <w:r w:rsidR="00CE17FB">
        <w:t xml:space="preserve">their </w:t>
      </w:r>
      <w:r w:rsidR="00695EAC">
        <w:t xml:space="preserve">dependence on </w:t>
      </w:r>
      <w:proofErr w:type="spellStart"/>
      <w:r w:rsidR="00695EAC">
        <w:t>fuelwood</w:t>
      </w:r>
      <w:proofErr w:type="spellEnd"/>
      <w:r w:rsidR="00695EAC">
        <w:t>. Therefore a program for biogas investment could be introduced to those households that raise pigs at a bigger scale, for example of 10 pig heads per annum.</w:t>
      </w:r>
    </w:p>
    <w:p w14:paraId="411425C5" w14:textId="77777777" w:rsidR="00F05F26" w:rsidRDefault="00F05F26" w:rsidP="00AF188B">
      <w:pPr>
        <w:pStyle w:val="Heading2"/>
      </w:pPr>
      <w:bookmarkStart w:id="70" w:name="_Toc400446017"/>
      <w:r>
        <w:t>Improved stoves</w:t>
      </w:r>
      <w:bookmarkEnd w:id="70"/>
    </w:p>
    <w:p w14:paraId="3B054FA2" w14:textId="7693A8E5" w:rsidR="00837AD8" w:rsidRPr="00F05F26" w:rsidRDefault="00EA7F2A" w:rsidP="00AF188B">
      <w:r>
        <w:t>A program of improved stoves could be introduced to</w:t>
      </w:r>
      <w:r w:rsidR="00385A5B">
        <w:t xml:space="preserve"> selected</w:t>
      </w:r>
      <w:r>
        <w:t xml:space="preserve"> households that </w:t>
      </w:r>
      <w:r w:rsidR="00875648">
        <w:t xml:space="preserve">have supplement jobs at bigger scale. Amongst the 41 households surveyed that have supplement jobs, 29 of those consume from 500kg to 1200kg of </w:t>
      </w:r>
      <w:proofErr w:type="spellStart"/>
      <w:r w:rsidR="00875648">
        <w:t>fuelwood</w:t>
      </w:r>
      <w:proofErr w:type="spellEnd"/>
      <w:r w:rsidR="00875648">
        <w:t xml:space="preserve"> per month.</w:t>
      </w:r>
      <w:r>
        <w:t xml:space="preserve"> To these households, saving wood is relating to saving costs. Therefore improved stoves program may have more opportunity for success.</w:t>
      </w:r>
      <w:r w:rsidR="00875648">
        <w:t xml:space="preserve"> </w:t>
      </w:r>
      <w:r w:rsidR="00837AD8">
        <w:t xml:space="preserve">This could lead to less demand for </w:t>
      </w:r>
      <w:proofErr w:type="spellStart"/>
      <w:r w:rsidR="00837AD8">
        <w:t>fuelwood</w:t>
      </w:r>
      <w:proofErr w:type="spellEnd"/>
      <w:r w:rsidR="00837AD8">
        <w:t>.</w:t>
      </w:r>
    </w:p>
    <w:p w14:paraId="53812829" w14:textId="7DDE6F7B" w:rsidR="00F05F26" w:rsidDel="00F953F0" w:rsidRDefault="00F05F26" w:rsidP="00AF188B">
      <w:pPr>
        <w:pStyle w:val="Heading2"/>
        <w:rPr>
          <w:del w:id="71" w:author="Nguyen Thanh Quang" w:date="2014-10-15T10:43:00Z"/>
        </w:rPr>
      </w:pPr>
      <w:bookmarkStart w:id="72" w:name="_Toc400446018"/>
      <w:del w:id="73" w:author="Nguyen Thanh Quang" w:date="2014-10-15T10:43:00Z">
        <w:r w:rsidDel="00F953F0">
          <w:delText>Stability of electricity supply</w:delText>
        </w:r>
        <w:bookmarkEnd w:id="72"/>
      </w:del>
    </w:p>
    <w:p w14:paraId="1CEEA23C" w14:textId="7BE22B5B" w:rsidR="00F05F26" w:rsidRDefault="00837AD8" w:rsidP="00AF188B">
      <w:r>
        <w:t xml:space="preserve">Access to a stable electricity supply may also encourage households to use alternative energy so that the demand on </w:t>
      </w:r>
      <w:proofErr w:type="spellStart"/>
      <w:r>
        <w:t>fuelwood</w:t>
      </w:r>
      <w:proofErr w:type="spellEnd"/>
      <w:r>
        <w:t xml:space="preserve"> may decrease.</w:t>
      </w:r>
    </w:p>
    <w:p w14:paraId="3031A70B" w14:textId="17DAEAA4" w:rsidR="00837AD8" w:rsidRDefault="00837AD8" w:rsidP="00AF188B">
      <w:r>
        <w:t xml:space="preserve">In Ngoc </w:t>
      </w:r>
      <w:proofErr w:type="spellStart"/>
      <w:r>
        <w:t>Khe</w:t>
      </w:r>
      <w:proofErr w:type="spellEnd"/>
      <w:r>
        <w:t xml:space="preserve"> commune of Ngoc Lac district, Thanh Hoa, the commune officer said that due to electricity </w:t>
      </w:r>
      <w:r w:rsidR="005E5596">
        <w:t>black-outs and brown-outs</w:t>
      </w:r>
      <w:r>
        <w:t xml:space="preserve">, many electric rice cookers of households have broken, that lead them to go back to the traditional energy of </w:t>
      </w:r>
      <w:proofErr w:type="spellStart"/>
      <w:r>
        <w:t>fuelwood</w:t>
      </w:r>
      <w:proofErr w:type="spellEnd"/>
      <w:r>
        <w:t>.</w:t>
      </w:r>
    </w:p>
    <w:p w14:paraId="35A1AEE2" w14:textId="5589B854" w:rsidR="00837AD8" w:rsidRDefault="00837AD8" w:rsidP="00AF188B">
      <w:r>
        <w:t xml:space="preserve">Therefore stable electricity supply could be considered to reduce pressures on </w:t>
      </w:r>
      <w:proofErr w:type="spellStart"/>
      <w:r>
        <w:t>fuewood</w:t>
      </w:r>
      <w:proofErr w:type="spellEnd"/>
      <w:r>
        <w:t xml:space="preserve"> demand.</w:t>
      </w:r>
    </w:p>
    <w:p w14:paraId="1C7AD5C1" w14:textId="5D0438CF" w:rsidR="0005287A" w:rsidRPr="00875648" w:rsidDel="00F953F0" w:rsidRDefault="0005287A" w:rsidP="00875648">
      <w:pPr>
        <w:pStyle w:val="Heading2"/>
        <w:rPr>
          <w:del w:id="74" w:author="Nguyen Thanh Quang" w:date="2014-10-15T10:43:00Z"/>
        </w:rPr>
      </w:pPr>
      <w:bookmarkStart w:id="75" w:name="_Toc400446019"/>
      <w:del w:id="76" w:author="Nguyen Thanh Quang" w:date="2014-10-15T10:43:00Z">
        <w:r w:rsidRPr="00875648" w:rsidDel="00F953F0">
          <w:delText>Promotion of electricity-saving cookers</w:delText>
        </w:r>
        <w:r w:rsidR="00875648" w:rsidDel="00F953F0">
          <w:delText xml:space="preserve"> and LPG cookers</w:delText>
        </w:r>
        <w:bookmarkEnd w:id="75"/>
      </w:del>
    </w:p>
    <w:p w14:paraId="39C00EC8" w14:textId="2CD7E298" w:rsidR="00875648" w:rsidRDefault="00875648" w:rsidP="00AF188B">
      <w:r>
        <w:t xml:space="preserve">Most households in Thanh Hoa and </w:t>
      </w:r>
      <w:proofErr w:type="spellStart"/>
      <w:r>
        <w:t>Nghe</w:t>
      </w:r>
      <w:proofErr w:type="spellEnd"/>
      <w:r>
        <w:t xml:space="preserve"> </w:t>
      </w:r>
      <w:proofErr w:type="gramStart"/>
      <w:r>
        <w:t>An</w:t>
      </w:r>
      <w:proofErr w:type="gramEnd"/>
      <w:r>
        <w:t xml:space="preserve"> where the VFD program takes place, the energy demand is to serve basic living </w:t>
      </w:r>
      <w:proofErr w:type="spellStart"/>
      <w:r>
        <w:t>actitivies</w:t>
      </w:r>
      <w:proofErr w:type="spellEnd"/>
      <w:r>
        <w:t xml:space="preserve"> such as cooking and making income. Therefore it would be not viable</w:t>
      </w:r>
      <w:r w:rsidR="00E524D8">
        <w:t xml:space="preserve"> to</w:t>
      </w:r>
      <w:r>
        <w:t xml:space="preserve"> implement interventions to reduce residents’ energy demand.</w:t>
      </w:r>
    </w:p>
    <w:p w14:paraId="3881CAC0" w14:textId="35DA9102" w:rsidR="00DD4D6E" w:rsidRDefault="00875648" w:rsidP="00AF188B">
      <w:r>
        <w:t xml:space="preserve">Although </w:t>
      </w:r>
      <w:proofErr w:type="spellStart"/>
      <w:r w:rsidR="00DD4D6E">
        <w:t>fuelwood</w:t>
      </w:r>
      <w:proofErr w:type="spellEnd"/>
      <w:r w:rsidR="00DD4D6E">
        <w:t xml:space="preserve"> is a renewable energy and </w:t>
      </w:r>
      <w:r>
        <w:t>consumption of electricity and LPG will c</w:t>
      </w:r>
      <w:r w:rsidR="00DD4D6E">
        <w:t xml:space="preserve">reate emissions, a suitable switch from </w:t>
      </w:r>
      <w:proofErr w:type="spellStart"/>
      <w:r w:rsidR="00DD4D6E">
        <w:t>fuelwood</w:t>
      </w:r>
      <w:proofErr w:type="spellEnd"/>
      <w:r w:rsidR="00DD4D6E">
        <w:t xml:space="preserve"> to electricity and LPG may help </w:t>
      </w:r>
      <w:r w:rsidR="005647B4">
        <w:t xml:space="preserve">reducing </w:t>
      </w:r>
      <w:proofErr w:type="spellStart"/>
      <w:r w:rsidR="005647B4">
        <w:t>fuelwood</w:t>
      </w:r>
      <w:proofErr w:type="spellEnd"/>
      <w:r w:rsidR="005647B4">
        <w:t xml:space="preserve"> demand of HH thus </w:t>
      </w:r>
      <w:r w:rsidR="00EB6359">
        <w:t>helping</w:t>
      </w:r>
      <w:r w:rsidR="005647B4">
        <w:t xml:space="preserve"> natural forest regeneration process</w:t>
      </w:r>
      <w:r w:rsidR="00DD4D6E">
        <w:t>. P</w:t>
      </w:r>
      <w:r w:rsidR="006B1BDD">
        <w:t>romotion of electric</w:t>
      </w:r>
      <w:r w:rsidR="0005287A">
        <w:t>ity-</w:t>
      </w:r>
      <w:r w:rsidR="006B1BDD">
        <w:t>saving cookers</w:t>
      </w:r>
      <w:r w:rsidR="00756C25">
        <w:t xml:space="preserve"> </w:t>
      </w:r>
      <w:r w:rsidR="00DD4D6E">
        <w:t xml:space="preserve">and LPG cookers </w:t>
      </w:r>
      <w:r w:rsidR="00756C25">
        <w:t xml:space="preserve">could also be considered as a </w:t>
      </w:r>
      <w:r w:rsidR="00A4401B">
        <w:t>solution</w:t>
      </w:r>
      <w:r w:rsidR="00756C25">
        <w:t xml:space="preserve"> to reduce </w:t>
      </w:r>
      <w:proofErr w:type="spellStart"/>
      <w:r w:rsidR="00756C25">
        <w:t>fuelwood</w:t>
      </w:r>
      <w:proofErr w:type="spellEnd"/>
      <w:r w:rsidR="00756C25">
        <w:t xml:space="preserve"> cooking dependence. </w:t>
      </w:r>
    </w:p>
    <w:p w14:paraId="29ACCC7D" w14:textId="664C0868" w:rsidR="006B1BDD" w:rsidRDefault="00756C25" w:rsidP="00AF188B">
      <w:r>
        <w:t xml:space="preserve">People are already aware that electric rice cooker is time saving and cost-affordable. </w:t>
      </w:r>
      <w:r w:rsidR="004851BD">
        <w:t xml:space="preserve">Therefore an introduction of electricity-saving cookers with a promotion program </w:t>
      </w:r>
      <w:r w:rsidR="00880A35">
        <w:t>can</w:t>
      </w:r>
      <w:r w:rsidR="004851BD">
        <w:t xml:space="preserve"> </w:t>
      </w:r>
      <w:r w:rsidR="00880A35">
        <w:t>encourage</w:t>
      </w:r>
      <w:r w:rsidR="004851BD">
        <w:t xml:space="preserve"> them</w:t>
      </w:r>
      <w:r w:rsidR="00880A35">
        <w:t xml:space="preserve"> to use more electric cooker and less </w:t>
      </w:r>
      <w:proofErr w:type="spellStart"/>
      <w:r w:rsidR="00880A35">
        <w:t>fuelwood</w:t>
      </w:r>
      <w:proofErr w:type="spellEnd"/>
      <w:r w:rsidR="004851BD">
        <w:t>.</w:t>
      </w:r>
    </w:p>
    <w:p w14:paraId="0DEB63C3" w14:textId="2493AF0C" w:rsidR="00DD4D6E" w:rsidRDefault="00DD4D6E" w:rsidP="00AF188B">
      <w:r>
        <w:t xml:space="preserve">From the survey it is found out that at locations which </w:t>
      </w:r>
      <w:r w:rsidR="00154404">
        <w:t>are</w:t>
      </w:r>
      <w:r>
        <w:t xml:space="preserve"> more urbanized and exposed to transportation and commercial activities such as </w:t>
      </w:r>
      <w:proofErr w:type="spellStart"/>
      <w:r>
        <w:t>Thiet</w:t>
      </w:r>
      <w:proofErr w:type="spellEnd"/>
      <w:r>
        <w:t xml:space="preserve"> Ong and Ngoc </w:t>
      </w:r>
      <w:proofErr w:type="spellStart"/>
      <w:r>
        <w:t>Khe</w:t>
      </w:r>
      <w:proofErr w:type="spellEnd"/>
      <w:r>
        <w:t xml:space="preserve"> communes, people already tend to use more LPG. Therefore </w:t>
      </w:r>
      <w:r w:rsidR="00154404">
        <w:t xml:space="preserve">a </w:t>
      </w:r>
    </w:p>
    <w:p w14:paraId="568EE65F" w14:textId="4328A327" w:rsidR="001F3E94" w:rsidRDefault="001F3E94" w:rsidP="001F3E94">
      <w:pPr>
        <w:pStyle w:val="Heading2"/>
      </w:pPr>
      <w:bookmarkStart w:id="77" w:name="_Toc400446020"/>
      <w:r>
        <w:t xml:space="preserve">Potential of using agriculture residues as an alternative to </w:t>
      </w:r>
      <w:proofErr w:type="spellStart"/>
      <w:r>
        <w:t>fuelwood</w:t>
      </w:r>
      <w:bookmarkEnd w:id="77"/>
      <w:proofErr w:type="spellEnd"/>
    </w:p>
    <w:p w14:paraId="5FC7BE1D" w14:textId="557321CD" w:rsidR="001F3E94" w:rsidRPr="001F3E94" w:rsidRDefault="001F3E94" w:rsidP="001F3E94">
      <w:r>
        <w:t xml:space="preserve">There is a potential of using agriculture residues to fulfill a significant amount of biomass energy demand. A program to encourage people switching from </w:t>
      </w:r>
      <w:proofErr w:type="spellStart"/>
      <w:r>
        <w:t>fuelwood</w:t>
      </w:r>
      <w:proofErr w:type="spellEnd"/>
      <w:r>
        <w:t xml:space="preserve"> to agriculture biomass could be considered as a solution to reduce </w:t>
      </w:r>
      <w:proofErr w:type="spellStart"/>
      <w:r>
        <w:t>fuelwood</w:t>
      </w:r>
      <w:proofErr w:type="spellEnd"/>
      <w:r>
        <w:t xml:space="preserve"> </w:t>
      </w:r>
      <w:r w:rsidR="008209B4">
        <w:t>consumption</w:t>
      </w:r>
      <w:r>
        <w:t>.</w:t>
      </w:r>
    </w:p>
    <w:p w14:paraId="6B858B95" w14:textId="22BC079C" w:rsidR="00F05F26" w:rsidRDefault="00FA1C2C" w:rsidP="00FA1C2C">
      <w:pPr>
        <w:pStyle w:val="Heading2"/>
      </w:pPr>
      <w:bookmarkStart w:id="78" w:name="_Toc400446021"/>
      <w:r>
        <w:lastRenderedPageBreak/>
        <w:t xml:space="preserve">Creation of </w:t>
      </w:r>
      <w:proofErr w:type="spellStart"/>
      <w:r>
        <w:t>fuelwood</w:t>
      </w:r>
      <w:proofErr w:type="spellEnd"/>
      <w:r>
        <w:t xml:space="preserve"> source</w:t>
      </w:r>
      <w:bookmarkEnd w:id="78"/>
    </w:p>
    <w:p w14:paraId="7D48D32E" w14:textId="75656BEE" w:rsidR="00FA1C2C" w:rsidRPr="00FA1C2C" w:rsidRDefault="004003ED" w:rsidP="00FA1C2C">
      <w:r>
        <w:t xml:space="preserve">As the demand for </w:t>
      </w:r>
      <w:proofErr w:type="spellStart"/>
      <w:r>
        <w:t>fuelwood</w:t>
      </w:r>
      <w:proofErr w:type="spellEnd"/>
      <w:r>
        <w:t xml:space="preserve"> will not decrease significantly in coming years, a program of activit</w:t>
      </w:r>
      <w:r w:rsidR="00F81D36">
        <w:t xml:space="preserve">ies for planting </w:t>
      </w:r>
      <w:proofErr w:type="spellStart"/>
      <w:r w:rsidR="00F81D36">
        <w:t>fuelwood</w:t>
      </w:r>
      <w:proofErr w:type="spellEnd"/>
      <w:r w:rsidR="00F81D36">
        <w:t xml:space="preserve"> should be considered to create </w:t>
      </w:r>
      <w:proofErr w:type="spellStart"/>
      <w:r w:rsidR="00F81D36">
        <w:t>fuelwood</w:t>
      </w:r>
      <w:proofErr w:type="spellEnd"/>
      <w:r w:rsidR="00F81D36">
        <w:t xml:space="preserve"> for the future.</w:t>
      </w:r>
      <w:r w:rsidR="00CE4F61">
        <w:t xml:space="preserve"> Selected tree species that grow </w:t>
      </w:r>
      <w:proofErr w:type="spellStart"/>
      <w:r w:rsidR="00CE4F61">
        <w:t>fastly</w:t>
      </w:r>
      <w:proofErr w:type="spellEnd"/>
      <w:r w:rsidR="00CE4F61">
        <w:t xml:space="preserve"> and provide high quality of wood could be consi</w:t>
      </w:r>
      <w:r w:rsidR="004D6B8F">
        <w:t xml:space="preserve">dered for plantation including </w:t>
      </w:r>
      <w:proofErr w:type="spellStart"/>
      <w:r w:rsidR="004D6B8F">
        <w:t>Melia</w:t>
      </w:r>
      <w:proofErr w:type="spellEnd"/>
      <w:r w:rsidR="004D6B8F">
        <w:t xml:space="preserve"> </w:t>
      </w:r>
      <w:proofErr w:type="spellStart"/>
      <w:r w:rsidR="004D6B8F">
        <w:t>Azedarach</w:t>
      </w:r>
      <w:proofErr w:type="spellEnd"/>
      <w:r w:rsidR="004D6B8F">
        <w:t xml:space="preserve">, Eucalyptus </w:t>
      </w:r>
      <w:proofErr w:type="spellStart"/>
      <w:r w:rsidR="004D6B8F">
        <w:t>C</w:t>
      </w:r>
      <w:r w:rsidR="00CE4F61" w:rsidRPr="00CE4F61">
        <w:t>amaldulensis</w:t>
      </w:r>
      <w:proofErr w:type="spellEnd"/>
      <w:r w:rsidR="00CE4F61" w:rsidRPr="00CE4F61">
        <w:t>.</w:t>
      </w:r>
      <w:r w:rsidR="00CE4F61">
        <w:t xml:space="preserve"> Commune land and unused land might be used for this purpose.</w:t>
      </w:r>
    </w:p>
    <w:p w14:paraId="54C8D8CB" w14:textId="77777777" w:rsidR="0078674A" w:rsidRDefault="0078674A" w:rsidP="0078674A">
      <w:pPr>
        <w:pStyle w:val="Heading2"/>
      </w:pPr>
      <w:bookmarkStart w:id="79" w:name="_Toc400446022"/>
      <w:r>
        <w:t xml:space="preserve">Further investigation of local industrial </w:t>
      </w:r>
      <w:proofErr w:type="spellStart"/>
      <w:r>
        <w:t>fuelwood</w:t>
      </w:r>
      <w:proofErr w:type="spellEnd"/>
      <w:r>
        <w:t xml:space="preserve"> demand</w:t>
      </w:r>
      <w:bookmarkEnd w:id="79"/>
    </w:p>
    <w:p w14:paraId="3831D7D0" w14:textId="77777777" w:rsidR="0078674A" w:rsidRDefault="0078674A" w:rsidP="0078674A">
      <w:r>
        <w:t xml:space="preserve">Since there is not sufficient data to estimate local </w:t>
      </w:r>
      <w:proofErr w:type="spellStart"/>
      <w:r>
        <w:t>fuelwood</w:t>
      </w:r>
      <w:proofErr w:type="spellEnd"/>
      <w:r>
        <w:t xml:space="preserve"> demand, it is recommended that further investigation should be conducted for this sector.</w:t>
      </w:r>
    </w:p>
    <w:p w14:paraId="6B3107E6" w14:textId="77777777" w:rsidR="0078674A" w:rsidRDefault="0078674A" w:rsidP="0078674A">
      <w:r>
        <w:t xml:space="preserve">In terms of qualitative analysis, 100% </w:t>
      </w:r>
      <w:proofErr w:type="spellStart"/>
      <w:r>
        <w:t>fuelwood</w:t>
      </w:r>
      <w:proofErr w:type="spellEnd"/>
      <w:r>
        <w:t xml:space="preserve"> consumed for this sector is from natural forest in which 15% of size 10-15cm, 50% of size 15-25cm, 35% of size &gt;25cm. Therefore it is contributing to exploitation of larger size of trees from natural forest.</w:t>
      </w:r>
    </w:p>
    <w:p w14:paraId="5308EB61" w14:textId="77777777" w:rsidR="0078674A" w:rsidRDefault="0078674A" w:rsidP="0078674A">
      <w:r>
        <w:t xml:space="preserve">However it should be noted that for MDF plants, 90% of wood is used as material </w:t>
      </w:r>
      <w:proofErr w:type="gramStart"/>
      <w:r>
        <w:t>wood,</w:t>
      </w:r>
      <w:proofErr w:type="gramEnd"/>
      <w:r>
        <w:t xml:space="preserve"> and 10% is used as </w:t>
      </w:r>
      <w:proofErr w:type="spellStart"/>
      <w:r>
        <w:t>fuelwood</w:t>
      </w:r>
      <w:proofErr w:type="spellEnd"/>
      <w:r>
        <w:t xml:space="preserve">. Besides that, most valuable wood from natural forest are exploited for furniture production. There is a </w:t>
      </w:r>
      <w:proofErr w:type="spellStart"/>
      <w:r>
        <w:t>compentence</w:t>
      </w:r>
      <w:proofErr w:type="spellEnd"/>
      <w:r>
        <w:t xml:space="preserve"> of the same supply source for natural wood for different use purposes of </w:t>
      </w:r>
      <w:proofErr w:type="spellStart"/>
      <w:r>
        <w:t>fuelwood</w:t>
      </w:r>
      <w:proofErr w:type="spellEnd"/>
      <w:r>
        <w:t xml:space="preserve"> and material wood.</w:t>
      </w:r>
    </w:p>
    <w:p w14:paraId="183AC693" w14:textId="77777777" w:rsidR="0078674A" w:rsidRPr="000054E3" w:rsidRDefault="0078674A" w:rsidP="0078674A">
      <w:r>
        <w:t>Therefore in order to identify the key drivers driving forest degradation, it requires a further and thorough investigation on local industries.</w:t>
      </w:r>
    </w:p>
    <w:p w14:paraId="70E947C6" w14:textId="77777777" w:rsidR="00F05F26" w:rsidRPr="00F05F26" w:rsidRDefault="00F05F26" w:rsidP="00AF188B"/>
    <w:sectPr w:rsidR="00F05F26" w:rsidRPr="00F05F26" w:rsidSect="00EE0B4C">
      <w:pgSz w:w="11909" w:h="16834" w:code="9"/>
      <w:pgMar w:top="1260" w:right="1199" w:bottom="1170" w:left="1170" w:header="720" w:footer="345"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5" w:author="Nguyen Thanh Quang" w:date="2014-10-15T10:33:00Z" w:initials="Quang">
    <w:p w14:paraId="68771C4A" w14:textId="15192593" w:rsidR="00151F53" w:rsidRDefault="00151F53">
      <w:pPr>
        <w:pStyle w:val="CommentText"/>
      </w:pPr>
      <w:r>
        <w:rPr>
          <w:rStyle w:val="CommentReference"/>
        </w:rPr>
        <w:annotationRef/>
      </w:r>
      <w:r>
        <w:t xml:space="preserve">Just summarize in general object of study, method and </w:t>
      </w:r>
      <w:proofErr w:type="gramStart"/>
      <w:r>
        <w:t>potential  issues</w:t>
      </w:r>
      <w:proofErr w:type="gramEnd"/>
      <w:r>
        <w:t xml:space="preserve"> found during field survey</w:t>
      </w:r>
    </w:p>
  </w:comment>
  <w:comment w:id="6" w:author="Nguyen Thanh Quang" w:date="2014-10-09T16:57:00Z" w:initials="Quang">
    <w:p w14:paraId="03C81E26" w14:textId="686EF4D1" w:rsidR="008B59F1" w:rsidRDefault="008B59F1">
      <w:pPr>
        <w:pStyle w:val="CommentText"/>
      </w:pPr>
      <w:r>
        <w:rPr>
          <w:rStyle w:val="CommentReference"/>
        </w:rPr>
        <w:annotationRef/>
      </w:r>
      <w:r>
        <w:t>It should talk about supply side first</w:t>
      </w:r>
    </w:p>
  </w:comment>
  <w:comment w:id="7" w:author="Nguyen Thanh Quang" w:date="2014-10-09T16:57:00Z" w:initials="Quang">
    <w:p w14:paraId="30773CF3" w14:textId="75A987B5" w:rsidR="008B59F1" w:rsidRDefault="008B59F1">
      <w:pPr>
        <w:pStyle w:val="CommentText"/>
      </w:pPr>
      <w:r>
        <w:rPr>
          <w:rStyle w:val="CommentReference"/>
        </w:rPr>
        <w:annotationRef/>
      </w:r>
      <w:r>
        <w:t>What does it mean?</w:t>
      </w:r>
    </w:p>
  </w:comment>
  <w:comment w:id="10" w:author="Nguyen Thanh Quang" w:date="2014-10-15T10:34:00Z" w:initials="Quang">
    <w:p w14:paraId="1E58D981" w14:textId="51C54DFF" w:rsidR="0065641E" w:rsidRDefault="0065641E">
      <w:pPr>
        <w:pStyle w:val="CommentText"/>
      </w:pPr>
      <w:r>
        <w:rPr>
          <w:rStyle w:val="CommentReference"/>
        </w:rPr>
        <w:annotationRef/>
      </w:r>
      <w:r>
        <w:t>So detail</w:t>
      </w:r>
    </w:p>
  </w:comment>
  <w:comment w:id="20" w:author="Nguyen Thanh Quang" w:date="2014-10-15T10:35:00Z" w:initials="Quang">
    <w:p w14:paraId="1696FCA6" w14:textId="188B5F0D" w:rsidR="0065641E" w:rsidRDefault="0065641E">
      <w:pPr>
        <w:pStyle w:val="CommentText"/>
      </w:pPr>
      <w:r>
        <w:rPr>
          <w:rStyle w:val="CommentReference"/>
        </w:rPr>
        <w:annotationRef/>
      </w:r>
      <w:r>
        <w:t xml:space="preserve">It should be measurements/solutions which help to deal </w:t>
      </w:r>
      <w:proofErr w:type="gramStart"/>
      <w:r>
        <w:t>with  the</w:t>
      </w:r>
      <w:proofErr w:type="gramEnd"/>
      <w:r>
        <w:t xml:space="preserve"> potential issues were defined during the survey, even policy </w:t>
      </w:r>
    </w:p>
  </w:comment>
  <w:comment w:id="57" w:author="Nguyen Thanh Quang" w:date="2014-10-15T10:40:00Z" w:initials="Quang">
    <w:p w14:paraId="1283A378" w14:textId="77777777" w:rsidR="00E71D4E" w:rsidRDefault="00E71D4E">
      <w:pPr>
        <w:pStyle w:val="CommentText"/>
      </w:pPr>
      <w:r>
        <w:rPr>
          <w:rStyle w:val="CommentReference"/>
        </w:rPr>
        <w:annotationRef/>
      </w:r>
      <w:r>
        <w:t xml:space="preserve">Move it </w:t>
      </w:r>
      <w:r w:rsidR="00D8679F">
        <w:t xml:space="preserve">to beginning of this section and map out actors, activities in chain both </w:t>
      </w:r>
      <w:proofErr w:type="spellStart"/>
      <w:r w:rsidR="00D8679F">
        <w:t>fuelwood</w:t>
      </w:r>
      <w:proofErr w:type="spellEnd"/>
      <w:r w:rsidR="00D8679F">
        <w:t xml:space="preserve"> &amp; material wood</w:t>
      </w:r>
    </w:p>
    <w:p w14:paraId="5E0EBD33" w14:textId="0B1C5C5F" w:rsidR="00B05E22" w:rsidRDefault="00B05E22">
      <w:pPr>
        <w:pStyle w:val="CommentText"/>
      </w:pPr>
      <w:r>
        <w:t>Describe processes happening in these chains</w:t>
      </w:r>
      <w:proofErr w:type="gramStart"/>
      <w:r w:rsidR="00E60E37">
        <w:t>,…</w:t>
      </w:r>
      <w:proofErr w:type="gramEnd"/>
    </w:p>
  </w:comment>
  <w:comment w:id="62" w:author="Nguyen Thanh Quang" w:date="2014-10-15T10:46:00Z" w:initials="Quang">
    <w:p w14:paraId="20DDC6FC" w14:textId="77777777" w:rsidR="00400DB8" w:rsidRDefault="006C5EA8">
      <w:pPr>
        <w:pStyle w:val="CommentText"/>
      </w:pPr>
      <w:r>
        <w:rPr>
          <w:rStyle w:val="CommentReference"/>
        </w:rPr>
        <w:annotationRef/>
      </w:r>
      <w:r>
        <w:t xml:space="preserve">Focus on solutions which can help to address deforestation and degradation of </w:t>
      </w:r>
      <w:proofErr w:type="spellStart"/>
      <w:r>
        <w:t>narual</w:t>
      </w:r>
      <w:proofErr w:type="spellEnd"/>
      <w:r>
        <w:t xml:space="preserve"> forest </w:t>
      </w:r>
      <w:r w:rsidR="00400DB8">
        <w:t>in the chain:</w:t>
      </w:r>
    </w:p>
    <w:p w14:paraId="406F056B" w14:textId="558080CA" w:rsidR="00400DB8" w:rsidRDefault="00400DB8">
      <w:pPr>
        <w:pStyle w:val="CommentText"/>
      </w:pPr>
      <w:r>
        <w:t>-Production</w:t>
      </w:r>
      <w:r w:rsidR="003A0E5E">
        <w:t xml:space="preserve">/transformation </w:t>
      </w:r>
      <w:bookmarkStart w:id="63" w:name="_GoBack"/>
      <w:bookmarkEnd w:id="63"/>
    </w:p>
    <w:p w14:paraId="047EBC48" w14:textId="77777777" w:rsidR="00400DB8" w:rsidRDefault="00400DB8">
      <w:pPr>
        <w:pStyle w:val="CommentText"/>
      </w:pPr>
      <w:r>
        <w:t>-Transportation</w:t>
      </w:r>
    </w:p>
    <w:p w14:paraId="48923FAA" w14:textId="77777777" w:rsidR="00400DB8" w:rsidRDefault="00400DB8">
      <w:pPr>
        <w:pStyle w:val="CommentText"/>
      </w:pPr>
      <w:r>
        <w:t>-marketing</w:t>
      </w:r>
    </w:p>
    <w:p w14:paraId="1EB8063C" w14:textId="77777777" w:rsidR="00400DB8" w:rsidRDefault="00400DB8">
      <w:pPr>
        <w:pStyle w:val="CommentText"/>
      </w:pPr>
      <w:r>
        <w:t xml:space="preserve">-consumption </w:t>
      </w:r>
    </w:p>
    <w:p w14:paraId="0EA55FC7" w14:textId="7AD848AD" w:rsidR="00400DB8" w:rsidRDefault="00400DB8">
      <w:pPr>
        <w:pStyle w:val="CommentText"/>
      </w:pPr>
      <w:r>
        <w:t>….</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1C2A331" w14:textId="77777777" w:rsidR="00D94FB0" w:rsidRDefault="00D94FB0" w:rsidP="003618C0">
      <w:pPr>
        <w:spacing w:before="0" w:line="240" w:lineRule="auto"/>
      </w:pPr>
      <w:r>
        <w:separator/>
      </w:r>
    </w:p>
  </w:endnote>
  <w:endnote w:type="continuationSeparator" w:id="0">
    <w:p w14:paraId="19DD29FB" w14:textId="77777777" w:rsidR="00D94FB0" w:rsidRDefault="00D94FB0" w:rsidP="003618C0">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5170CD3" w14:textId="3075C994" w:rsidR="008B59F1" w:rsidRDefault="008B59F1" w:rsidP="00FA248B">
    <w:pPr>
      <w:pStyle w:val="Footer"/>
      <w:tabs>
        <w:tab w:val="center" w:pos="4770"/>
        <w:tab w:val="left" w:pos="5445"/>
      </w:tabs>
      <w:jc w:val="left"/>
    </w:pPr>
    <w:r>
      <w:tab/>
    </w:r>
    <w:r>
      <w:tab/>
    </w:r>
    <w:sdt>
      <w:sdtPr>
        <w:id w:val="1307207104"/>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6C5EA8">
          <w:rPr>
            <w:noProof/>
          </w:rPr>
          <w:t>2</w:t>
        </w:r>
        <w:r>
          <w:rPr>
            <w:noProof/>
          </w:rPr>
          <w:fldChar w:fldCharType="end"/>
        </w:r>
      </w:sdtContent>
    </w:sdt>
    <w:r>
      <w:rPr>
        <w:noProof/>
      </w:rPr>
      <w:tab/>
    </w:r>
  </w:p>
  <w:p w14:paraId="3C5C246D" w14:textId="77777777" w:rsidR="008B59F1" w:rsidRDefault="008B59F1">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639D99F" w14:textId="77777777" w:rsidR="008B59F1" w:rsidRDefault="008B59F1" w:rsidP="00FA248B">
    <w:pPr>
      <w:pStyle w:val="Footer"/>
      <w:tabs>
        <w:tab w:val="center" w:pos="4770"/>
        <w:tab w:val="left" w:pos="5445"/>
      </w:tabs>
      <w:jc w:val="left"/>
    </w:pPr>
    <w:r>
      <w:tab/>
    </w:r>
    <w:r>
      <w:tab/>
    </w:r>
    <w:sdt>
      <w:sdtPr>
        <w:id w:val="-996571829"/>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6C5EA8">
          <w:rPr>
            <w:noProof/>
          </w:rPr>
          <w:t>23</w:t>
        </w:r>
        <w:r>
          <w:rPr>
            <w:noProof/>
          </w:rPr>
          <w:fldChar w:fldCharType="end"/>
        </w:r>
      </w:sdtContent>
    </w:sdt>
    <w:r>
      <w:rPr>
        <w:noProof/>
      </w:rPr>
      <w:tab/>
    </w:r>
  </w:p>
  <w:p w14:paraId="245E9988" w14:textId="77777777" w:rsidR="008B59F1" w:rsidRDefault="008B59F1">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40747859"/>
      <w:docPartObj>
        <w:docPartGallery w:val="Page Numbers (Bottom of Page)"/>
        <w:docPartUnique/>
      </w:docPartObj>
    </w:sdtPr>
    <w:sdtEndPr>
      <w:rPr>
        <w:noProof/>
      </w:rPr>
    </w:sdtEndPr>
    <w:sdtContent>
      <w:p w14:paraId="03BF46E5" w14:textId="77777777" w:rsidR="008B59F1" w:rsidRDefault="008B59F1">
        <w:pPr>
          <w:pStyle w:val="Footer"/>
          <w:jc w:val="center"/>
        </w:pPr>
        <w:r>
          <w:fldChar w:fldCharType="begin"/>
        </w:r>
        <w:r>
          <w:instrText xml:space="preserve"> PAGE   \* MERGEFORMAT </w:instrText>
        </w:r>
        <w:r>
          <w:fldChar w:fldCharType="separate"/>
        </w:r>
        <w:r w:rsidR="006C5EA8">
          <w:rPr>
            <w:noProof/>
          </w:rPr>
          <w:t>33</w:t>
        </w:r>
        <w:r>
          <w:rPr>
            <w:noProof/>
          </w:rPr>
          <w:fldChar w:fldCharType="end"/>
        </w:r>
      </w:p>
    </w:sdtContent>
  </w:sdt>
  <w:p w14:paraId="5C0F6B8C" w14:textId="77777777" w:rsidR="008B59F1" w:rsidRDefault="008B59F1">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71108710"/>
      <w:docPartObj>
        <w:docPartGallery w:val="Page Numbers (Bottom of Page)"/>
        <w:docPartUnique/>
      </w:docPartObj>
    </w:sdtPr>
    <w:sdtEndPr>
      <w:rPr>
        <w:noProof/>
      </w:rPr>
    </w:sdtEndPr>
    <w:sdtContent>
      <w:p w14:paraId="59C96885" w14:textId="77777777" w:rsidR="008B59F1" w:rsidRDefault="008B59F1">
        <w:pPr>
          <w:pStyle w:val="Footer"/>
          <w:jc w:val="center"/>
        </w:pPr>
        <w:r>
          <w:fldChar w:fldCharType="begin"/>
        </w:r>
        <w:r>
          <w:instrText xml:space="preserve"> PAGE   \* MERGEFORMAT </w:instrText>
        </w:r>
        <w:r>
          <w:fldChar w:fldCharType="separate"/>
        </w:r>
        <w:r w:rsidR="006C5EA8">
          <w:rPr>
            <w:noProof/>
          </w:rPr>
          <w:t>36</w:t>
        </w:r>
        <w:r>
          <w:rPr>
            <w:noProof/>
          </w:rPr>
          <w:fldChar w:fldCharType="end"/>
        </w:r>
      </w:p>
    </w:sdtContent>
  </w:sdt>
  <w:p w14:paraId="1EBBAD9B" w14:textId="77777777" w:rsidR="008B59F1" w:rsidRDefault="008B59F1">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03341782"/>
      <w:docPartObj>
        <w:docPartGallery w:val="Page Numbers (Bottom of Page)"/>
        <w:docPartUnique/>
      </w:docPartObj>
    </w:sdtPr>
    <w:sdtEndPr>
      <w:rPr>
        <w:noProof/>
      </w:rPr>
    </w:sdtEndPr>
    <w:sdtContent>
      <w:p w14:paraId="57665E23" w14:textId="77777777" w:rsidR="008B59F1" w:rsidRDefault="008B59F1">
        <w:pPr>
          <w:pStyle w:val="Footer"/>
          <w:jc w:val="center"/>
        </w:pPr>
        <w:r>
          <w:fldChar w:fldCharType="begin"/>
        </w:r>
        <w:r>
          <w:instrText xml:space="preserve"> PAGE   \* MERGEFORMAT </w:instrText>
        </w:r>
        <w:r>
          <w:fldChar w:fldCharType="separate"/>
        </w:r>
        <w:r w:rsidR="003A0E5E">
          <w:rPr>
            <w:noProof/>
          </w:rPr>
          <w:t>48</w:t>
        </w:r>
        <w:r>
          <w:rPr>
            <w:noProof/>
          </w:rPr>
          <w:fldChar w:fldCharType="end"/>
        </w:r>
      </w:p>
    </w:sdtContent>
  </w:sdt>
  <w:p w14:paraId="0D365C01" w14:textId="77777777" w:rsidR="008B59F1" w:rsidRDefault="008B59F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C1CA6D1" w14:textId="77777777" w:rsidR="00D94FB0" w:rsidRDefault="00D94FB0" w:rsidP="003618C0">
      <w:pPr>
        <w:spacing w:before="0" w:line="240" w:lineRule="auto"/>
      </w:pPr>
      <w:r>
        <w:separator/>
      </w:r>
    </w:p>
  </w:footnote>
  <w:footnote w:type="continuationSeparator" w:id="0">
    <w:p w14:paraId="70C8AAB7" w14:textId="77777777" w:rsidR="00D94FB0" w:rsidRDefault="00D94FB0" w:rsidP="003618C0">
      <w:pPr>
        <w:spacing w:before="0" w:line="240" w:lineRule="auto"/>
      </w:pPr>
      <w:r>
        <w:continuationSeparator/>
      </w:r>
    </w:p>
  </w:footnote>
  <w:footnote w:id="1">
    <w:p w14:paraId="17CE0595" w14:textId="77777777" w:rsidR="008B59F1" w:rsidRDefault="008B59F1" w:rsidP="00807C37">
      <w:pPr>
        <w:spacing w:line="240" w:lineRule="auto"/>
      </w:pPr>
      <w:r>
        <w:rPr>
          <w:vertAlign w:val="superscript"/>
        </w:rPr>
        <w:footnoteRef/>
      </w:r>
      <w:r>
        <w:rPr>
          <w:sz w:val="20"/>
        </w:rPr>
        <w:t xml:space="preserve"> R. Johnson and D. </w:t>
      </w:r>
      <w:proofErr w:type="spellStart"/>
      <w:r>
        <w:rPr>
          <w:sz w:val="20"/>
        </w:rPr>
        <w:t>Wichern</w:t>
      </w:r>
      <w:proofErr w:type="spellEnd"/>
      <w:r>
        <w:rPr>
          <w:sz w:val="20"/>
        </w:rPr>
        <w:t xml:space="preserve"> (1992). </w:t>
      </w:r>
      <w:proofErr w:type="gramStart"/>
      <w:r>
        <w:rPr>
          <w:i/>
          <w:sz w:val="20"/>
        </w:rPr>
        <w:t>Applied Multivariate Statistical Methods</w:t>
      </w:r>
      <w:r>
        <w:rPr>
          <w:sz w:val="20"/>
        </w:rPr>
        <w:t>, Third Edition.</w:t>
      </w:r>
      <w:proofErr w:type="gramEnd"/>
      <w:r>
        <w:rPr>
          <w:sz w:val="20"/>
        </w:rPr>
        <w:t xml:space="preserve"> </w:t>
      </w:r>
      <w:proofErr w:type="gramStart"/>
      <w:r>
        <w:rPr>
          <w:sz w:val="20"/>
        </w:rPr>
        <w:t>Prentice Hall.</w:t>
      </w:r>
      <w:proofErr w:type="gramEnd"/>
    </w:p>
  </w:footnote>
  <w:footnote w:id="2">
    <w:p w14:paraId="210E269A" w14:textId="77777777" w:rsidR="008B59F1" w:rsidRDefault="008B59F1" w:rsidP="00604187">
      <w:pPr>
        <w:pStyle w:val="FootnoteText"/>
      </w:pPr>
      <w:r>
        <w:rPr>
          <w:rStyle w:val="FootnoteReference"/>
        </w:rPr>
        <w:footnoteRef/>
      </w:r>
      <w:r>
        <w:t xml:space="preserve"> Preliminary account of litter production in a New Zealand lowland </w:t>
      </w:r>
      <w:proofErr w:type="spellStart"/>
      <w:r>
        <w:t>podocarp-ratabroadleaf</w:t>
      </w:r>
      <w:proofErr w:type="spellEnd"/>
      <w:r>
        <w:t xml:space="preserve"> forest, New Zealand Journal of Botany, 13:2, 173-187</w:t>
      </w:r>
    </w:p>
  </w:footnote>
  <w:footnote w:id="3">
    <w:p w14:paraId="36EBB09F" w14:textId="77777777" w:rsidR="008B59F1" w:rsidRDefault="008B59F1" w:rsidP="00604187">
      <w:pPr>
        <w:pStyle w:val="FootnoteText"/>
      </w:pPr>
      <w:r>
        <w:rPr>
          <w:rStyle w:val="FootnoteReference"/>
        </w:rPr>
        <w:footnoteRef/>
      </w:r>
      <w:r w:rsidRPr="00273376">
        <w:rPr>
          <w:lang w:val="nl-NL"/>
        </w:rPr>
        <w:t xml:space="preserve"> Scheer, </w:t>
      </w:r>
      <w:proofErr w:type="spellStart"/>
      <w:r w:rsidRPr="00273376">
        <w:rPr>
          <w:lang w:val="nl-NL"/>
        </w:rPr>
        <w:t>Maurício</w:t>
      </w:r>
      <w:proofErr w:type="spellEnd"/>
      <w:r w:rsidRPr="00273376">
        <w:rPr>
          <w:lang w:val="nl-NL"/>
        </w:rPr>
        <w:t xml:space="preserve"> </w:t>
      </w:r>
      <w:proofErr w:type="spellStart"/>
      <w:r w:rsidRPr="00273376">
        <w:rPr>
          <w:lang w:val="nl-NL"/>
        </w:rPr>
        <w:t>Bergamini</w:t>
      </w:r>
      <w:proofErr w:type="spellEnd"/>
      <w:r w:rsidRPr="00273376">
        <w:rPr>
          <w:lang w:val="nl-NL"/>
        </w:rPr>
        <w:t xml:space="preserve">, et al. </w:t>
      </w:r>
      <w:proofErr w:type="gramStart"/>
      <w:r w:rsidRPr="00BF7E22">
        <w:t>"Patterns of litter production in a secondary alluvial Atlantic Rain Forest in southern Brazil."</w:t>
      </w:r>
      <w:proofErr w:type="gramEnd"/>
      <w:r w:rsidRPr="00BF7E22">
        <w:t xml:space="preserve"> Brazilian Journal of Botany 32.4 (2009): 805-817.</w:t>
      </w:r>
    </w:p>
  </w:footnote>
  <w:footnote w:id="4">
    <w:p w14:paraId="0AE392F7" w14:textId="77777777" w:rsidR="008B59F1" w:rsidRDefault="008B59F1" w:rsidP="00604187">
      <w:pPr>
        <w:pStyle w:val="FootnoteText"/>
      </w:pPr>
      <w:r>
        <w:rPr>
          <w:rStyle w:val="FootnoteReference"/>
        </w:rPr>
        <w:footnoteRef/>
      </w:r>
      <w:r>
        <w:t xml:space="preserve"> L</w:t>
      </w:r>
      <w:r w:rsidRPr="00B7194F">
        <w:t>itter production and leaf-litter decomposition in natural and mon</w:t>
      </w:r>
      <w:r>
        <w:t xml:space="preserve">oculture plantation forests of </w:t>
      </w:r>
      <w:proofErr w:type="spellStart"/>
      <w:r>
        <w:t>C</w:t>
      </w:r>
      <w:r w:rsidRPr="00B7194F">
        <w:t>astanopsis</w:t>
      </w:r>
      <w:proofErr w:type="spellEnd"/>
      <w:r w:rsidRPr="00B7194F">
        <w:t xml:space="preserve"> </w:t>
      </w:r>
      <w:proofErr w:type="spellStart"/>
      <w:r>
        <w:t>kawakamii</w:t>
      </w:r>
      <w:proofErr w:type="spellEnd"/>
      <w:r>
        <w:t xml:space="preserve"> in subtropical C</w:t>
      </w:r>
      <w:r w:rsidRPr="00B7194F">
        <w:t>hina</w:t>
      </w:r>
    </w:p>
  </w:footnote>
  <w:footnote w:id="5">
    <w:p w14:paraId="5789C0FB" w14:textId="77777777" w:rsidR="008B59F1" w:rsidRDefault="008B59F1" w:rsidP="00604187">
      <w:pPr>
        <w:pStyle w:val="FootnoteText"/>
      </w:pPr>
      <w:r>
        <w:rPr>
          <w:rStyle w:val="FootnoteReference"/>
        </w:rPr>
        <w:footnoteRef/>
      </w:r>
      <w:r>
        <w:t xml:space="preserve"> </w:t>
      </w:r>
      <w:proofErr w:type="gramStart"/>
      <w:r>
        <w:t>D.T. Le.</w:t>
      </w:r>
      <w:proofErr w:type="gramEnd"/>
      <w:r>
        <w:t xml:space="preserve"> </w:t>
      </w:r>
      <w:proofErr w:type="gramStart"/>
      <w:r>
        <w:t xml:space="preserve">Et al “Litter production of the secondary forest in Me Linh, Vinh Phuc </w:t>
      </w:r>
      <w:proofErr w:type="spellStart"/>
      <w:r>
        <w:t>provice</w:t>
      </w:r>
      <w:proofErr w:type="spellEnd"/>
      <w:r>
        <w:t>.</w:t>
      </w:r>
      <w:proofErr w:type="gramEnd"/>
      <w:r>
        <w:t xml:space="preserve"> Vietnam Journal of Biology (2009)</w:t>
      </w:r>
    </w:p>
  </w:footnote>
  <w:footnote w:id="6">
    <w:p w14:paraId="5ABD4050" w14:textId="77777777" w:rsidR="008B59F1" w:rsidRDefault="008B59F1" w:rsidP="00604187">
      <w:pPr>
        <w:pStyle w:val="FootnoteText"/>
      </w:pPr>
      <w:r>
        <w:rPr>
          <w:rStyle w:val="FootnoteReference"/>
        </w:rPr>
        <w:footnoteRef/>
      </w:r>
      <w:r>
        <w:t xml:space="preserve"> </w:t>
      </w:r>
      <w:proofErr w:type="spellStart"/>
      <w:proofErr w:type="gramStart"/>
      <w:r w:rsidRPr="00F468C6">
        <w:t>Nordeco</w:t>
      </w:r>
      <w:proofErr w:type="spellEnd"/>
      <w:r w:rsidRPr="00F468C6">
        <w:t xml:space="preserve"> (2010).</w:t>
      </w:r>
      <w:proofErr w:type="gramEnd"/>
      <w:r w:rsidRPr="00F468C6">
        <w:t xml:space="preserve"> Technical report: Technical Assistance in the Development of the National REDD </w:t>
      </w:r>
      <w:proofErr w:type="spellStart"/>
      <w:r w:rsidRPr="00F468C6">
        <w:t>Programme</w:t>
      </w:r>
      <w:proofErr w:type="spellEnd"/>
      <w:r w:rsidRPr="00F468C6">
        <w:t xml:space="preserve"> of Vietnam. Component of Collecting Information and Analyzing Trends of Forest Resources and Forest Carbon Stock for Establishment of the Interim Baseline Reference Scenarios (Danish Forestry Extension / </w:t>
      </w:r>
      <w:proofErr w:type="spellStart"/>
      <w:r w:rsidRPr="00F468C6">
        <w:t>Nordeco</w:t>
      </w:r>
      <w:proofErr w:type="spellEnd"/>
      <w:r w:rsidRPr="00F468C6">
        <w:t>, 2010)</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4A23A4"/>
    <w:multiLevelType w:val="hybridMultilevel"/>
    <w:tmpl w:val="49B067AE"/>
    <w:lvl w:ilvl="0" w:tplc="A934C782">
      <w:start w:val="1"/>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094B3B8B"/>
    <w:multiLevelType w:val="hybridMultilevel"/>
    <w:tmpl w:val="C44C0A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0135137"/>
    <w:multiLevelType w:val="hybridMultilevel"/>
    <w:tmpl w:val="FA6A675E"/>
    <w:lvl w:ilvl="0" w:tplc="03C61D48">
      <w:start w:val="1"/>
      <w:numFmt w:val="bullet"/>
      <w:lvlText w:val="•"/>
      <w:lvlJc w:val="left"/>
      <w:pPr>
        <w:tabs>
          <w:tab w:val="num" w:pos="720"/>
        </w:tabs>
        <w:ind w:left="720" w:hanging="360"/>
      </w:pPr>
      <w:rPr>
        <w:rFonts w:ascii="Times New Roman" w:hAnsi="Times New Roman" w:hint="default"/>
      </w:rPr>
    </w:lvl>
    <w:lvl w:ilvl="1" w:tplc="968CEDE8" w:tentative="1">
      <w:start w:val="1"/>
      <w:numFmt w:val="bullet"/>
      <w:lvlText w:val="•"/>
      <w:lvlJc w:val="left"/>
      <w:pPr>
        <w:tabs>
          <w:tab w:val="num" w:pos="1440"/>
        </w:tabs>
        <w:ind w:left="1440" w:hanging="360"/>
      </w:pPr>
      <w:rPr>
        <w:rFonts w:ascii="Times New Roman" w:hAnsi="Times New Roman" w:hint="default"/>
      </w:rPr>
    </w:lvl>
    <w:lvl w:ilvl="2" w:tplc="8F8EBB80" w:tentative="1">
      <w:start w:val="1"/>
      <w:numFmt w:val="bullet"/>
      <w:lvlText w:val="•"/>
      <w:lvlJc w:val="left"/>
      <w:pPr>
        <w:tabs>
          <w:tab w:val="num" w:pos="2160"/>
        </w:tabs>
        <w:ind w:left="2160" w:hanging="360"/>
      </w:pPr>
      <w:rPr>
        <w:rFonts w:ascii="Times New Roman" w:hAnsi="Times New Roman" w:hint="default"/>
      </w:rPr>
    </w:lvl>
    <w:lvl w:ilvl="3" w:tplc="A6DCBDE6" w:tentative="1">
      <w:start w:val="1"/>
      <w:numFmt w:val="bullet"/>
      <w:lvlText w:val="•"/>
      <w:lvlJc w:val="left"/>
      <w:pPr>
        <w:tabs>
          <w:tab w:val="num" w:pos="2880"/>
        </w:tabs>
        <w:ind w:left="2880" w:hanging="360"/>
      </w:pPr>
      <w:rPr>
        <w:rFonts w:ascii="Times New Roman" w:hAnsi="Times New Roman" w:hint="default"/>
      </w:rPr>
    </w:lvl>
    <w:lvl w:ilvl="4" w:tplc="A908278E" w:tentative="1">
      <w:start w:val="1"/>
      <w:numFmt w:val="bullet"/>
      <w:lvlText w:val="•"/>
      <w:lvlJc w:val="left"/>
      <w:pPr>
        <w:tabs>
          <w:tab w:val="num" w:pos="3600"/>
        </w:tabs>
        <w:ind w:left="3600" w:hanging="360"/>
      </w:pPr>
      <w:rPr>
        <w:rFonts w:ascii="Times New Roman" w:hAnsi="Times New Roman" w:hint="default"/>
      </w:rPr>
    </w:lvl>
    <w:lvl w:ilvl="5" w:tplc="C1E885A2" w:tentative="1">
      <w:start w:val="1"/>
      <w:numFmt w:val="bullet"/>
      <w:lvlText w:val="•"/>
      <w:lvlJc w:val="left"/>
      <w:pPr>
        <w:tabs>
          <w:tab w:val="num" w:pos="4320"/>
        </w:tabs>
        <w:ind w:left="4320" w:hanging="360"/>
      </w:pPr>
      <w:rPr>
        <w:rFonts w:ascii="Times New Roman" w:hAnsi="Times New Roman" w:hint="default"/>
      </w:rPr>
    </w:lvl>
    <w:lvl w:ilvl="6" w:tplc="1A46310C" w:tentative="1">
      <w:start w:val="1"/>
      <w:numFmt w:val="bullet"/>
      <w:lvlText w:val="•"/>
      <w:lvlJc w:val="left"/>
      <w:pPr>
        <w:tabs>
          <w:tab w:val="num" w:pos="5040"/>
        </w:tabs>
        <w:ind w:left="5040" w:hanging="360"/>
      </w:pPr>
      <w:rPr>
        <w:rFonts w:ascii="Times New Roman" w:hAnsi="Times New Roman" w:hint="default"/>
      </w:rPr>
    </w:lvl>
    <w:lvl w:ilvl="7" w:tplc="E124BF96" w:tentative="1">
      <w:start w:val="1"/>
      <w:numFmt w:val="bullet"/>
      <w:lvlText w:val="•"/>
      <w:lvlJc w:val="left"/>
      <w:pPr>
        <w:tabs>
          <w:tab w:val="num" w:pos="5760"/>
        </w:tabs>
        <w:ind w:left="5760" w:hanging="360"/>
      </w:pPr>
      <w:rPr>
        <w:rFonts w:ascii="Times New Roman" w:hAnsi="Times New Roman" w:hint="default"/>
      </w:rPr>
    </w:lvl>
    <w:lvl w:ilvl="8" w:tplc="72467A4C" w:tentative="1">
      <w:start w:val="1"/>
      <w:numFmt w:val="bullet"/>
      <w:lvlText w:val="•"/>
      <w:lvlJc w:val="left"/>
      <w:pPr>
        <w:tabs>
          <w:tab w:val="num" w:pos="6480"/>
        </w:tabs>
        <w:ind w:left="6480" w:hanging="360"/>
      </w:pPr>
      <w:rPr>
        <w:rFonts w:ascii="Times New Roman" w:hAnsi="Times New Roman" w:hint="default"/>
      </w:rPr>
    </w:lvl>
  </w:abstractNum>
  <w:abstractNum w:abstractNumId="3">
    <w:nsid w:val="114A03F1"/>
    <w:multiLevelType w:val="hybridMultilevel"/>
    <w:tmpl w:val="F536B670"/>
    <w:lvl w:ilvl="0" w:tplc="55DAF7A6">
      <w:start w:val="1"/>
      <w:numFmt w:val="decimal"/>
      <w:lvlText w:val="Chapter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4873505"/>
    <w:multiLevelType w:val="hybridMultilevel"/>
    <w:tmpl w:val="8F7ABC78"/>
    <w:lvl w:ilvl="0" w:tplc="6784D244">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609692F"/>
    <w:multiLevelType w:val="hybridMultilevel"/>
    <w:tmpl w:val="6602B544"/>
    <w:lvl w:ilvl="0" w:tplc="D534E066">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935071B"/>
    <w:multiLevelType w:val="hybridMultilevel"/>
    <w:tmpl w:val="68BED4B4"/>
    <w:lvl w:ilvl="0" w:tplc="EEC8F9D0">
      <w:start w:val="2"/>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320B7A95"/>
    <w:multiLevelType w:val="hybridMultilevel"/>
    <w:tmpl w:val="A076475A"/>
    <w:lvl w:ilvl="0" w:tplc="4230BCC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4A31A12"/>
    <w:multiLevelType w:val="hybridMultilevel"/>
    <w:tmpl w:val="D28E11CE"/>
    <w:lvl w:ilvl="0" w:tplc="8E8896C6">
      <w:start w:val="1"/>
      <w:numFmt w:val="bullet"/>
      <w:lvlText w:val="•"/>
      <w:lvlJc w:val="left"/>
      <w:pPr>
        <w:tabs>
          <w:tab w:val="num" w:pos="720"/>
        </w:tabs>
        <w:ind w:left="720" w:hanging="360"/>
      </w:pPr>
      <w:rPr>
        <w:rFonts w:ascii="Times New Roman" w:hAnsi="Times New Roman" w:hint="default"/>
      </w:rPr>
    </w:lvl>
    <w:lvl w:ilvl="1" w:tplc="BCFCA28A" w:tentative="1">
      <w:start w:val="1"/>
      <w:numFmt w:val="bullet"/>
      <w:lvlText w:val="•"/>
      <w:lvlJc w:val="left"/>
      <w:pPr>
        <w:tabs>
          <w:tab w:val="num" w:pos="1440"/>
        </w:tabs>
        <w:ind w:left="1440" w:hanging="360"/>
      </w:pPr>
      <w:rPr>
        <w:rFonts w:ascii="Times New Roman" w:hAnsi="Times New Roman" w:hint="default"/>
      </w:rPr>
    </w:lvl>
    <w:lvl w:ilvl="2" w:tplc="0B68E150" w:tentative="1">
      <w:start w:val="1"/>
      <w:numFmt w:val="bullet"/>
      <w:lvlText w:val="•"/>
      <w:lvlJc w:val="left"/>
      <w:pPr>
        <w:tabs>
          <w:tab w:val="num" w:pos="2160"/>
        </w:tabs>
        <w:ind w:left="2160" w:hanging="360"/>
      </w:pPr>
      <w:rPr>
        <w:rFonts w:ascii="Times New Roman" w:hAnsi="Times New Roman" w:hint="default"/>
      </w:rPr>
    </w:lvl>
    <w:lvl w:ilvl="3" w:tplc="7E32E0B0" w:tentative="1">
      <w:start w:val="1"/>
      <w:numFmt w:val="bullet"/>
      <w:lvlText w:val="•"/>
      <w:lvlJc w:val="left"/>
      <w:pPr>
        <w:tabs>
          <w:tab w:val="num" w:pos="2880"/>
        </w:tabs>
        <w:ind w:left="2880" w:hanging="360"/>
      </w:pPr>
      <w:rPr>
        <w:rFonts w:ascii="Times New Roman" w:hAnsi="Times New Roman" w:hint="default"/>
      </w:rPr>
    </w:lvl>
    <w:lvl w:ilvl="4" w:tplc="6FEE85D0" w:tentative="1">
      <w:start w:val="1"/>
      <w:numFmt w:val="bullet"/>
      <w:lvlText w:val="•"/>
      <w:lvlJc w:val="left"/>
      <w:pPr>
        <w:tabs>
          <w:tab w:val="num" w:pos="3600"/>
        </w:tabs>
        <w:ind w:left="3600" w:hanging="360"/>
      </w:pPr>
      <w:rPr>
        <w:rFonts w:ascii="Times New Roman" w:hAnsi="Times New Roman" w:hint="default"/>
      </w:rPr>
    </w:lvl>
    <w:lvl w:ilvl="5" w:tplc="1EBA2DC8" w:tentative="1">
      <w:start w:val="1"/>
      <w:numFmt w:val="bullet"/>
      <w:lvlText w:val="•"/>
      <w:lvlJc w:val="left"/>
      <w:pPr>
        <w:tabs>
          <w:tab w:val="num" w:pos="4320"/>
        </w:tabs>
        <w:ind w:left="4320" w:hanging="360"/>
      </w:pPr>
      <w:rPr>
        <w:rFonts w:ascii="Times New Roman" w:hAnsi="Times New Roman" w:hint="default"/>
      </w:rPr>
    </w:lvl>
    <w:lvl w:ilvl="6" w:tplc="CC4AB88C" w:tentative="1">
      <w:start w:val="1"/>
      <w:numFmt w:val="bullet"/>
      <w:lvlText w:val="•"/>
      <w:lvlJc w:val="left"/>
      <w:pPr>
        <w:tabs>
          <w:tab w:val="num" w:pos="5040"/>
        </w:tabs>
        <w:ind w:left="5040" w:hanging="360"/>
      </w:pPr>
      <w:rPr>
        <w:rFonts w:ascii="Times New Roman" w:hAnsi="Times New Roman" w:hint="default"/>
      </w:rPr>
    </w:lvl>
    <w:lvl w:ilvl="7" w:tplc="7D58056C" w:tentative="1">
      <w:start w:val="1"/>
      <w:numFmt w:val="bullet"/>
      <w:lvlText w:val="•"/>
      <w:lvlJc w:val="left"/>
      <w:pPr>
        <w:tabs>
          <w:tab w:val="num" w:pos="5760"/>
        </w:tabs>
        <w:ind w:left="5760" w:hanging="360"/>
      </w:pPr>
      <w:rPr>
        <w:rFonts w:ascii="Times New Roman" w:hAnsi="Times New Roman" w:hint="default"/>
      </w:rPr>
    </w:lvl>
    <w:lvl w:ilvl="8" w:tplc="3F004C62" w:tentative="1">
      <w:start w:val="1"/>
      <w:numFmt w:val="bullet"/>
      <w:lvlText w:val="•"/>
      <w:lvlJc w:val="left"/>
      <w:pPr>
        <w:tabs>
          <w:tab w:val="num" w:pos="6480"/>
        </w:tabs>
        <w:ind w:left="6480" w:hanging="360"/>
      </w:pPr>
      <w:rPr>
        <w:rFonts w:ascii="Times New Roman" w:hAnsi="Times New Roman" w:hint="default"/>
      </w:rPr>
    </w:lvl>
  </w:abstractNum>
  <w:abstractNum w:abstractNumId="9">
    <w:nsid w:val="367742C8"/>
    <w:multiLevelType w:val="hybridMultilevel"/>
    <w:tmpl w:val="6F546A44"/>
    <w:lvl w:ilvl="0" w:tplc="2B68C168">
      <w:start w:val="1"/>
      <w:numFmt w:val="bullet"/>
      <w:lvlText w:val="-"/>
      <w:lvlJc w:val="left"/>
      <w:pPr>
        <w:ind w:left="720" w:hanging="360"/>
      </w:pPr>
      <w:rPr>
        <w:rFonts w:ascii="Times New Roman" w:hAnsi="Times New Roman" w:cs="Times New Roman" w:hint="default"/>
        <w:caps w:val="0"/>
        <w:strike w:val="0"/>
        <w:dstrike w:val="0"/>
        <w:outline w:val="0"/>
        <w:shadow w:val="0"/>
        <w:emboss w:val="0"/>
        <w:imprint w:val="0"/>
        <w:vanish w:val="0"/>
        <w:kern w:val="0"/>
        <w:sz w:val="26"/>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7C53E7C"/>
    <w:multiLevelType w:val="hybridMultilevel"/>
    <w:tmpl w:val="03CE6A0C"/>
    <w:lvl w:ilvl="0" w:tplc="BBD44DAA">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B432D35"/>
    <w:multiLevelType w:val="hybridMultilevel"/>
    <w:tmpl w:val="251E5128"/>
    <w:lvl w:ilvl="0" w:tplc="EEC8F9D0">
      <w:start w:val="2"/>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C0C4C30"/>
    <w:multiLevelType w:val="hybridMultilevel"/>
    <w:tmpl w:val="0B10B34C"/>
    <w:lvl w:ilvl="0" w:tplc="30C8C5B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4B17CAE"/>
    <w:multiLevelType w:val="hybridMultilevel"/>
    <w:tmpl w:val="E3D275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FFA01DF"/>
    <w:multiLevelType w:val="hybridMultilevel"/>
    <w:tmpl w:val="FF54CA60"/>
    <w:lvl w:ilvl="0" w:tplc="6ADC0070">
      <w:start w:val="1"/>
      <w:numFmt w:val="bullet"/>
      <w:lvlText w:val="•"/>
      <w:lvlJc w:val="left"/>
      <w:pPr>
        <w:tabs>
          <w:tab w:val="num" w:pos="720"/>
        </w:tabs>
        <w:ind w:left="720" w:hanging="360"/>
      </w:pPr>
      <w:rPr>
        <w:rFonts w:ascii="Times New Roman" w:hAnsi="Times New Roman" w:hint="default"/>
      </w:rPr>
    </w:lvl>
    <w:lvl w:ilvl="1" w:tplc="3E12C670" w:tentative="1">
      <w:start w:val="1"/>
      <w:numFmt w:val="bullet"/>
      <w:lvlText w:val="•"/>
      <w:lvlJc w:val="left"/>
      <w:pPr>
        <w:tabs>
          <w:tab w:val="num" w:pos="1440"/>
        </w:tabs>
        <w:ind w:left="1440" w:hanging="360"/>
      </w:pPr>
      <w:rPr>
        <w:rFonts w:ascii="Times New Roman" w:hAnsi="Times New Roman" w:hint="default"/>
      </w:rPr>
    </w:lvl>
    <w:lvl w:ilvl="2" w:tplc="2C228E3E" w:tentative="1">
      <w:start w:val="1"/>
      <w:numFmt w:val="bullet"/>
      <w:lvlText w:val="•"/>
      <w:lvlJc w:val="left"/>
      <w:pPr>
        <w:tabs>
          <w:tab w:val="num" w:pos="2160"/>
        </w:tabs>
        <w:ind w:left="2160" w:hanging="360"/>
      </w:pPr>
      <w:rPr>
        <w:rFonts w:ascii="Times New Roman" w:hAnsi="Times New Roman" w:hint="default"/>
      </w:rPr>
    </w:lvl>
    <w:lvl w:ilvl="3" w:tplc="740C8096" w:tentative="1">
      <w:start w:val="1"/>
      <w:numFmt w:val="bullet"/>
      <w:lvlText w:val="•"/>
      <w:lvlJc w:val="left"/>
      <w:pPr>
        <w:tabs>
          <w:tab w:val="num" w:pos="2880"/>
        </w:tabs>
        <w:ind w:left="2880" w:hanging="360"/>
      </w:pPr>
      <w:rPr>
        <w:rFonts w:ascii="Times New Roman" w:hAnsi="Times New Roman" w:hint="default"/>
      </w:rPr>
    </w:lvl>
    <w:lvl w:ilvl="4" w:tplc="9AB80914" w:tentative="1">
      <w:start w:val="1"/>
      <w:numFmt w:val="bullet"/>
      <w:lvlText w:val="•"/>
      <w:lvlJc w:val="left"/>
      <w:pPr>
        <w:tabs>
          <w:tab w:val="num" w:pos="3600"/>
        </w:tabs>
        <w:ind w:left="3600" w:hanging="360"/>
      </w:pPr>
      <w:rPr>
        <w:rFonts w:ascii="Times New Roman" w:hAnsi="Times New Roman" w:hint="default"/>
      </w:rPr>
    </w:lvl>
    <w:lvl w:ilvl="5" w:tplc="C214F7E4" w:tentative="1">
      <w:start w:val="1"/>
      <w:numFmt w:val="bullet"/>
      <w:lvlText w:val="•"/>
      <w:lvlJc w:val="left"/>
      <w:pPr>
        <w:tabs>
          <w:tab w:val="num" w:pos="4320"/>
        </w:tabs>
        <w:ind w:left="4320" w:hanging="360"/>
      </w:pPr>
      <w:rPr>
        <w:rFonts w:ascii="Times New Roman" w:hAnsi="Times New Roman" w:hint="default"/>
      </w:rPr>
    </w:lvl>
    <w:lvl w:ilvl="6" w:tplc="A7923000" w:tentative="1">
      <w:start w:val="1"/>
      <w:numFmt w:val="bullet"/>
      <w:lvlText w:val="•"/>
      <w:lvlJc w:val="left"/>
      <w:pPr>
        <w:tabs>
          <w:tab w:val="num" w:pos="5040"/>
        </w:tabs>
        <w:ind w:left="5040" w:hanging="360"/>
      </w:pPr>
      <w:rPr>
        <w:rFonts w:ascii="Times New Roman" w:hAnsi="Times New Roman" w:hint="default"/>
      </w:rPr>
    </w:lvl>
    <w:lvl w:ilvl="7" w:tplc="B58EA3E0" w:tentative="1">
      <w:start w:val="1"/>
      <w:numFmt w:val="bullet"/>
      <w:lvlText w:val="•"/>
      <w:lvlJc w:val="left"/>
      <w:pPr>
        <w:tabs>
          <w:tab w:val="num" w:pos="5760"/>
        </w:tabs>
        <w:ind w:left="5760" w:hanging="360"/>
      </w:pPr>
      <w:rPr>
        <w:rFonts w:ascii="Times New Roman" w:hAnsi="Times New Roman" w:hint="default"/>
      </w:rPr>
    </w:lvl>
    <w:lvl w:ilvl="8" w:tplc="46CEB45E" w:tentative="1">
      <w:start w:val="1"/>
      <w:numFmt w:val="bullet"/>
      <w:lvlText w:val="•"/>
      <w:lvlJc w:val="left"/>
      <w:pPr>
        <w:tabs>
          <w:tab w:val="num" w:pos="6480"/>
        </w:tabs>
        <w:ind w:left="6480" w:hanging="360"/>
      </w:pPr>
      <w:rPr>
        <w:rFonts w:ascii="Times New Roman" w:hAnsi="Times New Roman" w:hint="default"/>
      </w:rPr>
    </w:lvl>
  </w:abstractNum>
  <w:abstractNum w:abstractNumId="15">
    <w:nsid w:val="58F32CAA"/>
    <w:multiLevelType w:val="hybridMultilevel"/>
    <w:tmpl w:val="47C24E8A"/>
    <w:lvl w:ilvl="0" w:tplc="72080490">
      <w:start w:val="1"/>
      <w:numFmt w:val="bullet"/>
      <w:lvlText w:val="•"/>
      <w:lvlJc w:val="left"/>
      <w:pPr>
        <w:tabs>
          <w:tab w:val="num" w:pos="720"/>
        </w:tabs>
        <w:ind w:left="720" w:hanging="360"/>
      </w:pPr>
      <w:rPr>
        <w:rFonts w:ascii="Times New Roman" w:hAnsi="Times New Roman" w:hint="default"/>
      </w:rPr>
    </w:lvl>
    <w:lvl w:ilvl="1" w:tplc="867CCFB2" w:tentative="1">
      <w:start w:val="1"/>
      <w:numFmt w:val="bullet"/>
      <w:lvlText w:val="•"/>
      <w:lvlJc w:val="left"/>
      <w:pPr>
        <w:tabs>
          <w:tab w:val="num" w:pos="1440"/>
        </w:tabs>
        <w:ind w:left="1440" w:hanging="360"/>
      </w:pPr>
      <w:rPr>
        <w:rFonts w:ascii="Times New Roman" w:hAnsi="Times New Roman" w:hint="default"/>
      </w:rPr>
    </w:lvl>
    <w:lvl w:ilvl="2" w:tplc="91340BF4" w:tentative="1">
      <w:start w:val="1"/>
      <w:numFmt w:val="bullet"/>
      <w:lvlText w:val="•"/>
      <w:lvlJc w:val="left"/>
      <w:pPr>
        <w:tabs>
          <w:tab w:val="num" w:pos="2160"/>
        </w:tabs>
        <w:ind w:left="2160" w:hanging="360"/>
      </w:pPr>
      <w:rPr>
        <w:rFonts w:ascii="Times New Roman" w:hAnsi="Times New Roman" w:hint="default"/>
      </w:rPr>
    </w:lvl>
    <w:lvl w:ilvl="3" w:tplc="E4482AF4" w:tentative="1">
      <w:start w:val="1"/>
      <w:numFmt w:val="bullet"/>
      <w:lvlText w:val="•"/>
      <w:lvlJc w:val="left"/>
      <w:pPr>
        <w:tabs>
          <w:tab w:val="num" w:pos="2880"/>
        </w:tabs>
        <w:ind w:left="2880" w:hanging="360"/>
      </w:pPr>
      <w:rPr>
        <w:rFonts w:ascii="Times New Roman" w:hAnsi="Times New Roman" w:hint="default"/>
      </w:rPr>
    </w:lvl>
    <w:lvl w:ilvl="4" w:tplc="5ECE78DA" w:tentative="1">
      <w:start w:val="1"/>
      <w:numFmt w:val="bullet"/>
      <w:lvlText w:val="•"/>
      <w:lvlJc w:val="left"/>
      <w:pPr>
        <w:tabs>
          <w:tab w:val="num" w:pos="3600"/>
        </w:tabs>
        <w:ind w:left="3600" w:hanging="360"/>
      </w:pPr>
      <w:rPr>
        <w:rFonts w:ascii="Times New Roman" w:hAnsi="Times New Roman" w:hint="default"/>
      </w:rPr>
    </w:lvl>
    <w:lvl w:ilvl="5" w:tplc="AB9649DA" w:tentative="1">
      <w:start w:val="1"/>
      <w:numFmt w:val="bullet"/>
      <w:lvlText w:val="•"/>
      <w:lvlJc w:val="left"/>
      <w:pPr>
        <w:tabs>
          <w:tab w:val="num" w:pos="4320"/>
        </w:tabs>
        <w:ind w:left="4320" w:hanging="360"/>
      </w:pPr>
      <w:rPr>
        <w:rFonts w:ascii="Times New Roman" w:hAnsi="Times New Roman" w:hint="default"/>
      </w:rPr>
    </w:lvl>
    <w:lvl w:ilvl="6" w:tplc="838059F8" w:tentative="1">
      <w:start w:val="1"/>
      <w:numFmt w:val="bullet"/>
      <w:lvlText w:val="•"/>
      <w:lvlJc w:val="left"/>
      <w:pPr>
        <w:tabs>
          <w:tab w:val="num" w:pos="5040"/>
        </w:tabs>
        <w:ind w:left="5040" w:hanging="360"/>
      </w:pPr>
      <w:rPr>
        <w:rFonts w:ascii="Times New Roman" w:hAnsi="Times New Roman" w:hint="default"/>
      </w:rPr>
    </w:lvl>
    <w:lvl w:ilvl="7" w:tplc="12C09F9C" w:tentative="1">
      <w:start w:val="1"/>
      <w:numFmt w:val="bullet"/>
      <w:lvlText w:val="•"/>
      <w:lvlJc w:val="left"/>
      <w:pPr>
        <w:tabs>
          <w:tab w:val="num" w:pos="5760"/>
        </w:tabs>
        <w:ind w:left="5760" w:hanging="360"/>
      </w:pPr>
      <w:rPr>
        <w:rFonts w:ascii="Times New Roman" w:hAnsi="Times New Roman" w:hint="default"/>
      </w:rPr>
    </w:lvl>
    <w:lvl w:ilvl="8" w:tplc="CC08E992" w:tentative="1">
      <w:start w:val="1"/>
      <w:numFmt w:val="bullet"/>
      <w:lvlText w:val="•"/>
      <w:lvlJc w:val="left"/>
      <w:pPr>
        <w:tabs>
          <w:tab w:val="num" w:pos="6480"/>
        </w:tabs>
        <w:ind w:left="6480" w:hanging="360"/>
      </w:pPr>
      <w:rPr>
        <w:rFonts w:ascii="Times New Roman" w:hAnsi="Times New Roman" w:hint="default"/>
      </w:rPr>
    </w:lvl>
  </w:abstractNum>
  <w:abstractNum w:abstractNumId="16">
    <w:nsid w:val="5BC019AF"/>
    <w:multiLevelType w:val="multilevel"/>
    <w:tmpl w:val="042A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11"/>
  </w:num>
  <w:num w:numId="2">
    <w:abstractNumId w:val="3"/>
  </w:num>
  <w:num w:numId="3">
    <w:abstractNumId w:val="3"/>
  </w:num>
  <w:num w:numId="4">
    <w:abstractNumId w:val="16"/>
  </w:num>
  <w:num w:numId="5">
    <w:abstractNumId w:val="16"/>
  </w:num>
  <w:num w:numId="6">
    <w:abstractNumId w:val="16"/>
  </w:num>
  <w:num w:numId="7">
    <w:abstractNumId w:val="16"/>
  </w:num>
  <w:num w:numId="8">
    <w:abstractNumId w:val="16"/>
  </w:num>
  <w:num w:numId="9">
    <w:abstractNumId w:val="16"/>
  </w:num>
  <w:num w:numId="10">
    <w:abstractNumId w:val="10"/>
  </w:num>
  <w:num w:numId="11">
    <w:abstractNumId w:val="6"/>
  </w:num>
  <w:num w:numId="12">
    <w:abstractNumId w:val="16"/>
  </w:num>
  <w:num w:numId="13">
    <w:abstractNumId w:val="0"/>
  </w:num>
  <w:num w:numId="14">
    <w:abstractNumId w:val="5"/>
  </w:num>
  <w:num w:numId="15">
    <w:abstractNumId w:val="16"/>
  </w:num>
  <w:num w:numId="16">
    <w:abstractNumId w:val="16"/>
  </w:num>
  <w:num w:numId="17">
    <w:abstractNumId w:val="16"/>
  </w:num>
  <w:num w:numId="18">
    <w:abstractNumId w:val="16"/>
  </w:num>
  <w:num w:numId="19">
    <w:abstractNumId w:val="16"/>
  </w:num>
  <w:num w:numId="20">
    <w:abstractNumId w:val="16"/>
  </w:num>
  <w:num w:numId="21">
    <w:abstractNumId w:val="16"/>
  </w:num>
  <w:num w:numId="22">
    <w:abstractNumId w:val="16"/>
  </w:num>
  <w:num w:numId="23">
    <w:abstractNumId w:val="14"/>
  </w:num>
  <w:num w:numId="24">
    <w:abstractNumId w:val="8"/>
  </w:num>
  <w:num w:numId="25">
    <w:abstractNumId w:val="2"/>
  </w:num>
  <w:num w:numId="26">
    <w:abstractNumId w:val="15"/>
  </w:num>
  <w:num w:numId="27">
    <w:abstractNumId w:val="4"/>
  </w:num>
  <w:num w:numId="28">
    <w:abstractNumId w:val="16"/>
  </w:num>
  <w:num w:numId="29">
    <w:abstractNumId w:val="16"/>
  </w:num>
  <w:num w:numId="30">
    <w:abstractNumId w:val="16"/>
  </w:num>
  <w:num w:numId="31">
    <w:abstractNumId w:val="16"/>
  </w:num>
  <w:num w:numId="32">
    <w:abstractNumId w:val="16"/>
  </w:num>
  <w:num w:numId="33">
    <w:abstractNumId w:val="16"/>
  </w:num>
  <w:num w:numId="34">
    <w:abstractNumId w:val="16"/>
  </w:num>
  <w:num w:numId="35">
    <w:abstractNumId w:val="16"/>
  </w:num>
  <w:num w:numId="36">
    <w:abstractNumId w:val="16"/>
  </w:num>
  <w:num w:numId="37">
    <w:abstractNumId w:val="16"/>
  </w:num>
  <w:num w:numId="38">
    <w:abstractNumId w:val="16"/>
  </w:num>
  <w:num w:numId="39">
    <w:abstractNumId w:val="16"/>
  </w:num>
  <w:num w:numId="40">
    <w:abstractNumId w:val="16"/>
  </w:num>
  <w:num w:numId="41">
    <w:abstractNumId w:val="16"/>
  </w:num>
  <w:num w:numId="42">
    <w:abstractNumId w:val="16"/>
  </w:num>
  <w:num w:numId="43">
    <w:abstractNumId w:val="7"/>
  </w:num>
  <w:num w:numId="44">
    <w:abstractNumId w:val="1"/>
  </w:num>
  <w:num w:numId="45">
    <w:abstractNumId w:val="13"/>
  </w:num>
  <w:num w:numId="46">
    <w:abstractNumId w:val="9"/>
  </w:num>
  <w:num w:numId="4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trackRevisions/>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34DD9"/>
    <w:rsid w:val="000054E3"/>
    <w:rsid w:val="00010737"/>
    <w:rsid w:val="00011D98"/>
    <w:rsid w:val="000349F6"/>
    <w:rsid w:val="0003584D"/>
    <w:rsid w:val="00035C6B"/>
    <w:rsid w:val="00035E68"/>
    <w:rsid w:val="00044906"/>
    <w:rsid w:val="00045F30"/>
    <w:rsid w:val="00050E28"/>
    <w:rsid w:val="000515A3"/>
    <w:rsid w:val="0005287A"/>
    <w:rsid w:val="000545D0"/>
    <w:rsid w:val="00061886"/>
    <w:rsid w:val="00065F93"/>
    <w:rsid w:val="00073E63"/>
    <w:rsid w:val="0008182B"/>
    <w:rsid w:val="000829AE"/>
    <w:rsid w:val="00083C03"/>
    <w:rsid w:val="0008691D"/>
    <w:rsid w:val="00086A93"/>
    <w:rsid w:val="000874CA"/>
    <w:rsid w:val="000945C7"/>
    <w:rsid w:val="0009478A"/>
    <w:rsid w:val="00096982"/>
    <w:rsid w:val="00096BB4"/>
    <w:rsid w:val="000A3A68"/>
    <w:rsid w:val="000A6871"/>
    <w:rsid w:val="000A77E6"/>
    <w:rsid w:val="000B2050"/>
    <w:rsid w:val="000B45FD"/>
    <w:rsid w:val="000B7BB5"/>
    <w:rsid w:val="000D367A"/>
    <w:rsid w:val="000E086C"/>
    <w:rsid w:val="000E695A"/>
    <w:rsid w:val="000F084F"/>
    <w:rsid w:val="000F2965"/>
    <w:rsid w:val="000F432F"/>
    <w:rsid w:val="00103887"/>
    <w:rsid w:val="00104D70"/>
    <w:rsid w:val="00130EF7"/>
    <w:rsid w:val="00131B32"/>
    <w:rsid w:val="00132F29"/>
    <w:rsid w:val="00134190"/>
    <w:rsid w:val="001370AF"/>
    <w:rsid w:val="00137874"/>
    <w:rsid w:val="00141842"/>
    <w:rsid w:val="0014243A"/>
    <w:rsid w:val="00146BD5"/>
    <w:rsid w:val="001516F0"/>
    <w:rsid w:val="00151F53"/>
    <w:rsid w:val="0015238E"/>
    <w:rsid w:val="00153805"/>
    <w:rsid w:val="00154404"/>
    <w:rsid w:val="00154667"/>
    <w:rsid w:val="00156682"/>
    <w:rsid w:val="00157D2F"/>
    <w:rsid w:val="00157E78"/>
    <w:rsid w:val="00160FB4"/>
    <w:rsid w:val="00161C39"/>
    <w:rsid w:val="00162AB3"/>
    <w:rsid w:val="00162B68"/>
    <w:rsid w:val="001634D1"/>
    <w:rsid w:val="00164360"/>
    <w:rsid w:val="00167DB1"/>
    <w:rsid w:val="00167E82"/>
    <w:rsid w:val="0018377B"/>
    <w:rsid w:val="001845E7"/>
    <w:rsid w:val="0018525A"/>
    <w:rsid w:val="00186ADA"/>
    <w:rsid w:val="001878BD"/>
    <w:rsid w:val="001A1EC5"/>
    <w:rsid w:val="001A41ED"/>
    <w:rsid w:val="001A66AC"/>
    <w:rsid w:val="001B03B9"/>
    <w:rsid w:val="001B0C6B"/>
    <w:rsid w:val="001B66A6"/>
    <w:rsid w:val="001B6A5F"/>
    <w:rsid w:val="001B6F6E"/>
    <w:rsid w:val="001D25EB"/>
    <w:rsid w:val="001E2714"/>
    <w:rsid w:val="001E2D31"/>
    <w:rsid w:val="001E2FF0"/>
    <w:rsid w:val="001E3253"/>
    <w:rsid w:val="001E5A64"/>
    <w:rsid w:val="001F3E94"/>
    <w:rsid w:val="0020498A"/>
    <w:rsid w:val="00207848"/>
    <w:rsid w:val="00212232"/>
    <w:rsid w:val="00215455"/>
    <w:rsid w:val="002173E7"/>
    <w:rsid w:val="0022271F"/>
    <w:rsid w:val="0022314E"/>
    <w:rsid w:val="00227B58"/>
    <w:rsid w:val="00231273"/>
    <w:rsid w:val="0023186A"/>
    <w:rsid w:val="00232BB2"/>
    <w:rsid w:val="00236147"/>
    <w:rsid w:val="0023678B"/>
    <w:rsid w:val="00254F9A"/>
    <w:rsid w:val="00257385"/>
    <w:rsid w:val="00260CD0"/>
    <w:rsid w:val="002617B0"/>
    <w:rsid w:val="00262DD9"/>
    <w:rsid w:val="00262EC3"/>
    <w:rsid w:val="00266E4E"/>
    <w:rsid w:val="0027262B"/>
    <w:rsid w:val="00273376"/>
    <w:rsid w:val="002758C8"/>
    <w:rsid w:val="002761D7"/>
    <w:rsid w:val="00280BF4"/>
    <w:rsid w:val="00282D2C"/>
    <w:rsid w:val="00290DFD"/>
    <w:rsid w:val="00290F44"/>
    <w:rsid w:val="00296A0F"/>
    <w:rsid w:val="00297F0A"/>
    <w:rsid w:val="002A3071"/>
    <w:rsid w:val="002B2E37"/>
    <w:rsid w:val="002B4947"/>
    <w:rsid w:val="002B58D5"/>
    <w:rsid w:val="002C2063"/>
    <w:rsid w:val="002C6173"/>
    <w:rsid w:val="002C6818"/>
    <w:rsid w:val="002D310D"/>
    <w:rsid w:val="002E0018"/>
    <w:rsid w:val="002E1391"/>
    <w:rsid w:val="002E31E5"/>
    <w:rsid w:val="002E338E"/>
    <w:rsid w:val="002E3475"/>
    <w:rsid w:val="002E4698"/>
    <w:rsid w:val="002E6938"/>
    <w:rsid w:val="002F5A8D"/>
    <w:rsid w:val="002F6412"/>
    <w:rsid w:val="00305189"/>
    <w:rsid w:val="0031138E"/>
    <w:rsid w:val="00313BC6"/>
    <w:rsid w:val="00314EAB"/>
    <w:rsid w:val="00320931"/>
    <w:rsid w:val="0032418D"/>
    <w:rsid w:val="00326907"/>
    <w:rsid w:val="003429A8"/>
    <w:rsid w:val="00345534"/>
    <w:rsid w:val="00350F04"/>
    <w:rsid w:val="00351E6F"/>
    <w:rsid w:val="0035202B"/>
    <w:rsid w:val="00352ABF"/>
    <w:rsid w:val="003535F4"/>
    <w:rsid w:val="00353D28"/>
    <w:rsid w:val="00357D9D"/>
    <w:rsid w:val="003618C0"/>
    <w:rsid w:val="003664F8"/>
    <w:rsid w:val="003731A4"/>
    <w:rsid w:val="0037441B"/>
    <w:rsid w:val="00385305"/>
    <w:rsid w:val="00385A5B"/>
    <w:rsid w:val="00391E99"/>
    <w:rsid w:val="00392108"/>
    <w:rsid w:val="00393B09"/>
    <w:rsid w:val="003940D7"/>
    <w:rsid w:val="00395944"/>
    <w:rsid w:val="00396DEC"/>
    <w:rsid w:val="003A0E5E"/>
    <w:rsid w:val="003A3314"/>
    <w:rsid w:val="003A5565"/>
    <w:rsid w:val="003A725C"/>
    <w:rsid w:val="003B5A2A"/>
    <w:rsid w:val="003B5B06"/>
    <w:rsid w:val="003B70F0"/>
    <w:rsid w:val="003B71F1"/>
    <w:rsid w:val="003C0987"/>
    <w:rsid w:val="003C0D5F"/>
    <w:rsid w:val="003C1689"/>
    <w:rsid w:val="003C23A9"/>
    <w:rsid w:val="003C32BC"/>
    <w:rsid w:val="003C5D84"/>
    <w:rsid w:val="003C65AA"/>
    <w:rsid w:val="003C6C94"/>
    <w:rsid w:val="003C73D0"/>
    <w:rsid w:val="003C777A"/>
    <w:rsid w:val="003D10C6"/>
    <w:rsid w:val="003E3C68"/>
    <w:rsid w:val="003F3DEA"/>
    <w:rsid w:val="003F7BE0"/>
    <w:rsid w:val="004002C8"/>
    <w:rsid w:val="004003ED"/>
    <w:rsid w:val="00400DB8"/>
    <w:rsid w:val="004055FA"/>
    <w:rsid w:val="00406B70"/>
    <w:rsid w:val="004154DA"/>
    <w:rsid w:val="00416828"/>
    <w:rsid w:val="00421D17"/>
    <w:rsid w:val="0042326C"/>
    <w:rsid w:val="00424543"/>
    <w:rsid w:val="00425093"/>
    <w:rsid w:val="00426C36"/>
    <w:rsid w:val="00430C95"/>
    <w:rsid w:val="00432536"/>
    <w:rsid w:val="00434644"/>
    <w:rsid w:val="004355A1"/>
    <w:rsid w:val="00436614"/>
    <w:rsid w:val="00441742"/>
    <w:rsid w:val="00442C9C"/>
    <w:rsid w:val="00446F55"/>
    <w:rsid w:val="004519AD"/>
    <w:rsid w:val="00453341"/>
    <w:rsid w:val="00454F0F"/>
    <w:rsid w:val="004574D8"/>
    <w:rsid w:val="004578D7"/>
    <w:rsid w:val="004609D6"/>
    <w:rsid w:val="00466115"/>
    <w:rsid w:val="00471DB0"/>
    <w:rsid w:val="0048273D"/>
    <w:rsid w:val="004851BD"/>
    <w:rsid w:val="00486538"/>
    <w:rsid w:val="004922AD"/>
    <w:rsid w:val="00497A2C"/>
    <w:rsid w:val="004A0EEB"/>
    <w:rsid w:val="004A1A4B"/>
    <w:rsid w:val="004B1A4C"/>
    <w:rsid w:val="004B54EC"/>
    <w:rsid w:val="004B5769"/>
    <w:rsid w:val="004B646A"/>
    <w:rsid w:val="004C5AFA"/>
    <w:rsid w:val="004D2EB1"/>
    <w:rsid w:val="004D3B14"/>
    <w:rsid w:val="004D6B8F"/>
    <w:rsid w:val="004E16A9"/>
    <w:rsid w:val="004E48BB"/>
    <w:rsid w:val="004F2F68"/>
    <w:rsid w:val="004F3AAA"/>
    <w:rsid w:val="004F3AF4"/>
    <w:rsid w:val="004F3CFA"/>
    <w:rsid w:val="004F6698"/>
    <w:rsid w:val="0050531B"/>
    <w:rsid w:val="00513429"/>
    <w:rsid w:val="005222F3"/>
    <w:rsid w:val="00523B3D"/>
    <w:rsid w:val="00530C9E"/>
    <w:rsid w:val="00533459"/>
    <w:rsid w:val="005420FF"/>
    <w:rsid w:val="00547523"/>
    <w:rsid w:val="005534E2"/>
    <w:rsid w:val="00556A66"/>
    <w:rsid w:val="00556FA8"/>
    <w:rsid w:val="005632B4"/>
    <w:rsid w:val="0056437C"/>
    <w:rsid w:val="005647B4"/>
    <w:rsid w:val="00566462"/>
    <w:rsid w:val="00572B6D"/>
    <w:rsid w:val="00576894"/>
    <w:rsid w:val="00586CE7"/>
    <w:rsid w:val="00595E73"/>
    <w:rsid w:val="005A01E7"/>
    <w:rsid w:val="005A0ACF"/>
    <w:rsid w:val="005A2A5B"/>
    <w:rsid w:val="005B2DBB"/>
    <w:rsid w:val="005B35FF"/>
    <w:rsid w:val="005C24B6"/>
    <w:rsid w:val="005C415D"/>
    <w:rsid w:val="005C63A5"/>
    <w:rsid w:val="005D008A"/>
    <w:rsid w:val="005D03AA"/>
    <w:rsid w:val="005D097B"/>
    <w:rsid w:val="005D0A83"/>
    <w:rsid w:val="005D493B"/>
    <w:rsid w:val="005D5430"/>
    <w:rsid w:val="005D68B4"/>
    <w:rsid w:val="005D7674"/>
    <w:rsid w:val="005E306C"/>
    <w:rsid w:val="005E3DFF"/>
    <w:rsid w:val="005E5596"/>
    <w:rsid w:val="005F0B1F"/>
    <w:rsid w:val="005F5D12"/>
    <w:rsid w:val="00604187"/>
    <w:rsid w:val="00606FCE"/>
    <w:rsid w:val="00610A35"/>
    <w:rsid w:val="00612E2B"/>
    <w:rsid w:val="006141AB"/>
    <w:rsid w:val="00614EA2"/>
    <w:rsid w:val="00616431"/>
    <w:rsid w:val="0061718C"/>
    <w:rsid w:val="00620778"/>
    <w:rsid w:val="00623618"/>
    <w:rsid w:val="006240D8"/>
    <w:rsid w:val="0062422D"/>
    <w:rsid w:val="006303DF"/>
    <w:rsid w:val="006342E8"/>
    <w:rsid w:val="006344FD"/>
    <w:rsid w:val="00634E62"/>
    <w:rsid w:val="0063607F"/>
    <w:rsid w:val="00640C99"/>
    <w:rsid w:val="00654FE8"/>
    <w:rsid w:val="006555AF"/>
    <w:rsid w:val="0065641E"/>
    <w:rsid w:val="00660DFA"/>
    <w:rsid w:val="00661A6A"/>
    <w:rsid w:val="006745BC"/>
    <w:rsid w:val="0068052B"/>
    <w:rsid w:val="00680831"/>
    <w:rsid w:val="006811F6"/>
    <w:rsid w:val="00694DEB"/>
    <w:rsid w:val="00695AC5"/>
    <w:rsid w:val="00695EAC"/>
    <w:rsid w:val="006A03D5"/>
    <w:rsid w:val="006A117D"/>
    <w:rsid w:val="006A4F88"/>
    <w:rsid w:val="006B1BDD"/>
    <w:rsid w:val="006B1FE3"/>
    <w:rsid w:val="006B274D"/>
    <w:rsid w:val="006B2A7E"/>
    <w:rsid w:val="006B2BCA"/>
    <w:rsid w:val="006B42CB"/>
    <w:rsid w:val="006B4FBC"/>
    <w:rsid w:val="006C1AAF"/>
    <w:rsid w:val="006C2A75"/>
    <w:rsid w:val="006C4B50"/>
    <w:rsid w:val="006C4C09"/>
    <w:rsid w:val="006C5EA8"/>
    <w:rsid w:val="006C5EB8"/>
    <w:rsid w:val="006E0BBA"/>
    <w:rsid w:val="006E3AF6"/>
    <w:rsid w:val="006E4E45"/>
    <w:rsid w:val="006F2C91"/>
    <w:rsid w:val="006F3421"/>
    <w:rsid w:val="006F3BC5"/>
    <w:rsid w:val="006F6774"/>
    <w:rsid w:val="00703468"/>
    <w:rsid w:val="007047C4"/>
    <w:rsid w:val="00710A7F"/>
    <w:rsid w:val="00711C58"/>
    <w:rsid w:val="00713206"/>
    <w:rsid w:val="00714055"/>
    <w:rsid w:val="00714A17"/>
    <w:rsid w:val="00720B52"/>
    <w:rsid w:val="00720C00"/>
    <w:rsid w:val="00723B45"/>
    <w:rsid w:val="007240A6"/>
    <w:rsid w:val="00725A37"/>
    <w:rsid w:val="0072645A"/>
    <w:rsid w:val="007269B9"/>
    <w:rsid w:val="00727601"/>
    <w:rsid w:val="00730BB6"/>
    <w:rsid w:val="00734DD9"/>
    <w:rsid w:val="00735F1C"/>
    <w:rsid w:val="00740419"/>
    <w:rsid w:val="00756C25"/>
    <w:rsid w:val="00756F1C"/>
    <w:rsid w:val="00761FC5"/>
    <w:rsid w:val="00763C3A"/>
    <w:rsid w:val="0076589B"/>
    <w:rsid w:val="00771A56"/>
    <w:rsid w:val="0077265B"/>
    <w:rsid w:val="007738D5"/>
    <w:rsid w:val="00773C5D"/>
    <w:rsid w:val="00775A2B"/>
    <w:rsid w:val="007777C6"/>
    <w:rsid w:val="00780D1A"/>
    <w:rsid w:val="0078237F"/>
    <w:rsid w:val="007825FB"/>
    <w:rsid w:val="00784B9B"/>
    <w:rsid w:val="007854C6"/>
    <w:rsid w:val="0078674A"/>
    <w:rsid w:val="00790FD1"/>
    <w:rsid w:val="00793A56"/>
    <w:rsid w:val="007965C7"/>
    <w:rsid w:val="007A1502"/>
    <w:rsid w:val="007A20E9"/>
    <w:rsid w:val="007A3D58"/>
    <w:rsid w:val="007A3F62"/>
    <w:rsid w:val="007A4415"/>
    <w:rsid w:val="007A5D2C"/>
    <w:rsid w:val="007B0E1A"/>
    <w:rsid w:val="007B1A6A"/>
    <w:rsid w:val="007C4CBE"/>
    <w:rsid w:val="007C73F3"/>
    <w:rsid w:val="007D40D2"/>
    <w:rsid w:val="007E04C9"/>
    <w:rsid w:val="007E20FB"/>
    <w:rsid w:val="007E3232"/>
    <w:rsid w:val="007E32C3"/>
    <w:rsid w:val="007F1DB2"/>
    <w:rsid w:val="007F1ECA"/>
    <w:rsid w:val="007F6423"/>
    <w:rsid w:val="0080019B"/>
    <w:rsid w:val="00803681"/>
    <w:rsid w:val="00807C37"/>
    <w:rsid w:val="0081426D"/>
    <w:rsid w:val="008145F0"/>
    <w:rsid w:val="0081631D"/>
    <w:rsid w:val="008209B4"/>
    <w:rsid w:val="0082397B"/>
    <w:rsid w:val="00830542"/>
    <w:rsid w:val="00831134"/>
    <w:rsid w:val="00831B72"/>
    <w:rsid w:val="008337C4"/>
    <w:rsid w:val="00834C34"/>
    <w:rsid w:val="00835084"/>
    <w:rsid w:val="00835F47"/>
    <w:rsid w:val="00837AD8"/>
    <w:rsid w:val="0084043C"/>
    <w:rsid w:val="00845BAD"/>
    <w:rsid w:val="008479B9"/>
    <w:rsid w:val="0085090B"/>
    <w:rsid w:val="00853813"/>
    <w:rsid w:val="00856D78"/>
    <w:rsid w:val="00862006"/>
    <w:rsid w:val="00863431"/>
    <w:rsid w:val="008716BD"/>
    <w:rsid w:val="00875648"/>
    <w:rsid w:val="00876060"/>
    <w:rsid w:val="00876AC6"/>
    <w:rsid w:val="00880A35"/>
    <w:rsid w:val="008827BF"/>
    <w:rsid w:val="00886441"/>
    <w:rsid w:val="008873B2"/>
    <w:rsid w:val="00891F8D"/>
    <w:rsid w:val="008923C6"/>
    <w:rsid w:val="00892729"/>
    <w:rsid w:val="00897ED6"/>
    <w:rsid w:val="008B0685"/>
    <w:rsid w:val="008B0F85"/>
    <w:rsid w:val="008B5971"/>
    <w:rsid w:val="008B59F1"/>
    <w:rsid w:val="008B5D67"/>
    <w:rsid w:val="008B702C"/>
    <w:rsid w:val="008B7214"/>
    <w:rsid w:val="008B77BB"/>
    <w:rsid w:val="008C005F"/>
    <w:rsid w:val="008C1EB2"/>
    <w:rsid w:val="008D0C4E"/>
    <w:rsid w:val="008D1AFA"/>
    <w:rsid w:val="008D579F"/>
    <w:rsid w:val="008E242D"/>
    <w:rsid w:val="008E3F3F"/>
    <w:rsid w:val="008E5C02"/>
    <w:rsid w:val="008E656B"/>
    <w:rsid w:val="008E6D04"/>
    <w:rsid w:val="008F01D2"/>
    <w:rsid w:val="008F2538"/>
    <w:rsid w:val="008F4F5E"/>
    <w:rsid w:val="008F6F31"/>
    <w:rsid w:val="00902420"/>
    <w:rsid w:val="0090311E"/>
    <w:rsid w:val="00903FBF"/>
    <w:rsid w:val="009160FF"/>
    <w:rsid w:val="009177FF"/>
    <w:rsid w:val="00920096"/>
    <w:rsid w:val="0092081D"/>
    <w:rsid w:val="00920F79"/>
    <w:rsid w:val="00924C9A"/>
    <w:rsid w:val="0092555D"/>
    <w:rsid w:val="0093423F"/>
    <w:rsid w:val="00936214"/>
    <w:rsid w:val="009452A9"/>
    <w:rsid w:val="00945BD0"/>
    <w:rsid w:val="00945C20"/>
    <w:rsid w:val="00950099"/>
    <w:rsid w:val="009518BC"/>
    <w:rsid w:val="00951CE4"/>
    <w:rsid w:val="00957418"/>
    <w:rsid w:val="00964414"/>
    <w:rsid w:val="0096510B"/>
    <w:rsid w:val="00965717"/>
    <w:rsid w:val="009659D3"/>
    <w:rsid w:val="009667CA"/>
    <w:rsid w:val="0097193C"/>
    <w:rsid w:val="0097353C"/>
    <w:rsid w:val="00981273"/>
    <w:rsid w:val="00994052"/>
    <w:rsid w:val="009A51B5"/>
    <w:rsid w:val="009B3D18"/>
    <w:rsid w:val="009B4A7F"/>
    <w:rsid w:val="009B5223"/>
    <w:rsid w:val="009C6DFC"/>
    <w:rsid w:val="009D035E"/>
    <w:rsid w:val="009D09BF"/>
    <w:rsid w:val="009D3722"/>
    <w:rsid w:val="009D48B9"/>
    <w:rsid w:val="009D4F0E"/>
    <w:rsid w:val="009D716D"/>
    <w:rsid w:val="009D74A3"/>
    <w:rsid w:val="009E2CA8"/>
    <w:rsid w:val="009F0E52"/>
    <w:rsid w:val="009F0F3F"/>
    <w:rsid w:val="009F2749"/>
    <w:rsid w:val="009F3632"/>
    <w:rsid w:val="00A0111D"/>
    <w:rsid w:val="00A02614"/>
    <w:rsid w:val="00A02A7C"/>
    <w:rsid w:val="00A0361B"/>
    <w:rsid w:val="00A048AE"/>
    <w:rsid w:val="00A10514"/>
    <w:rsid w:val="00A12B74"/>
    <w:rsid w:val="00A13BEA"/>
    <w:rsid w:val="00A14981"/>
    <w:rsid w:val="00A20620"/>
    <w:rsid w:val="00A216F5"/>
    <w:rsid w:val="00A23ED5"/>
    <w:rsid w:val="00A2484A"/>
    <w:rsid w:val="00A264F8"/>
    <w:rsid w:val="00A30FB7"/>
    <w:rsid w:val="00A34910"/>
    <w:rsid w:val="00A421C9"/>
    <w:rsid w:val="00A4401B"/>
    <w:rsid w:val="00A45BFA"/>
    <w:rsid w:val="00A507E7"/>
    <w:rsid w:val="00A50B79"/>
    <w:rsid w:val="00A6072E"/>
    <w:rsid w:val="00A655A4"/>
    <w:rsid w:val="00A657EF"/>
    <w:rsid w:val="00A7178E"/>
    <w:rsid w:val="00A730AA"/>
    <w:rsid w:val="00A731C2"/>
    <w:rsid w:val="00A81415"/>
    <w:rsid w:val="00A83C2F"/>
    <w:rsid w:val="00A84E40"/>
    <w:rsid w:val="00A8715E"/>
    <w:rsid w:val="00A92EE0"/>
    <w:rsid w:val="00A935F4"/>
    <w:rsid w:val="00A95421"/>
    <w:rsid w:val="00A97FEC"/>
    <w:rsid w:val="00AA2158"/>
    <w:rsid w:val="00AA3230"/>
    <w:rsid w:val="00AA3B77"/>
    <w:rsid w:val="00AA4284"/>
    <w:rsid w:val="00AB18A3"/>
    <w:rsid w:val="00AB4FEB"/>
    <w:rsid w:val="00AB65B7"/>
    <w:rsid w:val="00AC2C79"/>
    <w:rsid w:val="00AC424E"/>
    <w:rsid w:val="00AC4A75"/>
    <w:rsid w:val="00AC7A69"/>
    <w:rsid w:val="00AD08D1"/>
    <w:rsid w:val="00AD1BD2"/>
    <w:rsid w:val="00AD1EFE"/>
    <w:rsid w:val="00AD3E43"/>
    <w:rsid w:val="00AD6D8E"/>
    <w:rsid w:val="00AE50B6"/>
    <w:rsid w:val="00AE5BB5"/>
    <w:rsid w:val="00AF188B"/>
    <w:rsid w:val="00AF3256"/>
    <w:rsid w:val="00AF5675"/>
    <w:rsid w:val="00B02A9C"/>
    <w:rsid w:val="00B05489"/>
    <w:rsid w:val="00B05E22"/>
    <w:rsid w:val="00B07737"/>
    <w:rsid w:val="00B11278"/>
    <w:rsid w:val="00B16561"/>
    <w:rsid w:val="00B241CC"/>
    <w:rsid w:val="00B30F2A"/>
    <w:rsid w:val="00B33A10"/>
    <w:rsid w:val="00B37C66"/>
    <w:rsid w:val="00B43361"/>
    <w:rsid w:val="00B43781"/>
    <w:rsid w:val="00B45597"/>
    <w:rsid w:val="00B45E6D"/>
    <w:rsid w:val="00B56758"/>
    <w:rsid w:val="00B57061"/>
    <w:rsid w:val="00B601D6"/>
    <w:rsid w:val="00B61F7B"/>
    <w:rsid w:val="00B64045"/>
    <w:rsid w:val="00B641BA"/>
    <w:rsid w:val="00B672BD"/>
    <w:rsid w:val="00B7194F"/>
    <w:rsid w:val="00B73DF6"/>
    <w:rsid w:val="00B7778E"/>
    <w:rsid w:val="00B77E2D"/>
    <w:rsid w:val="00B8038A"/>
    <w:rsid w:val="00B82D44"/>
    <w:rsid w:val="00B864C4"/>
    <w:rsid w:val="00B961A8"/>
    <w:rsid w:val="00BA0750"/>
    <w:rsid w:val="00BA1E9E"/>
    <w:rsid w:val="00BA4977"/>
    <w:rsid w:val="00BA5065"/>
    <w:rsid w:val="00BB08CF"/>
    <w:rsid w:val="00BB11F8"/>
    <w:rsid w:val="00BB1711"/>
    <w:rsid w:val="00BB4C03"/>
    <w:rsid w:val="00BB7EEF"/>
    <w:rsid w:val="00BC1605"/>
    <w:rsid w:val="00BC47C2"/>
    <w:rsid w:val="00BC481C"/>
    <w:rsid w:val="00BC7348"/>
    <w:rsid w:val="00BD6C81"/>
    <w:rsid w:val="00BD7355"/>
    <w:rsid w:val="00BE43CD"/>
    <w:rsid w:val="00BE6AA3"/>
    <w:rsid w:val="00BF7E22"/>
    <w:rsid w:val="00C035B2"/>
    <w:rsid w:val="00C1085A"/>
    <w:rsid w:val="00C10C4C"/>
    <w:rsid w:val="00C11CE9"/>
    <w:rsid w:val="00C12C82"/>
    <w:rsid w:val="00C131F0"/>
    <w:rsid w:val="00C14124"/>
    <w:rsid w:val="00C1424A"/>
    <w:rsid w:val="00C16760"/>
    <w:rsid w:val="00C2039A"/>
    <w:rsid w:val="00C242F5"/>
    <w:rsid w:val="00C322B4"/>
    <w:rsid w:val="00C34995"/>
    <w:rsid w:val="00C40EEF"/>
    <w:rsid w:val="00C417D9"/>
    <w:rsid w:val="00C428A0"/>
    <w:rsid w:val="00C437E7"/>
    <w:rsid w:val="00C5416F"/>
    <w:rsid w:val="00C67627"/>
    <w:rsid w:val="00C70A0E"/>
    <w:rsid w:val="00C74029"/>
    <w:rsid w:val="00C75B84"/>
    <w:rsid w:val="00C82666"/>
    <w:rsid w:val="00C85308"/>
    <w:rsid w:val="00C90318"/>
    <w:rsid w:val="00C91BBE"/>
    <w:rsid w:val="00C9774D"/>
    <w:rsid w:val="00CA209B"/>
    <w:rsid w:val="00CB3289"/>
    <w:rsid w:val="00CB4F20"/>
    <w:rsid w:val="00CB549D"/>
    <w:rsid w:val="00CC6DDC"/>
    <w:rsid w:val="00CC76B6"/>
    <w:rsid w:val="00CD6D25"/>
    <w:rsid w:val="00CD7E03"/>
    <w:rsid w:val="00CE17FB"/>
    <w:rsid w:val="00CE3C1F"/>
    <w:rsid w:val="00CE4F61"/>
    <w:rsid w:val="00CE591E"/>
    <w:rsid w:val="00CF354A"/>
    <w:rsid w:val="00CF69C2"/>
    <w:rsid w:val="00D00B32"/>
    <w:rsid w:val="00D13161"/>
    <w:rsid w:val="00D1400B"/>
    <w:rsid w:val="00D15232"/>
    <w:rsid w:val="00D159F1"/>
    <w:rsid w:val="00D2245A"/>
    <w:rsid w:val="00D25BF9"/>
    <w:rsid w:val="00D27388"/>
    <w:rsid w:val="00D3342C"/>
    <w:rsid w:val="00D350DF"/>
    <w:rsid w:val="00D416A4"/>
    <w:rsid w:val="00D50A8E"/>
    <w:rsid w:val="00D5514A"/>
    <w:rsid w:val="00D55F7C"/>
    <w:rsid w:val="00D57ABF"/>
    <w:rsid w:val="00D63403"/>
    <w:rsid w:val="00D669E8"/>
    <w:rsid w:val="00D7027A"/>
    <w:rsid w:val="00D753B7"/>
    <w:rsid w:val="00D754B8"/>
    <w:rsid w:val="00D8679F"/>
    <w:rsid w:val="00D90B1D"/>
    <w:rsid w:val="00D94FB0"/>
    <w:rsid w:val="00DA442B"/>
    <w:rsid w:val="00DA72CD"/>
    <w:rsid w:val="00DB2039"/>
    <w:rsid w:val="00DB428A"/>
    <w:rsid w:val="00DB5CF4"/>
    <w:rsid w:val="00DB5F26"/>
    <w:rsid w:val="00DC2F0A"/>
    <w:rsid w:val="00DC568B"/>
    <w:rsid w:val="00DC5AD9"/>
    <w:rsid w:val="00DC6365"/>
    <w:rsid w:val="00DD23B2"/>
    <w:rsid w:val="00DD2B26"/>
    <w:rsid w:val="00DD4D6E"/>
    <w:rsid w:val="00DE2174"/>
    <w:rsid w:val="00DE38A4"/>
    <w:rsid w:val="00DF279D"/>
    <w:rsid w:val="00DF37C3"/>
    <w:rsid w:val="00DF3EBD"/>
    <w:rsid w:val="00E01DA7"/>
    <w:rsid w:val="00E04206"/>
    <w:rsid w:val="00E07E48"/>
    <w:rsid w:val="00E13AC2"/>
    <w:rsid w:val="00E13CD6"/>
    <w:rsid w:val="00E145DF"/>
    <w:rsid w:val="00E176EF"/>
    <w:rsid w:val="00E2455C"/>
    <w:rsid w:val="00E246EA"/>
    <w:rsid w:val="00E24A95"/>
    <w:rsid w:val="00E26F8D"/>
    <w:rsid w:val="00E34764"/>
    <w:rsid w:val="00E35CBB"/>
    <w:rsid w:val="00E36A13"/>
    <w:rsid w:val="00E371B3"/>
    <w:rsid w:val="00E406E0"/>
    <w:rsid w:val="00E40B39"/>
    <w:rsid w:val="00E414E5"/>
    <w:rsid w:val="00E44F45"/>
    <w:rsid w:val="00E50148"/>
    <w:rsid w:val="00E5091E"/>
    <w:rsid w:val="00E511F7"/>
    <w:rsid w:val="00E513D9"/>
    <w:rsid w:val="00E524D8"/>
    <w:rsid w:val="00E53CD2"/>
    <w:rsid w:val="00E55167"/>
    <w:rsid w:val="00E563C9"/>
    <w:rsid w:val="00E60E37"/>
    <w:rsid w:val="00E61733"/>
    <w:rsid w:val="00E640E4"/>
    <w:rsid w:val="00E65568"/>
    <w:rsid w:val="00E65D77"/>
    <w:rsid w:val="00E662D9"/>
    <w:rsid w:val="00E71D4E"/>
    <w:rsid w:val="00E7747D"/>
    <w:rsid w:val="00E85EF5"/>
    <w:rsid w:val="00E8653D"/>
    <w:rsid w:val="00E97115"/>
    <w:rsid w:val="00EA0670"/>
    <w:rsid w:val="00EA4039"/>
    <w:rsid w:val="00EA4CDE"/>
    <w:rsid w:val="00EA516F"/>
    <w:rsid w:val="00EA7AF3"/>
    <w:rsid w:val="00EA7F2A"/>
    <w:rsid w:val="00EB052A"/>
    <w:rsid w:val="00EB1AD4"/>
    <w:rsid w:val="00EB6359"/>
    <w:rsid w:val="00EC00EF"/>
    <w:rsid w:val="00EC251B"/>
    <w:rsid w:val="00EC3316"/>
    <w:rsid w:val="00EC37FE"/>
    <w:rsid w:val="00EC4005"/>
    <w:rsid w:val="00EC5660"/>
    <w:rsid w:val="00ED5926"/>
    <w:rsid w:val="00EE0355"/>
    <w:rsid w:val="00EE0B4C"/>
    <w:rsid w:val="00EE6473"/>
    <w:rsid w:val="00EE7AF2"/>
    <w:rsid w:val="00EF11F4"/>
    <w:rsid w:val="00EF269B"/>
    <w:rsid w:val="00EF419C"/>
    <w:rsid w:val="00EF674D"/>
    <w:rsid w:val="00EF710E"/>
    <w:rsid w:val="00F010E8"/>
    <w:rsid w:val="00F01C15"/>
    <w:rsid w:val="00F034CB"/>
    <w:rsid w:val="00F03BF4"/>
    <w:rsid w:val="00F03F78"/>
    <w:rsid w:val="00F05F26"/>
    <w:rsid w:val="00F05FA6"/>
    <w:rsid w:val="00F133C1"/>
    <w:rsid w:val="00F13D2D"/>
    <w:rsid w:val="00F22BED"/>
    <w:rsid w:val="00F2557C"/>
    <w:rsid w:val="00F40F00"/>
    <w:rsid w:val="00F4175D"/>
    <w:rsid w:val="00F45C4D"/>
    <w:rsid w:val="00F47C5D"/>
    <w:rsid w:val="00F508D9"/>
    <w:rsid w:val="00F560EE"/>
    <w:rsid w:val="00F56194"/>
    <w:rsid w:val="00F6450F"/>
    <w:rsid w:val="00F64B12"/>
    <w:rsid w:val="00F6544D"/>
    <w:rsid w:val="00F704B1"/>
    <w:rsid w:val="00F73133"/>
    <w:rsid w:val="00F73191"/>
    <w:rsid w:val="00F73A1F"/>
    <w:rsid w:val="00F74147"/>
    <w:rsid w:val="00F76B62"/>
    <w:rsid w:val="00F8054F"/>
    <w:rsid w:val="00F81D36"/>
    <w:rsid w:val="00F8441B"/>
    <w:rsid w:val="00F91FE1"/>
    <w:rsid w:val="00F93D7B"/>
    <w:rsid w:val="00F953F0"/>
    <w:rsid w:val="00F956AF"/>
    <w:rsid w:val="00FA0228"/>
    <w:rsid w:val="00FA07CD"/>
    <w:rsid w:val="00FA1C2C"/>
    <w:rsid w:val="00FA1CC6"/>
    <w:rsid w:val="00FA248B"/>
    <w:rsid w:val="00FB5F3B"/>
    <w:rsid w:val="00FC1617"/>
    <w:rsid w:val="00FC2819"/>
    <w:rsid w:val="00FC5EFF"/>
    <w:rsid w:val="00FD7762"/>
    <w:rsid w:val="00FE12D1"/>
    <w:rsid w:val="00FE1A04"/>
    <w:rsid w:val="00FF2FF9"/>
    <w:rsid w:val="00FF57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E9A1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E1391"/>
    <w:pPr>
      <w:spacing w:before="120" w:after="0" w:line="288" w:lineRule="auto"/>
      <w:jc w:val="both"/>
    </w:pPr>
    <w:rPr>
      <w:rFonts w:ascii="Times New Roman" w:hAnsi="Times New Roman"/>
      <w:sz w:val="24"/>
    </w:rPr>
  </w:style>
  <w:style w:type="paragraph" w:styleId="Heading1">
    <w:name w:val="heading 1"/>
    <w:basedOn w:val="Normal"/>
    <w:next w:val="Normal"/>
    <w:link w:val="Heading1Char"/>
    <w:uiPriority w:val="9"/>
    <w:qFormat/>
    <w:rsid w:val="005D493B"/>
    <w:pPr>
      <w:keepNext/>
      <w:keepLines/>
      <w:numPr>
        <w:numId w:val="4"/>
      </w:numPr>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D493B"/>
    <w:pPr>
      <w:keepNext/>
      <w:keepLines/>
      <w:numPr>
        <w:ilvl w:val="1"/>
        <w:numId w:val="4"/>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D493B"/>
    <w:pPr>
      <w:keepNext/>
      <w:keepLines/>
      <w:numPr>
        <w:ilvl w:val="2"/>
        <w:numId w:val="4"/>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5D493B"/>
    <w:pPr>
      <w:keepNext/>
      <w:keepLines/>
      <w:numPr>
        <w:ilvl w:val="3"/>
        <w:numId w:val="4"/>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7E20FB"/>
    <w:pPr>
      <w:keepNext/>
      <w:keepLines/>
      <w:numPr>
        <w:ilvl w:val="4"/>
        <w:numId w:val="4"/>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7E20FB"/>
    <w:pPr>
      <w:keepNext/>
      <w:keepLines/>
      <w:numPr>
        <w:ilvl w:val="5"/>
        <w:numId w:val="4"/>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7E20FB"/>
    <w:pPr>
      <w:keepNext/>
      <w:keepLines/>
      <w:numPr>
        <w:ilvl w:val="6"/>
        <w:numId w:val="4"/>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7E20FB"/>
    <w:pPr>
      <w:keepNext/>
      <w:keepLines/>
      <w:numPr>
        <w:ilvl w:val="7"/>
        <w:numId w:val="4"/>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E20FB"/>
    <w:pPr>
      <w:keepNext/>
      <w:keepLines/>
      <w:numPr>
        <w:ilvl w:val="8"/>
        <w:numId w:val="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01C15"/>
    <w:pPr>
      <w:ind w:left="720"/>
      <w:contextualSpacing/>
    </w:pPr>
  </w:style>
  <w:style w:type="character" w:customStyle="1" w:styleId="Heading1Char">
    <w:name w:val="Heading 1 Char"/>
    <w:basedOn w:val="DefaultParagraphFont"/>
    <w:link w:val="Heading1"/>
    <w:uiPriority w:val="9"/>
    <w:rsid w:val="005D493B"/>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5D493B"/>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D493B"/>
    <w:rPr>
      <w:rFonts w:asciiTheme="majorHAnsi" w:eastAsiaTheme="majorEastAsia" w:hAnsiTheme="majorHAnsi" w:cstheme="majorBidi"/>
      <w:b/>
      <w:bCs/>
      <w:color w:val="4F81BD" w:themeColor="accent1"/>
      <w:sz w:val="24"/>
    </w:rPr>
  </w:style>
  <w:style w:type="character" w:customStyle="1" w:styleId="Heading4Char">
    <w:name w:val="Heading 4 Char"/>
    <w:basedOn w:val="DefaultParagraphFont"/>
    <w:link w:val="Heading4"/>
    <w:uiPriority w:val="9"/>
    <w:rsid w:val="005D493B"/>
    <w:rPr>
      <w:rFonts w:asciiTheme="majorHAnsi" w:eastAsiaTheme="majorEastAsia" w:hAnsiTheme="majorHAnsi" w:cstheme="majorBidi"/>
      <w:b/>
      <w:bCs/>
      <w:i/>
      <w:iCs/>
      <w:color w:val="4F81BD" w:themeColor="accent1"/>
      <w:sz w:val="24"/>
    </w:rPr>
  </w:style>
  <w:style w:type="paragraph" w:styleId="BalloonText">
    <w:name w:val="Balloon Text"/>
    <w:basedOn w:val="Normal"/>
    <w:link w:val="BalloonTextChar"/>
    <w:uiPriority w:val="99"/>
    <w:semiHidden/>
    <w:unhideWhenUsed/>
    <w:rsid w:val="003429A8"/>
    <w:pPr>
      <w:spacing w:before="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429A8"/>
    <w:rPr>
      <w:rFonts w:ascii="Tahoma" w:hAnsi="Tahoma" w:cs="Tahoma"/>
      <w:sz w:val="16"/>
      <w:szCs w:val="16"/>
    </w:rPr>
  </w:style>
  <w:style w:type="paragraph" w:styleId="NormalWeb">
    <w:name w:val="Normal (Web)"/>
    <w:basedOn w:val="Normal"/>
    <w:uiPriority w:val="99"/>
    <w:semiHidden/>
    <w:unhideWhenUsed/>
    <w:rsid w:val="005A2A5B"/>
    <w:pPr>
      <w:spacing w:before="100" w:beforeAutospacing="1" w:after="100" w:afterAutospacing="1" w:line="240" w:lineRule="auto"/>
    </w:pPr>
    <w:rPr>
      <w:rFonts w:eastAsia="Times New Roman" w:cs="Times New Roman"/>
      <w:szCs w:val="24"/>
    </w:rPr>
  </w:style>
  <w:style w:type="table" w:styleId="TableGrid">
    <w:name w:val="Table Grid"/>
    <w:basedOn w:val="TableNormal"/>
    <w:uiPriority w:val="59"/>
    <w:rsid w:val="00BA506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3618C0"/>
    <w:pPr>
      <w:tabs>
        <w:tab w:val="center" w:pos="4680"/>
        <w:tab w:val="right" w:pos="9360"/>
      </w:tabs>
      <w:spacing w:before="0" w:line="240" w:lineRule="auto"/>
    </w:pPr>
  </w:style>
  <w:style w:type="character" w:customStyle="1" w:styleId="HeaderChar">
    <w:name w:val="Header Char"/>
    <w:basedOn w:val="DefaultParagraphFont"/>
    <w:link w:val="Header"/>
    <w:uiPriority w:val="99"/>
    <w:rsid w:val="003618C0"/>
    <w:rPr>
      <w:rFonts w:ascii="Times New Roman" w:hAnsi="Times New Roman"/>
      <w:sz w:val="24"/>
    </w:rPr>
  </w:style>
  <w:style w:type="paragraph" w:styleId="Footer">
    <w:name w:val="footer"/>
    <w:basedOn w:val="Normal"/>
    <w:link w:val="FooterChar"/>
    <w:uiPriority w:val="99"/>
    <w:unhideWhenUsed/>
    <w:rsid w:val="003618C0"/>
    <w:pPr>
      <w:tabs>
        <w:tab w:val="center" w:pos="4680"/>
        <w:tab w:val="right" w:pos="9360"/>
      </w:tabs>
      <w:spacing w:before="0" w:line="240" w:lineRule="auto"/>
    </w:pPr>
  </w:style>
  <w:style w:type="character" w:customStyle="1" w:styleId="FooterChar">
    <w:name w:val="Footer Char"/>
    <w:basedOn w:val="DefaultParagraphFont"/>
    <w:link w:val="Footer"/>
    <w:uiPriority w:val="99"/>
    <w:rsid w:val="003618C0"/>
    <w:rPr>
      <w:rFonts w:ascii="Times New Roman" w:hAnsi="Times New Roman"/>
      <w:sz w:val="24"/>
    </w:rPr>
  </w:style>
  <w:style w:type="paragraph" w:styleId="FootnoteText">
    <w:name w:val="footnote text"/>
    <w:basedOn w:val="Normal"/>
    <w:link w:val="FootnoteTextChar"/>
    <w:uiPriority w:val="99"/>
    <w:semiHidden/>
    <w:unhideWhenUsed/>
    <w:rsid w:val="00434644"/>
    <w:pPr>
      <w:spacing w:before="0" w:line="240" w:lineRule="auto"/>
    </w:pPr>
    <w:rPr>
      <w:sz w:val="20"/>
      <w:szCs w:val="20"/>
    </w:rPr>
  </w:style>
  <w:style w:type="character" w:customStyle="1" w:styleId="FootnoteTextChar">
    <w:name w:val="Footnote Text Char"/>
    <w:basedOn w:val="DefaultParagraphFont"/>
    <w:link w:val="FootnoteText"/>
    <w:uiPriority w:val="99"/>
    <w:semiHidden/>
    <w:rsid w:val="00434644"/>
    <w:rPr>
      <w:rFonts w:ascii="Times New Roman" w:hAnsi="Times New Roman"/>
      <w:sz w:val="20"/>
      <w:szCs w:val="20"/>
    </w:rPr>
  </w:style>
  <w:style w:type="paragraph" w:styleId="NoSpacing">
    <w:name w:val="No Spacing"/>
    <w:uiPriority w:val="1"/>
    <w:qFormat/>
    <w:rsid w:val="00A95421"/>
    <w:pPr>
      <w:spacing w:after="0" w:line="240" w:lineRule="auto"/>
    </w:pPr>
    <w:rPr>
      <w:rFonts w:ascii="Times New Roman" w:hAnsi="Times New Roman"/>
      <w:sz w:val="24"/>
    </w:rPr>
  </w:style>
  <w:style w:type="character" w:customStyle="1" w:styleId="Heading5Char">
    <w:name w:val="Heading 5 Char"/>
    <w:basedOn w:val="DefaultParagraphFont"/>
    <w:link w:val="Heading5"/>
    <w:uiPriority w:val="9"/>
    <w:semiHidden/>
    <w:rsid w:val="007E20FB"/>
    <w:rPr>
      <w:rFonts w:asciiTheme="majorHAnsi" w:eastAsiaTheme="majorEastAsia" w:hAnsiTheme="majorHAnsi" w:cstheme="majorBidi"/>
      <w:color w:val="365F91" w:themeColor="accent1" w:themeShade="BF"/>
      <w:sz w:val="24"/>
    </w:rPr>
  </w:style>
  <w:style w:type="character" w:customStyle="1" w:styleId="Heading6Char">
    <w:name w:val="Heading 6 Char"/>
    <w:basedOn w:val="DefaultParagraphFont"/>
    <w:link w:val="Heading6"/>
    <w:uiPriority w:val="9"/>
    <w:semiHidden/>
    <w:rsid w:val="007E20FB"/>
    <w:rPr>
      <w:rFonts w:asciiTheme="majorHAnsi" w:eastAsiaTheme="majorEastAsia" w:hAnsiTheme="majorHAnsi" w:cstheme="majorBidi"/>
      <w:color w:val="243F60" w:themeColor="accent1" w:themeShade="7F"/>
      <w:sz w:val="24"/>
    </w:rPr>
  </w:style>
  <w:style w:type="character" w:customStyle="1" w:styleId="Heading7Char">
    <w:name w:val="Heading 7 Char"/>
    <w:basedOn w:val="DefaultParagraphFont"/>
    <w:link w:val="Heading7"/>
    <w:uiPriority w:val="9"/>
    <w:semiHidden/>
    <w:rsid w:val="007E20FB"/>
    <w:rPr>
      <w:rFonts w:asciiTheme="majorHAnsi" w:eastAsiaTheme="majorEastAsia" w:hAnsiTheme="majorHAnsi" w:cstheme="majorBidi"/>
      <w:i/>
      <w:iCs/>
      <w:color w:val="243F60" w:themeColor="accent1" w:themeShade="7F"/>
      <w:sz w:val="24"/>
    </w:rPr>
  </w:style>
  <w:style w:type="character" w:customStyle="1" w:styleId="Heading8Char">
    <w:name w:val="Heading 8 Char"/>
    <w:basedOn w:val="DefaultParagraphFont"/>
    <w:link w:val="Heading8"/>
    <w:uiPriority w:val="9"/>
    <w:semiHidden/>
    <w:rsid w:val="007E20F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E20FB"/>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7E20FB"/>
    <w:pPr>
      <w:numPr>
        <w:numId w:val="0"/>
      </w:numPr>
      <w:spacing w:before="240" w:line="259" w:lineRule="auto"/>
      <w:outlineLvl w:val="9"/>
    </w:pPr>
    <w:rPr>
      <w:b w:val="0"/>
      <w:bCs w:val="0"/>
      <w:sz w:val="32"/>
      <w:szCs w:val="32"/>
    </w:rPr>
  </w:style>
  <w:style w:type="paragraph" w:styleId="TOC1">
    <w:name w:val="toc 1"/>
    <w:basedOn w:val="Normal"/>
    <w:next w:val="Normal"/>
    <w:autoRedefine/>
    <w:uiPriority w:val="39"/>
    <w:unhideWhenUsed/>
    <w:rsid w:val="007E20FB"/>
    <w:pPr>
      <w:spacing w:after="100"/>
    </w:pPr>
  </w:style>
  <w:style w:type="paragraph" w:styleId="TOC2">
    <w:name w:val="toc 2"/>
    <w:basedOn w:val="Normal"/>
    <w:next w:val="Normal"/>
    <w:autoRedefine/>
    <w:uiPriority w:val="39"/>
    <w:unhideWhenUsed/>
    <w:rsid w:val="007E20FB"/>
    <w:pPr>
      <w:spacing w:after="100"/>
      <w:ind w:left="240"/>
    </w:pPr>
  </w:style>
  <w:style w:type="paragraph" w:styleId="TOC3">
    <w:name w:val="toc 3"/>
    <w:basedOn w:val="Normal"/>
    <w:next w:val="Normal"/>
    <w:autoRedefine/>
    <w:uiPriority w:val="39"/>
    <w:unhideWhenUsed/>
    <w:rsid w:val="007E20FB"/>
    <w:pPr>
      <w:spacing w:after="100"/>
      <w:ind w:left="480"/>
    </w:pPr>
  </w:style>
  <w:style w:type="character" w:styleId="Hyperlink">
    <w:name w:val="Hyperlink"/>
    <w:basedOn w:val="DefaultParagraphFont"/>
    <w:uiPriority w:val="99"/>
    <w:unhideWhenUsed/>
    <w:rsid w:val="007E20FB"/>
    <w:rPr>
      <w:color w:val="0000FF" w:themeColor="hyperlink"/>
      <w:u w:val="single"/>
    </w:rPr>
  </w:style>
  <w:style w:type="character" w:styleId="CommentReference">
    <w:name w:val="annotation reference"/>
    <w:basedOn w:val="DefaultParagraphFont"/>
    <w:uiPriority w:val="99"/>
    <w:semiHidden/>
    <w:unhideWhenUsed/>
    <w:rsid w:val="00EA7AF3"/>
    <w:rPr>
      <w:sz w:val="16"/>
      <w:szCs w:val="16"/>
    </w:rPr>
  </w:style>
  <w:style w:type="paragraph" w:styleId="CommentText">
    <w:name w:val="annotation text"/>
    <w:basedOn w:val="Normal"/>
    <w:link w:val="CommentTextChar"/>
    <w:uiPriority w:val="99"/>
    <w:semiHidden/>
    <w:unhideWhenUsed/>
    <w:rsid w:val="00EA7AF3"/>
    <w:pPr>
      <w:spacing w:line="240" w:lineRule="auto"/>
    </w:pPr>
    <w:rPr>
      <w:sz w:val="20"/>
      <w:szCs w:val="20"/>
    </w:rPr>
  </w:style>
  <w:style w:type="character" w:customStyle="1" w:styleId="CommentTextChar">
    <w:name w:val="Comment Text Char"/>
    <w:basedOn w:val="DefaultParagraphFont"/>
    <w:link w:val="CommentText"/>
    <w:uiPriority w:val="99"/>
    <w:semiHidden/>
    <w:rsid w:val="00EA7AF3"/>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EA7AF3"/>
    <w:rPr>
      <w:b/>
      <w:bCs/>
    </w:rPr>
  </w:style>
  <w:style w:type="character" w:customStyle="1" w:styleId="CommentSubjectChar">
    <w:name w:val="Comment Subject Char"/>
    <w:basedOn w:val="CommentTextChar"/>
    <w:link w:val="CommentSubject"/>
    <w:uiPriority w:val="99"/>
    <w:semiHidden/>
    <w:rsid w:val="00EA7AF3"/>
    <w:rPr>
      <w:rFonts w:ascii="Times New Roman" w:hAnsi="Times New Roman"/>
      <w:b/>
      <w:bCs/>
      <w:sz w:val="20"/>
      <w:szCs w:val="20"/>
    </w:rPr>
  </w:style>
  <w:style w:type="paragraph" w:styleId="Caption">
    <w:name w:val="caption"/>
    <w:basedOn w:val="Normal"/>
    <w:next w:val="Normal"/>
    <w:uiPriority w:val="35"/>
    <w:unhideWhenUsed/>
    <w:qFormat/>
    <w:rsid w:val="00C035B2"/>
    <w:pPr>
      <w:spacing w:after="200" w:line="240" w:lineRule="auto"/>
      <w:jc w:val="center"/>
    </w:pPr>
    <w:rPr>
      <w:i/>
      <w:iCs/>
      <w:szCs w:val="18"/>
    </w:rPr>
  </w:style>
  <w:style w:type="character" w:styleId="FootnoteReference">
    <w:name w:val="footnote reference"/>
    <w:basedOn w:val="DefaultParagraphFont"/>
    <w:uiPriority w:val="99"/>
    <w:semiHidden/>
    <w:unhideWhenUsed/>
    <w:rsid w:val="00D350DF"/>
    <w:rPr>
      <w:vertAlign w:val="superscript"/>
    </w:rPr>
  </w:style>
  <w:style w:type="paragraph" w:customStyle="1" w:styleId="StyleLatinArial22ptBoldCenteredBefore18pt">
    <w:name w:val="Style (Latin) Arial 22 pt Bold Centered Before:  18 pt"/>
    <w:basedOn w:val="Normal"/>
    <w:rsid w:val="005632B4"/>
    <w:pPr>
      <w:spacing w:before="360"/>
      <w:jc w:val="center"/>
    </w:pPr>
    <w:rPr>
      <w:rFonts w:ascii="Arial" w:eastAsia="Times New Roman" w:hAnsi="Arial" w:cs="Times New Roman"/>
      <w:b/>
      <w:bCs/>
      <w:color w:val="333399"/>
      <w:sz w:val="44"/>
      <w:szCs w:val="20"/>
      <w:lang w:eastAsia="ko-KR"/>
    </w:rPr>
  </w:style>
  <w:style w:type="paragraph" w:styleId="Revision">
    <w:name w:val="Revision"/>
    <w:hidden/>
    <w:uiPriority w:val="99"/>
    <w:semiHidden/>
    <w:rsid w:val="002B4947"/>
    <w:pPr>
      <w:spacing w:after="0" w:line="240" w:lineRule="auto"/>
    </w:pPr>
    <w:rPr>
      <w:rFonts w:ascii="Times New Roman" w:hAnsi="Times New Roman"/>
      <w:sz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E1391"/>
    <w:pPr>
      <w:spacing w:before="120" w:after="0" w:line="288" w:lineRule="auto"/>
      <w:jc w:val="both"/>
    </w:pPr>
    <w:rPr>
      <w:rFonts w:ascii="Times New Roman" w:hAnsi="Times New Roman"/>
      <w:sz w:val="24"/>
    </w:rPr>
  </w:style>
  <w:style w:type="paragraph" w:styleId="Heading1">
    <w:name w:val="heading 1"/>
    <w:basedOn w:val="Normal"/>
    <w:next w:val="Normal"/>
    <w:link w:val="Heading1Char"/>
    <w:uiPriority w:val="9"/>
    <w:qFormat/>
    <w:rsid w:val="005D493B"/>
    <w:pPr>
      <w:keepNext/>
      <w:keepLines/>
      <w:numPr>
        <w:numId w:val="4"/>
      </w:numPr>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D493B"/>
    <w:pPr>
      <w:keepNext/>
      <w:keepLines/>
      <w:numPr>
        <w:ilvl w:val="1"/>
        <w:numId w:val="4"/>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D493B"/>
    <w:pPr>
      <w:keepNext/>
      <w:keepLines/>
      <w:numPr>
        <w:ilvl w:val="2"/>
        <w:numId w:val="4"/>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5D493B"/>
    <w:pPr>
      <w:keepNext/>
      <w:keepLines/>
      <w:numPr>
        <w:ilvl w:val="3"/>
        <w:numId w:val="4"/>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7E20FB"/>
    <w:pPr>
      <w:keepNext/>
      <w:keepLines/>
      <w:numPr>
        <w:ilvl w:val="4"/>
        <w:numId w:val="4"/>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7E20FB"/>
    <w:pPr>
      <w:keepNext/>
      <w:keepLines/>
      <w:numPr>
        <w:ilvl w:val="5"/>
        <w:numId w:val="4"/>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7E20FB"/>
    <w:pPr>
      <w:keepNext/>
      <w:keepLines/>
      <w:numPr>
        <w:ilvl w:val="6"/>
        <w:numId w:val="4"/>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7E20FB"/>
    <w:pPr>
      <w:keepNext/>
      <w:keepLines/>
      <w:numPr>
        <w:ilvl w:val="7"/>
        <w:numId w:val="4"/>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E20FB"/>
    <w:pPr>
      <w:keepNext/>
      <w:keepLines/>
      <w:numPr>
        <w:ilvl w:val="8"/>
        <w:numId w:val="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01C15"/>
    <w:pPr>
      <w:ind w:left="720"/>
      <w:contextualSpacing/>
    </w:pPr>
  </w:style>
  <w:style w:type="character" w:customStyle="1" w:styleId="Heading1Char">
    <w:name w:val="Heading 1 Char"/>
    <w:basedOn w:val="DefaultParagraphFont"/>
    <w:link w:val="Heading1"/>
    <w:uiPriority w:val="9"/>
    <w:rsid w:val="005D493B"/>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5D493B"/>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D493B"/>
    <w:rPr>
      <w:rFonts w:asciiTheme="majorHAnsi" w:eastAsiaTheme="majorEastAsia" w:hAnsiTheme="majorHAnsi" w:cstheme="majorBidi"/>
      <w:b/>
      <w:bCs/>
      <w:color w:val="4F81BD" w:themeColor="accent1"/>
      <w:sz w:val="24"/>
    </w:rPr>
  </w:style>
  <w:style w:type="character" w:customStyle="1" w:styleId="Heading4Char">
    <w:name w:val="Heading 4 Char"/>
    <w:basedOn w:val="DefaultParagraphFont"/>
    <w:link w:val="Heading4"/>
    <w:uiPriority w:val="9"/>
    <w:rsid w:val="005D493B"/>
    <w:rPr>
      <w:rFonts w:asciiTheme="majorHAnsi" w:eastAsiaTheme="majorEastAsia" w:hAnsiTheme="majorHAnsi" w:cstheme="majorBidi"/>
      <w:b/>
      <w:bCs/>
      <w:i/>
      <w:iCs/>
      <w:color w:val="4F81BD" w:themeColor="accent1"/>
      <w:sz w:val="24"/>
    </w:rPr>
  </w:style>
  <w:style w:type="paragraph" w:styleId="BalloonText">
    <w:name w:val="Balloon Text"/>
    <w:basedOn w:val="Normal"/>
    <w:link w:val="BalloonTextChar"/>
    <w:uiPriority w:val="99"/>
    <w:semiHidden/>
    <w:unhideWhenUsed/>
    <w:rsid w:val="003429A8"/>
    <w:pPr>
      <w:spacing w:before="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429A8"/>
    <w:rPr>
      <w:rFonts w:ascii="Tahoma" w:hAnsi="Tahoma" w:cs="Tahoma"/>
      <w:sz w:val="16"/>
      <w:szCs w:val="16"/>
    </w:rPr>
  </w:style>
  <w:style w:type="paragraph" w:styleId="NormalWeb">
    <w:name w:val="Normal (Web)"/>
    <w:basedOn w:val="Normal"/>
    <w:uiPriority w:val="99"/>
    <w:semiHidden/>
    <w:unhideWhenUsed/>
    <w:rsid w:val="005A2A5B"/>
    <w:pPr>
      <w:spacing w:before="100" w:beforeAutospacing="1" w:after="100" w:afterAutospacing="1" w:line="240" w:lineRule="auto"/>
    </w:pPr>
    <w:rPr>
      <w:rFonts w:eastAsia="Times New Roman" w:cs="Times New Roman"/>
      <w:szCs w:val="24"/>
    </w:rPr>
  </w:style>
  <w:style w:type="table" w:styleId="TableGrid">
    <w:name w:val="Table Grid"/>
    <w:basedOn w:val="TableNormal"/>
    <w:uiPriority w:val="59"/>
    <w:rsid w:val="00BA506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3618C0"/>
    <w:pPr>
      <w:tabs>
        <w:tab w:val="center" w:pos="4680"/>
        <w:tab w:val="right" w:pos="9360"/>
      </w:tabs>
      <w:spacing w:before="0" w:line="240" w:lineRule="auto"/>
    </w:pPr>
  </w:style>
  <w:style w:type="character" w:customStyle="1" w:styleId="HeaderChar">
    <w:name w:val="Header Char"/>
    <w:basedOn w:val="DefaultParagraphFont"/>
    <w:link w:val="Header"/>
    <w:uiPriority w:val="99"/>
    <w:rsid w:val="003618C0"/>
    <w:rPr>
      <w:rFonts w:ascii="Times New Roman" w:hAnsi="Times New Roman"/>
      <w:sz w:val="24"/>
    </w:rPr>
  </w:style>
  <w:style w:type="paragraph" w:styleId="Footer">
    <w:name w:val="footer"/>
    <w:basedOn w:val="Normal"/>
    <w:link w:val="FooterChar"/>
    <w:uiPriority w:val="99"/>
    <w:unhideWhenUsed/>
    <w:rsid w:val="003618C0"/>
    <w:pPr>
      <w:tabs>
        <w:tab w:val="center" w:pos="4680"/>
        <w:tab w:val="right" w:pos="9360"/>
      </w:tabs>
      <w:spacing w:before="0" w:line="240" w:lineRule="auto"/>
    </w:pPr>
  </w:style>
  <w:style w:type="character" w:customStyle="1" w:styleId="FooterChar">
    <w:name w:val="Footer Char"/>
    <w:basedOn w:val="DefaultParagraphFont"/>
    <w:link w:val="Footer"/>
    <w:uiPriority w:val="99"/>
    <w:rsid w:val="003618C0"/>
    <w:rPr>
      <w:rFonts w:ascii="Times New Roman" w:hAnsi="Times New Roman"/>
      <w:sz w:val="24"/>
    </w:rPr>
  </w:style>
  <w:style w:type="paragraph" w:styleId="FootnoteText">
    <w:name w:val="footnote text"/>
    <w:basedOn w:val="Normal"/>
    <w:link w:val="FootnoteTextChar"/>
    <w:uiPriority w:val="99"/>
    <w:semiHidden/>
    <w:unhideWhenUsed/>
    <w:rsid w:val="00434644"/>
    <w:pPr>
      <w:spacing w:before="0" w:line="240" w:lineRule="auto"/>
    </w:pPr>
    <w:rPr>
      <w:sz w:val="20"/>
      <w:szCs w:val="20"/>
    </w:rPr>
  </w:style>
  <w:style w:type="character" w:customStyle="1" w:styleId="FootnoteTextChar">
    <w:name w:val="Footnote Text Char"/>
    <w:basedOn w:val="DefaultParagraphFont"/>
    <w:link w:val="FootnoteText"/>
    <w:uiPriority w:val="99"/>
    <w:semiHidden/>
    <w:rsid w:val="00434644"/>
    <w:rPr>
      <w:rFonts w:ascii="Times New Roman" w:hAnsi="Times New Roman"/>
      <w:sz w:val="20"/>
      <w:szCs w:val="20"/>
    </w:rPr>
  </w:style>
  <w:style w:type="paragraph" w:styleId="NoSpacing">
    <w:name w:val="No Spacing"/>
    <w:uiPriority w:val="1"/>
    <w:qFormat/>
    <w:rsid w:val="00A95421"/>
    <w:pPr>
      <w:spacing w:after="0" w:line="240" w:lineRule="auto"/>
    </w:pPr>
    <w:rPr>
      <w:rFonts w:ascii="Times New Roman" w:hAnsi="Times New Roman"/>
      <w:sz w:val="24"/>
    </w:rPr>
  </w:style>
  <w:style w:type="character" w:customStyle="1" w:styleId="Heading5Char">
    <w:name w:val="Heading 5 Char"/>
    <w:basedOn w:val="DefaultParagraphFont"/>
    <w:link w:val="Heading5"/>
    <w:uiPriority w:val="9"/>
    <w:semiHidden/>
    <w:rsid w:val="007E20FB"/>
    <w:rPr>
      <w:rFonts w:asciiTheme="majorHAnsi" w:eastAsiaTheme="majorEastAsia" w:hAnsiTheme="majorHAnsi" w:cstheme="majorBidi"/>
      <w:color w:val="365F91" w:themeColor="accent1" w:themeShade="BF"/>
      <w:sz w:val="24"/>
    </w:rPr>
  </w:style>
  <w:style w:type="character" w:customStyle="1" w:styleId="Heading6Char">
    <w:name w:val="Heading 6 Char"/>
    <w:basedOn w:val="DefaultParagraphFont"/>
    <w:link w:val="Heading6"/>
    <w:uiPriority w:val="9"/>
    <w:semiHidden/>
    <w:rsid w:val="007E20FB"/>
    <w:rPr>
      <w:rFonts w:asciiTheme="majorHAnsi" w:eastAsiaTheme="majorEastAsia" w:hAnsiTheme="majorHAnsi" w:cstheme="majorBidi"/>
      <w:color w:val="243F60" w:themeColor="accent1" w:themeShade="7F"/>
      <w:sz w:val="24"/>
    </w:rPr>
  </w:style>
  <w:style w:type="character" w:customStyle="1" w:styleId="Heading7Char">
    <w:name w:val="Heading 7 Char"/>
    <w:basedOn w:val="DefaultParagraphFont"/>
    <w:link w:val="Heading7"/>
    <w:uiPriority w:val="9"/>
    <w:semiHidden/>
    <w:rsid w:val="007E20FB"/>
    <w:rPr>
      <w:rFonts w:asciiTheme="majorHAnsi" w:eastAsiaTheme="majorEastAsia" w:hAnsiTheme="majorHAnsi" w:cstheme="majorBidi"/>
      <w:i/>
      <w:iCs/>
      <w:color w:val="243F60" w:themeColor="accent1" w:themeShade="7F"/>
      <w:sz w:val="24"/>
    </w:rPr>
  </w:style>
  <w:style w:type="character" w:customStyle="1" w:styleId="Heading8Char">
    <w:name w:val="Heading 8 Char"/>
    <w:basedOn w:val="DefaultParagraphFont"/>
    <w:link w:val="Heading8"/>
    <w:uiPriority w:val="9"/>
    <w:semiHidden/>
    <w:rsid w:val="007E20F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E20FB"/>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7E20FB"/>
    <w:pPr>
      <w:numPr>
        <w:numId w:val="0"/>
      </w:numPr>
      <w:spacing w:before="240" w:line="259" w:lineRule="auto"/>
      <w:outlineLvl w:val="9"/>
    </w:pPr>
    <w:rPr>
      <w:b w:val="0"/>
      <w:bCs w:val="0"/>
      <w:sz w:val="32"/>
      <w:szCs w:val="32"/>
    </w:rPr>
  </w:style>
  <w:style w:type="paragraph" w:styleId="TOC1">
    <w:name w:val="toc 1"/>
    <w:basedOn w:val="Normal"/>
    <w:next w:val="Normal"/>
    <w:autoRedefine/>
    <w:uiPriority w:val="39"/>
    <w:unhideWhenUsed/>
    <w:rsid w:val="007E20FB"/>
    <w:pPr>
      <w:spacing w:after="100"/>
    </w:pPr>
  </w:style>
  <w:style w:type="paragraph" w:styleId="TOC2">
    <w:name w:val="toc 2"/>
    <w:basedOn w:val="Normal"/>
    <w:next w:val="Normal"/>
    <w:autoRedefine/>
    <w:uiPriority w:val="39"/>
    <w:unhideWhenUsed/>
    <w:rsid w:val="007E20FB"/>
    <w:pPr>
      <w:spacing w:after="100"/>
      <w:ind w:left="240"/>
    </w:pPr>
  </w:style>
  <w:style w:type="paragraph" w:styleId="TOC3">
    <w:name w:val="toc 3"/>
    <w:basedOn w:val="Normal"/>
    <w:next w:val="Normal"/>
    <w:autoRedefine/>
    <w:uiPriority w:val="39"/>
    <w:unhideWhenUsed/>
    <w:rsid w:val="007E20FB"/>
    <w:pPr>
      <w:spacing w:after="100"/>
      <w:ind w:left="480"/>
    </w:pPr>
  </w:style>
  <w:style w:type="character" w:styleId="Hyperlink">
    <w:name w:val="Hyperlink"/>
    <w:basedOn w:val="DefaultParagraphFont"/>
    <w:uiPriority w:val="99"/>
    <w:unhideWhenUsed/>
    <w:rsid w:val="007E20FB"/>
    <w:rPr>
      <w:color w:val="0000FF" w:themeColor="hyperlink"/>
      <w:u w:val="single"/>
    </w:rPr>
  </w:style>
  <w:style w:type="character" w:styleId="CommentReference">
    <w:name w:val="annotation reference"/>
    <w:basedOn w:val="DefaultParagraphFont"/>
    <w:uiPriority w:val="99"/>
    <w:semiHidden/>
    <w:unhideWhenUsed/>
    <w:rsid w:val="00EA7AF3"/>
    <w:rPr>
      <w:sz w:val="16"/>
      <w:szCs w:val="16"/>
    </w:rPr>
  </w:style>
  <w:style w:type="paragraph" w:styleId="CommentText">
    <w:name w:val="annotation text"/>
    <w:basedOn w:val="Normal"/>
    <w:link w:val="CommentTextChar"/>
    <w:uiPriority w:val="99"/>
    <w:semiHidden/>
    <w:unhideWhenUsed/>
    <w:rsid w:val="00EA7AF3"/>
    <w:pPr>
      <w:spacing w:line="240" w:lineRule="auto"/>
    </w:pPr>
    <w:rPr>
      <w:sz w:val="20"/>
      <w:szCs w:val="20"/>
    </w:rPr>
  </w:style>
  <w:style w:type="character" w:customStyle="1" w:styleId="CommentTextChar">
    <w:name w:val="Comment Text Char"/>
    <w:basedOn w:val="DefaultParagraphFont"/>
    <w:link w:val="CommentText"/>
    <w:uiPriority w:val="99"/>
    <w:semiHidden/>
    <w:rsid w:val="00EA7AF3"/>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EA7AF3"/>
    <w:rPr>
      <w:b/>
      <w:bCs/>
    </w:rPr>
  </w:style>
  <w:style w:type="character" w:customStyle="1" w:styleId="CommentSubjectChar">
    <w:name w:val="Comment Subject Char"/>
    <w:basedOn w:val="CommentTextChar"/>
    <w:link w:val="CommentSubject"/>
    <w:uiPriority w:val="99"/>
    <w:semiHidden/>
    <w:rsid w:val="00EA7AF3"/>
    <w:rPr>
      <w:rFonts w:ascii="Times New Roman" w:hAnsi="Times New Roman"/>
      <w:b/>
      <w:bCs/>
      <w:sz w:val="20"/>
      <w:szCs w:val="20"/>
    </w:rPr>
  </w:style>
  <w:style w:type="paragraph" w:styleId="Caption">
    <w:name w:val="caption"/>
    <w:basedOn w:val="Normal"/>
    <w:next w:val="Normal"/>
    <w:uiPriority w:val="35"/>
    <w:unhideWhenUsed/>
    <w:qFormat/>
    <w:rsid w:val="00C035B2"/>
    <w:pPr>
      <w:spacing w:after="200" w:line="240" w:lineRule="auto"/>
      <w:jc w:val="center"/>
    </w:pPr>
    <w:rPr>
      <w:i/>
      <w:iCs/>
      <w:szCs w:val="18"/>
    </w:rPr>
  </w:style>
  <w:style w:type="character" w:styleId="FootnoteReference">
    <w:name w:val="footnote reference"/>
    <w:basedOn w:val="DefaultParagraphFont"/>
    <w:uiPriority w:val="99"/>
    <w:semiHidden/>
    <w:unhideWhenUsed/>
    <w:rsid w:val="00D350DF"/>
    <w:rPr>
      <w:vertAlign w:val="superscript"/>
    </w:rPr>
  </w:style>
  <w:style w:type="paragraph" w:customStyle="1" w:styleId="StyleLatinArial22ptBoldCenteredBefore18pt">
    <w:name w:val="Style (Latin) Arial 22 pt Bold Centered Before:  18 pt"/>
    <w:basedOn w:val="Normal"/>
    <w:rsid w:val="005632B4"/>
    <w:pPr>
      <w:spacing w:before="360"/>
      <w:jc w:val="center"/>
    </w:pPr>
    <w:rPr>
      <w:rFonts w:ascii="Arial" w:eastAsia="Times New Roman" w:hAnsi="Arial" w:cs="Times New Roman"/>
      <w:b/>
      <w:bCs/>
      <w:color w:val="333399"/>
      <w:sz w:val="44"/>
      <w:szCs w:val="20"/>
      <w:lang w:eastAsia="ko-KR"/>
    </w:rPr>
  </w:style>
  <w:style w:type="paragraph" w:styleId="Revision">
    <w:name w:val="Revision"/>
    <w:hidden/>
    <w:uiPriority w:val="99"/>
    <w:semiHidden/>
    <w:rsid w:val="002B4947"/>
    <w:pPr>
      <w:spacing w:after="0" w:line="240" w:lineRule="auto"/>
    </w:pPr>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6131513">
      <w:bodyDiv w:val="1"/>
      <w:marLeft w:val="0"/>
      <w:marRight w:val="0"/>
      <w:marTop w:val="0"/>
      <w:marBottom w:val="0"/>
      <w:divBdr>
        <w:top w:val="none" w:sz="0" w:space="0" w:color="auto"/>
        <w:left w:val="none" w:sz="0" w:space="0" w:color="auto"/>
        <w:bottom w:val="none" w:sz="0" w:space="0" w:color="auto"/>
        <w:right w:val="none" w:sz="0" w:space="0" w:color="auto"/>
      </w:divBdr>
    </w:div>
    <w:div w:id="71320774">
      <w:bodyDiv w:val="1"/>
      <w:marLeft w:val="0"/>
      <w:marRight w:val="0"/>
      <w:marTop w:val="0"/>
      <w:marBottom w:val="0"/>
      <w:divBdr>
        <w:top w:val="none" w:sz="0" w:space="0" w:color="auto"/>
        <w:left w:val="none" w:sz="0" w:space="0" w:color="auto"/>
        <w:bottom w:val="none" w:sz="0" w:space="0" w:color="auto"/>
        <w:right w:val="none" w:sz="0" w:space="0" w:color="auto"/>
      </w:divBdr>
      <w:divsChild>
        <w:div w:id="1396971480">
          <w:marLeft w:val="547"/>
          <w:marRight w:val="0"/>
          <w:marTop w:val="0"/>
          <w:marBottom w:val="0"/>
          <w:divBdr>
            <w:top w:val="none" w:sz="0" w:space="0" w:color="auto"/>
            <w:left w:val="none" w:sz="0" w:space="0" w:color="auto"/>
            <w:bottom w:val="none" w:sz="0" w:space="0" w:color="auto"/>
            <w:right w:val="none" w:sz="0" w:space="0" w:color="auto"/>
          </w:divBdr>
        </w:div>
        <w:div w:id="712853656">
          <w:marLeft w:val="547"/>
          <w:marRight w:val="0"/>
          <w:marTop w:val="0"/>
          <w:marBottom w:val="0"/>
          <w:divBdr>
            <w:top w:val="none" w:sz="0" w:space="0" w:color="auto"/>
            <w:left w:val="none" w:sz="0" w:space="0" w:color="auto"/>
            <w:bottom w:val="none" w:sz="0" w:space="0" w:color="auto"/>
            <w:right w:val="none" w:sz="0" w:space="0" w:color="auto"/>
          </w:divBdr>
        </w:div>
      </w:divsChild>
    </w:div>
    <w:div w:id="278797733">
      <w:bodyDiv w:val="1"/>
      <w:marLeft w:val="0"/>
      <w:marRight w:val="0"/>
      <w:marTop w:val="0"/>
      <w:marBottom w:val="0"/>
      <w:divBdr>
        <w:top w:val="none" w:sz="0" w:space="0" w:color="auto"/>
        <w:left w:val="none" w:sz="0" w:space="0" w:color="auto"/>
        <w:bottom w:val="none" w:sz="0" w:space="0" w:color="auto"/>
        <w:right w:val="none" w:sz="0" w:space="0" w:color="auto"/>
      </w:divBdr>
    </w:div>
    <w:div w:id="280303548">
      <w:bodyDiv w:val="1"/>
      <w:marLeft w:val="0"/>
      <w:marRight w:val="0"/>
      <w:marTop w:val="0"/>
      <w:marBottom w:val="0"/>
      <w:divBdr>
        <w:top w:val="none" w:sz="0" w:space="0" w:color="auto"/>
        <w:left w:val="none" w:sz="0" w:space="0" w:color="auto"/>
        <w:bottom w:val="none" w:sz="0" w:space="0" w:color="auto"/>
        <w:right w:val="none" w:sz="0" w:space="0" w:color="auto"/>
      </w:divBdr>
    </w:div>
    <w:div w:id="311445914">
      <w:bodyDiv w:val="1"/>
      <w:marLeft w:val="0"/>
      <w:marRight w:val="0"/>
      <w:marTop w:val="0"/>
      <w:marBottom w:val="0"/>
      <w:divBdr>
        <w:top w:val="none" w:sz="0" w:space="0" w:color="auto"/>
        <w:left w:val="none" w:sz="0" w:space="0" w:color="auto"/>
        <w:bottom w:val="none" w:sz="0" w:space="0" w:color="auto"/>
        <w:right w:val="none" w:sz="0" w:space="0" w:color="auto"/>
      </w:divBdr>
    </w:div>
    <w:div w:id="362172507">
      <w:bodyDiv w:val="1"/>
      <w:marLeft w:val="0"/>
      <w:marRight w:val="0"/>
      <w:marTop w:val="0"/>
      <w:marBottom w:val="0"/>
      <w:divBdr>
        <w:top w:val="none" w:sz="0" w:space="0" w:color="auto"/>
        <w:left w:val="none" w:sz="0" w:space="0" w:color="auto"/>
        <w:bottom w:val="none" w:sz="0" w:space="0" w:color="auto"/>
        <w:right w:val="none" w:sz="0" w:space="0" w:color="auto"/>
      </w:divBdr>
    </w:div>
    <w:div w:id="427964523">
      <w:bodyDiv w:val="1"/>
      <w:marLeft w:val="0"/>
      <w:marRight w:val="0"/>
      <w:marTop w:val="0"/>
      <w:marBottom w:val="0"/>
      <w:divBdr>
        <w:top w:val="none" w:sz="0" w:space="0" w:color="auto"/>
        <w:left w:val="none" w:sz="0" w:space="0" w:color="auto"/>
        <w:bottom w:val="none" w:sz="0" w:space="0" w:color="auto"/>
        <w:right w:val="none" w:sz="0" w:space="0" w:color="auto"/>
      </w:divBdr>
    </w:div>
    <w:div w:id="480732332">
      <w:bodyDiv w:val="1"/>
      <w:marLeft w:val="0"/>
      <w:marRight w:val="0"/>
      <w:marTop w:val="0"/>
      <w:marBottom w:val="0"/>
      <w:divBdr>
        <w:top w:val="none" w:sz="0" w:space="0" w:color="auto"/>
        <w:left w:val="none" w:sz="0" w:space="0" w:color="auto"/>
        <w:bottom w:val="none" w:sz="0" w:space="0" w:color="auto"/>
        <w:right w:val="none" w:sz="0" w:space="0" w:color="auto"/>
      </w:divBdr>
    </w:div>
    <w:div w:id="721755764">
      <w:bodyDiv w:val="1"/>
      <w:marLeft w:val="0"/>
      <w:marRight w:val="0"/>
      <w:marTop w:val="0"/>
      <w:marBottom w:val="0"/>
      <w:divBdr>
        <w:top w:val="none" w:sz="0" w:space="0" w:color="auto"/>
        <w:left w:val="none" w:sz="0" w:space="0" w:color="auto"/>
        <w:bottom w:val="none" w:sz="0" w:space="0" w:color="auto"/>
        <w:right w:val="none" w:sz="0" w:space="0" w:color="auto"/>
      </w:divBdr>
    </w:div>
    <w:div w:id="799803237">
      <w:bodyDiv w:val="1"/>
      <w:marLeft w:val="0"/>
      <w:marRight w:val="0"/>
      <w:marTop w:val="0"/>
      <w:marBottom w:val="0"/>
      <w:divBdr>
        <w:top w:val="none" w:sz="0" w:space="0" w:color="auto"/>
        <w:left w:val="none" w:sz="0" w:space="0" w:color="auto"/>
        <w:bottom w:val="none" w:sz="0" w:space="0" w:color="auto"/>
        <w:right w:val="none" w:sz="0" w:space="0" w:color="auto"/>
      </w:divBdr>
    </w:div>
    <w:div w:id="890724464">
      <w:bodyDiv w:val="1"/>
      <w:marLeft w:val="0"/>
      <w:marRight w:val="0"/>
      <w:marTop w:val="0"/>
      <w:marBottom w:val="0"/>
      <w:divBdr>
        <w:top w:val="none" w:sz="0" w:space="0" w:color="auto"/>
        <w:left w:val="none" w:sz="0" w:space="0" w:color="auto"/>
        <w:bottom w:val="none" w:sz="0" w:space="0" w:color="auto"/>
        <w:right w:val="none" w:sz="0" w:space="0" w:color="auto"/>
      </w:divBdr>
      <w:divsChild>
        <w:div w:id="1530988783">
          <w:marLeft w:val="547"/>
          <w:marRight w:val="0"/>
          <w:marTop w:val="0"/>
          <w:marBottom w:val="0"/>
          <w:divBdr>
            <w:top w:val="none" w:sz="0" w:space="0" w:color="auto"/>
            <w:left w:val="none" w:sz="0" w:space="0" w:color="auto"/>
            <w:bottom w:val="none" w:sz="0" w:space="0" w:color="auto"/>
            <w:right w:val="none" w:sz="0" w:space="0" w:color="auto"/>
          </w:divBdr>
        </w:div>
        <w:div w:id="1326205837">
          <w:marLeft w:val="547"/>
          <w:marRight w:val="0"/>
          <w:marTop w:val="0"/>
          <w:marBottom w:val="0"/>
          <w:divBdr>
            <w:top w:val="none" w:sz="0" w:space="0" w:color="auto"/>
            <w:left w:val="none" w:sz="0" w:space="0" w:color="auto"/>
            <w:bottom w:val="none" w:sz="0" w:space="0" w:color="auto"/>
            <w:right w:val="none" w:sz="0" w:space="0" w:color="auto"/>
          </w:divBdr>
        </w:div>
        <w:div w:id="1475564047">
          <w:marLeft w:val="547"/>
          <w:marRight w:val="0"/>
          <w:marTop w:val="0"/>
          <w:marBottom w:val="0"/>
          <w:divBdr>
            <w:top w:val="none" w:sz="0" w:space="0" w:color="auto"/>
            <w:left w:val="none" w:sz="0" w:space="0" w:color="auto"/>
            <w:bottom w:val="none" w:sz="0" w:space="0" w:color="auto"/>
            <w:right w:val="none" w:sz="0" w:space="0" w:color="auto"/>
          </w:divBdr>
        </w:div>
      </w:divsChild>
    </w:div>
    <w:div w:id="998384395">
      <w:bodyDiv w:val="1"/>
      <w:marLeft w:val="0"/>
      <w:marRight w:val="0"/>
      <w:marTop w:val="0"/>
      <w:marBottom w:val="0"/>
      <w:divBdr>
        <w:top w:val="none" w:sz="0" w:space="0" w:color="auto"/>
        <w:left w:val="none" w:sz="0" w:space="0" w:color="auto"/>
        <w:bottom w:val="none" w:sz="0" w:space="0" w:color="auto"/>
        <w:right w:val="none" w:sz="0" w:space="0" w:color="auto"/>
      </w:divBdr>
    </w:div>
    <w:div w:id="1002004386">
      <w:bodyDiv w:val="1"/>
      <w:marLeft w:val="0"/>
      <w:marRight w:val="0"/>
      <w:marTop w:val="0"/>
      <w:marBottom w:val="0"/>
      <w:divBdr>
        <w:top w:val="none" w:sz="0" w:space="0" w:color="auto"/>
        <w:left w:val="none" w:sz="0" w:space="0" w:color="auto"/>
        <w:bottom w:val="none" w:sz="0" w:space="0" w:color="auto"/>
        <w:right w:val="none" w:sz="0" w:space="0" w:color="auto"/>
      </w:divBdr>
    </w:div>
    <w:div w:id="1048801524">
      <w:bodyDiv w:val="1"/>
      <w:marLeft w:val="0"/>
      <w:marRight w:val="0"/>
      <w:marTop w:val="0"/>
      <w:marBottom w:val="0"/>
      <w:divBdr>
        <w:top w:val="none" w:sz="0" w:space="0" w:color="auto"/>
        <w:left w:val="none" w:sz="0" w:space="0" w:color="auto"/>
        <w:bottom w:val="none" w:sz="0" w:space="0" w:color="auto"/>
        <w:right w:val="none" w:sz="0" w:space="0" w:color="auto"/>
      </w:divBdr>
    </w:div>
    <w:div w:id="1124353150">
      <w:bodyDiv w:val="1"/>
      <w:marLeft w:val="0"/>
      <w:marRight w:val="0"/>
      <w:marTop w:val="0"/>
      <w:marBottom w:val="0"/>
      <w:divBdr>
        <w:top w:val="none" w:sz="0" w:space="0" w:color="auto"/>
        <w:left w:val="none" w:sz="0" w:space="0" w:color="auto"/>
        <w:bottom w:val="none" w:sz="0" w:space="0" w:color="auto"/>
        <w:right w:val="none" w:sz="0" w:space="0" w:color="auto"/>
      </w:divBdr>
      <w:divsChild>
        <w:div w:id="976451413">
          <w:marLeft w:val="547"/>
          <w:marRight w:val="0"/>
          <w:marTop w:val="0"/>
          <w:marBottom w:val="0"/>
          <w:divBdr>
            <w:top w:val="none" w:sz="0" w:space="0" w:color="auto"/>
            <w:left w:val="none" w:sz="0" w:space="0" w:color="auto"/>
            <w:bottom w:val="none" w:sz="0" w:space="0" w:color="auto"/>
            <w:right w:val="none" w:sz="0" w:space="0" w:color="auto"/>
          </w:divBdr>
        </w:div>
        <w:div w:id="425540871">
          <w:marLeft w:val="547"/>
          <w:marRight w:val="0"/>
          <w:marTop w:val="0"/>
          <w:marBottom w:val="0"/>
          <w:divBdr>
            <w:top w:val="none" w:sz="0" w:space="0" w:color="auto"/>
            <w:left w:val="none" w:sz="0" w:space="0" w:color="auto"/>
            <w:bottom w:val="none" w:sz="0" w:space="0" w:color="auto"/>
            <w:right w:val="none" w:sz="0" w:space="0" w:color="auto"/>
          </w:divBdr>
        </w:div>
      </w:divsChild>
    </w:div>
    <w:div w:id="1129132314">
      <w:bodyDiv w:val="1"/>
      <w:marLeft w:val="0"/>
      <w:marRight w:val="0"/>
      <w:marTop w:val="0"/>
      <w:marBottom w:val="0"/>
      <w:divBdr>
        <w:top w:val="none" w:sz="0" w:space="0" w:color="auto"/>
        <w:left w:val="none" w:sz="0" w:space="0" w:color="auto"/>
        <w:bottom w:val="none" w:sz="0" w:space="0" w:color="auto"/>
        <w:right w:val="none" w:sz="0" w:space="0" w:color="auto"/>
      </w:divBdr>
    </w:div>
    <w:div w:id="1138061930">
      <w:bodyDiv w:val="1"/>
      <w:marLeft w:val="0"/>
      <w:marRight w:val="0"/>
      <w:marTop w:val="0"/>
      <w:marBottom w:val="0"/>
      <w:divBdr>
        <w:top w:val="none" w:sz="0" w:space="0" w:color="auto"/>
        <w:left w:val="none" w:sz="0" w:space="0" w:color="auto"/>
        <w:bottom w:val="none" w:sz="0" w:space="0" w:color="auto"/>
        <w:right w:val="none" w:sz="0" w:space="0" w:color="auto"/>
      </w:divBdr>
    </w:div>
    <w:div w:id="1237940698">
      <w:bodyDiv w:val="1"/>
      <w:marLeft w:val="0"/>
      <w:marRight w:val="0"/>
      <w:marTop w:val="0"/>
      <w:marBottom w:val="0"/>
      <w:divBdr>
        <w:top w:val="none" w:sz="0" w:space="0" w:color="auto"/>
        <w:left w:val="none" w:sz="0" w:space="0" w:color="auto"/>
        <w:bottom w:val="none" w:sz="0" w:space="0" w:color="auto"/>
        <w:right w:val="none" w:sz="0" w:space="0" w:color="auto"/>
      </w:divBdr>
    </w:div>
    <w:div w:id="1333294091">
      <w:bodyDiv w:val="1"/>
      <w:marLeft w:val="0"/>
      <w:marRight w:val="0"/>
      <w:marTop w:val="0"/>
      <w:marBottom w:val="0"/>
      <w:divBdr>
        <w:top w:val="none" w:sz="0" w:space="0" w:color="auto"/>
        <w:left w:val="none" w:sz="0" w:space="0" w:color="auto"/>
        <w:bottom w:val="none" w:sz="0" w:space="0" w:color="auto"/>
        <w:right w:val="none" w:sz="0" w:space="0" w:color="auto"/>
      </w:divBdr>
    </w:div>
    <w:div w:id="1378510607">
      <w:bodyDiv w:val="1"/>
      <w:marLeft w:val="0"/>
      <w:marRight w:val="0"/>
      <w:marTop w:val="0"/>
      <w:marBottom w:val="0"/>
      <w:divBdr>
        <w:top w:val="none" w:sz="0" w:space="0" w:color="auto"/>
        <w:left w:val="none" w:sz="0" w:space="0" w:color="auto"/>
        <w:bottom w:val="none" w:sz="0" w:space="0" w:color="auto"/>
        <w:right w:val="none" w:sz="0" w:space="0" w:color="auto"/>
      </w:divBdr>
    </w:div>
    <w:div w:id="1443263294">
      <w:bodyDiv w:val="1"/>
      <w:marLeft w:val="0"/>
      <w:marRight w:val="0"/>
      <w:marTop w:val="0"/>
      <w:marBottom w:val="0"/>
      <w:divBdr>
        <w:top w:val="none" w:sz="0" w:space="0" w:color="auto"/>
        <w:left w:val="none" w:sz="0" w:space="0" w:color="auto"/>
        <w:bottom w:val="none" w:sz="0" w:space="0" w:color="auto"/>
        <w:right w:val="none" w:sz="0" w:space="0" w:color="auto"/>
      </w:divBdr>
    </w:div>
    <w:div w:id="1665355369">
      <w:bodyDiv w:val="1"/>
      <w:marLeft w:val="0"/>
      <w:marRight w:val="0"/>
      <w:marTop w:val="0"/>
      <w:marBottom w:val="0"/>
      <w:divBdr>
        <w:top w:val="none" w:sz="0" w:space="0" w:color="auto"/>
        <w:left w:val="none" w:sz="0" w:space="0" w:color="auto"/>
        <w:bottom w:val="none" w:sz="0" w:space="0" w:color="auto"/>
        <w:right w:val="none" w:sz="0" w:space="0" w:color="auto"/>
      </w:divBdr>
    </w:div>
    <w:div w:id="1691488012">
      <w:bodyDiv w:val="1"/>
      <w:marLeft w:val="0"/>
      <w:marRight w:val="0"/>
      <w:marTop w:val="0"/>
      <w:marBottom w:val="0"/>
      <w:divBdr>
        <w:top w:val="none" w:sz="0" w:space="0" w:color="auto"/>
        <w:left w:val="none" w:sz="0" w:space="0" w:color="auto"/>
        <w:bottom w:val="none" w:sz="0" w:space="0" w:color="auto"/>
        <w:right w:val="none" w:sz="0" w:space="0" w:color="auto"/>
      </w:divBdr>
      <w:divsChild>
        <w:div w:id="382024877">
          <w:marLeft w:val="547"/>
          <w:marRight w:val="0"/>
          <w:marTop w:val="0"/>
          <w:marBottom w:val="0"/>
          <w:divBdr>
            <w:top w:val="none" w:sz="0" w:space="0" w:color="auto"/>
            <w:left w:val="none" w:sz="0" w:space="0" w:color="auto"/>
            <w:bottom w:val="none" w:sz="0" w:space="0" w:color="auto"/>
            <w:right w:val="none" w:sz="0" w:space="0" w:color="auto"/>
          </w:divBdr>
        </w:div>
        <w:div w:id="1247425579">
          <w:marLeft w:val="547"/>
          <w:marRight w:val="0"/>
          <w:marTop w:val="0"/>
          <w:marBottom w:val="0"/>
          <w:divBdr>
            <w:top w:val="none" w:sz="0" w:space="0" w:color="auto"/>
            <w:left w:val="none" w:sz="0" w:space="0" w:color="auto"/>
            <w:bottom w:val="none" w:sz="0" w:space="0" w:color="auto"/>
            <w:right w:val="none" w:sz="0" w:space="0" w:color="auto"/>
          </w:divBdr>
        </w:div>
      </w:divsChild>
    </w:div>
    <w:div w:id="1808015017">
      <w:bodyDiv w:val="1"/>
      <w:marLeft w:val="0"/>
      <w:marRight w:val="0"/>
      <w:marTop w:val="0"/>
      <w:marBottom w:val="0"/>
      <w:divBdr>
        <w:top w:val="none" w:sz="0" w:space="0" w:color="auto"/>
        <w:left w:val="none" w:sz="0" w:space="0" w:color="auto"/>
        <w:bottom w:val="none" w:sz="0" w:space="0" w:color="auto"/>
        <w:right w:val="none" w:sz="0" w:space="0" w:color="auto"/>
      </w:divBdr>
    </w:div>
    <w:div w:id="1811048990">
      <w:bodyDiv w:val="1"/>
      <w:marLeft w:val="0"/>
      <w:marRight w:val="0"/>
      <w:marTop w:val="0"/>
      <w:marBottom w:val="0"/>
      <w:divBdr>
        <w:top w:val="none" w:sz="0" w:space="0" w:color="auto"/>
        <w:left w:val="none" w:sz="0" w:space="0" w:color="auto"/>
        <w:bottom w:val="none" w:sz="0" w:space="0" w:color="auto"/>
        <w:right w:val="none" w:sz="0" w:space="0" w:color="auto"/>
      </w:divBdr>
    </w:div>
    <w:div w:id="1909875918">
      <w:bodyDiv w:val="1"/>
      <w:marLeft w:val="0"/>
      <w:marRight w:val="0"/>
      <w:marTop w:val="0"/>
      <w:marBottom w:val="0"/>
      <w:divBdr>
        <w:top w:val="none" w:sz="0" w:space="0" w:color="auto"/>
        <w:left w:val="none" w:sz="0" w:space="0" w:color="auto"/>
        <w:bottom w:val="none" w:sz="0" w:space="0" w:color="auto"/>
        <w:right w:val="none" w:sz="0" w:space="0" w:color="auto"/>
      </w:divBdr>
    </w:div>
    <w:div w:id="19354800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0.png"/><Relationship Id="rId39" Type="http://schemas.openxmlformats.org/officeDocument/2006/relationships/image" Target="media/image22.jpeg"/><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image" Target="media/image19.jpeg"/><Relationship Id="rId42" Type="http://schemas.openxmlformats.org/officeDocument/2006/relationships/image" Target="media/image25.png"/><Relationship Id="rId47"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9.png"/><Relationship Id="rId33" Type="http://schemas.openxmlformats.org/officeDocument/2006/relationships/image" Target="media/image18.jpeg"/><Relationship Id="rId38" Type="http://schemas.openxmlformats.org/officeDocument/2006/relationships/image" Target="media/image21.jpe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5.jpeg"/><Relationship Id="rId41" Type="http://schemas.openxmlformats.org/officeDocument/2006/relationships/image" Target="media/image24.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comments" Target="comments.xml"/><Relationship Id="rId32" Type="http://schemas.openxmlformats.org/officeDocument/2006/relationships/image" Target="media/image17.jpeg"/><Relationship Id="rId37" Type="http://schemas.openxmlformats.org/officeDocument/2006/relationships/image" Target="media/image20.jpeg"/><Relationship Id="rId40" Type="http://schemas.openxmlformats.org/officeDocument/2006/relationships/image" Target="media/image23.jpeg"/><Relationship Id="rId45" Type="http://schemas.openxmlformats.org/officeDocument/2006/relationships/image" Target="media/image27.png"/><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footer" Target="footer1.xml"/><Relationship Id="rId28" Type="http://schemas.openxmlformats.org/officeDocument/2006/relationships/image" Target="media/image12.jpeg"/><Relationship Id="rId36" Type="http://schemas.openxmlformats.org/officeDocument/2006/relationships/footer" Target="footer4.xml"/><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16.jpeg"/><Relationship Id="rId44" Type="http://schemas.openxmlformats.org/officeDocument/2006/relationships/image" Target="media/image26.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1.png"/><Relationship Id="rId30" Type="http://schemas.openxmlformats.org/officeDocument/2006/relationships/footer" Target="footer2.xml"/><Relationship Id="rId35" Type="http://schemas.openxmlformats.org/officeDocument/2006/relationships/footer" Target="footer3.xml"/><Relationship Id="rId43" Type="http://schemas.openxmlformats.org/officeDocument/2006/relationships/footer" Target="footer5.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FA30EC-99A1-481B-AAE2-C5C9579937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415</TotalTime>
  <Pages>50</Pages>
  <Words>13807</Words>
  <Characters>78706</Characters>
  <Application>Microsoft Office Word</Application>
  <DocSecurity>0</DocSecurity>
  <Lines>655</Lines>
  <Paragraphs>184</Paragraphs>
  <ScaleCrop>false</ScaleCrop>
  <HeadingPairs>
    <vt:vector size="2" baseType="variant">
      <vt:variant>
        <vt:lpstr>Title</vt:lpstr>
      </vt:variant>
      <vt:variant>
        <vt:i4>1</vt:i4>
      </vt:variant>
    </vt:vector>
  </HeadingPairs>
  <TitlesOfParts>
    <vt:vector size="1" baseType="lpstr">
      <vt:lpstr/>
    </vt:vector>
  </TitlesOfParts>
  <Company>Toshiba</Company>
  <LinksUpToDate>false</LinksUpToDate>
  <CharactersWithSpaces>92329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HongAnh</dc:creator>
  <cp:lastModifiedBy>Nguyen Thanh Quang</cp:lastModifiedBy>
  <cp:revision>129</cp:revision>
  <cp:lastPrinted>2014-10-15T02:23:00Z</cp:lastPrinted>
  <dcterms:created xsi:type="dcterms:W3CDTF">2014-10-06T08:38:00Z</dcterms:created>
  <dcterms:modified xsi:type="dcterms:W3CDTF">2014-10-15T03:46:00Z</dcterms:modified>
</cp:coreProperties>
</file>