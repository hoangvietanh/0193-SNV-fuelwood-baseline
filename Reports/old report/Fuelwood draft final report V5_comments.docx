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lang w:val="en-GB" w:eastAsia="en-GB"/>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27C9CB9"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4DC21F3F"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467300">
        <w:rPr>
          <w:rFonts w:ascii="Arial" w:hAnsi="Arial" w:cs="Arial"/>
          <w:b/>
          <w:szCs w:val="24"/>
        </w:rPr>
        <w:t>21/10/2014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0C025D">
              <w:rPr>
                <w:noProof/>
                <w:webHidden/>
              </w:rPr>
              <w:t>1</w:t>
            </w:r>
            <w:r w:rsidR="000C025D">
              <w:rPr>
                <w:noProof/>
                <w:webHidden/>
              </w:rPr>
              <w:fldChar w:fldCharType="end"/>
            </w:r>
          </w:hyperlink>
        </w:p>
        <w:p w14:paraId="17BC261C" w14:textId="77777777" w:rsidR="000C025D" w:rsidRDefault="00685580">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0C025D">
              <w:rPr>
                <w:noProof/>
                <w:webHidden/>
              </w:rPr>
              <w:t>2</w:t>
            </w:r>
            <w:r w:rsidR="000C025D">
              <w:rPr>
                <w:noProof/>
                <w:webHidden/>
              </w:rPr>
              <w:fldChar w:fldCharType="end"/>
            </w:r>
          </w:hyperlink>
        </w:p>
        <w:p w14:paraId="280ED12C" w14:textId="77777777" w:rsidR="000C025D" w:rsidRDefault="00685580">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5B7B4605" w14:textId="77777777" w:rsidR="000C025D" w:rsidRDefault="00685580">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0C025D">
              <w:rPr>
                <w:noProof/>
                <w:webHidden/>
              </w:rPr>
              <w:t>3</w:t>
            </w:r>
            <w:r w:rsidR="000C025D">
              <w:rPr>
                <w:noProof/>
                <w:webHidden/>
              </w:rPr>
              <w:fldChar w:fldCharType="end"/>
            </w:r>
          </w:hyperlink>
        </w:p>
        <w:p w14:paraId="233A2122"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0C025D">
              <w:rPr>
                <w:noProof/>
                <w:webHidden/>
              </w:rPr>
              <w:t>4</w:t>
            </w:r>
            <w:r w:rsidR="000C025D">
              <w:rPr>
                <w:noProof/>
                <w:webHidden/>
              </w:rPr>
              <w:fldChar w:fldCharType="end"/>
            </w:r>
          </w:hyperlink>
        </w:p>
        <w:p w14:paraId="0815DDBC"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0C025D">
              <w:rPr>
                <w:noProof/>
                <w:webHidden/>
              </w:rPr>
              <w:t>9</w:t>
            </w:r>
            <w:r w:rsidR="000C025D">
              <w:rPr>
                <w:noProof/>
                <w:webHidden/>
              </w:rPr>
              <w:fldChar w:fldCharType="end"/>
            </w:r>
          </w:hyperlink>
        </w:p>
        <w:p w14:paraId="49E83A9B" w14:textId="77777777" w:rsidR="000C025D" w:rsidRDefault="00685580">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6D1D26D2"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2673051"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0C025D">
              <w:rPr>
                <w:noProof/>
                <w:webHidden/>
              </w:rPr>
              <w:t>10</w:t>
            </w:r>
            <w:r w:rsidR="000C025D">
              <w:rPr>
                <w:noProof/>
                <w:webHidden/>
              </w:rPr>
              <w:fldChar w:fldCharType="end"/>
            </w:r>
          </w:hyperlink>
        </w:p>
        <w:p w14:paraId="1BB547CE" w14:textId="77777777" w:rsidR="000C025D" w:rsidRDefault="00685580">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14905C0A"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0C025D">
              <w:rPr>
                <w:noProof/>
                <w:webHidden/>
              </w:rPr>
              <w:t>11</w:t>
            </w:r>
            <w:r w:rsidR="000C025D">
              <w:rPr>
                <w:noProof/>
                <w:webHidden/>
              </w:rPr>
              <w:fldChar w:fldCharType="end"/>
            </w:r>
          </w:hyperlink>
        </w:p>
        <w:p w14:paraId="0127B9F0"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6C14D88B" w14:textId="77777777" w:rsidR="000C025D" w:rsidRDefault="00685580">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0C025D">
              <w:rPr>
                <w:noProof/>
                <w:webHidden/>
              </w:rPr>
              <w:t>12</w:t>
            </w:r>
            <w:r w:rsidR="000C025D">
              <w:rPr>
                <w:noProof/>
                <w:webHidden/>
              </w:rPr>
              <w:fldChar w:fldCharType="end"/>
            </w:r>
          </w:hyperlink>
        </w:p>
        <w:p w14:paraId="76C43AB7" w14:textId="77777777" w:rsidR="000C025D" w:rsidRDefault="00685580">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0C025D">
              <w:rPr>
                <w:noProof/>
                <w:webHidden/>
              </w:rPr>
              <w:t>14</w:t>
            </w:r>
            <w:r w:rsidR="000C025D">
              <w:rPr>
                <w:noProof/>
                <w:webHidden/>
              </w:rPr>
              <w:fldChar w:fldCharType="end"/>
            </w:r>
          </w:hyperlink>
        </w:p>
        <w:p w14:paraId="610D6B59"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5ADC32B0" w14:textId="77777777" w:rsidR="000C025D" w:rsidRDefault="00685580">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0C025D">
              <w:rPr>
                <w:noProof/>
                <w:webHidden/>
              </w:rPr>
              <w:t>16</w:t>
            </w:r>
            <w:r w:rsidR="000C025D">
              <w:rPr>
                <w:noProof/>
                <w:webHidden/>
              </w:rPr>
              <w:fldChar w:fldCharType="end"/>
            </w:r>
          </w:hyperlink>
        </w:p>
        <w:p w14:paraId="4C915F5B" w14:textId="77777777" w:rsidR="000C025D" w:rsidRDefault="00685580">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0C025D">
              <w:rPr>
                <w:noProof/>
                <w:webHidden/>
              </w:rPr>
              <w:t>24</w:t>
            </w:r>
            <w:r w:rsidR="000C025D">
              <w:rPr>
                <w:noProof/>
                <w:webHidden/>
              </w:rPr>
              <w:fldChar w:fldCharType="end"/>
            </w:r>
          </w:hyperlink>
        </w:p>
        <w:p w14:paraId="00040299"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0C025D">
              <w:rPr>
                <w:noProof/>
                <w:webHidden/>
              </w:rPr>
              <w:t>31</w:t>
            </w:r>
            <w:r w:rsidR="000C025D">
              <w:rPr>
                <w:noProof/>
                <w:webHidden/>
              </w:rPr>
              <w:fldChar w:fldCharType="end"/>
            </w:r>
          </w:hyperlink>
        </w:p>
        <w:p w14:paraId="34E46792"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0C025D">
              <w:rPr>
                <w:noProof/>
                <w:webHidden/>
              </w:rPr>
              <w:t>33</w:t>
            </w:r>
            <w:r w:rsidR="000C025D">
              <w:rPr>
                <w:noProof/>
                <w:webHidden/>
              </w:rPr>
              <w:fldChar w:fldCharType="end"/>
            </w:r>
          </w:hyperlink>
        </w:p>
        <w:p w14:paraId="39662A87" w14:textId="77777777" w:rsidR="000C025D" w:rsidRDefault="00685580">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1F7A4038"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2FFE64EF"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72EE54"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4D2DED9F"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7601D62F"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0C025D">
              <w:rPr>
                <w:noProof/>
                <w:webHidden/>
              </w:rPr>
              <w:t>36</w:t>
            </w:r>
            <w:r w:rsidR="000C025D">
              <w:rPr>
                <w:noProof/>
                <w:webHidden/>
              </w:rPr>
              <w:fldChar w:fldCharType="end"/>
            </w:r>
          </w:hyperlink>
        </w:p>
        <w:p w14:paraId="3F82B8B8" w14:textId="77777777" w:rsidR="000C025D" w:rsidRDefault="00685580">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0C025D">
              <w:rPr>
                <w:noProof/>
                <w:webHidden/>
              </w:rPr>
              <w:t>37</w:t>
            </w:r>
            <w:r w:rsidR="000C025D">
              <w:rPr>
                <w:noProof/>
                <w:webHidden/>
              </w:rPr>
              <w:fldChar w:fldCharType="end"/>
            </w:r>
          </w:hyperlink>
        </w:p>
        <w:p w14:paraId="14F53733" w14:textId="77777777" w:rsidR="000C025D" w:rsidRDefault="00685580">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0C025D">
              <w:rPr>
                <w:noProof/>
                <w:webHidden/>
              </w:rPr>
              <w:t>38</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4"/>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0" w:name="_Toc402727649"/>
      <w:r>
        <w:lastRenderedPageBreak/>
        <w:t>Executive Summary</w:t>
      </w:r>
      <w:bookmarkEnd w:id="0"/>
    </w:p>
    <w:p w14:paraId="4F15B00D" w14:textId="7514CCC4" w:rsidR="00467300" w:rsidRDefault="00467300" w:rsidP="00467300">
      <w:r>
        <w:t xml:space="preserve">This study, funded by Vietnam Forests and Deltas </w:t>
      </w:r>
      <w:r w:rsidR="00952EE2">
        <w:t>program</w:t>
      </w:r>
      <w:r>
        <w:t xml:space="preserve"> (VFD), is aiming to </w:t>
      </w:r>
      <w:r w:rsidRPr="00F6450F">
        <w:t xml:space="preserve">assess current situation and future trends of </w:t>
      </w:r>
      <w:proofErr w:type="spellStart"/>
      <w:r w:rsidRPr="00F6450F">
        <w:t>f</w:t>
      </w:r>
      <w:r>
        <w:t>uelwood</w:t>
      </w:r>
      <w:proofErr w:type="spellEnd"/>
      <w:r>
        <w:t xml:space="preserve"> </w:t>
      </w:r>
      <w:r w:rsidRPr="00F6450F">
        <w:t>consumption and exploitation,</w:t>
      </w:r>
      <w:r>
        <w:t xml:space="preserve"> the value chain of </w:t>
      </w:r>
      <w:proofErr w:type="spellStart"/>
      <w:r>
        <w:t>fuelwood</w:t>
      </w:r>
      <w:proofErr w:type="spellEnd"/>
      <w:r>
        <w:t xml:space="preserve"> and its relationship </w:t>
      </w:r>
      <w:r w:rsidRPr="00A2484A">
        <w:t>with fores</w:t>
      </w:r>
      <w:r>
        <w:t xml:space="preserve">t degradation and deforestation, and identify key opportunities to design intervention that could lead to more effectively and sustainably use of </w:t>
      </w:r>
      <w:proofErr w:type="spellStart"/>
      <w:r>
        <w:t>fuelwood</w:t>
      </w:r>
      <w:proofErr w:type="spellEnd"/>
      <w:r>
        <w:t xml:space="preserve">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w:t>
      </w:r>
      <w:proofErr w:type="spellStart"/>
      <w:r w:rsidR="006A461B">
        <w:t>Nghe</w:t>
      </w:r>
      <w:proofErr w:type="spellEnd"/>
      <w:r w:rsidR="006A461B">
        <w:t xml:space="preserv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w:t>
      </w:r>
      <w:proofErr w:type="spellStart"/>
      <w:r>
        <w:t>Tinh</w:t>
      </w:r>
      <w:proofErr w:type="spellEnd"/>
      <w:r>
        <w:t xml:space="preserve"> province.</w:t>
      </w:r>
    </w:p>
    <w:p w14:paraId="7D5CBC24" w14:textId="7D512E17" w:rsidR="006A461B" w:rsidRDefault="006A461B" w:rsidP="00A10514">
      <w:r>
        <w:t xml:space="preserve">Wood is consumed for two major purposes: </w:t>
      </w:r>
      <w:proofErr w:type="spellStart"/>
      <w:r w:rsidR="0099684E">
        <w:t>i</w:t>
      </w:r>
      <w:proofErr w:type="spellEnd"/>
      <w:r w:rsidR="0099684E">
        <w:t xml:space="preserve">) </w:t>
      </w:r>
      <w:r>
        <w:t xml:space="preserve">as material for </w:t>
      </w:r>
      <w:r w:rsidR="0099684E">
        <w:t xml:space="preserve">industries including </w:t>
      </w:r>
      <w:r w:rsidR="00A33BD4">
        <w:t>furniture</w:t>
      </w:r>
      <w:r w:rsidR="0099684E">
        <w:t xml:space="preserve">, wood chippers, pulp and paper, MDF, etc., and ii) as fuel for industries which require thermal energy including food/ beverage processing, pulp and paper, MDF, and for households for meal cooking, heating, and additional jobs including pig raising, food/ </w:t>
      </w:r>
      <w:del w:id="1" w:author="Nguyen Thanh Quang" w:date="2014-11-03T17:13:00Z">
        <w:r w:rsidR="0099684E" w:rsidDel="00886360">
          <w:delText>beverage processing</w:delText>
        </w:r>
      </w:del>
      <w:ins w:id="2" w:author="Nguyen Thanh Quang" w:date="2014-11-03T17:13:00Z">
        <w:r w:rsidR="00886360">
          <w:t>rice wine making</w:t>
        </w:r>
      </w:ins>
      <w:r w:rsidR="0099684E">
        <w:t>.</w:t>
      </w:r>
    </w:p>
    <w:p w14:paraId="30A59BEE" w14:textId="37013BAF" w:rsidR="0099684E" w:rsidDel="00886360" w:rsidRDefault="0099684E" w:rsidP="00A10514">
      <w:pPr>
        <w:rPr>
          <w:del w:id="3" w:author="Nguyen Thanh Quang" w:date="2014-11-03T17:15:00Z"/>
        </w:rPr>
      </w:pPr>
      <w:del w:id="4" w:author="Nguyen Thanh Quang" w:date="2014-11-03T17:15:00Z">
        <w:r w:rsidDel="00886360">
          <w:delText xml:space="preserve">This research is designed to assess </w:delText>
        </w:r>
      </w:del>
      <w:del w:id="5" w:author="Nguyen Thanh Quang" w:date="2014-11-03T17:14:00Z">
        <w:r w:rsidDel="00886360">
          <w:delText>of</w:delText>
        </w:r>
      </w:del>
      <w:del w:id="6" w:author="Nguyen Thanh Quang" w:date="2014-11-03T17:15:00Z">
        <w:r w:rsidDel="00886360">
          <w:delText xml:space="preserve"> fuelwood consumption in industries sector and households, using value chain assessment tool. </w:delText>
        </w:r>
      </w:del>
    </w:p>
    <w:p w14:paraId="37121590" w14:textId="5A2D52B5" w:rsidR="00F16A34" w:rsidRDefault="0099684E" w:rsidP="00A10514">
      <w:r>
        <w:t xml:space="preserve">There </w:t>
      </w:r>
      <w:r w:rsidR="009246FE">
        <w:t>has been</w:t>
      </w:r>
      <w:r>
        <w:t xml:space="preserve"> a prevailing perception that </w:t>
      </w:r>
      <w:proofErr w:type="spellStart"/>
      <w:r>
        <w:t>fuelwood</w:t>
      </w:r>
      <w:proofErr w:type="spellEnd"/>
      <w:r>
        <w:t xml:space="preserve"> consumed by households is the key factor that driving deforestation and forest degradation in the area. </w:t>
      </w:r>
      <w:r w:rsidR="000F5E78">
        <w:t xml:space="preserve">However during the research, it is found out that the </w:t>
      </w:r>
      <w:proofErr w:type="spellStart"/>
      <w:r w:rsidR="000F5E78">
        <w:t>fuelwood</w:t>
      </w:r>
      <w:proofErr w:type="spellEnd"/>
      <w:r w:rsidR="000F5E78">
        <w:t xml:space="preserve">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 xml:space="preserve">Most of </w:t>
      </w:r>
      <w:proofErr w:type="spellStart"/>
      <w:r w:rsidR="00C92721">
        <w:t>fuelwood</w:t>
      </w:r>
      <w:proofErr w:type="spellEnd"/>
      <w:r w:rsidR="00C92721">
        <w:t xml:space="preserve"> consumed for households has smaller size in diameter of less than 15cm. The total quantity of </w:t>
      </w:r>
      <w:proofErr w:type="spellStart"/>
      <w:r w:rsidR="00C92721">
        <w:t>fuelwood</w:t>
      </w:r>
      <w:proofErr w:type="spellEnd"/>
      <w:r w:rsidR="00C92721">
        <w:t xml:space="preserve"> consumed by households does not exceed the sustainable potential wood supply of the existing forest.</w:t>
      </w:r>
    </w:p>
    <w:p w14:paraId="17271C82" w14:textId="3411FA59" w:rsidR="00C92721" w:rsidRDefault="00C92721" w:rsidP="00A10514">
      <w:r>
        <w:t xml:space="preserve">It is suspected that the key direct causes of deforestation and forest degradation in the area include: </w:t>
      </w:r>
      <w:proofErr w:type="spellStart"/>
      <w:r>
        <w:t>i</w:t>
      </w:r>
      <w:proofErr w:type="spellEnd"/>
      <w:r>
        <w:t>)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w:t>
      </w:r>
      <w:proofErr w:type="spellStart"/>
      <w:r>
        <w:t>fuelwood</w:t>
      </w:r>
      <w:proofErr w:type="spellEnd"/>
      <w:r>
        <w:t xml:space="preserve">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 xml:space="preserve">Specific recommendations include: </w:t>
      </w:r>
      <w:proofErr w:type="spellStart"/>
      <w:r>
        <w:t>i</w:t>
      </w:r>
      <w:proofErr w:type="spellEnd"/>
      <w:r>
        <w:t>) revision of policy on forest conversion; ii) technical assistance to local government staff for forest management; iii) further investigation on wood demand in industrial sector.</w:t>
      </w:r>
      <w:r w:rsidR="00321B51">
        <w:br w:type="page"/>
      </w:r>
    </w:p>
    <w:p w14:paraId="0435BD45" w14:textId="428314EF" w:rsidR="00321B51" w:rsidRDefault="00D03E38" w:rsidP="00321B51">
      <w:pPr>
        <w:pStyle w:val="Heading1"/>
        <w:numPr>
          <w:ilvl w:val="0"/>
          <w:numId w:val="0"/>
        </w:numPr>
        <w:ind w:left="432" w:hanging="432"/>
      </w:pPr>
      <w:bookmarkStart w:id="7" w:name="_Toc402727650"/>
      <w:del w:id="8" w:author="Nguyen Thanh Quang" w:date="2014-11-03T17:35:00Z">
        <w:r w:rsidDel="005A5FB5">
          <w:lastRenderedPageBreak/>
          <w:delText>Selected definition</w:delText>
        </w:r>
        <w:r w:rsidR="005B56A4" w:rsidDel="005A5FB5">
          <w:delText>s</w:delText>
        </w:r>
        <w:r w:rsidDel="005A5FB5">
          <w:delText xml:space="preserve"> of t</w:delText>
        </w:r>
      </w:del>
      <w:ins w:id="9" w:author="Nguyen Thanh Quang" w:date="2014-11-03T17:35:00Z">
        <w:r w:rsidR="005A5FB5">
          <w:t>T</w:t>
        </w:r>
      </w:ins>
      <w:r>
        <w:t xml:space="preserve">erms </w:t>
      </w:r>
      <w:r w:rsidR="00321B51">
        <w:t>used in this report</w:t>
      </w:r>
      <w:bookmarkEnd w:id="7"/>
    </w:p>
    <w:p w14:paraId="61055F0B" w14:textId="77777777" w:rsidR="00321B51" w:rsidRPr="00321B51" w:rsidRDefault="00321B51" w:rsidP="00321B51">
      <w:pPr>
        <w:rPr>
          <w:b/>
        </w:rPr>
      </w:pPr>
      <w:r w:rsidRPr="00321B51">
        <w:rPr>
          <w:b/>
        </w:rPr>
        <w:t>Value Chain</w:t>
      </w:r>
    </w:p>
    <w:p w14:paraId="41DD39F2" w14:textId="0796DEAF" w:rsidR="00321B51" w:rsidRDefault="00321B51" w:rsidP="00321B51">
      <w:r>
        <w:t>According to several common definitions, the term “Value chain” denotes a chain of activities and related market, which contribute</w:t>
      </w:r>
      <w:ins w:id="10" w:author="Nguyen Thanh Quang" w:date="2014-11-03T17:36:00Z">
        <w:r w:rsidR="00111F7C">
          <w:t>s</w:t>
        </w:r>
      </w:ins>
      <w:r>
        <w:t xml:space="preserve"> directly to the production, transformation and distribution to final markets of a single product.</w:t>
      </w:r>
    </w:p>
    <w:p w14:paraId="299A5F6B" w14:textId="3429844E" w:rsidR="00E022E3" w:rsidRDefault="00D03E38" w:rsidP="00321B51">
      <w:r>
        <w:t xml:space="preserve">In this report, </w:t>
      </w:r>
      <w:proofErr w:type="spellStart"/>
      <w:r>
        <w:t>f</w:t>
      </w:r>
      <w:r w:rsidR="00321B51">
        <w:t>uelwood</w:t>
      </w:r>
      <w:proofErr w:type="spellEnd"/>
      <w:r w:rsidR="00321B51">
        <w:t xml:space="preserve"> value chain</w:t>
      </w:r>
      <w:r>
        <w:t xml:space="preserve"> </w:t>
      </w:r>
      <w:proofErr w:type="gramStart"/>
      <w:r w:rsidR="00347EB4">
        <w:t>assessment include</w:t>
      </w:r>
      <w:proofErr w:type="gramEnd"/>
      <w:r w:rsidR="00347EB4">
        <w:t xml:space="preserve"> 3 steps: </w:t>
      </w:r>
      <w:proofErr w:type="spellStart"/>
      <w:r w:rsidR="00347EB4">
        <w:t>i</w:t>
      </w:r>
      <w:proofErr w:type="spellEnd"/>
      <w:r w:rsidR="00347EB4">
        <w:t>)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 xml:space="preserve">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w:t>
      </w:r>
      <w:proofErr w:type="spellStart"/>
      <w:r>
        <w:t>fuelwood</w:t>
      </w:r>
      <w:proofErr w:type="spellEnd"/>
      <w:r>
        <w:t xml:space="preserve">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11" w:name="_Toc402727651"/>
      <w:r w:rsidRPr="005D493B">
        <w:lastRenderedPageBreak/>
        <w:t>Introduction</w:t>
      </w:r>
      <w:bookmarkEnd w:id="11"/>
    </w:p>
    <w:p w14:paraId="3BC86C35" w14:textId="1FFD5A6C"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 xml:space="preserve">long tradition of </w:t>
      </w:r>
      <w:proofErr w:type="spellStart"/>
      <w:r w:rsidR="00C035B2">
        <w:t>fuelwood</w:t>
      </w:r>
      <w:proofErr w:type="spellEnd"/>
      <w:r w:rsidR="00C035B2">
        <w:t xml:space="preserve"> as a main source of energy</w:t>
      </w:r>
      <w:r w:rsidR="00BC481C">
        <w:t>.</w:t>
      </w:r>
      <w:r>
        <w:t xml:space="preserve"> </w:t>
      </w:r>
      <w:proofErr w:type="spellStart"/>
      <w:r w:rsidR="00C035B2">
        <w:t>Fuelwood</w:t>
      </w:r>
      <w:proofErr w:type="spellEnd"/>
      <w:r w:rsidR="00C035B2">
        <w:t xml:space="preserve"> are used in the households</w:t>
      </w:r>
      <w:r>
        <w:t xml:space="preserve"> for cooking, heating and support to </w:t>
      </w:r>
      <w:r w:rsidR="00C035B2">
        <w:t>supplement</w:t>
      </w:r>
      <w:r>
        <w:t xml:space="preserve"> </w:t>
      </w:r>
      <w:r w:rsidR="00BC481C">
        <w:t>business</w:t>
      </w:r>
      <w:r w:rsidR="00C035B2">
        <w:t xml:space="preserve"> like </w:t>
      </w:r>
      <w:del w:id="12" w:author="Nguyen Thanh Quang" w:date="2014-11-04T14:40:00Z">
        <w:r w:rsidR="00C035B2" w:rsidDel="00C12816">
          <w:delText>alcohol brewing</w:delText>
        </w:r>
      </w:del>
      <w:ins w:id="13" w:author="Nguyen Thanh Quang" w:date="2014-11-04T14:40:00Z">
        <w:r w:rsidR="00C12816">
          <w:t>rice wine making</w:t>
        </w:r>
      </w:ins>
      <w:r w:rsidR="00C035B2">
        <w:t>,</w:t>
      </w:r>
      <w:r>
        <w:t xml:space="preserve"> </w:t>
      </w:r>
      <w:r w:rsidR="00FE12D1">
        <w:t>food processing</w:t>
      </w:r>
      <w:r>
        <w:t>.</w:t>
      </w:r>
    </w:p>
    <w:p w14:paraId="78BBBEA8" w14:textId="01BC2766" w:rsidR="008923C6" w:rsidRDefault="00C12816" w:rsidP="008923C6">
      <w:ins w:id="14" w:author="Nguyen Thanh Quang" w:date="2014-11-04T14:39:00Z">
        <w:r>
          <w:t xml:space="preserve">Sustainable </w:t>
        </w:r>
      </w:ins>
      <w:del w:id="15" w:author="Nguyen Thanh Quang" w:date="2014-11-04T14:39:00Z">
        <w:r w:rsidR="00B37C66" w:rsidRPr="00B37C66" w:rsidDel="00C12816">
          <w:delText>W</w:delText>
        </w:r>
      </w:del>
      <w:ins w:id="16" w:author="Nguyen Thanh Quang" w:date="2014-11-04T14:39:00Z">
        <w:r>
          <w:t>w</w:t>
        </w:r>
      </w:ins>
      <w:r w:rsidR="00B37C66" w:rsidRPr="00B37C66">
        <w:t>oody biomass from forest is a renewable</w:t>
      </w:r>
      <w:r w:rsidR="00BC481C">
        <w:t xml:space="preserve"> source of energy</w:t>
      </w:r>
      <w:r w:rsidR="00B37C66" w:rsidRPr="00B37C66">
        <w:t xml:space="preserve"> that can substitute for fossil fuels in the production of energy and other products, a potentially important tool in the national strategy to reduce greenhouse gas emiss</w:t>
      </w:r>
      <w:r w:rsidR="007E04C9">
        <w:t xml:space="preserve">ions. </w:t>
      </w:r>
      <w:proofErr w:type="gramStart"/>
      <w:r w:rsidR="007E04C9">
        <w:t xml:space="preserve">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w:t>
      </w:r>
      <w:proofErr w:type="spellStart"/>
      <w:r w:rsidR="008923C6">
        <w:t>fuelwood</w:t>
      </w:r>
      <w:proofErr w:type="spellEnd"/>
      <w:r w:rsidR="008923C6">
        <w:t xml:space="preserve">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proofErr w:type="gramEnd"/>
      <w:r w:rsidR="00BC481C">
        <w:t xml:space="preserve"> </w:t>
      </w:r>
    </w:p>
    <w:p w14:paraId="0B321F46" w14:textId="3FA82248" w:rsidR="00160FB4" w:rsidRDefault="00160FB4" w:rsidP="00160FB4">
      <w:r>
        <w:t xml:space="preserve">Understanding the dimension of </w:t>
      </w:r>
      <w:proofErr w:type="spellStart"/>
      <w:r w:rsidR="00604187">
        <w:t>fuelwood</w:t>
      </w:r>
      <w:proofErr w:type="spellEnd"/>
      <w:r>
        <w:t xml:space="preserve"> consumption, the structure and relationship of key stakeholders</w:t>
      </w:r>
      <w:r w:rsidR="00AD6D8E">
        <w:t xml:space="preserve"> in the </w:t>
      </w:r>
      <w:proofErr w:type="spellStart"/>
      <w:r w:rsidR="00AD6D8E">
        <w:t>fuelwood</w:t>
      </w:r>
      <w:proofErr w:type="spellEnd"/>
      <w:r w:rsidR="00AD6D8E">
        <w:t xml:space="preserve"> supply and demand</w:t>
      </w:r>
      <w:r>
        <w:t>, and the consequences can help policy maker to design better energy supply system for rural population, mitigate the global warming and to reduce forest degradation and deforestation.</w:t>
      </w:r>
    </w:p>
    <w:p w14:paraId="672FB027" w14:textId="0072774F"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 xml:space="preserve">assess current situation and future trends of </w:t>
      </w:r>
      <w:proofErr w:type="spellStart"/>
      <w:r w:rsidR="00F6450F" w:rsidRPr="00F6450F">
        <w:t>f</w:t>
      </w:r>
      <w:r w:rsidR="00F6450F">
        <w:t>uelwood</w:t>
      </w:r>
      <w:proofErr w:type="spellEnd"/>
      <w:r w:rsidR="00F6450F">
        <w:t xml:space="preserve"> </w:t>
      </w:r>
      <w:r w:rsidR="00F6450F" w:rsidRPr="00F6450F">
        <w:t>consumption and exploitation,</w:t>
      </w:r>
      <w:r w:rsidR="00A2484A">
        <w:t xml:space="preserve"> the value </w:t>
      </w:r>
      <w:r w:rsidR="00467300">
        <w:t>chain</w:t>
      </w:r>
      <w:r w:rsidR="00A2484A">
        <w:t xml:space="preserve"> of </w:t>
      </w:r>
      <w:proofErr w:type="spellStart"/>
      <w:r w:rsidR="00A2484A">
        <w:t>fuelwood</w:t>
      </w:r>
      <w:proofErr w:type="spellEnd"/>
      <w:r w:rsidR="00A2484A">
        <w:t xml:space="preserve"> and its relationship </w:t>
      </w:r>
      <w:r w:rsidR="00A2484A" w:rsidRPr="00A2484A">
        <w:t>with fores</w:t>
      </w:r>
      <w:r w:rsidR="00A2484A">
        <w:t>t degradation and deforestation, and i</w:t>
      </w:r>
      <w:r w:rsidR="00F6450F">
        <w:t>dentify key opportunities to design intervention</w:t>
      </w:r>
      <w:ins w:id="17" w:author="Nguyen Thanh Quang" w:date="2014-11-04T14:42:00Z">
        <w:r w:rsidR="006D3575">
          <w:t>s</w:t>
        </w:r>
      </w:ins>
      <w:r w:rsidR="00F6450F">
        <w:t xml:space="preserve"> that could lead to more effectively </w:t>
      </w:r>
      <w:r w:rsidR="008923C6">
        <w:t xml:space="preserve">and sustainably use of </w:t>
      </w:r>
      <w:proofErr w:type="spellStart"/>
      <w:r w:rsidR="008923C6">
        <w:t>fuelwood</w:t>
      </w:r>
      <w:proofErr w:type="spellEnd"/>
      <w:r w:rsidR="008923C6">
        <w:t xml:space="preserve"> in the project area.</w:t>
      </w:r>
    </w:p>
    <w:p w14:paraId="12324A12" w14:textId="490C921D" w:rsidR="005D493B" w:rsidRDefault="00A13BEA" w:rsidP="00AF188B">
      <w:r>
        <w:t xml:space="preserve">The study was </w:t>
      </w:r>
      <w:r w:rsidR="00F6450F">
        <w:t>conducted in 2 province</w:t>
      </w:r>
      <w:r w:rsidR="00A2484A">
        <w:t>s</w:t>
      </w:r>
      <w:r w:rsidR="00F6450F">
        <w:t xml:space="preserve"> Thanh Hoa and </w:t>
      </w:r>
      <w:proofErr w:type="spellStart"/>
      <w:r w:rsidR="00F6450F">
        <w:t>Nghe</w:t>
      </w:r>
      <w:proofErr w:type="spellEnd"/>
      <w:r w:rsidR="00F6450F">
        <w:t xml:space="preserve"> </w:t>
      </w:r>
      <w:proofErr w:type="gramStart"/>
      <w:r w:rsidR="00F6450F">
        <w:t>An</w:t>
      </w:r>
      <w:proofErr w:type="gramEnd"/>
      <w:r w:rsidR="00A2484A">
        <w:t xml:space="preserve"> during September 2014. </w:t>
      </w:r>
      <w:r w:rsidR="00A2484A" w:rsidRPr="00A2484A">
        <w:t>At industrial level, the consultant</w:t>
      </w:r>
      <w:r w:rsidR="00A2484A">
        <w:t xml:space="preserve"> team</w:t>
      </w:r>
      <w:r w:rsidR="00A2484A" w:rsidRPr="00A2484A">
        <w:t xml:space="preserve"> ha</w:t>
      </w:r>
      <w:ins w:id="18" w:author="Nguyen Thanh Quang" w:date="2014-11-04T14:43:00Z">
        <w:r w:rsidR="006D3575">
          <w:t>s</w:t>
        </w:r>
      </w:ins>
      <w:del w:id="19" w:author="Nguyen Thanh Quang" w:date="2014-11-04T14:43:00Z">
        <w:r w:rsidR="00A2484A" w:rsidRPr="00A2484A" w:rsidDel="006D3575">
          <w:delText>ve</w:delText>
        </w:r>
      </w:del>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w:t>
      </w:r>
      <w:proofErr w:type="spellStart"/>
      <w:r>
        <w:t>Nghe</w:t>
      </w:r>
      <w:proofErr w:type="spellEnd"/>
      <w:r>
        <w:t xml:space="preserv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proofErr w:type="gramStart"/>
      <w:r>
        <w:t>This report present</w:t>
      </w:r>
      <w:proofErr w:type="gramEnd"/>
      <w:r>
        <w:t xml:space="preserve"> our finding</w:t>
      </w:r>
      <w:r w:rsidR="005D7674">
        <w:t>s</w:t>
      </w:r>
      <w:r>
        <w:t xml:space="preserve"> in </w:t>
      </w:r>
      <w:proofErr w:type="spellStart"/>
      <w:r w:rsidR="00604187">
        <w:t>fuelwood</w:t>
      </w:r>
      <w:proofErr w:type="spellEnd"/>
      <w:r>
        <w:t xml:space="preserve"> demand side at household level</w:t>
      </w:r>
      <w:r w:rsidR="005D7674">
        <w:t>,</w:t>
      </w:r>
      <w:r>
        <w:t xml:space="preserve"> industrial level</w:t>
      </w:r>
      <w:r w:rsidR="005D7674">
        <w:t>, and</w:t>
      </w:r>
      <w:r>
        <w:t xml:space="preserve"> </w:t>
      </w:r>
      <w:r w:rsidR="00BA0750">
        <w:t xml:space="preserve">commercial activity of </w:t>
      </w:r>
      <w:proofErr w:type="spellStart"/>
      <w:r w:rsidR="00BA0750">
        <w:t>fuelwood</w:t>
      </w:r>
      <w:proofErr w:type="spellEnd"/>
      <w:r w:rsidR="005D7674">
        <w:t>. Finally the value chain</w:t>
      </w:r>
      <w:r w:rsidR="00BA0750">
        <w:t xml:space="preserve"> of </w:t>
      </w:r>
      <w:proofErr w:type="spellStart"/>
      <w:r w:rsidR="007E04C9">
        <w:t>fuelwood</w:t>
      </w:r>
      <w:proofErr w:type="spellEnd"/>
      <w:r w:rsidR="007E04C9">
        <w:t xml:space="preserve"> and its relationship with forest degradation and deforestation is analyzed and discussed.</w:t>
      </w:r>
    </w:p>
    <w:p w14:paraId="2E503E5A" w14:textId="77777777" w:rsidR="00F01C15" w:rsidRDefault="00F01C15" w:rsidP="00AF188B">
      <w:pPr>
        <w:pStyle w:val="Heading1"/>
      </w:pPr>
      <w:bookmarkStart w:id="20" w:name="_Toc402727652"/>
      <w:r>
        <w:t>Method</w:t>
      </w:r>
      <w:bookmarkEnd w:id="20"/>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w:t>
      </w:r>
      <w:proofErr w:type="spellStart"/>
      <w:r w:rsidR="00C12C82">
        <w:t>i</w:t>
      </w:r>
      <w:proofErr w:type="spellEnd"/>
      <w:r w:rsidR="00C12C82">
        <w:t>)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proofErr w:type="gramStart"/>
      <w:r w:rsidR="00C12C82">
        <w:t>iv</w:t>
      </w:r>
      <w:r w:rsidR="00EA0670">
        <w:t>) selection</w:t>
      </w:r>
      <w:proofErr w:type="gramEnd"/>
      <w:r w:rsidR="00EA0670">
        <w:t xml:space="preserve"> of households from village</w:t>
      </w:r>
      <w:r w:rsidR="00B64045">
        <w:t xml:space="preserve">. </w:t>
      </w:r>
    </w:p>
    <w:p w14:paraId="1CE67C3A" w14:textId="024E35EF"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landscape and social economic condition that drive</w:t>
      </w:r>
      <w:ins w:id="21" w:author="Nguyen Thanh Quang" w:date="2014-11-04T14:47:00Z">
        <w:r w:rsidR="006D3575">
          <w:t>s</w:t>
        </w:r>
      </w:ins>
      <w:r w:rsidR="00AD6D8E">
        <w:t xml:space="preserve"> the behavior of </w:t>
      </w:r>
      <w:proofErr w:type="spellStart"/>
      <w:r w:rsidR="00AD6D8E">
        <w:t>fuelwood</w:t>
      </w:r>
      <w:proofErr w:type="spellEnd"/>
      <w:r w:rsidR="00AD6D8E">
        <w:t xml:space="preserve">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 xml:space="preserve">homogenous in term of </w:t>
      </w:r>
      <w:proofErr w:type="spellStart"/>
      <w:r w:rsidR="00C428A0">
        <w:t>fuelwood</w:t>
      </w:r>
      <w:proofErr w:type="spellEnd"/>
      <w:r w:rsidR="00C428A0">
        <w:t xml:space="preserve"> consumption.</w:t>
      </w:r>
    </w:p>
    <w:p w14:paraId="5774C3CF" w14:textId="3960492E" w:rsidR="00F01C15" w:rsidRDefault="00F01C15" w:rsidP="007E20FB">
      <w:pPr>
        <w:pStyle w:val="Heading2"/>
      </w:pPr>
      <w:bookmarkStart w:id="22" w:name="_Toc402727653"/>
      <w:r>
        <w:t>Clusterin</w:t>
      </w:r>
      <w:r w:rsidR="00BD7355">
        <w:t>g design</w:t>
      </w:r>
      <w:bookmarkEnd w:id="22"/>
    </w:p>
    <w:p w14:paraId="57D95985" w14:textId="77777777" w:rsidR="00807C37" w:rsidRPr="00C149E9" w:rsidRDefault="00807C37" w:rsidP="00807C37">
      <w:pPr>
        <w:rPr>
          <w:rFonts w:cs="Times New Roman"/>
          <w:szCs w:val="24"/>
        </w:rPr>
      </w:pPr>
      <w:r w:rsidRPr="00C149E9">
        <w:rPr>
          <w:rFonts w:cs="Times New Roman"/>
          <w:szCs w:val="24"/>
        </w:rPr>
        <w:t xml:space="preserve">For </w:t>
      </w:r>
      <w:proofErr w:type="spellStart"/>
      <w:r w:rsidRPr="00C149E9">
        <w:rPr>
          <w:rFonts w:cs="Times New Roman"/>
          <w:szCs w:val="24"/>
        </w:rPr>
        <w:t>fuelwood</w:t>
      </w:r>
      <w:proofErr w:type="spellEnd"/>
      <w:r w:rsidRPr="00C149E9">
        <w:rPr>
          <w:rFonts w:cs="Times New Roman"/>
          <w:szCs w:val="24"/>
        </w:rPr>
        <w:t xml:space="preserve">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 xml:space="preserve">estimates of </w:t>
      </w:r>
      <w:proofErr w:type="spellStart"/>
      <w:r w:rsidRPr="00C149E9">
        <w:rPr>
          <w:rFonts w:cs="Times New Roman"/>
          <w:szCs w:val="24"/>
        </w:rPr>
        <w:t>fuelwood</w:t>
      </w:r>
      <w:proofErr w:type="spellEnd"/>
      <w:r w:rsidRPr="00C149E9">
        <w:rPr>
          <w:rFonts w:cs="Times New Roman"/>
          <w:szCs w:val="24"/>
        </w:rPr>
        <w:t xml:space="preserve">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proofErr w:type="gramStart"/>
      <w:r>
        <w:t xml:space="preserve">Table </w:t>
      </w:r>
      <w:fldSimple w:instr=" SEQ Table \* ARABIC ">
        <w:r w:rsidR="00B543A7">
          <w:rPr>
            <w:noProof/>
          </w:rPr>
          <w:t>1</w:t>
        </w:r>
      </w:fldSimple>
      <w:r>
        <w:t>.</w:t>
      </w:r>
      <w:proofErr w:type="gramEnd"/>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proofErr w:type="spellStart"/>
            <w:r w:rsidR="00604187" w:rsidRPr="00A33BD4">
              <w:rPr>
                <w:rFonts w:cs="Times New Roman"/>
                <w:sz w:val="22"/>
              </w:rPr>
              <w:t>fuelwood</w:t>
            </w:r>
            <w:proofErr w:type="spellEnd"/>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proofErr w:type="spellStart"/>
            <w:r w:rsidR="00604187" w:rsidRPr="00A33BD4">
              <w:rPr>
                <w:rFonts w:cs="Times New Roman"/>
                <w:sz w:val="22"/>
              </w:rPr>
              <w:t>fuelwood</w:t>
            </w:r>
            <w:proofErr w:type="spellEnd"/>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proofErr w:type="spellStart"/>
            <w:r w:rsidRPr="00A33BD4">
              <w:rPr>
                <w:rFonts w:cs="Times New Roman"/>
                <w:sz w:val="22"/>
              </w:rPr>
              <w:t>WorldC</w:t>
            </w:r>
            <w:r w:rsidR="00807C37" w:rsidRPr="00A33BD4">
              <w:rPr>
                <w:rFonts w:cs="Times New Roman"/>
                <w:sz w:val="22"/>
              </w:rPr>
              <w:t>lim</w:t>
            </w:r>
            <w:proofErr w:type="spellEnd"/>
            <w:r w:rsidR="00807C37" w:rsidRPr="00A33BD4">
              <w:rPr>
                <w:rFonts w:cs="Times New Roman"/>
                <w:sz w:val="22"/>
              </w:rPr>
              <w:t>,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proofErr w:type="spellStart"/>
            <w:r w:rsidR="00604187" w:rsidRPr="00A33BD4">
              <w:rPr>
                <w:rFonts w:cs="Times New Roman"/>
                <w:sz w:val="22"/>
              </w:rPr>
              <w:t>fuelwood</w:t>
            </w:r>
            <w:proofErr w:type="spellEnd"/>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proofErr w:type="spellStart"/>
            <w:r w:rsidRPr="00A33BD4">
              <w:rPr>
                <w:rFonts w:cs="Times New Roman"/>
                <w:sz w:val="22"/>
              </w:rPr>
              <w:t>WorldC</w:t>
            </w:r>
            <w:r w:rsidR="00807C37" w:rsidRPr="00A33BD4">
              <w:rPr>
                <w:rFonts w:cs="Times New Roman"/>
                <w:sz w:val="22"/>
              </w:rPr>
              <w:t>lim</w:t>
            </w:r>
            <w:proofErr w:type="spellEnd"/>
            <w:r w:rsidR="00807C37" w:rsidRPr="00A33BD4">
              <w:rPr>
                <w:rFonts w:cs="Times New Roman"/>
                <w:sz w:val="22"/>
              </w:rPr>
              <w:t>,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proofErr w:type="spellStart"/>
            <w:r w:rsidR="00604187" w:rsidRPr="00A33BD4">
              <w:rPr>
                <w:rFonts w:cs="Times New Roman"/>
                <w:sz w:val="22"/>
              </w:rPr>
              <w:t>fuelwood</w:t>
            </w:r>
            <w:proofErr w:type="spellEnd"/>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proofErr w:type="spellStart"/>
            <w:r w:rsidR="00604187" w:rsidRPr="00A33BD4">
              <w:rPr>
                <w:rFonts w:cs="Times New Roman"/>
                <w:sz w:val="22"/>
              </w:rPr>
              <w:t>fuelwood</w:t>
            </w:r>
            <w:proofErr w:type="spellEnd"/>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DB57B0A" w:rsidR="00807C37" w:rsidRDefault="00807C37" w:rsidP="00807C37">
      <w:pPr>
        <w:rPr>
          <w:rFonts w:cs="Times New Roman"/>
          <w:szCs w:val="24"/>
        </w:rPr>
      </w:pPr>
      <w:r w:rsidRPr="00C322B4">
        <w:rPr>
          <w:rFonts w:cs="Times New Roman"/>
          <w:szCs w:val="24"/>
          <w:highlight w:val="white"/>
        </w:rPr>
        <w:lastRenderedPageBreak/>
        <w:t xml:space="preserve">All of the above information is extracted for each commune in Thanh Hoa and </w:t>
      </w:r>
      <w:proofErr w:type="spellStart"/>
      <w:r w:rsidRPr="00C322B4">
        <w:rPr>
          <w:rFonts w:cs="Times New Roman"/>
          <w:szCs w:val="24"/>
          <w:highlight w:val="white"/>
        </w:rPr>
        <w:t>Nghe</w:t>
      </w:r>
      <w:proofErr w:type="spellEnd"/>
      <w:r w:rsidRPr="00C322B4">
        <w:rPr>
          <w:rFonts w:cs="Times New Roman"/>
          <w:szCs w:val="24"/>
          <w:highlight w:val="white"/>
        </w:rPr>
        <w:t xml:space="preserve"> </w:t>
      </w:r>
      <w:proofErr w:type="gramStart"/>
      <w:r w:rsidRPr="00C322B4">
        <w:rPr>
          <w:rFonts w:cs="Times New Roman"/>
          <w:szCs w:val="24"/>
          <w:highlight w:val="white"/>
        </w:rPr>
        <w:t>An</w:t>
      </w:r>
      <w:proofErr w:type="gramEnd"/>
      <w:ins w:id="23" w:author="Nguyen Thanh Quang" w:date="2014-11-04T14:51:00Z">
        <w:r w:rsidR="007632BE">
          <w:rPr>
            <w:rFonts w:cs="Times New Roman"/>
            <w:szCs w:val="24"/>
            <w:highlight w:val="white"/>
          </w:rPr>
          <w:t xml:space="preserve"> provinces</w:t>
        </w:r>
      </w:ins>
      <w:r w:rsidRPr="00C322B4">
        <w:rPr>
          <w:rFonts w:cs="Times New Roman"/>
          <w:szCs w:val="24"/>
          <w:highlight w:val="white"/>
        </w:rPr>
        <w:t xml:space="preserve">. To classify all </w:t>
      </w:r>
      <w:proofErr w:type="gramStart"/>
      <w:r w:rsidRPr="00C322B4">
        <w:rPr>
          <w:rFonts w:cs="Times New Roman"/>
          <w:szCs w:val="24"/>
          <w:highlight w:val="white"/>
        </w:rPr>
        <w:t>commune</w:t>
      </w:r>
      <w:proofErr w:type="gramEnd"/>
      <w:r w:rsidRPr="00C322B4">
        <w:rPr>
          <w:rFonts w:cs="Times New Roman"/>
          <w:szCs w:val="24"/>
          <w:highlight w:val="white"/>
        </w:rPr>
        <w:t xml:space="preserve"> in the study area into homogenous group, the K-mean clustering method is employed. This procedure uses non-hierarchical clustering of observations according to </w:t>
      </w:r>
      <w:proofErr w:type="spellStart"/>
      <w:r w:rsidRPr="00C322B4">
        <w:rPr>
          <w:rFonts w:cs="Times New Roman"/>
          <w:szCs w:val="24"/>
          <w:highlight w:val="white"/>
        </w:rPr>
        <w:t>MacQueen's</w:t>
      </w:r>
      <w:proofErr w:type="spellEnd"/>
      <w:r w:rsidRPr="00C322B4">
        <w:rPr>
          <w:rFonts w:cs="Times New Roman"/>
          <w:szCs w:val="24"/>
          <w:highlight w:val="white"/>
        </w:rPr>
        <w:t xml:space="preserve">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w:t>
      </w:r>
      <w:proofErr w:type="gramStart"/>
      <w:r w:rsidRPr="00C322B4">
        <w:rPr>
          <w:rFonts w:cs="Times New Roman"/>
          <w:szCs w:val="24"/>
          <w:highlight w:val="white"/>
        </w:rPr>
        <w:t>density that are</w:t>
      </w:r>
      <w:proofErr w:type="gramEnd"/>
      <w:r w:rsidRPr="00C322B4">
        <w:rPr>
          <w:rFonts w:cs="Times New Roman"/>
          <w:szCs w:val="24"/>
          <w:highlight w:val="white"/>
        </w:rPr>
        <w:t xml:space="preserv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24" w:name="_Ref399598621"/>
      <w:proofErr w:type="gramStart"/>
      <w:r>
        <w:t xml:space="preserve">Table </w:t>
      </w:r>
      <w:fldSimple w:instr=" SEQ Table \* ARABIC ">
        <w:r w:rsidR="00B543A7">
          <w:rPr>
            <w:noProof/>
          </w:rPr>
          <w:t>2</w:t>
        </w:r>
      </w:fldSimple>
      <w:bookmarkEnd w:id="24"/>
      <w:r>
        <w:t>.</w:t>
      </w:r>
      <w:proofErr w:type="gramEnd"/>
      <w:r>
        <w:t xml:space="preserve"> Characteris</w:t>
      </w:r>
      <w:r w:rsidR="007825FB">
        <w:t>ti</w:t>
      </w:r>
      <w:r>
        <w:t>c</w:t>
      </w:r>
      <w:r w:rsidR="007825FB">
        <w:t>s</w:t>
      </w:r>
      <w:r>
        <w:t xml:space="preserve"> of cluster</w:t>
      </w:r>
    </w:p>
    <w:tbl>
      <w:tblPr>
        <w:tblW w:w="966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A33BD4">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78"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78"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21"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70"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49"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74"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 xml:space="preserve">Avg. annual temperature (C </w:t>
            </w:r>
            <w:proofErr w:type="spellStart"/>
            <w:r w:rsidRPr="00A33BD4">
              <w:rPr>
                <w:rFonts w:eastAsia="Times New Roman" w:cs="Times New Roman"/>
                <w:b/>
                <w:bCs/>
                <w:color w:val="000000"/>
                <w:sz w:val="22"/>
              </w:rPr>
              <w:t>deg</w:t>
            </w:r>
            <w:proofErr w:type="spellEnd"/>
            <w:r w:rsidRPr="00A33BD4">
              <w:rPr>
                <w:rFonts w:eastAsia="Times New Roman" w:cs="Times New Roman"/>
                <w:b/>
                <w:bCs/>
                <w:color w:val="000000"/>
                <w:sz w:val="22"/>
              </w:rPr>
              <w:t>)</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 xml:space="preserve">Avg. temperature of the coldest month (C </w:t>
            </w:r>
            <w:proofErr w:type="spellStart"/>
            <w:r w:rsidRPr="00A33BD4">
              <w:rPr>
                <w:rFonts w:eastAsia="Times New Roman" w:cs="Times New Roman"/>
                <w:b/>
                <w:bCs/>
                <w:color w:val="000000"/>
                <w:sz w:val="22"/>
              </w:rPr>
              <w:t>Deg</w:t>
            </w:r>
            <w:proofErr w:type="spellEnd"/>
            <w:r w:rsidRPr="00A33BD4">
              <w:rPr>
                <w:rFonts w:eastAsia="Times New Roman" w:cs="Times New Roman"/>
                <w:b/>
                <w:bCs/>
                <w:color w:val="000000"/>
                <w:sz w:val="22"/>
              </w:rPr>
              <w:t>)</w:t>
            </w:r>
          </w:p>
        </w:tc>
      </w:tr>
      <w:tr w:rsidR="00E511F7" w:rsidRPr="00A33BD4" w14:paraId="05667F0B" w14:textId="77777777" w:rsidTr="00A33BD4">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78"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78"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21"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70"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49"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74"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A33BD4">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78"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78"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21"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70"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49"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74"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A33BD4">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78"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78"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21"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70"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49"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74"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A33BD4">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78"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78"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21"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70"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49"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74"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A33BD4">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78"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78"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21"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70"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49"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74"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A33BD4">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78"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78"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21"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70"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49"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74"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463E19A1"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B543A7">
          <w:rPr>
            <w:noProof/>
          </w:rPr>
          <w:t>3</w:t>
        </w:r>
      </w:fldSimple>
      <w:r>
        <w:rPr>
          <w:rFonts w:cs="Times New Roman"/>
          <w:szCs w:val="24"/>
        </w:rPr>
        <w:t xml:space="preserve">) it can be seen that cluster 1 to 6 is spreading from delta (cluster 1 and 2) to forest and mountain area (cluster 5 and 6) with cluster 3 and 4 representing the </w:t>
      </w:r>
      <w:ins w:id="25" w:author="Nguyen Thanh Quang" w:date="2014-11-04T14:53:00Z">
        <w:r w:rsidR="007632BE">
          <w:rPr>
            <w:rFonts w:cs="Times New Roman"/>
            <w:szCs w:val="24"/>
          </w:rPr>
          <w:t>high land</w:t>
        </w:r>
      </w:ins>
      <w:del w:id="26" w:author="Nguyen Thanh Quang" w:date="2014-11-04T14:53:00Z">
        <w:r w:rsidDel="007632BE">
          <w:rPr>
            <w:rFonts w:cs="Times New Roman"/>
            <w:szCs w:val="24"/>
          </w:rPr>
          <w:delText>hilly</w:delText>
        </w:r>
      </w:del>
      <w:r>
        <w:rPr>
          <w:rFonts w:cs="Times New Roman"/>
          <w:szCs w:val="24"/>
        </w:rPr>
        <w:t xml:space="preserve"> area in between.</w:t>
      </w:r>
      <w:r w:rsidR="00586CE7">
        <w:rPr>
          <w:rFonts w:cs="Times New Roman"/>
          <w:szCs w:val="24"/>
        </w:rPr>
        <w:t xml:space="preserve"> The </w:t>
      </w:r>
      <w:proofErr w:type="gramStart"/>
      <w:r w:rsidR="00586CE7">
        <w:rPr>
          <w:rFonts w:cs="Times New Roman"/>
          <w:szCs w:val="24"/>
        </w:rPr>
        <w:t>elevation of the cluster reflect</w:t>
      </w:r>
      <w:proofErr w:type="gramEnd"/>
      <w:r w:rsidR="00586CE7">
        <w:rPr>
          <w:rFonts w:cs="Times New Roman"/>
          <w:szCs w:val="24"/>
        </w:rPr>
        <w:t xml:space="preserve">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proofErr w:type="spellStart"/>
      <w:r w:rsidR="00604187">
        <w:rPr>
          <w:rFonts w:cs="Times New Roman"/>
          <w:szCs w:val="24"/>
        </w:rPr>
        <w:t>fuelwood</w:t>
      </w:r>
      <w:proofErr w:type="spellEnd"/>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proofErr w:type="gramStart"/>
      <w:r w:rsidRPr="00006E7C">
        <w:rPr>
          <w:i/>
        </w:rPr>
        <w:lastRenderedPageBreak/>
        <w:t>Table</w:t>
      </w:r>
      <w:r w:rsidR="006773A0">
        <w:rPr>
          <w:i/>
        </w:rPr>
        <w:t xml:space="preserve"> 3</w:t>
      </w:r>
      <w:r w:rsidRPr="00006E7C">
        <w:rPr>
          <w:i/>
        </w:rPr>
        <w:t>.</w:t>
      </w:r>
      <w:proofErr w:type="gramEnd"/>
      <w:r w:rsidRPr="00006E7C">
        <w:rPr>
          <w:i/>
        </w:rPr>
        <w:t xml:space="preserve">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60CE0555" w:rsidR="00807C37" w:rsidRPr="00A33BD4" w:rsidRDefault="008C1EB2" w:rsidP="008C1EB2">
            <w:pPr>
              <w:jc w:val="center"/>
              <w:rPr>
                <w:bCs/>
                <w:sz w:val="22"/>
              </w:rPr>
            </w:pPr>
            <w:r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4F62154B" w:rsidR="008C1EB2" w:rsidRPr="00A33BD4" w:rsidRDefault="00A33BD4" w:rsidP="008C1EB2">
            <w:pPr>
              <w:jc w:val="center"/>
              <w:rPr>
                <w:bCs/>
                <w:sz w:val="22"/>
              </w:rPr>
            </w:pPr>
            <w:r w:rsidRPr="00A33BD4">
              <w:rPr>
                <w:bCs/>
                <w:noProof/>
                <w:sz w:val="22"/>
                <w:lang w:val="en-GB" w:eastAsia="en-GB"/>
              </w:rPr>
              <mc:AlternateContent>
                <mc:Choice Requires="wps">
                  <w:drawing>
                    <wp:anchor distT="0" distB="0" distL="114300" distR="114300" simplePos="0" relativeHeight="251574272" behindDoc="0" locked="0" layoutInCell="1" allowOverlap="1" wp14:anchorId="3D3D4515" wp14:editId="0ADD1A0B">
                      <wp:simplePos x="0" y="0"/>
                      <wp:positionH relativeFrom="column">
                        <wp:posOffset>546100</wp:posOffset>
                      </wp:positionH>
                      <wp:positionV relativeFrom="paragraph">
                        <wp:posOffset>-2756535</wp:posOffset>
                      </wp:positionV>
                      <wp:extent cx="45085" cy="2700020"/>
                      <wp:effectExtent l="114300" t="0" r="88265" b="62230"/>
                      <wp:wrapNone/>
                      <wp:docPr id="19" name="Straight Arrow Connector 19"/>
                      <wp:cNvGraphicFramePr/>
                      <a:graphic xmlns:a="http://schemas.openxmlformats.org/drawingml/2006/main">
                        <a:graphicData uri="http://schemas.microsoft.com/office/word/2010/wordprocessingShape">
                          <wps:wsp>
                            <wps:cNvCnPr/>
                            <wps:spPr>
                              <a:xfrm>
                                <a:off x="0" y="0"/>
                                <a:ext cx="45719" cy="2700068"/>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CF89C3" id="_x0000_t32" coordsize="21600,21600" o:spt="32" o:oned="t" path="m,l21600,21600e" filled="f">
                      <v:path arrowok="t" fillok="f" o:connecttype="none"/>
                      <o:lock v:ext="edit" shapetype="t"/>
                    </v:shapetype>
                    <v:shape id="Straight Arrow Connector 19" o:spid="_x0000_s1026" type="#_x0000_t32" style="position:absolute;margin-left:43pt;margin-top:-217.05pt;width:3.55pt;height:21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" strokecolor="#4579b8 [3044]" strokeweight="4.5pt">
                      <v:stroke endarrow="open"/>
                    </v:shape>
                  </w:pict>
                </mc:Fallback>
              </mc:AlternateContent>
            </w:r>
            <w:r w:rsidR="008C1EB2"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 xml:space="preserve">Thanh Hoa and </w:t>
      </w:r>
      <w:proofErr w:type="spellStart"/>
      <w:r w:rsidR="008C1EB2" w:rsidRPr="00C035B2">
        <w:rPr>
          <w:bCs/>
        </w:rPr>
        <w:t>Nghe</w:t>
      </w:r>
      <w:proofErr w:type="spellEnd"/>
      <w:r w:rsidR="008C1EB2" w:rsidRPr="00C035B2">
        <w:rPr>
          <w:bCs/>
        </w:rPr>
        <w:t xml:space="preserve"> </w:t>
      </w:r>
      <w:proofErr w:type="gramStart"/>
      <w:r w:rsidR="008C1EB2" w:rsidRPr="00C035B2">
        <w:rPr>
          <w:bCs/>
        </w:rPr>
        <w:t>An</w:t>
      </w:r>
      <w:proofErr w:type="gramEnd"/>
      <w:r w:rsidR="008C1EB2" w:rsidRPr="00C035B2">
        <w:rPr>
          <w:bCs/>
        </w:rPr>
        <w:t xml:space="preserve">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lang w:val="en-GB" w:eastAsia="en-GB"/>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proofErr w:type="gramStart"/>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B543A7">
        <w:rPr>
          <w:i/>
          <w:noProof/>
        </w:rPr>
        <w:t>1</w:t>
      </w:r>
      <w:r w:rsidR="00B65CA7" w:rsidRPr="00006E7C">
        <w:rPr>
          <w:i/>
          <w:noProof/>
        </w:rPr>
        <w:fldChar w:fldCharType="end"/>
      </w:r>
      <w:r w:rsidRPr="00006E7C">
        <w:rPr>
          <w:i/>
        </w:rPr>
        <w:t>.</w:t>
      </w:r>
      <w:proofErr w:type="gramEnd"/>
      <w:r w:rsidRPr="00006E7C">
        <w:rPr>
          <w:i/>
        </w:rPr>
        <w:t xml:space="preserve"> Map of cluster in Thanh Hoa and </w:t>
      </w:r>
      <w:proofErr w:type="spellStart"/>
      <w:r w:rsidRPr="00006E7C">
        <w:rPr>
          <w:i/>
        </w:rPr>
        <w:t>Nghe</w:t>
      </w:r>
      <w:proofErr w:type="spellEnd"/>
      <w:r w:rsidRPr="00006E7C">
        <w:rPr>
          <w:i/>
        </w:rPr>
        <w:t xml:space="preserv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 xml:space="preserve">so that each cluster </w:t>
      </w:r>
      <w:proofErr w:type="gramStart"/>
      <w:r>
        <w:rPr>
          <w:bCs/>
        </w:rPr>
        <w:t>have</w:t>
      </w:r>
      <w:proofErr w:type="gramEnd"/>
      <w:r>
        <w:rPr>
          <w:bCs/>
        </w:rPr>
        <w:t xml:space="preser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w:t>
      </w:r>
      <w:proofErr w:type="gramStart"/>
      <w:r w:rsidR="00C85308">
        <w:rPr>
          <w:bCs/>
        </w:rPr>
        <w:t>raising</w:t>
      </w:r>
      <w:proofErr w:type="gramEnd"/>
      <w:r w:rsidR="00C85308">
        <w:rPr>
          <w:bCs/>
        </w:rPr>
        <w:t>.</w:t>
      </w:r>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27" w:name="_Ref399087172"/>
      <w:proofErr w:type="gramStart"/>
      <w:r>
        <w:lastRenderedPageBreak/>
        <w:t>Table</w:t>
      </w:r>
      <w:bookmarkEnd w:id="27"/>
      <w:r w:rsidR="006773A0">
        <w:t xml:space="preserve"> 4</w:t>
      </w:r>
      <w:r>
        <w:t>.</w:t>
      </w:r>
      <w:proofErr w:type="gramEnd"/>
      <w:r>
        <w:t xml:space="preserve">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Bá</w:t>
            </w:r>
            <w:proofErr w:type="spellEnd"/>
            <w:r w:rsidRPr="00A33BD4">
              <w:rPr>
                <w:rFonts w:eastAsia="Times New Roman" w:cs="Times New Roman"/>
                <w:sz w:val="22"/>
              </w:rPr>
              <w:t xml:space="preserve"> </w:t>
            </w:r>
            <w:proofErr w:type="spellStart"/>
            <w:r w:rsidRPr="00A33BD4">
              <w:rPr>
                <w:rFonts w:eastAsia="Times New Roman" w:cs="Times New Roman"/>
                <w:sz w:val="22"/>
              </w:rPr>
              <w:t>Thước</w:t>
            </w:r>
            <w:proofErr w:type="spellEnd"/>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Thiết</w:t>
            </w:r>
            <w:proofErr w:type="spellEnd"/>
            <w:r w:rsidRPr="00A33BD4">
              <w:rPr>
                <w:rFonts w:eastAsia="Times New Roman" w:cs="Times New Roman"/>
                <w:sz w:val="22"/>
              </w:rPr>
              <w:t xml:space="preserve"> </w:t>
            </w:r>
            <w:proofErr w:type="spellStart"/>
            <w:r w:rsidRPr="00A33BD4">
              <w:rPr>
                <w:rFonts w:eastAsia="Times New Roman" w:cs="Times New Roman"/>
                <w:sz w:val="22"/>
              </w:rPr>
              <w:t>Ống</w:t>
            </w:r>
            <w:proofErr w:type="spellEnd"/>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Bá</w:t>
            </w:r>
            <w:proofErr w:type="spellEnd"/>
            <w:r w:rsidRPr="00A33BD4">
              <w:rPr>
                <w:rFonts w:eastAsia="Times New Roman" w:cs="Times New Roman"/>
                <w:sz w:val="22"/>
              </w:rPr>
              <w:t xml:space="preserve"> </w:t>
            </w:r>
            <w:proofErr w:type="spellStart"/>
            <w:r w:rsidRPr="00A33BD4">
              <w:rPr>
                <w:rFonts w:eastAsia="Times New Roman" w:cs="Times New Roman"/>
                <w:sz w:val="22"/>
              </w:rPr>
              <w:t>Thước</w:t>
            </w:r>
            <w:proofErr w:type="spellEnd"/>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Bản</w:t>
            </w:r>
            <w:proofErr w:type="spellEnd"/>
            <w:r w:rsidRPr="00A33BD4">
              <w:rPr>
                <w:rFonts w:eastAsia="Times New Roman" w:cs="Times New Roman"/>
                <w:sz w:val="22"/>
              </w:rPr>
              <w:t xml:space="preserve"> </w:t>
            </w:r>
            <w:proofErr w:type="spellStart"/>
            <w:r w:rsidRPr="00A33BD4">
              <w:rPr>
                <w:rFonts w:eastAsia="Times New Roman" w:cs="Times New Roman"/>
                <w:sz w:val="22"/>
              </w:rPr>
              <w:t>Công</w:t>
            </w:r>
            <w:proofErr w:type="spellEnd"/>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Lang </w:t>
            </w:r>
            <w:proofErr w:type="spellStart"/>
            <w:r w:rsidRPr="00A33BD4">
              <w:rPr>
                <w:rFonts w:eastAsia="Times New Roman" w:cs="Times New Roman"/>
                <w:sz w:val="22"/>
              </w:rPr>
              <w:t>Chánh</w:t>
            </w:r>
            <w:proofErr w:type="spellEnd"/>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Giao</w:t>
            </w:r>
            <w:proofErr w:type="spellEnd"/>
            <w:r w:rsidRPr="00A33BD4">
              <w:rPr>
                <w:rFonts w:eastAsia="Times New Roman" w:cs="Times New Roman"/>
                <w:sz w:val="22"/>
              </w:rPr>
              <w:t xml:space="preserve">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Lang </w:t>
            </w:r>
            <w:proofErr w:type="spellStart"/>
            <w:r w:rsidRPr="00A33BD4">
              <w:rPr>
                <w:rFonts w:eastAsia="Times New Roman" w:cs="Times New Roman"/>
                <w:sz w:val="22"/>
              </w:rPr>
              <w:t>Chánh</w:t>
            </w:r>
            <w:proofErr w:type="spellEnd"/>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Trí</w:t>
            </w:r>
            <w:proofErr w:type="spellEnd"/>
            <w:r w:rsidRPr="00A33BD4">
              <w:rPr>
                <w:rFonts w:eastAsia="Times New Roman" w:cs="Times New Roman"/>
                <w:sz w:val="22"/>
              </w:rPr>
              <w:t xml:space="preserve"> </w:t>
            </w:r>
            <w:proofErr w:type="spellStart"/>
            <w:r w:rsidRPr="00A33BD4">
              <w:rPr>
                <w:rFonts w:eastAsia="Times New Roman" w:cs="Times New Roman"/>
                <w:sz w:val="22"/>
              </w:rPr>
              <w:t>Năng</w:t>
            </w:r>
            <w:proofErr w:type="spellEnd"/>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Ngọc </w:t>
            </w:r>
            <w:proofErr w:type="spellStart"/>
            <w:r w:rsidRPr="00A33BD4">
              <w:rPr>
                <w:rFonts w:eastAsia="Times New Roman" w:cs="Times New Roman"/>
                <w:sz w:val="22"/>
              </w:rPr>
              <w:t>Lặc</w:t>
            </w:r>
            <w:proofErr w:type="spellEnd"/>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Minh </w:t>
            </w:r>
            <w:proofErr w:type="spellStart"/>
            <w:r w:rsidRPr="00A33BD4">
              <w:rPr>
                <w:rFonts w:eastAsia="Times New Roman" w:cs="Times New Roman"/>
                <w:sz w:val="22"/>
              </w:rPr>
              <w:t>Sơn</w:t>
            </w:r>
            <w:proofErr w:type="spellEnd"/>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Ngọc </w:t>
            </w:r>
            <w:proofErr w:type="spellStart"/>
            <w:r w:rsidRPr="00A33BD4">
              <w:rPr>
                <w:rFonts w:eastAsia="Times New Roman" w:cs="Times New Roman"/>
                <w:sz w:val="22"/>
              </w:rPr>
              <w:t>Lặc</w:t>
            </w:r>
            <w:proofErr w:type="spellEnd"/>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Ngọc </w:t>
            </w:r>
            <w:proofErr w:type="spellStart"/>
            <w:r w:rsidRPr="00A33BD4">
              <w:rPr>
                <w:rFonts w:eastAsia="Times New Roman" w:cs="Times New Roman"/>
                <w:sz w:val="22"/>
              </w:rPr>
              <w:t>Khê</w:t>
            </w:r>
            <w:proofErr w:type="spellEnd"/>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Thường</w:t>
            </w:r>
            <w:proofErr w:type="spellEnd"/>
            <w:r w:rsidRPr="00A33BD4">
              <w:rPr>
                <w:rFonts w:eastAsia="Times New Roman" w:cs="Times New Roman"/>
                <w:sz w:val="22"/>
              </w:rPr>
              <w:t xml:space="preserve"> </w:t>
            </w:r>
            <w:proofErr w:type="spellStart"/>
            <w:r w:rsidRPr="00A33BD4">
              <w:rPr>
                <w:rFonts w:eastAsia="Times New Roman" w:cs="Times New Roman"/>
                <w:sz w:val="22"/>
              </w:rPr>
              <w:t>Xuân</w:t>
            </w:r>
            <w:proofErr w:type="spellEnd"/>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Xuân</w:t>
            </w:r>
            <w:proofErr w:type="spellEnd"/>
            <w:r w:rsidRPr="00A33BD4">
              <w:rPr>
                <w:rFonts w:eastAsia="Times New Roman" w:cs="Times New Roman"/>
                <w:sz w:val="22"/>
              </w:rPr>
              <w:t xml:space="preserve"> </w:t>
            </w:r>
            <w:proofErr w:type="spellStart"/>
            <w:r w:rsidRPr="00A33BD4">
              <w:rPr>
                <w:rFonts w:eastAsia="Times New Roman" w:cs="Times New Roman"/>
                <w:sz w:val="22"/>
              </w:rPr>
              <w:t>Dương</w:t>
            </w:r>
            <w:proofErr w:type="spellEnd"/>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Thanh </w:t>
            </w:r>
            <w:proofErr w:type="spellStart"/>
            <w:r w:rsidRPr="00A33BD4">
              <w:rPr>
                <w:rFonts w:eastAsia="Times New Roman" w:cs="Times New Roman"/>
                <w:sz w:val="22"/>
              </w:rPr>
              <w:t>Hóa</w:t>
            </w:r>
            <w:proofErr w:type="spellEnd"/>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Thường</w:t>
            </w:r>
            <w:proofErr w:type="spellEnd"/>
            <w:r w:rsidRPr="00A33BD4">
              <w:rPr>
                <w:rFonts w:eastAsia="Times New Roman" w:cs="Times New Roman"/>
                <w:sz w:val="22"/>
              </w:rPr>
              <w:t xml:space="preserve"> </w:t>
            </w:r>
            <w:proofErr w:type="spellStart"/>
            <w:r w:rsidRPr="00A33BD4">
              <w:rPr>
                <w:rFonts w:eastAsia="Times New Roman" w:cs="Times New Roman"/>
                <w:sz w:val="22"/>
              </w:rPr>
              <w:t>Xuân</w:t>
            </w:r>
            <w:proofErr w:type="spellEnd"/>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Xuân</w:t>
            </w:r>
            <w:proofErr w:type="spellEnd"/>
            <w:r w:rsidRPr="00A33BD4">
              <w:rPr>
                <w:rFonts w:eastAsia="Times New Roman" w:cs="Times New Roman"/>
                <w:sz w:val="22"/>
              </w:rPr>
              <w:t xml:space="preserve">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Nghệ</w:t>
            </w:r>
            <w:proofErr w:type="spellEnd"/>
            <w:r w:rsidRPr="00A33BD4">
              <w:rPr>
                <w:rFonts w:eastAsia="Times New Roman" w:cs="Times New Roman"/>
                <w:sz w:val="22"/>
              </w:rPr>
              <w:t xml:space="preserve">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Anh </w:t>
            </w:r>
            <w:proofErr w:type="spellStart"/>
            <w:r w:rsidRPr="00A33BD4">
              <w:rPr>
                <w:rFonts w:eastAsia="Times New Roman" w:cs="Times New Roman"/>
                <w:sz w:val="22"/>
              </w:rPr>
              <w:t>Sơn</w:t>
            </w:r>
            <w:proofErr w:type="spellEnd"/>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Hùng</w:t>
            </w:r>
            <w:proofErr w:type="spellEnd"/>
            <w:r w:rsidRPr="00A33BD4">
              <w:rPr>
                <w:rFonts w:eastAsia="Times New Roman" w:cs="Times New Roman"/>
                <w:sz w:val="22"/>
              </w:rPr>
              <w:t xml:space="preserve"> </w:t>
            </w:r>
            <w:proofErr w:type="spellStart"/>
            <w:r w:rsidRPr="00A33BD4">
              <w:rPr>
                <w:rFonts w:eastAsia="Times New Roman" w:cs="Times New Roman"/>
                <w:sz w:val="22"/>
              </w:rPr>
              <w:t>Sơn</w:t>
            </w:r>
            <w:proofErr w:type="spellEnd"/>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Nghệ</w:t>
            </w:r>
            <w:proofErr w:type="spellEnd"/>
            <w:r w:rsidRPr="00A33BD4">
              <w:rPr>
                <w:rFonts w:eastAsia="Times New Roman" w:cs="Times New Roman"/>
                <w:sz w:val="22"/>
              </w:rPr>
              <w:t xml:space="preserve">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Anh </w:t>
            </w:r>
            <w:proofErr w:type="spellStart"/>
            <w:r w:rsidRPr="00A33BD4">
              <w:rPr>
                <w:rFonts w:eastAsia="Times New Roman" w:cs="Times New Roman"/>
                <w:sz w:val="22"/>
              </w:rPr>
              <w:t>Sơn</w:t>
            </w:r>
            <w:proofErr w:type="spellEnd"/>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 xml:space="preserve">Đức </w:t>
            </w:r>
            <w:proofErr w:type="spellStart"/>
            <w:r w:rsidRPr="00A33BD4">
              <w:rPr>
                <w:rFonts w:eastAsia="Times New Roman" w:cs="Times New Roman"/>
                <w:sz w:val="22"/>
              </w:rPr>
              <w:t>Sơn</w:t>
            </w:r>
            <w:proofErr w:type="spellEnd"/>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Nghệ</w:t>
            </w:r>
            <w:proofErr w:type="spellEnd"/>
            <w:r w:rsidRPr="00A33BD4">
              <w:rPr>
                <w:rFonts w:eastAsia="Times New Roman" w:cs="Times New Roman"/>
                <w:sz w:val="22"/>
              </w:rPr>
              <w:t xml:space="preserve">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Tương</w:t>
            </w:r>
            <w:proofErr w:type="spellEnd"/>
            <w:r w:rsidRPr="00A33BD4">
              <w:rPr>
                <w:rFonts w:eastAsia="Times New Roman" w:cs="Times New Roman"/>
                <w:sz w:val="22"/>
              </w:rPr>
              <w:t xml:space="preserve"> </w:t>
            </w:r>
            <w:proofErr w:type="spellStart"/>
            <w:r w:rsidRPr="00A33BD4">
              <w:rPr>
                <w:rFonts w:eastAsia="Times New Roman" w:cs="Times New Roman"/>
                <w:sz w:val="22"/>
              </w:rPr>
              <w:t>Dương</w:t>
            </w:r>
            <w:proofErr w:type="spellEnd"/>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Yên</w:t>
            </w:r>
            <w:proofErr w:type="spellEnd"/>
            <w:r w:rsidRPr="00A33BD4">
              <w:rPr>
                <w:rFonts w:eastAsia="Times New Roman" w:cs="Times New Roman"/>
                <w:sz w:val="22"/>
              </w:rPr>
              <w:t xml:space="preserve"> </w:t>
            </w:r>
            <w:proofErr w:type="spellStart"/>
            <w:r w:rsidRPr="00A33BD4">
              <w:rPr>
                <w:rFonts w:eastAsia="Times New Roman" w:cs="Times New Roman"/>
                <w:sz w:val="22"/>
              </w:rPr>
              <w:t>Tĩnh</w:t>
            </w:r>
            <w:proofErr w:type="spellEnd"/>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Nghệ</w:t>
            </w:r>
            <w:proofErr w:type="spellEnd"/>
            <w:r w:rsidRPr="00A33BD4">
              <w:rPr>
                <w:rFonts w:eastAsia="Times New Roman" w:cs="Times New Roman"/>
                <w:sz w:val="22"/>
              </w:rPr>
              <w:t xml:space="preserve">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Tương</w:t>
            </w:r>
            <w:proofErr w:type="spellEnd"/>
            <w:r w:rsidRPr="00A33BD4">
              <w:rPr>
                <w:rFonts w:eastAsia="Times New Roman" w:cs="Times New Roman"/>
                <w:sz w:val="22"/>
              </w:rPr>
              <w:t xml:space="preserve"> </w:t>
            </w:r>
            <w:proofErr w:type="spellStart"/>
            <w:r w:rsidRPr="00A33BD4">
              <w:rPr>
                <w:rFonts w:eastAsia="Times New Roman" w:cs="Times New Roman"/>
                <w:sz w:val="22"/>
              </w:rPr>
              <w:t>Dương</w:t>
            </w:r>
            <w:proofErr w:type="spellEnd"/>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Nghệ</w:t>
            </w:r>
            <w:proofErr w:type="spellEnd"/>
            <w:r w:rsidRPr="00A33BD4">
              <w:rPr>
                <w:rFonts w:eastAsia="Times New Roman" w:cs="Times New Roman"/>
                <w:sz w:val="22"/>
              </w:rPr>
              <w:t xml:space="preserve">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Quế</w:t>
            </w:r>
            <w:proofErr w:type="spellEnd"/>
            <w:r w:rsidRPr="00A33BD4">
              <w:rPr>
                <w:rFonts w:eastAsia="Times New Roman" w:cs="Times New Roman"/>
                <w:sz w:val="22"/>
              </w:rPr>
              <w:t xml:space="preserve">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Châu</w:t>
            </w:r>
            <w:proofErr w:type="spellEnd"/>
            <w:r w:rsidRPr="00A33BD4">
              <w:rPr>
                <w:rFonts w:eastAsia="Times New Roman" w:cs="Times New Roman"/>
                <w:sz w:val="22"/>
              </w:rPr>
              <w:t xml:space="preserve">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Nghệ</w:t>
            </w:r>
            <w:proofErr w:type="spellEnd"/>
            <w:r w:rsidRPr="00A33BD4">
              <w:rPr>
                <w:rFonts w:eastAsia="Times New Roman" w:cs="Times New Roman"/>
                <w:sz w:val="22"/>
              </w:rPr>
              <w:t xml:space="preserve">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Quế</w:t>
            </w:r>
            <w:proofErr w:type="spellEnd"/>
            <w:r w:rsidRPr="00A33BD4">
              <w:rPr>
                <w:rFonts w:eastAsia="Times New Roman" w:cs="Times New Roman"/>
                <w:sz w:val="22"/>
              </w:rPr>
              <w:t xml:space="preserve">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proofErr w:type="spellStart"/>
            <w:r w:rsidRPr="00A33BD4">
              <w:rPr>
                <w:rFonts w:eastAsia="Times New Roman" w:cs="Times New Roman"/>
                <w:sz w:val="22"/>
              </w:rPr>
              <w:t>Châu</w:t>
            </w:r>
            <w:proofErr w:type="spellEnd"/>
            <w:r w:rsidRPr="00A33BD4">
              <w:rPr>
                <w:rFonts w:eastAsia="Times New Roman" w:cs="Times New Roman"/>
                <w:sz w:val="22"/>
              </w:rPr>
              <w:t xml:space="preserve"> </w:t>
            </w:r>
            <w:proofErr w:type="spellStart"/>
            <w:r w:rsidRPr="00A33BD4">
              <w:rPr>
                <w:rFonts w:eastAsia="Times New Roman" w:cs="Times New Roman"/>
                <w:sz w:val="22"/>
              </w:rPr>
              <w:t>Thôn</w:t>
            </w:r>
            <w:proofErr w:type="spellEnd"/>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proofErr w:type="gramStart"/>
      <w:r>
        <w:t xml:space="preserve">Table </w:t>
      </w:r>
      <w:r w:rsidR="006773A0">
        <w:t>5</w:t>
      </w:r>
      <w:r>
        <w:t>.</w:t>
      </w:r>
      <w:proofErr w:type="gramEnd"/>
      <w:r>
        <w:t xml:space="preserve">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 xml:space="preserve">Thanh Hoa and </w:t>
            </w:r>
            <w:proofErr w:type="spellStart"/>
            <w:r w:rsidRPr="00A33BD4">
              <w:rPr>
                <w:rFonts w:cs="Times New Roman"/>
                <w:sz w:val="22"/>
              </w:rPr>
              <w:t>Nghe</w:t>
            </w:r>
            <w:proofErr w:type="spellEnd"/>
            <w:r w:rsidRPr="00A33BD4">
              <w:rPr>
                <w:rFonts w:cs="Times New Roman"/>
                <w:sz w:val="22"/>
              </w:rPr>
              <w:t xml:space="preserv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28" w:name="_Toc402727654"/>
      <w:r>
        <w:lastRenderedPageBreak/>
        <w:t>Field</w:t>
      </w:r>
      <w:r w:rsidR="00F01C15">
        <w:t xml:space="preserve"> survey</w:t>
      </w:r>
      <w:bookmarkEnd w:id="28"/>
    </w:p>
    <w:p w14:paraId="2787391F" w14:textId="15C23A98" w:rsidR="00F01C15" w:rsidRPr="009B5223" w:rsidRDefault="00F01C15" w:rsidP="009B5223">
      <w:pPr>
        <w:rPr>
          <w:b/>
          <w:bCs/>
          <w:i/>
        </w:rPr>
      </w:pPr>
      <w:r w:rsidRPr="009B5223">
        <w:rPr>
          <w:b/>
          <w:bCs/>
          <w:i/>
        </w:rPr>
        <w:t xml:space="preserve">Household </w:t>
      </w:r>
      <w:proofErr w:type="spellStart"/>
      <w:r w:rsidRPr="009B5223">
        <w:rPr>
          <w:b/>
          <w:bCs/>
          <w:i/>
        </w:rPr>
        <w:t>fuelwood</w:t>
      </w:r>
      <w:proofErr w:type="spellEnd"/>
      <w:r w:rsidRPr="009B5223">
        <w:rPr>
          <w:b/>
          <w:bCs/>
          <w:i/>
        </w:rPr>
        <w:t xml:space="preserve">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w:t>
      </w:r>
      <w:proofErr w:type="gramStart"/>
      <w:r w:rsidR="00F8054F">
        <w:rPr>
          <w:bCs/>
        </w:rPr>
        <w:t>criteria for the commune officer to introduce the village is</w:t>
      </w:r>
      <w:proofErr w:type="gramEnd"/>
      <w:r w:rsidR="00F8054F">
        <w:rPr>
          <w:bCs/>
        </w:rPr>
        <w:t xml:space="preserve">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 xml:space="preserve">Commune officers (including people’s committee’s representative and/or forest rangers) were interviewed to find out the trend of household </w:t>
      </w:r>
      <w:proofErr w:type="spellStart"/>
      <w:r>
        <w:t>fuelwood</w:t>
      </w:r>
      <w:proofErr w:type="spellEnd"/>
      <w:r>
        <w:t xml:space="preserve">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w:t>
      </w:r>
      <w:proofErr w:type="spellStart"/>
      <w:r w:rsidR="002E1391">
        <w:t>fuelwood</w:t>
      </w:r>
      <w:proofErr w:type="spellEnd"/>
      <w:r w:rsidR="002E1391">
        <w:t>.</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w:t>
      </w:r>
      <w:proofErr w:type="spellStart"/>
      <w:r w:rsidR="009B5223">
        <w:t>Nghe</w:t>
      </w:r>
      <w:proofErr w:type="spellEnd"/>
      <w:r w:rsidR="009B5223">
        <w:t xml:space="preserve"> </w:t>
      </w:r>
      <w:proofErr w:type="spellStart"/>
      <w:r w:rsidR="009B5223">
        <w:t>An</w:t>
      </w:r>
      <w:proofErr w:type="spellEnd"/>
      <w:r w:rsidR="009B5223">
        <w:t xml:space="preserve"> were visited for interview and observation for </w:t>
      </w:r>
      <w:proofErr w:type="spellStart"/>
      <w:r w:rsidR="009B5223">
        <w:t>fuelwood</w:t>
      </w:r>
      <w:proofErr w:type="spellEnd"/>
      <w:r w:rsidR="009B5223">
        <w:t xml:space="preserve">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proofErr w:type="spellStart"/>
      <w:r w:rsidR="00604187">
        <w:t>fuelwood</w:t>
      </w:r>
      <w:proofErr w:type="spellEnd"/>
      <w:r w:rsidR="00725A37">
        <w:t xml:space="preserve"> consumption at industrial plan </w:t>
      </w:r>
      <w:proofErr w:type="gramStart"/>
      <w:r w:rsidR="00725A37">
        <w:t>were</w:t>
      </w:r>
      <w:proofErr w:type="gramEnd"/>
      <w:r w:rsidR="00725A37">
        <w:t xml:space="preserv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proofErr w:type="spellStart"/>
      <w:r w:rsidR="00604187">
        <w:t>fuelwood</w:t>
      </w:r>
      <w:proofErr w:type="spellEnd"/>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w:t>
      </w:r>
      <w:proofErr w:type="spellStart"/>
      <w:r w:rsidR="009B5223">
        <w:t>Nghe</w:t>
      </w:r>
      <w:proofErr w:type="spellEnd"/>
      <w:r w:rsidR="009B5223">
        <w:t xml:space="preserve"> An. </w:t>
      </w:r>
      <w:r w:rsidR="00740419">
        <w:t>In-depth interview</w:t>
      </w:r>
      <w:r w:rsidR="00CB3289">
        <w:t xml:space="preserve">s were conducted with the middlemen to further understanding commercial </w:t>
      </w:r>
      <w:r w:rsidR="009B5223">
        <w:t xml:space="preserve">demand for </w:t>
      </w:r>
      <w:proofErr w:type="spellStart"/>
      <w:r w:rsidR="009B5223">
        <w:t>fuelwood</w:t>
      </w:r>
      <w:proofErr w:type="spellEnd"/>
      <w:r w:rsidR="009B5223">
        <w:t xml:space="preserve"> and actors of </w:t>
      </w:r>
      <w:proofErr w:type="spellStart"/>
      <w:r w:rsidR="009B5223">
        <w:t>fuelwood</w:t>
      </w:r>
      <w:proofErr w:type="spellEnd"/>
      <w:r w:rsidR="009B5223">
        <w:t xml:space="preserve">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w:t>
      </w:r>
      <w:proofErr w:type="gramStart"/>
      <w:r w:rsidR="00831134">
        <w:t>are</w:t>
      </w:r>
      <w:proofErr w:type="gramEnd"/>
      <w:r w:rsidR="00831134">
        <w:t>:</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29" w:name="_Toc402727655"/>
      <w:r w:rsidRPr="0063607F">
        <w:t>Data processing and analysis</w:t>
      </w:r>
      <w:bookmarkEnd w:id="29"/>
    </w:p>
    <w:p w14:paraId="2FC2B9C1" w14:textId="042CC599" w:rsidR="00EA60CC" w:rsidRPr="00EA60CC" w:rsidRDefault="00EA60CC" w:rsidP="00EA60CC">
      <w:r>
        <w:t xml:space="preserve">After collecting all the data, some correction of the data entry errors or logical errors was conducted. During this process the household with very high or very low value compare to their neighbor is selected for reviewing. </w:t>
      </w:r>
      <w:commentRangeStart w:id="30"/>
      <w:r>
        <w:t xml:space="preserve">The survey </w:t>
      </w:r>
      <w:proofErr w:type="gramStart"/>
      <w:r>
        <w:t>team revisited the raw questionnaire of those households and discuss</w:t>
      </w:r>
      <w:proofErr w:type="gramEnd"/>
      <w:r>
        <w:t xml:space="preserve"> the possibility of the value and make necessary adjustment. </w:t>
      </w:r>
      <w:commentRangeEnd w:id="30"/>
      <w:r w:rsidR="007632BE">
        <w:rPr>
          <w:rStyle w:val="CommentReference"/>
        </w:rPr>
        <w:commentReference w:id="30"/>
      </w:r>
      <w:r>
        <w:t xml:space="preserve">The questionnaire was designed in such a way that some questions can be used to cross check the </w:t>
      </w:r>
      <w:del w:id="31" w:author="Nguyen Thanh Quang" w:date="2014-11-04T14:58:00Z">
        <w:r w:rsidDel="007632BE">
          <w:delText xml:space="preserve">the </w:delText>
        </w:r>
      </w:del>
      <w:ins w:id="32" w:author="Nguyen Thanh Quang" w:date="2014-11-04T14:58:00Z">
        <w:r w:rsidR="007632BE">
          <w:t>an</w:t>
        </w:r>
      </w:ins>
      <w:r>
        <w:t>other</w:t>
      </w:r>
      <w:ins w:id="33" w:author="Nguyen Thanh Quang" w:date="2014-11-04T14:58:00Z">
        <w:r w:rsidR="007632BE">
          <w:t xml:space="preserve"> ones</w:t>
        </w:r>
      </w:ins>
      <w:r>
        <w:t>,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34" w:name="_Toc402727656"/>
      <w:r>
        <w:t>Data processing for household survey</w:t>
      </w:r>
      <w:bookmarkEnd w:id="34"/>
    </w:p>
    <w:p w14:paraId="03FF9460" w14:textId="3C6CA36F" w:rsidR="0063607F" w:rsidRDefault="00641613" w:rsidP="0063607F">
      <w:r>
        <w:t>220</w:t>
      </w:r>
      <w:r w:rsidR="0063607F">
        <w:t xml:space="preserve"> households were surveyed </w:t>
      </w:r>
      <w:r w:rsidR="00F03F78">
        <w:t xml:space="preserve">to identify </w:t>
      </w:r>
      <w:del w:id="35" w:author="Nguyen Thanh Quang" w:date="2014-11-04T15:01:00Z">
        <w:r w:rsidR="00F03F78" w:rsidDel="00CA0024">
          <w:delText>residential</w:delText>
        </w:r>
      </w:del>
      <w:ins w:id="36" w:author="Nguyen Thanh Quang" w:date="2014-11-04T15:01:00Z">
        <w:r w:rsidR="00CA0024">
          <w:t>household</w:t>
        </w:r>
      </w:ins>
      <w:r w:rsidR="00F03F78">
        <w:t xml:space="preserve"> </w:t>
      </w:r>
      <w:proofErr w:type="spellStart"/>
      <w:r w:rsidR="00F03F78">
        <w:t>fuelwood</w:t>
      </w:r>
      <w:proofErr w:type="spellEnd"/>
      <w:r w:rsidR="00F03F78">
        <w:t xml:space="preserve"> demand. The major </w:t>
      </w:r>
      <w:r w:rsidR="008D579F">
        <w:t>use</w:t>
      </w:r>
      <w:ins w:id="37" w:author="Nguyen Thanh Quang" w:date="2014-11-04T15:01:00Z">
        <w:r w:rsidR="00CA0024">
          <w:t>s</w:t>
        </w:r>
      </w:ins>
      <w:r w:rsidR="008D579F">
        <w:t xml:space="preserve"> of </w:t>
      </w:r>
      <w:proofErr w:type="spellStart"/>
      <w:r w:rsidR="008D579F">
        <w:t>fuelwood</w:t>
      </w:r>
      <w:proofErr w:type="spellEnd"/>
      <w:r w:rsidR="008D579F">
        <w:t xml:space="preserve"> are for following purposes:</w:t>
      </w:r>
    </w:p>
    <w:p w14:paraId="3C0CDF75" w14:textId="714CFF75" w:rsidR="008D579F" w:rsidRDefault="00CA0024" w:rsidP="002C5438">
      <w:pPr>
        <w:pStyle w:val="ListParagraph"/>
        <w:numPr>
          <w:ilvl w:val="0"/>
          <w:numId w:val="2"/>
        </w:numPr>
        <w:contextualSpacing w:val="0"/>
      </w:pPr>
      <w:ins w:id="38" w:author="Nguyen Thanh Quang" w:date="2014-11-04T15:01:00Z">
        <w:r>
          <w:t xml:space="preserve">Meal </w:t>
        </w:r>
      </w:ins>
      <w:del w:id="39" w:author="Nguyen Thanh Quang" w:date="2014-11-04T15:02:00Z">
        <w:r w:rsidR="008D579F" w:rsidDel="00CA0024">
          <w:delText>C</w:delText>
        </w:r>
      </w:del>
      <w:ins w:id="40" w:author="Nguyen Thanh Quang" w:date="2014-11-04T15:02:00Z">
        <w:r>
          <w:t>c</w:t>
        </w:r>
      </w:ins>
      <w:r w:rsidR="008D579F">
        <w:t>ooking</w:t>
      </w:r>
      <w:del w:id="41" w:author="Nguyen Thanh Quang" w:date="2014-11-04T15:02:00Z">
        <w:r w:rsidR="008D579F" w:rsidDel="00CA0024">
          <w:delText xml:space="preserve"> for people</w:delText>
        </w:r>
      </w:del>
    </w:p>
    <w:p w14:paraId="2B026253" w14:textId="1A78547C" w:rsidR="008D579F" w:rsidRDefault="00CA0024" w:rsidP="002C5438">
      <w:pPr>
        <w:pStyle w:val="ListParagraph"/>
        <w:numPr>
          <w:ilvl w:val="0"/>
          <w:numId w:val="2"/>
        </w:numPr>
        <w:contextualSpacing w:val="0"/>
      </w:pPr>
      <w:ins w:id="42" w:author="Nguyen Thanh Quang" w:date="2014-11-04T15:02:00Z">
        <w:r>
          <w:t xml:space="preserve">Animal </w:t>
        </w:r>
      </w:ins>
      <w:del w:id="43" w:author="Nguyen Thanh Quang" w:date="2014-11-04T15:02:00Z">
        <w:r w:rsidR="008D579F" w:rsidDel="00CA0024">
          <w:delText>C</w:delText>
        </w:r>
      </w:del>
      <w:ins w:id="44" w:author="Nguyen Thanh Quang" w:date="2014-11-04T15:02:00Z">
        <w:r>
          <w:t>c</w:t>
        </w:r>
      </w:ins>
      <w:r w:rsidR="008D579F">
        <w:t>ooking</w:t>
      </w:r>
      <w:del w:id="45" w:author="Nguyen Thanh Quang" w:date="2014-11-04T15:02:00Z">
        <w:r w:rsidR="008D579F" w:rsidDel="00CA0024">
          <w:delText xml:space="preserve"> for pig</w:delText>
        </w:r>
      </w:del>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154DD751"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w:t>
      </w:r>
      <w:proofErr w:type="spellStart"/>
      <w:r>
        <w:t>fuelwood</w:t>
      </w:r>
      <w:proofErr w:type="spellEnd"/>
      <w:r>
        <w:t xml:space="preserve"> used for </w:t>
      </w:r>
      <w:ins w:id="46" w:author="Nguyen Thanh Quang" w:date="2014-11-04T15:03:00Z">
        <w:r w:rsidR="00CA0024">
          <w:t xml:space="preserve">meal </w:t>
        </w:r>
      </w:ins>
      <w:r>
        <w:t xml:space="preserve">cooking for one person is </w:t>
      </w:r>
      <w:r w:rsidR="00C11C10">
        <w:t>homogenous</w:t>
      </w:r>
      <w:r>
        <w:t xml:space="preserve">. </w:t>
      </w:r>
      <w:r w:rsidR="00D77406">
        <w:t xml:space="preserve">Therefore </w:t>
      </w:r>
      <w:proofErr w:type="spellStart"/>
      <w:r w:rsidR="00D77406">
        <w:t>fuelwood</w:t>
      </w:r>
      <w:proofErr w:type="spellEnd"/>
      <w:r w:rsidR="00D77406">
        <w:t xml:space="preserve"> consumption estimated for one person</w:t>
      </w:r>
      <w:r w:rsidR="00C11C10">
        <w:t xml:space="preserve"> could be used to calculate the consumption of clusters.</w:t>
      </w:r>
    </w:p>
    <w:p w14:paraId="642F87CB" w14:textId="71E52E62" w:rsidR="00DE6B40" w:rsidRDefault="00D77406" w:rsidP="008D579F">
      <w:r>
        <w:t xml:space="preserve">Similarly, </w:t>
      </w:r>
      <w:proofErr w:type="spellStart"/>
      <w:r>
        <w:t>fuelwood</w:t>
      </w:r>
      <w:proofErr w:type="spellEnd"/>
      <w:r>
        <w:t xml:space="preserve"> consumption is estimated for one pig life cycle for each cluster.</w:t>
      </w:r>
    </w:p>
    <w:p w14:paraId="483D3B41" w14:textId="4C92B180" w:rsidR="00D77406" w:rsidRDefault="00D77406" w:rsidP="008D579F">
      <w:r>
        <w:t xml:space="preserve">It is not possible to estimate </w:t>
      </w:r>
      <w:proofErr w:type="spellStart"/>
      <w:r>
        <w:t>fuelwood</w:t>
      </w:r>
      <w:proofErr w:type="spellEnd"/>
      <w:r>
        <w:t xml:space="preserve"> consumed for additional jobs because </w:t>
      </w:r>
      <w:r w:rsidR="00C11C10">
        <w:t xml:space="preserve">it </w:t>
      </w:r>
      <w:proofErr w:type="gramStart"/>
      <w:r w:rsidR="00C11C10">
        <w:t xml:space="preserve">would </w:t>
      </w:r>
      <w:r>
        <w:t>will</w:t>
      </w:r>
      <w:proofErr w:type="gramEnd"/>
      <w:r>
        <w:t xml:space="preserve"> require details</w:t>
      </w:r>
      <w:r w:rsidR="00C11C10">
        <w:t xml:space="preserve"> investigation</w:t>
      </w:r>
      <w:r>
        <w:t xml:space="preserve"> of </w:t>
      </w:r>
      <w:proofErr w:type="spellStart"/>
      <w:r>
        <w:t>fuelwood</w:t>
      </w:r>
      <w:proofErr w:type="spellEnd"/>
      <w:r>
        <w:t xml:space="preserve"> consumed for one unit of alcohol, </w:t>
      </w:r>
      <w:r w:rsidR="00C11C10">
        <w:t>tofu</w:t>
      </w:r>
      <w:r>
        <w:t xml:space="preserve">, rice leaf, etc. </w:t>
      </w:r>
      <w:commentRangeStart w:id="47"/>
      <w:r>
        <w:t>Given</w:t>
      </w:r>
      <w:commentRangeEnd w:id="47"/>
      <w:r w:rsidR="00CA0024">
        <w:rPr>
          <w:rStyle w:val="CommentReference"/>
        </w:rPr>
        <w:commentReference w:id="47"/>
      </w:r>
      <w:r>
        <w:t xml:space="preserve"> the time frame of the research, these details cannot accurately </w:t>
      </w:r>
      <w:proofErr w:type="gramStart"/>
      <w:r>
        <w:t>collected</w:t>
      </w:r>
      <w:proofErr w:type="gramEnd"/>
      <w:r>
        <w:t>.</w:t>
      </w:r>
    </w:p>
    <w:p w14:paraId="5EF08B52" w14:textId="2E7FA27A" w:rsidR="00A50B79" w:rsidRDefault="00A50B79" w:rsidP="00353124">
      <w:pPr>
        <w:pStyle w:val="Heading2"/>
      </w:pPr>
      <w:bookmarkStart w:id="48" w:name="_Toc402727657"/>
      <w:r>
        <w:t xml:space="preserve">Data processing for </w:t>
      </w:r>
      <w:r w:rsidR="004B646A">
        <w:t xml:space="preserve">industrial and commercial </w:t>
      </w:r>
      <w:proofErr w:type="spellStart"/>
      <w:r w:rsidR="004B646A">
        <w:t>fuelwood</w:t>
      </w:r>
      <w:proofErr w:type="spellEnd"/>
      <w:r w:rsidR="004B646A">
        <w:t xml:space="preserve"> survey</w:t>
      </w:r>
      <w:bookmarkEnd w:id="48"/>
    </w:p>
    <w:p w14:paraId="69C055D4" w14:textId="77777777" w:rsidR="00EF419C" w:rsidRDefault="00266E4E" w:rsidP="004B646A">
      <w:r>
        <w:t xml:space="preserve">Investigation on commercial </w:t>
      </w:r>
      <w:proofErr w:type="spellStart"/>
      <w:r>
        <w:t>fuelwood</w:t>
      </w:r>
      <w:proofErr w:type="spellEnd"/>
      <w:r>
        <w:t xml:space="preserve"> </w:t>
      </w:r>
      <w:r w:rsidR="009667CA">
        <w:t xml:space="preserve">is </w:t>
      </w:r>
      <w:r>
        <w:t>only conducted at one selected site of each province</w:t>
      </w:r>
      <w:r w:rsidR="009667CA">
        <w:t>.</w:t>
      </w:r>
      <w:r>
        <w:t xml:space="preserve"> A larger scale of investigation is not considered because </w:t>
      </w:r>
      <w:proofErr w:type="gramStart"/>
      <w:r>
        <w:t>this involve</w:t>
      </w:r>
      <w:proofErr w:type="gramEnd"/>
      <w:r>
        <w:t xml:space="preserve"> certain risks for the investigator while working with </w:t>
      </w:r>
      <w:r w:rsidR="009F3632">
        <w:t xml:space="preserve">the middlemen who purchase illegal </w:t>
      </w:r>
      <w:proofErr w:type="spellStart"/>
      <w:r w:rsidR="009F3632">
        <w:t>fuelwood</w:t>
      </w:r>
      <w:proofErr w:type="spellEnd"/>
      <w:r w:rsidR="009F3632">
        <w:t xml:space="preserve">. </w:t>
      </w:r>
      <w:r w:rsidR="000515A3">
        <w:t xml:space="preserve">Therefore quantitative data analysis is only conducted in a very small scale to identify the commercial </w:t>
      </w:r>
      <w:proofErr w:type="spellStart"/>
      <w:r w:rsidR="000515A3">
        <w:t>fuelwood</w:t>
      </w:r>
      <w:proofErr w:type="spellEnd"/>
      <w:r w:rsidR="000515A3">
        <w:t xml:space="preserve"> amount of specific geographic area of investigation in each province.</w:t>
      </w:r>
      <w:r w:rsidR="002E6938">
        <w:t xml:space="preserve"> </w:t>
      </w:r>
      <w:r w:rsidR="00EF419C">
        <w:t xml:space="preserve">The data for commercial </w:t>
      </w:r>
      <w:proofErr w:type="spellStart"/>
      <w:r w:rsidR="00EF419C">
        <w:t>fuelwood</w:t>
      </w:r>
      <w:proofErr w:type="spellEnd"/>
      <w:r w:rsidR="00EF419C">
        <w:t xml:space="preserve"> consumption and residential </w:t>
      </w:r>
      <w:proofErr w:type="spellStart"/>
      <w:r w:rsidR="00EF419C">
        <w:t>fuelwood</w:t>
      </w:r>
      <w:proofErr w:type="spellEnd"/>
      <w:r w:rsidR="00EF419C">
        <w:t xml:space="preserve">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is to understand the price of material wood compared to </w:t>
      </w:r>
      <w:proofErr w:type="spellStart"/>
      <w:r w:rsidR="005E3DFF">
        <w:t>fuelwood</w:t>
      </w:r>
      <w:proofErr w:type="spellEnd"/>
      <w:r w:rsidR="005E3DFF">
        <w:t xml:space="preserve"> and the pressure on the natural forest which are being converted into plantation forest for material wood for higher value.</w:t>
      </w:r>
    </w:p>
    <w:p w14:paraId="04BFA365" w14:textId="253910E8" w:rsidR="00A655A4" w:rsidRDefault="0081426D" w:rsidP="004B646A">
      <w:r>
        <w:lastRenderedPageBreak/>
        <w:t xml:space="preserve">Investigation at local industrial plants were conducted at the plants which use </w:t>
      </w:r>
      <w:proofErr w:type="spellStart"/>
      <w:r>
        <w:t>fuelwood</w:t>
      </w:r>
      <w:proofErr w:type="spellEnd"/>
      <w:r w:rsidR="00A655A4">
        <w:t xml:space="preserve"> for their thermal </w:t>
      </w:r>
      <w:r w:rsidR="00C11C10">
        <w:t>equipment</w:t>
      </w:r>
      <w:r>
        <w:t xml:space="preserve">, and those which use coal and dust coal as an alternative fuel. The data will be qualitatively analyzed to further understand who would use </w:t>
      </w:r>
      <w:proofErr w:type="spellStart"/>
      <w:r>
        <w:t>fuelwood</w:t>
      </w:r>
      <w:proofErr w:type="spellEnd"/>
      <w:r>
        <w:t xml:space="preserve">, why they would use </w:t>
      </w:r>
      <w:proofErr w:type="spellStart"/>
      <w:r>
        <w:t>fuelwood</w:t>
      </w:r>
      <w:proofErr w:type="spellEnd"/>
      <w:r>
        <w:t xml:space="preserve"> instead of other fuel, and what would be the future trend on the </w:t>
      </w:r>
      <w:proofErr w:type="spellStart"/>
      <w:r>
        <w:t>fuelwood</w:t>
      </w:r>
      <w:proofErr w:type="spellEnd"/>
      <w:r>
        <w:t xml:space="preserve"> consumption </w:t>
      </w:r>
      <w:r w:rsidR="0018525A">
        <w:t xml:space="preserve">at these local industrial plants. </w:t>
      </w:r>
    </w:p>
    <w:p w14:paraId="63CD36D6" w14:textId="5B4364B9" w:rsidR="004B1A4C" w:rsidRDefault="004B1A4C" w:rsidP="004B646A">
      <w:r>
        <w:t xml:space="preserve">In order to quantitatively estimate local industrial demand for </w:t>
      </w:r>
      <w:proofErr w:type="spellStart"/>
      <w:r>
        <w:t>fuelwood</w:t>
      </w:r>
      <w:proofErr w:type="spellEnd"/>
      <w:r>
        <w:t>,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52BD9438" w:rsidR="0081426D" w:rsidRDefault="0018525A" w:rsidP="004B646A">
      <w:r>
        <w:t xml:space="preserve">Since there is not data on local industrial plants available with specific information on production capacity, a quantitative estimation of </w:t>
      </w:r>
      <w:proofErr w:type="spellStart"/>
      <w:r>
        <w:t>fuelwood</w:t>
      </w:r>
      <w:proofErr w:type="spellEnd"/>
      <w:r>
        <w:t xml:space="preserve"> demand for the local plants cannot be done with reliability.</w:t>
      </w:r>
    </w:p>
    <w:p w14:paraId="7062ACA0" w14:textId="77777777" w:rsidR="00F01C15" w:rsidRDefault="003C1689" w:rsidP="001626F9">
      <w:pPr>
        <w:pStyle w:val="Heading1"/>
        <w:ind w:left="360" w:hanging="360"/>
      </w:pPr>
      <w:bookmarkStart w:id="49" w:name="_Toc402727658"/>
      <w:r>
        <w:t>Findings</w:t>
      </w:r>
      <w:bookmarkEnd w:id="49"/>
    </w:p>
    <w:p w14:paraId="7EC273FE" w14:textId="0B1BFD55" w:rsidR="00B93A18" w:rsidRDefault="00745FA5" w:rsidP="00B93A18">
      <w:pPr>
        <w:pStyle w:val="Heading2"/>
      </w:pPr>
      <w:bookmarkStart w:id="50" w:name="_Toc402727659"/>
      <w:r>
        <w:t>Wood supply chain in the region</w:t>
      </w:r>
      <w:bookmarkEnd w:id="50"/>
    </w:p>
    <w:p w14:paraId="4FD2BF0A" w14:textId="77777777" w:rsidR="003E1AA9" w:rsidRDefault="003E1AA9" w:rsidP="003E1AA9"/>
    <w:p w14:paraId="62F7B20E" w14:textId="77777777" w:rsidR="003E1AA9" w:rsidRDefault="003E1AA9" w:rsidP="003E1AA9">
      <w:r>
        <w:rPr>
          <w:noProof/>
          <w:lang w:val="en-GB" w:eastAsia="en-GB"/>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685580" w:rsidRPr="0020574E" w:rsidRDefault="00685580"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685580" w:rsidRPr="0020574E" w:rsidRDefault="00685580"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lang w:val="en-GB" w:eastAsia="en-GB"/>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685580" w:rsidRPr="00EB011E" w:rsidRDefault="00685580"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685580" w:rsidRPr="00EB011E" w:rsidRDefault="00685580"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lang w:val="en-GB" w:eastAsia="en-GB"/>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685580" w:rsidRPr="0020574E" w:rsidRDefault="00685580"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685580" w:rsidRPr="0020574E" w:rsidRDefault="00685580"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5D9E804C" w:rsidR="003E1AA9" w:rsidRDefault="00A521AE" w:rsidP="003E1AA9">
      <w:r>
        <w:rPr>
          <w:noProof/>
          <w:lang w:val="en-GB" w:eastAsia="en-GB"/>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448ACF"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Pr>
          <w:noProof/>
          <w:lang w:val="en-GB" w:eastAsia="en-GB"/>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3E5731"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lang w:val="en-GB" w:eastAsia="en-GB"/>
        </w:rPr>
        <mc:AlternateContent>
          <mc:Choice Requires="wps">
            <w:drawing>
              <wp:anchor distT="0" distB="0" distL="114300" distR="114300" simplePos="0" relativeHeight="251595776" behindDoc="0" locked="0" layoutInCell="1" allowOverlap="1" wp14:anchorId="40B5C004" wp14:editId="007BCB25">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3951F199"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E669CD">
        <w:rPr>
          <w:noProof/>
          <w:lang w:val="en-GB" w:eastAsia="en-GB"/>
        </w:rPr>
        <mc:AlternateContent>
          <mc:Choice Requires="wps">
            <w:drawing>
              <wp:anchor distT="0" distB="0" distL="114300" distR="114300" simplePos="0" relativeHeight="251737088" behindDoc="0" locked="0" layoutInCell="1" allowOverlap="1" wp14:anchorId="1A58489D" wp14:editId="282D0569">
                <wp:simplePos x="0" y="0"/>
                <wp:positionH relativeFrom="column">
                  <wp:posOffset>684530</wp:posOffset>
                </wp:positionH>
                <wp:positionV relativeFrom="paragraph">
                  <wp:posOffset>257175</wp:posOffset>
                </wp:positionV>
                <wp:extent cx="332105" cy="0"/>
                <wp:effectExtent l="0" t="19050" r="10795" b="19050"/>
                <wp:wrapNone/>
                <wp:docPr id="60" name="Straight Connector 6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B44225B"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0.25pt" to="80.0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" strokecolor="#365f91 [2404]" strokeweight="2.5pt"/>
            </w:pict>
          </mc:Fallback>
        </mc:AlternateContent>
      </w:r>
      <w:r w:rsidR="00E669CD">
        <w:rPr>
          <w:noProof/>
          <w:lang w:val="en-GB" w:eastAsia="en-GB"/>
        </w:rPr>
        <mc:AlternateContent>
          <mc:Choice Requires="wps">
            <w:drawing>
              <wp:anchor distT="0" distB="0" distL="114300" distR="114300" simplePos="0" relativeHeight="251660288" behindDoc="0" locked="0" layoutInCell="1" allowOverlap="1" wp14:anchorId="75431388" wp14:editId="6235651C">
                <wp:simplePos x="0" y="0"/>
                <wp:positionH relativeFrom="column">
                  <wp:posOffset>1019175</wp:posOffset>
                </wp:positionH>
                <wp:positionV relativeFrom="paragraph">
                  <wp:posOffset>253365</wp:posOffset>
                </wp:positionV>
                <wp:extent cx="1270" cy="2038350"/>
                <wp:effectExtent l="19050" t="0" r="36830" b="0"/>
                <wp:wrapNone/>
                <wp:docPr id="47" name="Straight Connector 47"/>
                <wp:cNvGraphicFramePr/>
                <a:graphic xmlns:a="http://schemas.openxmlformats.org/drawingml/2006/main">
                  <a:graphicData uri="http://schemas.microsoft.com/office/word/2010/wordprocessingShape">
                    <wps:wsp>
                      <wps:cNvCnPr/>
                      <wps:spPr>
                        <a:xfrm>
                          <a:off x="0" y="0"/>
                          <a:ext cx="127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6972213"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19.95pt" to="80.35pt,1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" strokecolor="#365f91 [2404]" strokeweight="2.5pt"/>
            </w:pict>
          </mc:Fallback>
        </mc:AlternateContent>
      </w:r>
      <w:r w:rsidR="003E1AA9">
        <w:rPr>
          <w:noProof/>
          <w:lang w:val="en-GB" w:eastAsia="en-GB"/>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3F03BC0"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77777777" w:rsidR="003E1AA9" w:rsidRDefault="003E1AA9" w:rsidP="003E1AA9">
      <w:r>
        <w:rPr>
          <w:noProof/>
          <w:lang w:val="en-GB" w:eastAsia="en-GB"/>
        </w:rPr>
        <mc:AlternateContent>
          <mc:Choice Requires="wps">
            <w:drawing>
              <wp:anchor distT="0" distB="0" distL="114300" distR="114300" simplePos="0" relativeHeight="251583488" behindDoc="0" locked="0" layoutInCell="1" allowOverlap="1" wp14:anchorId="057CF93C" wp14:editId="5DA759A7">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685580" w:rsidRPr="007B183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685580" w:rsidRPr="007B183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lang w:val="en-GB" w:eastAsia="en-GB"/>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685580" w:rsidRPr="0020574E" w:rsidRDefault="00685580"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685580" w:rsidRPr="0020574E" w:rsidRDefault="00685580"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lang w:val="en-GB" w:eastAsia="en-GB"/>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289AB5A"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lang w:val="en-GB" w:eastAsia="en-GB"/>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84836BB"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lang w:val="en-GB" w:eastAsia="en-GB"/>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685580" w:rsidRDefault="00685580"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685580" w:rsidRDefault="00685580"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685580" w:rsidRDefault="00685580"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685580" w:rsidRPr="007B1830" w:rsidRDefault="00685580"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685580" w:rsidRDefault="00685580"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685580" w:rsidRDefault="00685580"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685580" w:rsidRDefault="00685580"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685580" w:rsidRPr="007B1830" w:rsidRDefault="00685580" w:rsidP="003E1AA9">
                      <w:pPr>
                        <w:spacing w:before="0" w:line="240" w:lineRule="auto"/>
                        <w:ind w:left="-90" w:right="-121"/>
                        <w:jc w:val="left"/>
                        <w:rPr>
                          <w:rFonts w:ascii="Arial" w:hAnsi="Arial" w:cs="Arial"/>
                          <w:sz w:val="18"/>
                          <w:szCs w:val="18"/>
                        </w:rPr>
                      </w:pPr>
                    </w:p>
                  </w:txbxContent>
                </v:textbox>
              </v:roundrect>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4BB99182"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lang w:val="en-GB" w:eastAsia="en-GB"/>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F4D78C7"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9DAA704"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lang w:val="en-GB" w:eastAsia="en-GB"/>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685580" w:rsidRPr="007B183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685580" w:rsidRPr="007B183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lang w:val="en-GB" w:eastAsia="en-GB"/>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9D3C29F"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lang w:val="en-GB" w:eastAsia="en-GB"/>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685580" w:rsidRPr="0020574E" w:rsidRDefault="00685580"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685580" w:rsidRPr="0020574E" w:rsidRDefault="00685580"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lang w:val="en-GB" w:eastAsia="en-GB"/>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D27FD9A"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lang w:val="en-GB" w:eastAsia="en-GB"/>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B702560"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lang w:val="en-GB" w:eastAsia="en-GB"/>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912BDF6"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lang w:val="en-GB" w:eastAsia="en-GB"/>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685580" w:rsidRDefault="00685580"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685580" w:rsidRPr="0020574E" w:rsidRDefault="00685580"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685580" w:rsidRDefault="00685580"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685580" w:rsidRPr="0020574E" w:rsidRDefault="00685580"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lang w:val="en-GB" w:eastAsia="en-GB"/>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685580" w:rsidRPr="007B183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68558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685580" w:rsidRPr="007B1830" w:rsidRDefault="00685580"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lang w:val="en-GB" w:eastAsia="en-GB"/>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7426670"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lang w:val="en-GB" w:eastAsia="en-GB"/>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1E8E337B"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lang w:val="en-GB" w:eastAsia="en-GB"/>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17218B3"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lang w:val="en-GB" w:eastAsia="en-GB"/>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BE976C7"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lang w:val="en-GB" w:eastAsia="en-GB"/>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685580" w:rsidRPr="0020574E" w:rsidRDefault="00685580"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w:t>
                            </w:r>
                            <w:proofErr w:type="spellStart"/>
                            <w:r>
                              <w:rPr>
                                <w:rFonts w:ascii="Arial" w:hAnsi="Arial" w:cs="Arial"/>
                                <w:color w:val="000000" w:themeColor="text1"/>
                                <w:sz w:val="18"/>
                                <w:szCs w:val="18"/>
                              </w:rPr>
                              <w:t>ing</w:t>
                            </w:r>
                            <w:proofErr w:type="spellEnd"/>
                            <w:r>
                              <w:rPr>
                                <w:rFonts w:ascii="Arial" w:hAnsi="Arial" w:cs="Arial"/>
                                <w:color w:val="000000" w:themeColor="text1"/>
                                <w:sz w:val="18"/>
                                <w:szCs w:val="18"/>
                              </w:rPr>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685580" w:rsidRPr="0020574E" w:rsidRDefault="00685580"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w:t>
                      </w:r>
                      <w:proofErr w:type="spellStart"/>
                      <w:r>
                        <w:rPr>
                          <w:rFonts w:ascii="Arial" w:hAnsi="Arial" w:cs="Arial"/>
                          <w:color w:val="000000" w:themeColor="text1"/>
                          <w:sz w:val="18"/>
                          <w:szCs w:val="18"/>
                        </w:rPr>
                        <w:t>ing</w:t>
                      </w:r>
                      <w:proofErr w:type="spellEnd"/>
                      <w:r>
                        <w:rPr>
                          <w:rFonts w:ascii="Arial" w:hAnsi="Arial" w:cs="Arial"/>
                          <w:color w:val="000000" w:themeColor="text1"/>
                          <w:sz w:val="18"/>
                          <w:szCs w:val="18"/>
                        </w:rPr>
                        <w:t xml:space="preserve"> area</w:t>
                      </w:r>
                    </w:p>
                  </w:txbxContent>
                </v:textbox>
              </v:shape>
            </w:pict>
          </mc:Fallback>
        </mc:AlternateContent>
      </w:r>
    </w:p>
    <w:p w14:paraId="243F8373" w14:textId="746BFCD0" w:rsidR="003E1AA9" w:rsidRDefault="002E5628" w:rsidP="003E1AA9">
      <w:pPr>
        <w:spacing w:before="0" w:after="200" w:line="276" w:lineRule="auto"/>
        <w:jc w:val="left"/>
      </w:pPr>
      <w:r>
        <w:rPr>
          <w:noProof/>
          <w:lang w:val="en-GB" w:eastAsia="en-GB"/>
        </w:rPr>
        <mc:AlternateContent>
          <mc:Choice Requires="wps">
            <w:drawing>
              <wp:anchor distT="0" distB="0" distL="114300" distR="114300" simplePos="0" relativeHeight="251715584" behindDoc="0" locked="0" layoutInCell="1" allowOverlap="1" wp14:anchorId="57B81174" wp14:editId="3A8E94C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C9AC8C5"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lang w:val="en-GB" w:eastAsia="en-GB"/>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FBBE6D8"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7777777" w:rsidR="00093EEB" w:rsidRDefault="00093EEB" w:rsidP="003E1AA9">
      <w:pPr>
        <w:spacing w:before="0" w:after="200" w:line="276" w:lineRule="auto"/>
        <w:jc w:val="left"/>
      </w:pPr>
    </w:p>
    <w:p w14:paraId="61A9A12C" w14:textId="735B9D6D" w:rsidR="00093EEB" w:rsidRPr="00006E7C" w:rsidRDefault="00093EEB" w:rsidP="00093EEB">
      <w:pPr>
        <w:jc w:val="center"/>
        <w:rPr>
          <w:i/>
        </w:rPr>
      </w:pPr>
      <w:proofErr w:type="gramStart"/>
      <w:r w:rsidRPr="00006E7C">
        <w:rPr>
          <w:i/>
        </w:rPr>
        <w:t>Figure</w:t>
      </w:r>
      <w:r>
        <w:rPr>
          <w:i/>
        </w:rPr>
        <w:t xml:space="preserve"> 2</w:t>
      </w:r>
      <w:r w:rsidRPr="00006E7C">
        <w:rPr>
          <w:i/>
        </w:rPr>
        <w:t>.</w:t>
      </w:r>
      <w:proofErr w:type="gramEnd"/>
      <w:r w:rsidRPr="00006E7C">
        <w:rPr>
          <w:i/>
        </w:rPr>
        <w:t xml:space="preserve"> </w:t>
      </w:r>
      <w:r>
        <w:rPr>
          <w:i/>
        </w:rPr>
        <w:t xml:space="preserve">Wood supply chain in Thanh Hoa and </w:t>
      </w:r>
      <w:proofErr w:type="spellStart"/>
      <w:r>
        <w:rPr>
          <w:i/>
        </w:rPr>
        <w:t>Nghe</w:t>
      </w:r>
      <w:proofErr w:type="spellEnd"/>
      <w:r>
        <w:rPr>
          <w:i/>
        </w:rPr>
        <w:t xml:space="preserve"> </w:t>
      </w:r>
      <w:commentRangeStart w:id="51"/>
      <w:r>
        <w:rPr>
          <w:i/>
        </w:rPr>
        <w:t>An</w:t>
      </w:r>
      <w:commentRangeEnd w:id="51"/>
      <w:r w:rsidR="00595C29">
        <w:rPr>
          <w:rStyle w:val="CommentReference"/>
        </w:rPr>
        <w:commentReference w:id="51"/>
      </w:r>
    </w:p>
    <w:p w14:paraId="2FD67D4A" w14:textId="41A1F9C6" w:rsidR="00093EEB" w:rsidRDefault="00595C29" w:rsidP="003E1AA9">
      <w:pPr>
        <w:spacing w:before="0" w:after="200" w:line="276" w:lineRule="auto"/>
        <w:jc w:val="left"/>
      </w:pPr>
      <w:proofErr w:type="spellStart"/>
      <w:ins w:id="52" w:author="Nguyen Thanh Quang" w:date="2014-11-04T15:21:00Z">
        <w:r>
          <w:t>Agni</w:t>
        </w:r>
      </w:ins>
      <w:ins w:id="53" w:author="Nguyen Thanh Quang" w:date="2014-11-04T15:22:00Z">
        <w:r>
          <w:t>nergy</w:t>
        </w:r>
      </w:ins>
      <w:proofErr w:type="spellEnd"/>
    </w:p>
    <w:p w14:paraId="65F82081" w14:textId="454F8C66" w:rsidR="00093EEB" w:rsidRDefault="00093EEB" w:rsidP="00B33274">
      <w:pPr>
        <w:spacing w:before="0" w:after="200" w:line="276" w:lineRule="auto"/>
      </w:pPr>
      <w:r>
        <w:lastRenderedPageBreak/>
        <w:t>The above chart describes the wood supply c</w:t>
      </w:r>
      <w:r w:rsidR="00595202">
        <w:t xml:space="preserve">hain in Thanh Hoa and </w:t>
      </w:r>
      <w:proofErr w:type="spellStart"/>
      <w:r w:rsidR="00595202">
        <w:t>Nghe</w:t>
      </w:r>
      <w:proofErr w:type="spellEnd"/>
      <w:r w:rsidR="00595202">
        <w:t xml:space="preserve"> </w:t>
      </w:r>
      <w:proofErr w:type="gramStart"/>
      <w:r w:rsidR="00595202">
        <w:t>An</w:t>
      </w:r>
      <w:proofErr w:type="gramEnd"/>
      <w:ins w:id="54" w:author="Nguyen Thanh Quang" w:date="2014-11-04T15:27:00Z">
        <w:r w:rsidR="00595C29">
          <w:t xml:space="preserve"> provinces</w:t>
        </w:r>
      </w:ins>
      <w:r w:rsidR="00595202">
        <w:t xml:space="preserve">. </w:t>
      </w:r>
      <w:r w:rsidR="002E5628">
        <w:t>The wood comes from three major</w:t>
      </w:r>
      <w:r w:rsidR="00B33274">
        <w:t xml:space="preserve"> local sources: </w:t>
      </w:r>
      <w:proofErr w:type="spellStart"/>
      <w:r w:rsidR="00B33274">
        <w:t>i</w:t>
      </w:r>
      <w:proofErr w:type="spellEnd"/>
      <w:r w:rsidR="00B33274">
        <w:t xml:space="preserve">) plantation forest; ii) natural forest; and iii) home garden. Beside these local sources, wood supply to Thanh Hoa and </w:t>
      </w:r>
      <w:proofErr w:type="spellStart"/>
      <w:r w:rsidR="00B33274">
        <w:t>Nghe</w:t>
      </w:r>
      <w:proofErr w:type="spellEnd"/>
      <w:r w:rsidR="00B33274">
        <w:t xml:space="preserve"> </w:t>
      </w:r>
      <w:proofErr w:type="gramStart"/>
      <w:r w:rsidR="00B33274">
        <w:t>An</w:t>
      </w:r>
      <w:proofErr w:type="gramEnd"/>
      <w:r w:rsidR="00B33274">
        <w:t xml:space="preserve"> also comes from surrounding areas such and Ha </w:t>
      </w:r>
      <w:proofErr w:type="spellStart"/>
      <w:r w:rsidR="00B33274">
        <w:t>Tinh</w:t>
      </w:r>
      <w:proofErr w:type="spellEnd"/>
      <w:r w:rsidR="00B33274">
        <w:t xml:space="preserve">, Quang Binh provinces </w:t>
      </w:r>
      <w:r w:rsidR="00B543A7">
        <w:t>and</w:t>
      </w:r>
      <w:r w:rsidR="00B33274">
        <w:t xml:space="preserve"> </w:t>
      </w:r>
      <w:del w:id="55" w:author="Nguyen Thanh Quang" w:date="2014-11-04T15:27:00Z">
        <w:r w:rsidR="00B543A7" w:rsidDel="00595C29">
          <w:delText>near by</w:delText>
        </w:r>
      </w:del>
      <w:ins w:id="56" w:author="Nguyen Thanh Quang" w:date="2014-11-04T15:27:00Z">
        <w:r w:rsidR="00595C29">
          <w:t>nearby</w:t>
        </w:r>
      </w:ins>
      <w:r w:rsidR="00B33274">
        <w:t xml:space="preserve"> provinces of Laos PDR. </w:t>
      </w:r>
    </w:p>
    <w:p w14:paraId="74E9538A" w14:textId="1408E619" w:rsidR="00B33274" w:rsidRDefault="00B33274" w:rsidP="00B33274">
      <w:pPr>
        <w:spacing w:before="0" w:after="200" w:line="276" w:lineRule="auto"/>
      </w:pPr>
      <w:r>
        <w:t xml:space="preserve">Wood </w:t>
      </w:r>
      <w:r w:rsidR="001C148E">
        <w:t xml:space="preserve">is used for two major purposes, as fuel, and as material. Another purpose of wood use is to make houses for local people, especially ethnic people who have long traditions of </w:t>
      </w:r>
      <w:r w:rsidR="00B543A7">
        <w:t>building</w:t>
      </w:r>
      <w:r w:rsidR="001C148E">
        <w:t xml:space="preserve"> wooden houses.</w:t>
      </w:r>
    </w:p>
    <w:p w14:paraId="6EA15885" w14:textId="7DB4CA2F"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w:t>
      </w:r>
      <w:proofErr w:type="spellStart"/>
      <w:r>
        <w:t>Nghe</w:t>
      </w:r>
      <w:proofErr w:type="spellEnd"/>
      <w:r>
        <w:t xml:space="preserve"> </w:t>
      </w:r>
      <w:proofErr w:type="gramStart"/>
      <w:r>
        <w:t>An are</w:t>
      </w:r>
      <w:proofErr w:type="gramEnd"/>
      <w:r>
        <w:t xml:space="preserve"> Acacia and Bamboo. </w:t>
      </w:r>
      <w:r w:rsidR="00E669CD">
        <w:t xml:space="preserve">All Acacia is to supply to wood chippers located in Thanh Hoa and </w:t>
      </w:r>
      <w:proofErr w:type="spellStart"/>
      <w:r w:rsidR="00E669CD">
        <w:t>Nghe</w:t>
      </w:r>
      <w:proofErr w:type="spellEnd"/>
      <w:r w:rsidR="00E669CD">
        <w:t xml:space="preserv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014D2BDB" w:rsidR="009B0FB9" w:rsidRDefault="009B0FB9" w:rsidP="00B33274">
      <w:pPr>
        <w:spacing w:before="0" w:after="200" w:line="276" w:lineRule="auto"/>
      </w:pPr>
      <w:r>
        <w:t xml:space="preserve">Material wood from natural forest is supplied to </w:t>
      </w:r>
      <w:proofErr w:type="gramStart"/>
      <w:r>
        <w:t>sawmills</w:t>
      </w:r>
      <w:proofErr w:type="gramEnd"/>
      <w:r>
        <w:t xml:space="preserve"> to produce sawn timbers which are then supplied to furniture manufacturers </w:t>
      </w:r>
      <w:del w:id="57" w:author="Nguyen Thanh Quang" w:date="2014-11-04T15:29:00Z">
        <w:r w:rsidDel="00595C29">
          <w:delText xml:space="preserve">of </w:delText>
        </w:r>
      </w:del>
      <w:r>
        <w:t>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734AC96A" w:rsidR="009B0FB9" w:rsidRDefault="009B0FB9" w:rsidP="00B33274">
      <w:pPr>
        <w:spacing w:before="0" w:after="200" w:line="276" w:lineRule="auto"/>
      </w:pPr>
      <w:r>
        <w:t xml:space="preserve">A small amount of wood from home garden of households such as </w:t>
      </w:r>
      <w:proofErr w:type="spellStart"/>
      <w:r w:rsidR="00595202" w:rsidRPr="00595202">
        <w:rPr>
          <w:i/>
        </w:rPr>
        <w:t>Melia</w:t>
      </w:r>
      <w:proofErr w:type="spellEnd"/>
      <w:r w:rsidR="00595202" w:rsidRPr="00595202">
        <w:rPr>
          <w:i/>
        </w:rPr>
        <w:t xml:space="preserve"> </w:t>
      </w:r>
      <w:proofErr w:type="spellStart"/>
      <w:r w:rsidR="00595202" w:rsidRPr="00595202">
        <w:rPr>
          <w:i/>
        </w:rPr>
        <w:t>azedarach</w:t>
      </w:r>
      <w:proofErr w:type="spellEnd"/>
      <w:r w:rsidR="00595202">
        <w:t xml:space="preserve"> </w:t>
      </w:r>
      <w:r>
        <w:t xml:space="preserve">and </w:t>
      </w:r>
      <w:proofErr w:type="spellStart"/>
      <w:r w:rsidRPr="00595202">
        <w:rPr>
          <w:i/>
        </w:rPr>
        <w:t>Chukrasia</w:t>
      </w:r>
      <w:proofErr w:type="spellEnd"/>
      <w:r>
        <w:t xml:space="preserve"> </w:t>
      </w:r>
      <w:proofErr w:type="spellStart"/>
      <w:r w:rsidR="00595202" w:rsidRPr="00595202">
        <w:rPr>
          <w:i/>
        </w:rPr>
        <w:t>tabularis</w:t>
      </w:r>
      <w:proofErr w:type="spellEnd"/>
      <w:r w:rsidR="00595202">
        <w:t xml:space="preserve"> </w:t>
      </w:r>
      <w:r>
        <w:t>are supplied for furniture material.</w:t>
      </w:r>
    </w:p>
    <w:p w14:paraId="6A46477C" w14:textId="29A1053D" w:rsidR="009B0FB9" w:rsidRDefault="009B0FB9" w:rsidP="00B33274">
      <w:pPr>
        <w:spacing w:before="0" w:after="200" w:line="276" w:lineRule="auto"/>
      </w:pPr>
      <w:r>
        <w:t xml:space="preserve">Supply of </w:t>
      </w:r>
      <w:proofErr w:type="spellStart"/>
      <w:r w:rsidRPr="00217333">
        <w:rPr>
          <w:i/>
        </w:rPr>
        <w:t>fuelwood</w:t>
      </w:r>
      <w:proofErr w:type="spellEnd"/>
      <w:r>
        <w:t xml:space="preserve"> comes from natural forest, plantation forest, and home garden.</w:t>
      </w:r>
      <w:r w:rsidR="00217333">
        <w:t xml:space="preserve"> </w:t>
      </w:r>
      <w:proofErr w:type="spellStart"/>
      <w:r w:rsidR="00217333">
        <w:t>Fuelwood</w:t>
      </w:r>
      <w:proofErr w:type="spellEnd"/>
      <w:r w:rsidR="00217333">
        <w:t xml:space="preserve"> consumed at households comes from all these three sou</w:t>
      </w:r>
      <w:r w:rsidR="00595202">
        <w:t>rces</w:t>
      </w:r>
      <w:r w:rsidR="003A712D">
        <w:t xml:space="preserve"> while most </w:t>
      </w:r>
      <w:proofErr w:type="spellStart"/>
      <w:r w:rsidR="003A712D">
        <w:t>fuelwood</w:t>
      </w:r>
      <w:proofErr w:type="spellEnd"/>
      <w:r w:rsidR="003A712D">
        <w:t xml:space="preserve"> consumed at industrial plants such as MDF, pulp and paper, and food processing plants (including tea plants). The </w:t>
      </w:r>
      <w:proofErr w:type="spellStart"/>
      <w:r w:rsidR="003A712D">
        <w:t>fuelwood</w:t>
      </w:r>
      <w:proofErr w:type="spellEnd"/>
      <w:r w:rsidR="003A712D">
        <w:t xml:space="preserve"> from natural forest are the wood which </w:t>
      </w:r>
      <w:commentRangeStart w:id="58"/>
      <w:r w:rsidR="003A712D">
        <w:t xml:space="preserve">cannot be used </w:t>
      </w:r>
      <w:commentRangeEnd w:id="58"/>
      <w:r w:rsidR="00AE0696">
        <w:rPr>
          <w:rStyle w:val="CommentReference"/>
        </w:rPr>
        <w:commentReference w:id="58"/>
      </w:r>
      <w:r w:rsidR="003A712D">
        <w:t>for furniture manufacturing because of the quality or curved shape.</w:t>
      </w:r>
    </w:p>
    <w:p w14:paraId="47451B0F" w14:textId="4DF69F7C" w:rsidR="003A712D" w:rsidRDefault="003A712D" w:rsidP="00B33274">
      <w:pPr>
        <w:spacing w:before="0" w:after="200" w:line="276" w:lineRule="auto"/>
      </w:pPr>
      <w:r>
        <w:t xml:space="preserve">The </w:t>
      </w:r>
      <w:proofErr w:type="gramStart"/>
      <w:r>
        <w:t>chart describe</w:t>
      </w:r>
      <w:proofErr w:type="gramEnd"/>
      <w:r>
        <w:t xml:space="preserve"> the general picture of wood supply in the region. This research is to focus on </w:t>
      </w:r>
      <w:proofErr w:type="spellStart"/>
      <w:r>
        <w:t>fuelwood</w:t>
      </w:r>
      <w:proofErr w:type="spellEnd"/>
      <w:r>
        <w:t xml:space="preserve"> consumption at households and industrial plants.</w:t>
      </w:r>
    </w:p>
    <w:p w14:paraId="4B9B89B3" w14:textId="79EF412D" w:rsidR="00290DFD" w:rsidRDefault="00353124" w:rsidP="00290DFD">
      <w:pPr>
        <w:pStyle w:val="Heading2"/>
      </w:pPr>
      <w:bookmarkStart w:id="59" w:name="_Toc402727660"/>
      <w:r>
        <w:t>Sustainable potential wood supply</w:t>
      </w:r>
      <w:bookmarkEnd w:id="59"/>
    </w:p>
    <w:p w14:paraId="1632B1A9" w14:textId="77777777" w:rsidR="00C879CF" w:rsidRDefault="00C879CF" w:rsidP="00C879CF">
      <w:pPr>
        <w:pStyle w:val="Heading3"/>
      </w:pPr>
      <w:bookmarkStart w:id="60" w:name="_Toc402727661"/>
      <w:r>
        <w:t xml:space="preserve">Estimation of </w:t>
      </w:r>
      <w:proofErr w:type="spellStart"/>
      <w:r>
        <w:t>fuelwood</w:t>
      </w:r>
      <w:proofErr w:type="spellEnd"/>
      <w:r>
        <w:t xml:space="preserve"> production by forest type</w:t>
      </w:r>
      <w:bookmarkEnd w:id="60"/>
    </w:p>
    <w:p w14:paraId="31D65A64" w14:textId="77777777" w:rsidR="00C879CF" w:rsidRDefault="00C879CF" w:rsidP="00C879CF">
      <w:r>
        <w:t xml:space="preserve">From forest management view point, there could be an optimal amount of </w:t>
      </w:r>
      <w:proofErr w:type="spellStart"/>
      <w:r>
        <w:t>fuelwood</w:t>
      </w:r>
      <w:proofErr w:type="spellEnd"/>
      <w:r>
        <w:t xml:space="preserve"> removed from forest, in term of dead wood and litter fall, without too much effect on the ecological condition of the forest. Some </w:t>
      </w:r>
      <w:proofErr w:type="spellStart"/>
      <w:r>
        <w:t>silviculture</w:t>
      </w:r>
      <w:proofErr w:type="spellEnd"/>
      <w:r>
        <w:t xml:space="preserve"> measure, for example forest enrichment, often include the practice of removing some bushes, lianas and pioneer trees to give space for more valuable species or to plant new valuable species. This type of activities could yield certain amount of </w:t>
      </w:r>
      <w:proofErr w:type="spellStart"/>
      <w:r>
        <w:t>fuelwood</w:t>
      </w:r>
      <w:proofErr w:type="spellEnd"/>
      <w:r>
        <w:t xml:space="preserve"> to be collected sustainably.</w:t>
      </w:r>
    </w:p>
    <w:p w14:paraId="07567870" w14:textId="77777777" w:rsidR="00C879CF" w:rsidRDefault="00C879CF" w:rsidP="00C879CF">
      <w:r>
        <w:t xml:space="preserve">To estimate the </w:t>
      </w:r>
      <w:proofErr w:type="spellStart"/>
      <w:r>
        <w:t>fuelwood</w:t>
      </w:r>
      <w:proofErr w:type="spellEnd"/>
      <w:r>
        <w:t xml:space="preserve"> production of Thanh Hoa and </w:t>
      </w:r>
      <w:proofErr w:type="spellStart"/>
      <w:r>
        <w:t>Nghe</w:t>
      </w:r>
      <w:proofErr w:type="spellEnd"/>
      <w:r>
        <w:t xml:space="preserve"> </w:t>
      </w:r>
      <w:proofErr w:type="gramStart"/>
      <w:r>
        <w:t>An a</w:t>
      </w:r>
      <w:proofErr w:type="gramEnd"/>
      <w:r>
        <w:t xml:space="preserve"> literature reviewed was conducted and the value of forest with similar condition is transferred to be used in </w:t>
      </w:r>
      <w:proofErr w:type="spellStart"/>
      <w:r>
        <w:t>fuelwood</w:t>
      </w:r>
      <w:proofErr w:type="spellEnd"/>
      <w:r>
        <w:t xml:space="preserve"> supply estimation. The review is based on two set of information: </w:t>
      </w:r>
      <w:proofErr w:type="spellStart"/>
      <w:r>
        <w:t>i</w:t>
      </w:r>
      <w:proofErr w:type="spellEnd"/>
      <w:r>
        <w:t xml:space="preserve">) the natural production of litter </w:t>
      </w:r>
      <w:r>
        <w:lastRenderedPageBreak/>
        <w:t xml:space="preserve">fall which could partly be collected and use without much damage on the forest; ii) </w:t>
      </w:r>
      <w:proofErr w:type="spellStart"/>
      <w:r>
        <w:t>fuelwood</w:t>
      </w:r>
      <w:proofErr w:type="spellEnd"/>
      <w:r>
        <w:t xml:space="preserve">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61" w:name="_Ref400340477"/>
      <w:proofErr w:type="gramStart"/>
      <w:r>
        <w:t>Table</w:t>
      </w:r>
      <w:bookmarkEnd w:id="61"/>
      <w:r w:rsidR="00210F78">
        <w:t xml:space="preserve"> 6</w:t>
      </w:r>
      <w:r>
        <w:t>.</w:t>
      </w:r>
      <w:proofErr w:type="gramEnd"/>
      <w:r>
        <w:t xml:space="preserve">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3C3F3A"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 xml:space="preserve">S.M. </w:t>
            </w:r>
            <w:proofErr w:type="spellStart"/>
            <w:r w:rsidRPr="00B543A7">
              <w:rPr>
                <w:sz w:val="22"/>
                <w:lang w:val="fr-FR"/>
              </w:rPr>
              <w:t>Bergamini</w:t>
            </w:r>
            <w:proofErr w:type="spellEnd"/>
            <w:r w:rsidRPr="00B543A7">
              <w:rPr>
                <w:sz w:val="22"/>
                <w:lang w:val="fr-FR"/>
              </w:rPr>
              <w:t>, et al 2009</w:t>
            </w:r>
            <w:r w:rsidRPr="00B543A7">
              <w:rPr>
                <w:rStyle w:val="FootnoteReference"/>
                <w:sz w:val="22"/>
              </w:rPr>
              <w:footnoteReference w:id="3"/>
            </w:r>
          </w:p>
        </w:tc>
      </w:tr>
      <w:tr w:rsidR="00C879CF" w:rsidRPr="003C3F3A"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w:t>
      </w:r>
      <w:proofErr w:type="gramStart"/>
      <w:r w:rsidRPr="00B543A7">
        <w:t>between 11% to 43%</w:t>
      </w:r>
      <w:proofErr w:type="gramEnd"/>
      <w:r w:rsidRPr="00B543A7">
        <w:t>.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 xml:space="preserve">Assume that 20% of the branch production could potentially be collected and used as </w:t>
      </w:r>
      <w:proofErr w:type="spellStart"/>
      <w:r>
        <w:t>fuelwood</w:t>
      </w:r>
      <w:proofErr w:type="spellEnd"/>
      <w:r>
        <w:t xml:space="preserve">, it </w:t>
      </w:r>
      <w:proofErr w:type="gramStart"/>
      <w:r>
        <w:t>give</w:t>
      </w:r>
      <w:proofErr w:type="gramEnd"/>
      <w:r>
        <w:t>:</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t xml:space="preserve">In addition to litter fall, </w:t>
      </w:r>
      <w:proofErr w:type="spellStart"/>
      <w:r>
        <w:t>fuelwood</w:t>
      </w:r>
      <w:proofErr w:type="spellEnd"/>
      <w:r>
        <w:t xml:space="preserve"> can also be extracted from forest by mean of residue, small round wood (SRW) and thinning. Several </w:t>
      </w:r>
      <w:proofErr w:type="gramStart"/>
      <w:r>
        <w:t>study</w:t>
      </w:r>
      <w:proofErr w:type="gramEnd"/>
      <w:r>
        <w:t xml:space="preserve"> about </w:t>
      </w:r>
      <w:proofErr w:type="spellStart"/>
      <w:r>
        <w:t>fuelwood</w:t>
      </w:r>
      <w:proofErr w:type="spellEnd"/>
      <w:r>
        <w:t xml:space="preserve"> production of forest in Finland, India and UK is presented in </w:t>
      </w:r>
      <w:r>
        <w:fldChar w:fldCharType="begin"/>
      </w:r>
      <w:r>
        <w:instrText xml:space="preserve"> REF _Ref400350004 \h </w:instrText>
      </w:r>
      <w:r>
        <w:fldChar w:fldCharType="separate"/>
      </w:r>
      <w:r w:rsidR="00B543A7">
        <w:t>Table</w:t>
      </w:r>
      <w:r>
        <w:fldChar w:fldCharType="end"/>
      </w:r>
      <w:r>
        <w:t xml:space="preserve">. </w:t>
      </w:r>
    </w:p>
    <w:p w14:paraId="791D867F" w14:textId="41CE0071" w:rsidR="00C879CF" w:rsidRDefault="00C879CF" w:rsidP="00C879CF">
      <w:pPr>
        <w:pStyle w:val="Caption"/>
      </w:pPr>
      <w:bookmarkStart w:id="62" w:name="_Ref400350004"/>
      <w:proofErr w:type="gramStart"/>
      <w:r>
        <w:t>Table</w:t>
      </w:r>
      <w:bookmarkEnd w:id="62"/>
      <w:r w:rsidR="00210F78">
        <w:t xml:space="preserve"> 7</w:t>
      </w:r>
      <w:r>
        <w:t>.</w:t>
      </w:r>
      <w:proofErr w:type="gramEnd"/>
      <w:r>
        <w:t xml:space="preserve"> </w:t>
      </w:r>
      <w:proofErr w:type="spellStart"/>
      <w:r>
        <w:t>Fuelwood</w:t>
      </w:r>
      <w:proofErr w:type="spellEnd"/>
      <w:r>
        <w:t xml:space="preserve"> production from 4 different forest </w:t>
      </w:r>
      <w:proofErr w:type="gramStart"/>
      <w:r>
        <w:t>type</w:t>
      </w:r>
      <w:proofErr w:type="gramEnd"/>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proofErr w:type="spellStart"/>
            <w:r w:rsidRPr="00B543A7">
              <w:rPr>
                <w:rFonts w:eastAsia="Times New Roman" w:cs="Times New Roman"/>
                <w:b/>
                <w:bCs/>
                <w:sz w:val="22"/>
                <w:lang w:val="en-GB" w:eastAsia="en-GB"/>
              </w:rPr>
              <w:t>Fuelwood</w:t>
            </w:r>
            <w:proofErr w:type="spellEnd"/>
            <w:r w:rsidRPr="00B543A7">
              <w:rPr>
                <w:rFonts w:eastAsia="Times New Roman" w:cs="Times New Roman"/>
                <w:b/>
                <w:bCs/>
                <w:sz w:val="22"/>
                <w:lang w:val="en-GB" w:eastAsia="en-GB"/>
              </w:rPr>
              <w:t xml:space="preserve">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 xml:space="preserve">Silva </w:t>
            </w:r>
            <w:proofErr w:type="spellStart"/>
            <w:r w:rsidRPr="00B543A7">
              <w:rPr>
                <w:rFonts w:eastAsia="Times New Roman" w:cs="Times New Roman"/>
                <w:sz w:val="22"/>
                <w:lang w:val="en-GB" w:eastAsia="en-GB"/>
              </w:rPr>
              <w:t>Fennica</w:t>
            </w:r>
            <w:proofErr w:type="spellEnd"/>
            <w:r w:rsidRPr="00B543A7">
              <w:rPr>
                <w:rFonts w:eastAsia="Times New Roman" w:cs="Times New Roman"/>
                <w:sz w:val="22"/>
                <w:lang w:val="en-GB" w:eastAsia="en-GB"/>
              </w:rPr>
              <w:t xml:space="preserve">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 xml:space="preserve">23 m3/ha (total </w:t>
            </w:r>
            <w:proofErr w:type="spellStart"/>
            <w:r w:rsidRPr="00B543A7">
              <w:rPr>
                <w:rFonts w:eastAsia="Times New Roman" w:cs="Times New Roman"/>
                <w:sz w:val="22"/>
                <w:lang w:val="en-GB" w:eastAsia="en-GB"/>
              </w:rPr>
              <w:t>fuelwood</w:t>
            </w:r>
            <w:proofErr w:type="spellEnd"/>
            <w:r w:rsidRPr="00B543A7">
              <w:rPr>
                <w:rFonts w:eastAsia="Times New Roman" w:cs="Times New Roman"/>
                <w:sz w:val="22"/>
                <w:lang w:val="en-GB" w:eastAsia="en-GB"/>
              </w:rPr>
              <w:t xml:space="preserve">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lastRenderedPageBreak/>
        <w:t xml:space="preserve">Since there is no study conducted for Vietnam, the value of </w:t>
      </w:r>
      <w:proofErr w:type="spellStart"/>
      <w:r>
        <w:t>fuelwood</w:t>
      </w:r>
      <w:proofErr w:type="spellEnd"/>
      <w:r>
        <w:t xml:space="preserve"> production of 2.2m3/ha/year for forest in India is selected to be transferred to use in this study. To be more conservative it </w:t>
      </w:r>
      <w:proofErr w:type="gramStart"/>
      <w:r>
        <w:t>have</w:t>
      </w:r>
      <w:proofErr w:type="gramEnd"/>
      <w:r>
        <w:t xml:space="preserve"> been decided to reduce this value by 20% that make the </w:t>
      </w:r>
      <w:proofErr w:type="spellStart"/>
      <w:r>
        <w:t>fuelwood</w:t>
      </w:r>
      <w:proofErr w:type="spellEnd"/>
      <w:r>
        <w:t xml:space="preserve"> production of 1.76tons/ha/year.</w:t>
      </w:r>
    </w:p>
    <w:p w14:paraId="35E725E6" w14:textId="3E8B94B6" w:rsidR="00C879CF" w:rsidRDefault="00C879CF" w:rsidP="00C879CF">
      <w:r>
        <w:t xml:space="preserve">Together with the collectable branches mentioned earlier, the total collectable </w:t>
      </w:r>
      <w:proofErr w:type="spellStart"/>
      <w:r>
        <w:t>fuelwood</w:t>
      </w:r>
      <w:proofErr w:type="spellEnd"/>
      <w:r>
        <w:t xml:space="preserve"> production used for this study is: 1.76 + 0.236 = 1.996 tons/ha/year. In order to make a more realistic estimation, the </w:t>
      </w:r>
      <w:proofErr w:type="spellStart"/>
      <w:r>
        <w:t>fuelwood</w:t>
      </w:r>
      <w:proofErr w:type="spellEnd"/>
      <w:r>
        <w:t xml:space="preserve"> production is adjusted by forest type and forest standing stock. It is anticipated that a forest with higher standing stock would be able to produce more </w:t>
      </w:r>
      <w:proofErr w:type="spellStart"/>
      <w:r>
        <w:t>fuelwood</w:t>
      </w:r>
      <w:proofErr w:type="spellEnd"/>
      <w:r>
        <w:t xml:space="preserve"> but the relationship is not linear. Therefore the standing volume is used as a reference but the adjusted weight is assigned by expert knowledge. For plantation forest </w:t>
      </w:r>
      <w:proofErr w:type="spellStart"/>
      <w:r w:rsidR="00595202">
        <w:t>fuelwood</w:t>
      </w:r>
      <w:proofErr w:type="spellEnd"/>
      <w:r w:rsidR="00595202">
        <w:t xml:space="preserve"> is</w:t>
      </w:r>
      <w:r>
        <w:t xml:space="preserve"> estimated as 10% of the mean annual increment with the assumption of 8 year rotation.</w:t>
      </w:r>
    </w:p>
    <w:p w14:paraId="7FA5C7C9" w14:textId="58B8BAA3" w:rsidR="00C879CF" w:rsidRPr="00602D99" w:rsidRDefault="00C879CF" w:rsidP="00C879CF">
      <w:pPr>
        <w:pStyle w:val="Caption"/>
        <w:ind w:left="720" w:right="720"/>
      </w:pPr>
      <w:bookmarkStart w:id="63" w:name="_Ref400383264"/>
      <w:proofErr w:type="gramStart"/>
      <w:r>
        <w:t>Table</w:t>
      </w:r>
      <w:bookmarkEnd w:id="63"/>
      <w:r w:rsidR="004E6EE5">
        <w:t xml:space="preserve"> 8</w:t>
      </w:r>
      <w:r>
        <w:t>.</w:t>
      </w:r>
      <w:proofErr w:type="gramEnd"/>
      <w:r>
        <w:t xml:space="preserve"> </w:t>
      </w:r>
      <w:proofErr w:type="gramStart"/>
      <w:r w:rsidRPr="00602D99">
        <w:t xml:space="preserve">Adjusted </w:t>
      </w:r>
      <w:proofErr w:type="spellStart"/>
      <w:r>
        <w:t>fuelwood</w:t>
      </w:r>
      <w:proofErr w:type="spellEnd"/>
      <w:r w:rsidRPr="00602D99">
        <w:t xml:space="preserve"> production of different forest type.</w:t>
      </w:r>
      <w:proofErr w:type="gramEnd"/>
      <w:r w:rsidRPr="00602D99">
        <w:t xml:space="preserve"> Average standing volume is based on FIPI data</w:t>
      </w:r>
      <w:r>
        <w:rPr>
          <w:rStyle w:val="FootnoteReference"/>
        </w:rPr>
        <w:footnoteReference w:id="6"/>
      </w:r>
    </w:p>
    <w:tbl>
      <w:tblPr>
        <w:tblW w:w="96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625"/>
        <w:gridCol w:w="1597"/>
        <w:gridCol w:w="1532"/>
        <w:gridCol w:w="2126"/>
      </w:tblGrid>
      <w:tr w:rsidR="00C879CF" w:rsidRPr="00B543A7" w14:paraId="5312A1C0" w14:textId="77777777" w:rsidTr="00216DC6">
        <w:trPr>
          <w:trHeight w:val="300"/>
        </w:trPr>
        <w:tc>
          <w:tcPr>
            <w:tcW w:w="2736" w:type="dxa"/>
            <w:noWrap/>
            <w:hideMark/>
          </w:tcPr>
          <w:p w14:paraId="15EE650E"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625" w:type="dxa"/>
            <w:noWrap/>
            <w:hideMark/>
          </w:tcPr>
          <w:p w14:paraId="75A78773" w14:textId="64BE4F6F"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Standing volume</w:t>
            </w:r>
            <w:r w:rsidR="004E6EE5" w:rsidRPr="00B543A7">
              <w:rPr>
                <w:rFonts w:eastAsia="Times New Roman" w:cs="Times New Roman"/>
                <w:b/>
                <w:color w:val="000000"/>
                <w:sz w:val="22"/>
                <w:lang w:val="en-GB" w:eastAsia="en-GB"/>
              </w:rPr>
              <w:t xml:space="preserve"> (m3/ha)</w:t>
            </w:r>
          </w:p>
        </w:tc>
        <w:tc>
          <w:tcPr>
            <w:tcW w:w="1597" w:type="dxa"/>
          </w:tcPr>
          <w:p w14:paraId="37043DEA" w14:textId="73FA5141" w:rsidR="00C879CF" w:rsidRPr="00B543A7" w:rsidRDefault="00C879CF" w:rsidP="00216DC6">
            <w:pPr>
              <w:spacing w:before="0" w:line="240" w:lineRule="auto"/>
              <w:jc w:val="center"/>
              <w:rPr>
                <w:rFonts w:eastAsia="Times New Roman" w:cs="Times New Roman"/>
                <w:b/>
                <w:color w:val="000000"/>
                <w:sz w:val="22"/>
                <w:lang w:val="en-GB" w:eastAsia="en-GB"/>
              </w:rPr>
            </w:pPr>
            <w:proofErr w:type="spellStart"/>
            <w:r w:rsidRPr="00B543A7">
              <w:rPr>
                <w:rFonts w:eastAsia="Times New Roman" w:cs="Times New Roman"/>
                <w:b/>
                <w:color w:val="000000"/>
                <w:sz w:val="22"/>
                <w:lang w:val="en-GB" w:eastAsia="en-GB"/>
              </w:rPr>
              <w:t>Fuelwood</w:t>
            </w:r>
            <w:proofErr w:type="spellEnd"/>
            <w:r w:rsidRPr="00B543A7">
              <w:rPr>
                <w:rFonts w:eastAsia="Times New Roman" w:cs="Times New Roman"/>
                <w:b/>
                <w:color w:val="000000"/>
                <w:sz w:val="22"/>
                <w:lang w:val="en-GB" w:eastAsia="en-GB"/>
              </w:rPr>
              <w:t xml:space="preserve"> production</w:t>
            </w:r>
            <w:r w:rsidR="004E6EE5" w:rsidRPr="00B543A7">
              <w:rPr>
                <w:rFonts w:eastAsia="Times New Roman" w:cs="Times New Roman"/>
                <w:b/>
                <w:color w:val="000000"/>
                <w:sz w:val="22"/>
                <w:lang w:val="en-GB" w:eastAsia="en-GB"/>
              </w:rPr>
              <w:t xml:space="preserve"> (tons/ha/year)</w:t>
            </w:r>
          </w:p>
        </w:tc>
        <w:tc>
          <w:tcPr>
            <w:tcW w:w="1532" w:type="dxa"/>
            <w:noWrap/>
            <w:hideMark/>
          </w:tcPr>
          <w:p w14:paraId="38C80CA8"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2126" w:type="dxa"/>
            <w:noWrap/>
            <w:hideMark/>
          </w:tcPr>
          <w:p w14:paraId="6D9A49EB" w14:textId="545890F8"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Adjusted </w:t>
            </w:r>
            <w:proofErr w:type="spellStart"/>
            <w:r w:rsidRPr="00B543A7">
              <w:rPr>
                <w:rFonts w:eastAsia="Times New Roman" w:cs="Times New Roman"/>
                <w:b/>
                <w:color w:val="000000"/>
                <w:sz w:val="22"/>
                <w:lang w:val="en-GB" w:eastAsia="en-GB"/>
              </w:rPr>
              <w:t>fuelwood</w:t>
            </w:r>
            <w:proofErr w:type="spellEnd"/>
            <w:r w:rsidRPr="00B543A7">
              <w:rPr>
                <w:rFonts w:eastAsia="Times New Roman" w:cs="Times New Roman"/>
                <w:b/>
                <w:color w:val="000000"/>
                <w:sz w:val="22"/>
                <w:lang w:val="en-GB" w:eastAsia="en-GB"/>
              </w:rPr>
              <w:t xml:space="preserve"> production</w:t>
            </w:r>
            <w:r w:rsidR="004E6EE5" w:rsidRPr="00B543A7">
              <w:rPr>
                <w:rFonts w:eastAsia="Times New Roman" w:cs="Times New Roman"/>
                <w:b/>
                <w:color w:val="000000"/>
                <w:sz w:val="22"/>
                <w:lang w:val="en-GB" w:eastAsia="en-GB"/>
              </w:rPr>
              <w:t xml:space="preserve"> (tons/ha/year)</w:t>
            </w:r>
          </w:p>
        </w:tc>
      </w:tr>
      <w:tr w:rsidR="00C879CF" w:rsidRPr="00B543A7" w14:paraId="479F6E36" w14:textId="77777777" w:rsidTr="00216DC6">
        <w:trPr>
          <w:trHeight w:val="300"/>
        </w:trPr>
        <w:tc>
          <w:tcPr>
            <w:tcW w:w="2736" w:type="dxa"/>
            <w:noWrap/>
            <w:hideMark/>
          </w:tcPr>
          <w:p w14:paraId="0CD41374"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rich</w:t>
            </w:r>
          </w:p>
        </w:tc>
        <w:tc>
          <w:tcPr>
            <w:tcW w:w="1625" w:type="dxa"/>
            <w:noWrap/>
            <w:hideMark/>
          </w:tcPr>
          <w:p w14:paraId="3EFAEE4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280</w:t>
            </w:r>
          </w:p>
        </w:tc>
        <w:tc>
          <w:tcPr>
            <w:tcW w:w="1597" w:type="dxa"/>
          </w:tcPr>
          <w:p w14:paraId="3B9503C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EBE89C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2126" w:type="dxa"/>
            <w:noWrap/>
            <w:hideMark/>
          </w:tcPr>
          <w:p w14:paraId="4EB9C3F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r>
      <w:tr w:rsidR="00C879CF" w:rsidRPr="00B543A7" w14:paraId="1FDF7978" w14:textId="77777777" w:rsidTr="00216DC6">
        <w:trPr>
          <w:trHeight w:val="300"/>
        </w:trPr>
        <w:tc>
          <w:tcPr>
            <w:tcW w:w="2736" w:type="dxa"/>
            <w:noWrap/>
            <w:hideMark/>
          </w:tcPr>
          <w:p w14:paraId="4A53F02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medium</w:t>
            </w:r>
          </w:p>
        </w:tc>
        <w:tc>
          <w:tcPr>
            <w:tcW w:w="1625" w:type="dxa"/>
            <w:noWrap/>
            <w:hideMark/>
          </w:tcPr>
          <w:p w14:paraId="1130B62D"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163</w:t>
            </w:r>
          </w:p>
        </w:tc>
        <w:tc>
          <w:tcPr>
            <w:tcW w:w="1597" w:type="dxa"/>
          </w:tcPr>
          <w:p w14:paraId="14C9A40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16A7806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0.80</w:t>
            </w:r>
          </w:p>
        </w:tc>
        <w:tc>
          <w:tcPr>
            <w:tcW w:w="2126" w:type="dxa"/>
            <w:noWrap/>
            <w:hideMark/>
          </w:tcPr>
          <w:p w14:paraId="32F5EF0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1.597</w:t>
            </w:r>
          </w:p>
        </w:tc>
      </w:tr>
      <w:tr w:rsidR="00C879CF" w:rsidRPr="00B543A7" w14:paraId="5B117F10" w14:textId="77777777" w:rsidTr="00216DC6">
        <w:trPr>
          <w:trHeight w:val="300"/>
        </w:trPr>
        <w:tc>
          <w:tcPr>
            <w:tcW w:w="2736" w:type="dxa"/>
            <w:noWrap/>
            <w:hideMark/>
          </w:tcPr>
          <w:p w14:paraId="5B43C49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poor</w:t>
            </w:r>
          </w:p>
        </w:tc>
        <w:tc>
          <w:tcPr>
            <w:tcW w:w="1625" w:type="dxa"/>
            <w:noWrap/>
            <w:hideMark/>
          </w:tcPr>
          <w:p w14:paraId="51D9A015"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24DF2D8E"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20E377F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0.70</w:t>
            </w:r>
          </w:p>
        </w:tc>
        <w:tc>
          <w:tcPr>
            <w:tcW w:w="2126" w:type="dxa"/>
            <w:noWrap/>
            <w:hideMark/>
          </w:tcPr>
          <w:p w14:paraId="517D9D8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1.397</w:t>
            </w:r>
          </w:p>
        </w:tc>
      </w:tr>
      <w:tr w:rsidR="00C879CF" w:rsidRPr="00B543A7" w14:paraId="2B521BA6" w14:textId="77777777" w:rsidTr="00216DC6">
        <w:trPr>
          <w:trHeight w:val="300"/>
        </w:trPr>
        <w:tc>
          <w:tcPr>
            <w:tcW w:w="2736" w:type="dxa"/>
            <w:noWrap/>
            <w:hideMark/>
          </w:tcPr>
          <w:p w14:paraId="4944710A"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Broad leaf regrowth</w:t>
            </w:r>
          </w:p>
        </w:tc>
        <w:tc>
          <w:tcPr>
            <w:tcW w:w="1625" w:type="dxa"/>
            <w:noWrap/>
            <w:hideMark/>
          </w:tcPr>
          <w:p w14:paraId="61B1598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50</w:t>
            </w:r>
          </w:p>
        </w:tc>
        <w:tc>
          <w:tcPr>
            <w:tcW w:w="1597" w:type="dxa"/>
          </w:tcPr>
          <w:p w14:paraId="6BC3B80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4E76C7CB"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0.50</w:t>
            </w:r>
          </w:p>
        </w:tc>
        <w:tc>
          <w:tcPr>
            <w:tcW w:w="2126" w:type="dxa"/>
            <w:noWrap/>
            <w:hideMark/>
          </w:tcPr>
          <w:p w14:paraId="3DDB90E3"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0.998</w:t>
            </w:r>
          </w:p>
        </w:tc>
      </w:tr>
      <w:tr w:rsidR="00C879CF" w:rsidRPr="00B543A7" w14:paraId="2BD01544" w14:textId="77777777" w:rsidTr="00216DC6">
        <w:trPr>
          <w:trHeight w:val="300"/>
        </w:trPr>
        <w:tc>
          <w:tcPr>
            <w:tcW w:w="2736" w:type="dxa"/>
            <w:noWrap/>
            <w:hideMark/>
          </w:tcPr>
          <w:p w14:paraId="07FB7837"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Mixed woody bamboo</w:t>
            </w:r>
          </w:p>
        </w:tc>
        <w:tc>
          <w:tcPr>
            <w:tcW w:w="1625" w:type="dxa"/>
            <w:noWrap/>
            <w:hideMark/>
          </w:tcPr>
          <w:p w14:paraId="553F7F57"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w:t>
            </w:r>
          </w:p>
        </w:tc>
        <w:tc>
          <w:tcPr>
            <w:tcW w:w="1597" w:type="dxa"/>
          </w:tcPr>
          <w:p w14:paraId="000510A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D5C037F"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0.60</w:t>
            </w:r>
          </w:p>
        </w:tc>
        <w:tc>
          <w:tcPr>
            <w:tcW w:w="2126" w:type="dxa"/>
            <w:noWrap/>
            <w:hideMark/>
          </w:tcPr>
          <w:p w14:paraId="2DFF078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1.198</w:t>
            </w:r>
          </w:p>
        </w:tc>
      </w:tr>
      <w:tr w:rsidR="00C879CF" w:rsidRPr="00B543A7" w14:paraId="7D867050" w14:textId="77777777" w:rsidTr="00216DC6">
        <w:trPr>
          <w:trHeight w:val="300"/>
        </w:trPr>
        <w:tc>
          <w:tcPr>
            <w:tcW w:w="2736" w:type="dxa"/>
            <w:noWrap/>
            <w:hideMark/>
          </w:tcPr>
          <w:p w14:paraId="68CCA206"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Bamboo</w:t>
            </w:r>
          </w:p>
        </w:tc>
        <w:tc>
          <w:tcPr>
            <w:tcW w:w="1625" w:type="dxa"/>
            <w:noWrap/>
            <w:hideMark/>
          </w:tcPr>
          <w:p w14:paraId="0D70B599"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21</w:t>
            </w:r>
          </w:p>
        </w:tc>
        <w:tc>
          <w:tcPr>
            <w:tcW w:w="3129" w:type="dxa"/>
            <w:gridSpan w:val="2"/>
          </w:tcPr>
          <w:p w14:paraId="37F353E6"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 m3/year</w:t>
            </w:r>
          </w:p>
        </w:tc>
        <w:tc>
          <w:tcPr>
            <w:tcW w:w="2126" w:type="dxa"/>
            <w:noWrap/>
            <w:hideMark/>
          </w:tcPr>
          <w:p w14:paraId="0CE6639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w:t>
            </w:r>
          </w:p>
        </w:tc>
      </w:tr>
      <w:tr w:rsidR="00C879CF" w:rsidRPr="00B543A7" w14:paraId="6B1A476F" w14:textId="77777777" w:rsidTr="00216DC6">
        <w:trPr>
          <w:trHeight w:val="300"/>
        </w:trPr>
        <w:tc>
          <w:tcPr>
            <w:tcW w:w="2736" w:type="dxa"/>
            <w:noWrap/>
            <w:hideMark/>
          </w:tcPr>
          <w:p w14:paraId="298FA792"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Rock mountain forest</w:t>
            </w:r>
          </w:p>
        </w:tc>
        <w:tc>
          <w:tcPr>
            <w:tcW w:w="1625" w:type="dxa"/>
            <w:noWrap/>
            <w:hideMark/>
          </w:tcPr>
          <w:p w14:paraId="071C654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80</w:t>
            </w:r>
          </w:p>
        </w:tc>
        <w:tc>
          <w:tcPr>
            <w:tcW w:w="1597" w:type="dxa"/>
          </w:tcPr>
          <w:p w14:paraId="67663B71"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1.996</w:t>
            </w:r>
          </w:p>
        </w:tc>
        <w:tc>
          <w:tcPr>
            <w:tcW w:w="1532" w:type="dxa"/>
            <w:noWrap/>
            <w:hideMark/>
          </w:tcPr>
          <w:p w14:paraId="5803586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0.20</w:t>
            </w:r>
          </w:p>
        </w:tc>
        <w:tc>
          <w:tcPr>
            <w:tcW w:w="2126" w:type="dxa"/>
            <w:noWrap/>
            <w:hideMark/>
          </w:tcPr>
          <w:p w14:paraId="13637F60"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0.399</w:t>
            </w:r>
          </w:p>
        </w:tc>
      </w:tr>
      <w:tr w:rsidR="00C879CF" w:rsidRPr="00B543A7" w14:paraId="4D9EE824" w14:textId="77777777" w:rsidTr="00216DC6">
        <w:trPr>
          <w:trHeight w:val="300"/>
        </w:trPr>
        <w:tc>
          <w:tcPr>
            <w:tcW w:w="2736" w:type="dxa"/>
            <w:noWrap/>
            <w:hideMark/>
          </w:tcPr>
          <w:p w14:paraId="6A336B0D" w14:textId="77777777" w:rsidR="00C879CF" w:rsidRPr="00B543A7" w:rsidRDefault="00C879CF" w:rsidP="00595202">
            <w:pPr>
              <w:spacing w:before="40" w:line="240" w:lineRule="auto"/>
              <w:jc w:val="left"/>
              <w:rPr>
                <w:rFonts w:eastAsia="Times New Roman" w:cs="Times New Roman"/>
                <w:b/>
                <w:bCs/>
                <w:color w:val="000000"/>
                <w:sz w:val="22"/>
                <w:lang w:val="en-GB" w:eastAsia="en-GB"/>
              </w:rPr>
            </w:pPr>
            <w:r w:rsidRPr="00B543A7">
              <w:rPr>
                <w:rFonts w:eastAsia="Times New Roman" w:cs="Times New Roman"/>
                <w:b/>
                <w:bCs/>
                <w:color w:val="000000"/>
                <w:sz w:val="22"/>
                <w:lang w:val="en-GB" w:eastAsia="en-GB"/>
              </w:rPr>
              <w:t>Plantation</w:t>
            </w:r>
          </w:p>
        </w:tc>
        <w:tc>
          <w:tcPr>
            <w:tcW w:w="1625" w:type="dxa"/>
            <w:noWrap/>
            <w:hideMark/>
          </w:tcPr>
          <w:p w14:paraId="519ECA22"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c>
          <w:tcPr>
            <w:tcW w:w="3129" w:type="dxa"/>
            <w:gridSpan w:val="2"/>
          </w:tcPr>
          <w:p w14:paraId="53BD5038"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 of MAI – 8 year rotation</w:t>
            </w:r>
          </w:p>
        </w:tc>
        <w:tc>
          <w:tcPr>
            <w:tcW w:w="2126" w:type="dxa"/>
            <w:noWrap/>
            <w:hideMark/>
          </w:tcPr>
          <w:p w14:paraId="20BB5454" w14:textId="77777777" w:rsidR="00C879CF" w:rsidRPr="00B543A7" w:rsidRDefault="00C879CF" w:rsidP="00595202">
            <w:pPr>
              <w:spacing w:before="4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1.125</w:t>
            </w:r>
          </w:p>
        </w:tc>
      </w:tr>
    </w:tbl>
    <w:p w14:paraId="643C8DCF" w14:textId="77777777" w:rsidR="00C879CF" w:rsidRDefault="00C879CF" w:rsidP="00C879CF">
      <w:pPr>
        <w:rPr>
          <w:lang w:val="en-GB"/>
        </w:rPr>
      </w:pPr>
    </w:p>
    <w:p w14:paraId="02192B26" w14:textId="23815428" w:rsidR="00C879CF" w:rsidRDefault="00C879CF" w:rsidP="00C879CF">
      <w:pPr>
        <w:rPr>
          <w:lang w:val="en-GB"/>
        </w:rPr>
      </w:pPr>
      <w:r>
        <w:rPr>
          <w:lang w:val="en-GB"/>
        </w:rPr>
        <w:t xml:space="preserve">The total </w:t>
      </w:r>
      <w:proofErr w:type="spellStart"/>
      <w:r>
        <w:rPr>
          <w:lang w:val="en-GB"/>
        </w:rPr>
        <w:t>fuelwood</w:t>
      </w:r>
      <w:proofErr w:type="spellEnd"/>
      <w:r>
        <w:rPr>
          <w:lang w:val="en-GB"/>
        </w:rPr>
        <w:t xml:space="preserve"> supply of </w:t>
      </w:r>
      <w:proofErr w:type="spellStart"/>
      <w:r>
        <w:rPr>
          <w:lang w:val="en-GB"/>
        </w:rPr>
        <w:t>Nghe</w:t>
      </w:r>
      <w:proofErr w:type="spellEnd"/>
      <w:r>
        <w:rPr>
          <w:lang w:val="en-GB"/>
        </w:rPr>
        <w:t xml:space="preserve"> An and Thanh Hoa is estimated using parameter from </w:t>
      </w:r>
      <w:r>
        <w:rPr>
          <w:lang w:val="en-GB"/>
        </w:rPr>
        <w:fldChar w:fldCharType="begin"/>
      </w:r>
      <w:r>
        <w:rPr>
          <w:lang w:val="en-GB"/>
        </w:rPr>
        <w:instrText xml:space="preserve"> REF _Ref400383264 \h </w:instrText>
      </w:r>
      <w:r>
        <w:rPr>
          <w:lang w:val="en-GB"/>
        </w:rPr>
      </w:r>
      <w:r>
        <w:rPr>
          <w:lang w:val="en-GB"/>
        </w:rPr>
        <w:fldChar w:fldCharType="separate"/>
      </w:r>
      <w:r w:rsidR="00B543A7">
        <w:t>Table</w:t>
      </w:r>
      <w:r>
        <w:rPr>
          <w:lang w:val="en-GB"/>
        </w:rPr>
        <w:fldChar w:fldCharType="end"/>
      </w:r>
      <w:r>
        <w:rPr>
          <w:lang w:val="en-GB"/>
        </w:rPr>
        <w:t xml:space="preserve"> </w:t>
      </w:r>
      <w:r w:rsidR="004E6EE5">
        <w:rPr>
          <w:lang w:val="en-GB"/>
        </w:rPr>
        <w:t xml:space="preserve">8 </w:t>
      </w:r>
      <w:r>
        <w:rPr>
          <w:lang w:val="en-GB"/>
        </w:rPr>
        <w:t xml:space="preserve">and forest area extracted from forest map of Thanh Hoa and </w:t>
      </w:r>
      <w:proofErr w:type="spellStart"/>
      <w:r>
        <w:rPr>
          <w:lang w:val="en-GB"/>
        </w:rPr>
        <w:t>Nghe</w:t>
      </w:r>
      <w:proofErr w:type="spellEnd"/>
      <w:r>
        <w:rPr>
          <w:lang w:val="en-GB"/>
        </w:rPr>
        <w:t xml:space="preserve"> An 2010.</w:t>
      </w:r>
      <w:r w:rsidR="00B543A7">
        <w:rPr>
          <w:lang w:val="en-GB"/>
        </w:rPr>
        <w:t xml:space="preserve"> The result is presented in table 9.</w:t>
      </w:r>
    </w:p>
    <w:p w14:paraId="1A990854" w14:textId="77777777" w:rsidR="00C879CF" w:rsidRDefault="00C879CF" w:rsidP="00C879CF">
      <w:pPr>
        <w:pStyle w:val="Heading3"/>
        <w:rPr>
          <w:lang w:val="en-GB"/>
        </w:rPr>
      </w:pPr>
      <w:bookmarkStart w:id="64" w:name="_Toc402727662"/>
      <w:proofErr w:type="spellStart"/>
      <w:r>
        <w:rPr>
          <w:lang w:val="en-GB"/>
        </w:rPr>
        <w:t>Fuelwood</w:t>
      </w:r>
      <w:proofErr w:type="spellEnd"/>
      <w:r>
        <w:rPr>
          <w:lang w:val="en-GB"/>
        </w:rPr>
        <w:t xml:space="preserve"> supply estimation for Thanh Hoa and </w:t>
      </w:r>
      <w:proofErr w:type="spellStart"/>
      <w:r>
        <w:rPr>
          <w:lang w:val="en-GB"/>
        </w:rPr>
        <w:t>Nghe</w:t>
      </w:r>
      <w:proofErr w:type="spellEnd"/>
      <w:r>
        <w:rPr>
          <w:lang w:val="en-GB"/>
        </w:rPr>
        <w:t xml:space="preserve"> An</w:t>
      </w:r>
      <w:bookmarkEnd w:id="64"/>
    </w:p>
    <w:p w14:paraId="7BE148D8" w14:textId="06E820FF" w:rsidR="00C879CF" w:rsidRDefault="00C879CF" w:rsidP="00C879CF">
      <w:pPr>
        <w:rPr>
          <w:lang w:val="en-GB"/>
        </w:rPr>
      </w:pPr>
      <w:r>
        <w:rPr>
          <w:lang w:val="en-GB"/>
        </w:rPr>
        <w:t xml:space="preserve">The total </w:t>
      </w:r>
      <w:proofErr w:type="spellStart"/>
      <w:r>
        <w:rPr>
          <w:lang w:val="en-GB"/>
        </w:rPr>
        <w:t>fuelwood</w:t>
      </w:r>
      <w:proofErr w:type="spellEnd"/>
      <w:r>
        <w:rPr>
          <w:lang w:val="en-GB"/>
        </w:rPr>
        <w:t xml:space="preserve"> supply of two </w:t>
      </w:r>
      <w:proofErr w:type="gramStart"/>
      <w:r>
        <w:rPr>
          <w:lang w:val="en-GB"/>
        </w:rPr>
        <w:t>province</w:t>
      </w:r>
      <w:proofErr w:type="gramEnd"/>
      <w:r>
        <w:rPr>
          <w:lang w:val="en-GB"/>
        </w:rPr>
        <w:t xml:space="preserve"> is 1,905,039 tons/ha/year, of which </w:t>
      </w:r>
      <w:proofErr w:type="spellStart"/>
      <w:r>
        <w:rPr>
          <w:lang w:val="en-GB"/>
        </w:rPr>
        <w:t>Nghe</w:t>
      </w:r>
      <w:proofErr w:type="spellEnd"/>
      <w:r>
        <w:rPr>
          <w:lang w:val="en-GB"/>
        </w:rPr>
        <w:t xml:space="preserv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and Thanh Hoa supply 711,617 tons/year. In </w:t>
      </w:r>
      <w:proofErr w:type="spellStart"/>
      <w:r>
        <w:rPr>
          <w:lang w:val="en-GB"/>
        </w:rPr>
        <w:t>Nghe</w:t>
      </w:r>
      <w:proofErr w:type="spellEnd"/>
      <w:r>
        <w:rPr>
          <w:lang w:val="en-GB"/>
        </w:rPr>
        <w:t xml:space="preserve"> </w:t>
      </w:r>
      <w:proofErr w:type="spellStart"/>
      <w:r>
        <w:rPr>
          <w:lang w:val="en-GB"/>
        </w:rPr>
        <w:t>An</w:t>
      </w:r>
      <w:proofErr w:type="spellEnd"/>
      <w:r>
        <w:rPr>
          <w:lang w:val="en-GB"/>
        </w:rPr>
        <w:t xml:space="preserve"> the forest type that provide the most </w:t>
      </w:r>
      <w:proofErr w:type="spellStart"/>
      <w:r>
        <w:rPr>
          <w:lang w:val="en-GB"/>
        </w:rPr>
        <w:t>fuelwood</w:t>
      </w:r>
      <w:proofErr w:type="spellEnd"/>
      <w:r>
        <w:rPr>
          <w:lang w:val="en-GB"/>
        </w:rPr>
        <w:t xml:space="preserve"> are: broad leaf re-growth forest (23.6%), broad leaf poor forest (22.8%) and broad leaf medium forest (15%); together these 3 type of forest accounted for 61.4% of the </w:t>
      </w:r>
      <w:proofErr w:type="spellStart"/>
      <w:r>
        <w:rPr>
          <w:lang w:val="en-GB"/>
        </w:rPr>
        <w:t>fuelwood</w:t>
      </w:r>
      <w:proofErr w:type="spellEnd"/>
      <w:r>
        <w:rPr>
          <w:lang w:val="en-GB"/>
        </w:rPr>
        <w:t xml:space="preserve"> supply of </w:t>
      </w:r>
      <w:proofErr w:type="spellStart"/>
      <w:r>
        <w:rPr>
          <w:lang w:val="en-GB"/>
        </w:rPr>
        <w:t>Nghe</w:t>
      </w:r>
      <w:proofErr w:type="spellEnd"/>
      <w:r>
        <w:rPr>
          <w:lang w:val="en-GB"/>
        </w:rPr>
        <w:t xml:space="preserve"> An. In Thanh Hoa the supply pattern is a bit different with the most important source of </w:t>
      </w:r>
      <w:proofErr w:type="spellStart"/>
      <w:r>
        <w:rPr>
          <w:lang w:val="en-GB"/>
        </w:rPr>
        <w:t>fuelwood</w:t>
      </w:r>
      <w:proofErr w:type="spellEnd"/>
      <w:r>
        <w:rPr>
          <w:lang w:val="en-GB"/>
        </w:rPr>
        <w:t xml:space="preserve">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w:t>
      </w:r>
      <w:proofErr w:type="spellStart"/>
      <w:r>
        <w:rPr>
          <w:lang w:val="en-GB"/>
        </w:rPr>
        <w:t>fuelwood</w:t>
      </w:r>
      <w:proofErr w:type="spellEnd"/>
      <w:r>
        <w:rPr>
          <w:lang w:val="en-GB"/>
        </w:rPr>
        <w:t xml:space="preserve"> exploitation. The type of </w:t>
      </w:r>
      <w:proofErr w:type="spellStart"/>
      <w:r>
        <w:rPr>
          <w:lang w:val="en-GB"/>
        </w:rPr>
        <w:t>fuelwood</w:t>
      </w:r>
      <w:proofErr w:type="spellEnd"/>
      <w:r>
        <w:rPr>
          <w:lang w:val="en-GB"/>
        </w:rPr>
        <w:t xml:space="preserve"> also play important role in consumption’s choice, as mentioned earlier in the </w:t>
      </w:r>
      <w:proofErr w:type="spellStart"/>
      <w:r>
        <w:rPr>
          <w:lang w:val="en-GB"/>
        </w:rPr>
        <w:t>fuelwood</w:t>
      </w:r>
      <w:proofErr w:type="spellEnd"/>
      <w:r>
        <w:rPr>
          <w:lang w:val="en-GB"/>
        </w:rPr>
        <w:t xml:space="preserve"> demand (Section 3.1), where it </w:t>
      </w:r>
      <w:r>
        <w:rPr>
          <w:lang w:val="en-GB"/>
        </w:rPr>
        <w:lastRenderedPageBreak/>
        <w:t xml:space="preserve">is prevailing that people prefer natural </w:t>
      </w:r>
      <w:proofErr w:type="spellStart"/>
      <w:r>
        <w:rPr>
          <w:lang w:val="en-GB"/>
        </w:rPr>
        <w:t>fuelwood</w:t>
      </w:r>
      <w:proofErr w:type="spellEnd"/>
      <w:r>
        <w:rPr>
          <w:lang w:val="en-GB"/>
        </w:rPr>
        <w:t xml:space="preserve"> over plantation </w:t>
      </w:r>
      <w:proofErr w:type="spellStart"/>
      <w:r>
        <w:rPr>
          <w:lang w:val="en-GB"/>
        </w:rPr>
        <w:t>fuelwood</w:t>
      </w:r>
      <w:proofErr w:type="spellEnd"/>
      <w:r>
        <w:rPr>
          <w:lang w:val="en-GB"/>
        </w:rPr>
        <w:t xml:space="preserve">. Thus in Thanh Hoa where plantation forest, mainly Acacia, provide as much as 26% of the total potential </w:t>
      </w:r>
      <w:proofErr w:type="spellStart"/>
      <w:r>
        <w:rPr>
          <w:lang w:val="en-GB"/>
        </w:rPr>
        <w:t>fuelwood</w:t>
      </w:r>
      <w:proofErr w:type="spellEnd"/>
      <w:r>
        <w:rPr>
          <w:lang w:val="en-GB"/>
        </w:rPr>
        <w:t xml:space="preserve">, the </w:t>
      </w:r>
      <w:r w:rsidR="004E6EE5">
        <w:rPr>
          <w:lang w:val="en-GB"/>
        </w:rPr>
        <w:t xml:space="preserve">actual </w:t>
      </w:r>
      <w:r>
        <w:rPr>
          <w:lang w:val="en-GB"/>
        </w:rPr>
        <w:t xml:space="preserve">consumption from this source could be much smaller. Also the </w:t>
      </w:r>
      <w:proofErr w:type="spellStart"/>
      <w:r>
        <w:rPr>
          <w:lang w:val="en-GB"/>
        </w:rPr>
        <w:t>fuelwood</w:t>
      </w:r>
      <w:proofErr w:type="spellEnd"/>
      <w:r>
        <w:rPr>
          <w:lang w:val="en-GB"/>
        </w:rPr>
        <w:t xml:space="preserve"> consumption at residential is collected local level, because it is not economically profitable to transport small size </w:t>
      </w:r>
      <w:proofErr w:type="spellStart"/>
      <w:r>
        <w:rPr>
          <w:lang w:val="en-GB"/>
        </w:rPr>
        <w:t>fuelwood</w:t>
      </w:r>
      <w:proofErr w:type="spellEnd"/>
      <w:r>
        <w:rPr>
          <w:lang w:val="en-GB"/>
        </w:rPr>
        <w:t xml:space="preserve"> from one place to other. Therefore the abundant of </w:t>
      </w:r>
      <w:proofErr w:type="spellStart"/>
      <w:r>
        <w:rPr>
          <w:lang w:val="en-GB"/>
        </w:rPr>
        <w:t>fuelwood</w:t>
      </w:r>
      <w:proofErr w:type="spellEnd"/>
      <w:r>
        <w:rPr>
          <w:lang w:val="en-GB"/>
        </w:rPr>
        <w:t xml:space="preserve"> at provincial level do not guaranty the sufficient at local level.</w:t>
      </w:r>
    </w:p>
    <w:p w14:paraId="0CB47E82" w14:textId="18F3E8C6" w:rsidR="00C879CF" w:rsidRPr="00D85FF0" w:rsidRDefault="00210F78" w:rsidP="00C879CF">
      <w:pPr>
        <w:pStyle w:val="Caption"/>
      </w:pPr>
      <w:proofErr w:type="gramStart"/>
      <w:r>
        <w:t xml:space="preserve">Table </w:t>
      </w:r>
      <w:r w:rsidR="004E6EE5">
        <w:t>9</w:t>
      </w:r>
      <w:r w:rsidR="00C879CF">
        <w:t>.</w:t>
      </w:r>
      <w:proofErr w:type="gramEnd"/>
      <w:r w:rsidR="00C879CF">
        <w:t xml:space="preserve"> Annual </w:t>
      </w:r>
      <w:proofErr w:type="spellStart"/>
      <w:r w:rsidR="00C879CF">
        <w:t>fuelwood</w:t>
      </w:r>
      <w:proofErr w:type="spellEnd"/>
      <w:r w:rsidR="00C879CF">
        <w:t xml:space="preserve"> supply in Thanh Hoa and </w:t>
      </w:r>
      <w:proofErr w:type="spellStart"/>
      <w:r w:rsidR="00C879CF">
        <w:t>Nghe</w:t>
      </w:r>
      <w:proofErr w:type="spellEnd"/>
      <w:r w:rsidR="00C879CF">
        <w:t xml:space="preserve"> </w:t>
      </w:r>
      <w:proofErr w:type="spellStart"/>
      <w:proofErr w:type="gramStart"/>
      <w:r w:rsidR="00C879CF">
        <w:t>An</w:t>
      </w:r>
      <w:proofErr w:type="spellEnd"/>
      <w:proofErr w:type="gramEnd"/>
      <w:r w:rsidR="00C879CF">
        <w:t xml:space="preserve"> by forest type (Unit: tons/year)</w:t>
      </w:r>
    </w:p>
    <w:tbl>
      <w:tblPr>
        <w:tblW w:w="940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843"/>
        <w:gridCol w:w="1701"/>
        <w:gridCol w:w="1359"/>
        <w:gridCol w:w="1560"/>
      </w:tblGrid>
      <w:tr w:rsidR="00C879CF" w:rsidRPr="00B543A7" w14:paraId="35790DE9" w14:textId="77777777" w:rsidTr="00216DC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843" w:type="dxa"/>
            <w:noWrap/>
            <w:hideMark/>
          </w:tcPr>
          <w:p w14:paraId="795DEF9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proofErr w:type="spellStart"/>
            <w:r w:rsidRPr="00B543A7">
              <w:rPr>
                <w:rFonts w:eastAsia="Times New Roman" w:cs="Times New Roman"/>
                <w:b/>
                <w:color w:val="000000"/>
                <w:sz w:val="22"/>
                <w:lang w:val="en-GB" w:eastAsia="en-GB"/>
              </w:rPr>
              <w:t>Nghe</w:t>
            </w:r>
            <w:proofErr w:type="spellEnd"/>
            <w:r w:rsidRPr="00B543A7">
              <w:rPr>
                <w:rFonts w:eastAsia="Times New Roman" w:cs="Times New Roman"/>
                <w:b/>
                <w:color w:val="000000"/>
                <w:sz w:val="22"/>
                <w:lang w:val="en-GB" w:eastAsia="en-GB"/>
              </w:rPr>
              <w:t xml:space="preserve"> An 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359" w:type="dxa"/>
            <w:noWrap/>
            <w:hideMark/>
          </w:tcPr>
          <w:p w14:paraId="21826262" w14:textId="247AB691" w:rsidR="00C879CF" w:rsidRPr="00B543A7" w:rsidRDefault="00C879CF" w:rsidP="00154424">
            <w:pPr>
              <w:spacing w:before="60" w:line="240" w:lineRule="auto"/>
              <w:jc w:val="center"/>
              <w:rPr>
                <w:rFonts w:eastAsia="Times New Roman" w:cs="Times New Roman"/>
                <w:b/>
                <w:color w:val="000000"/>
                <w:sz w:val="22"/>
                <w:lang w:val="en-GB" w:eastAsia="en-GB"/>
              </w:rPr>
            </w:pPr>
            <w:proofErr w:type="spellStart"/>
            <w:r w:rsidRPr="00B543A7">
              <w:rPr>
                <w:rFonts w:eastAsia="Times New Roman" w:cs="Times New Roman"/>
                <w:b/>
                <w:color w:val="000000"/>
                <w:sz w:val="22"/>
                <w:lang w:val="en-GB" w:eastAsia="en-GB"/>
              </w:rPr>
              <w:t>Nghe</w:t>
            </w:r>
            <w:proofErr w:type="spellEnd"/>
            <w:r w:rsidRPr="00B543A7">
              <w:rPr>
                <w:rFonts w:eastAsia="Times New Roman" w:cs="Times New Roman"/>
                <w:b/>
                <w:color w:val="000000"/>
                <w:sz w:val="22"/>
                <w:lang w:val="en-GB" w:eastAsia="en-GB"/>
              </w:rPr>
              <w:t xml:space="preserve"> An supply </w:t>
            </w:r>
            <w:ins w:id="65" w:author="Nguyen Thanh Quang" w:date="2014-11-04T15:58:00Z">
              <w:r w:rsidR="00AE0696">
                <w:rPr>
                  <w:rFonts w:eastAsia="Times New Roman" w:cs="Times New Roman"/>
                  <w:b/>
                  <w:color w:val="000000"/>
                  <w:sz w:val="22"/>
                  <w:lang w:val="en-GB" w:eastAsia="en-GB"/>
                </w:rPr>
                <w:t>%</w:t>
              </w:r>
            </w:ins>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216DC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843"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35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216DC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843"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35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216DC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843"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35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216DC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843"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35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216DC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843"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35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216DC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843"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35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216DC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843"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35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216DC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843"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35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216DC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843"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35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77777777" w:rsidR="00C879CF" w:rsidRDefault="00C879CF" w:rsidP="00C879CF">
      <w:pPr>
        <w:rPr>
          <w:lang w:val="en-GB"/>
        </w:rPr>
      </w:pPr>
    </w:p>
    <w:p w14:paraId="7899F654" w14:textId="77777777" w:rsidR="00C879CF" w:rsidRDefault="00C879CF" w:rsidP="00C879CF">
      <w:pPr>
        <w:rPr>
          <w:lang w:val="en-GB"/>
        </w:rPr>
      </w:pPr>
      <w:r w:rsidRPr="00D179FA">
        <w:rPr>
          <w:noProof/>
          <w:lang w:val="en-GB" w:eastAsia="en-GB"/>
        </w:rPr>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7"/>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proofErr w:type="gramStart"/>
      <w:r>
        <w:t xml:space="preserve">Figure </w:t>
      </w:r>
      <w:r w:rsidR="00210F78">
        <w:t>3</w:t>
      </w:r>
      <w:r>
        <w:t>.</w:t>
      </w:r>
      <w:proofErr w:type="gramEnd"/>
      <w:r>
        <w:t xml:space="preserve"> </w:t>
      </w:r>
      <w:proofErr w:type="spellStart"/>
      <w:r>
        <w:t>Fuelwood</w:t>
      </w:r>
      <w:proofErr w:type="spellEnd"/>
      <w:r>
        <w:t xml:space="preserve"> supply by forest type in </w:t>
      </w:r>
      <w:proofErr w:type="spellStart"/>
      <w:r>
        <w:t>Nghe</w:t>
      </w:r>
      <w:proofErr w:type="spellEnd"/>
      <w:r>
        <w:t xml:space="preserve"> </w:t>
      </w:r>
      <w:proofErr w:type="gramStart"/>
      <w:r>
        <w:t>An</w:t>
      </w:r>
      <w:proofErr w:type="gramEnd"/>
      <w:r>
        <w:t xml:space="preserve"> and Thanh Hoa</w:t>
      </w:r>
    </w:p>
    <w:p w14:paraId="242584E8" w14:textId="77777777" w:rsidR="00C879CF" w:rsidRDefault="00C879CF" w:rsidP="00C879CF">
      <w:pPr>
        <w:rPr>
          <w:lang w:val="en-GB"/>
        </w:rPr>
      </w:pPr>
    </w:p>
    <w:p w14:paraId="4E6878B8" w14:textId="77777777" w:rsidR="00C879CF" w:rsidRDefault="00C879CF" w:rsidP="00C879CF">
      <w:pPr>
        <w:rPr>
          <w:lang w:val="en-GB"/>
        </w:rPr>
      </w:pPr>
      <w:r>
        <w:rPr>
          <w:lang w:val="en-GB"/>
        </w:rPr>
        <w:t xml:space="preserve">Looking at the geographic distribution of the supply source </w:t>
      </w:r>
      <w:commentRangeStart w:id="66"/>
      <w:r>
        <w:rPr>
          <w:lang w:val="en-GB"/>
        </w:rPr>
        <w:fldChar w:fldCharType="begin"/>
      </w:r>
      <w:r>
        <w:rPr>
          <w:lang w:val="en-GB"/>
        </w:rPr>
        <w:instrText xml:space="preserve"> REF _Ref400442582 \h </w:instrText>
      </w:r>
      <w:r>
        <w:rPr>
          <w:lang w:val="en-GB"/>
        </w:rPr>
      </w:r>
      <w:r>
        <w:rPr>
          <w:lang w:val="en-GB"/>
        </w:rPr>
        <w:fldChar w:fldCharType="separate"/>
      </w:r>
      <w:r w:rsidR="00B543A7">
        <w:t>Figure</w:t>
      </w:r>
      <w:r>
        <w:rPr>
          <w:lang w:val="en-GB"/>
        </w:rPr>
        <w:fldChar w:fldCharType="end"/>
      </w:r>
      <w:commentRangeEnd w:id="66"/>
      <w:r w:rsidR="00AE0696">
        <w:rPr>
          <w:rStyle w:val="CommentReference"/>
        </w:rPr>
        <w:commentReference w:id="66"/>
      </w:r>
      <w:r>
        <w:rPr>
          <w:lang w:val="en-GB"/>
        </w:rPr>
        <w:t xml:space="preserve"> there is a clear trend that increase from delta to forest with cluster 6 and 5 dominant in </w:t>
      </w:r>
      <w:proofErr w:type="spellStart"/>
      <w:r>
        <w:rPr>
          <w:lang w:val="en-GB"/>
        </w:rPr>
        <w:t>fuelwood</w:t>
      </w:r>
      <w:proofErr w:type="spellEnd"/>
      <w:r>
        <w:rPr>
          <w:lang w:val="en-GB"/>
        </w:rPr>
        <w:t xml:space="preserve"> supply, cluster 4 and 5 is somewhat sufficient while cluster 2 and 1 provide almost no </w:t>
      </w:r>
      <w:proofErr w:type="spellStart"/>
      <w:r>
        <w:rPr>
          <w:lang w:val="en-GB"/>
        </w:rPr>
        <w:t>fuelwood</w:t>
      </w:r>
      <w:proofErr w:type="spellEnd"/>
      <w:r>
        <w:rPr>
          <w:lang w:val="en-GB"/>
        </w:rPr>
        <w:t xml:space="preserve">. This trend is clearly reflect the pattern of </w:t>
      </w:r>
      <w:proofErr w:type="spellStart"/>
      <w:r>
        <w:rPr>
          <w:lang w:val="en-GB"/>
        </w:rPr>
        <w:t>fuelwood</w:t>
      </w:r>
      <w:proofErr w:type="spellEnd"/>
      <w:r>
        <w:rPr>
          <w:lang w:val="en-GB"/>
        </w:rPr>
        <w:t xml:space="preserve"> consumption, as presented in section 3.1, that cluster 6 and 5 rely heavily on </w:t>
      </w:r>
      <w:proofErr w:type="spellStart"/>
      <w:r>
        <w:rPr>
          <w:lang w:val="en-GB"/>
        </w:rPr>
        <w:t>fuelwood</w:t>
      </w:r>
      <w:proofErr w:type="spellEnd"/>
      <w:r>
        <w:rPr>
          <w:lang w:val="en-GB"/>
        </w:rPr>
        <w:t xml:space="preserve">, while cluster 3 and 4 have to use additional source such as agriculture residue, electricity and gas, while cluster 1 and 2 is almost rely on alternative fuel. </w:t>
      </w:r>
      <w:r w:rsidRPr="00ED28C5">
        <w:rPr>
          <w:lang w:val="en-GB"/>
        </w:rPr>
        <w:t xml:space="preserve">Detail data on </w:t>
      </w:r>
      <w:proofErr w:type="spellStart"/>
      <w:r w:rsidRPr="00ED28C5">
        <w:rPr>
          <w:lang w:val="en-GB"/>
        </w:rPr>
        <w:t>fuelwood</w:t>
      </w:r>
      <w:proofErr w:type="spellEnd"/>
      <w:r w:rsidRPr="00ED28C5">
        <w:rPr>
          <w:lang w:val="en-GB"/>
        </w:rPr>
        <w:t xml:space="preserve">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lang w:val="en-GB" w:eastAsia="en-GB"/>
        </w:rPr>
        <w:lastRenderedPageBreak/>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8"/>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67" w:name="_Ref400442582"/>
      <w:proofErr w:type="gramStart"/>
      <w:r>
        <w:t>Figure</w:t>
      </w:r>
      <w:bookmarkEnd w:id="67"/>
      <w:r>
        <w:t xml:space="preserve"> </w:t>
      </w:r>
      <w:r w:rsidR="00210F78">
        <w:t>4</w:t>
      </w:r>
      <w:r>
        <w:t>.</w:t>
      </w:r>
      <w:proofErr w:type="gramEnd"/>
      <w:r>
        <w:t xml:space="preserve"> </w:t>
      </w:r>
      <w:proofErr w:type="spellStart"/>
      <w:r>
        <w:t>Fuelwood</w:t>
      </w:r>
      <w:proofErr w:type="spellEnd"/>
      <w:r>
        <w:t xml:space="preserve"> supply by cluster</w:t>
      </w:r>
    </w:p>
    <w:p w14:paraId="3891B91E" w14:textId="77777777" w:rsidR="00622845" w:rsidRDefault="00C879CF" w:rsidP="00C879CF">
      <w:pPr>
        <w:pStyle w:val="Heading2"/>
      </w:pPr>
      <w:bookmarkStart w:id="68" w:name="_Toc402727663"/>
      <w:proofErr w:type="spellStart"/>
      <w:r>
        <w:t>Fuelwood</w:t>
      </w:r>
      <w:proofErr w:type="spellEnd"/>
      <w:r>
        <w:t xml:space="preserve"> demand</w:t>
      </w:r>
      <w:bookmarkEnd w:id="68"/>
    </w:p>
    <w:p w14:paraId="12388808" w14:textId="52E91ADA" w:rsidR="00622845" w:rsidRDefault="00622845" w:rsidP="00622845">
      <w:pPr>
        <w:pStyle w:val="Heading3"/>
        <w:rPr>
          <w:lang w:val="en-GB"/>
        </w:rPr>
      </w:pPr>
      <w:bookmarkStart w:id="69" w:name="_Toc402727664"/>
      <w:r>
        <w:rPr>
          <w:lang w:val="en-GB"/>
        </w:rPr>
        <w:t>Household sector</w:t>
      </w:r>
      <w:bookmarkEnd w:id="69"/>
    </w:p>
    <w:p w14:paraId="52A9B09B" w14:textId="232B9640" w:rsidR="00622845" w:rsidRDefault="00C04D9F" w:rsidP="00C04D9F">
      <w:pPr>
        <w:pStyle w:val="Heading4"/>
        <w:rPr>
          <w:lang w:val="en-GB"/>
        </w:rPr>
      </w:pPr>
      <w:r>
        <w:rPr>
          <w:lang w:val="en-GB"/>
        </w:rPr>
        <w:t xml:space="preserve">Current situation and future trend of </w:t>
      </w:r>
      <w:proofErr w:type="spellStart"/>
      <w:r>
        <w:rPr>
          <w:lang w:val="en-GB"/>
        </w:rPr>
        <w:t>fuelwood</w:t>
      </w:r>
      <w:proofErr w:type="spellEnd"/>
      <w:r>
        <w:rPr>
          <w:lang w:val="en-GB"/>
        </w:rPr>
        <w:t xml:space="preserve"> for household</w:t>
      </w:r>
      <w:r w:rsidR="00EC018A">
        <w:rPr>
          <w:lang w:val="en-GB"/>
        </w:rPr>
        <w:t>s</w:t>
      </w:r>
    </w:p>
    <w:p w14:paraId="7D8752AA" w14:textId="4B7B4AEE" w:rsidR="00A521AE" w:rsidRPr="00A521AE" w:rsidRDefault="00A521AE" w:rsidP="00C04D9F">
      <w:pPr>
        <w:rPr>
          <w:b/>
          <w:i/>
          <w:lang w:val="en-GB"/>
        </w:rPr>
      </w:pPr>
      <w:r w:rsidRPr="00A521AE">
        <w:rPr>
          <w:b/>
          <w:i/>
          <w:lang w:val="en-GB"/>
        </w:rPr>
        <w:t xml:space="preserve">Quantity of </w:t>
      </w:r>
      <w:proofErr w:type="spellStart"/>
      <w:r w:rsidRPr="00A521AE">
        <w:rPr>
          <w:b/>
          <w:i/>
          <w:lang w:val="en-GB"/>
        </w:rPr>
        <w:t>fuelwood</w:t>
      </w:r>
      <w:proofErr w:type="spellEnd"/>
      <w:r w:rsidRPr="00A521AE">
        <w:rPr>
          <w:b/>
          <w:i/>
          <w:lang w:val="en-GB"/>
        </w:rPr>
        <w:t xml:space="preserve"> consumed per person</w:t>
      </w:r>
    </w:p>
    <w:p w14:paraId="3500E906" w14:textId="39F90C01" w:rsidR="00C04D9F" w:rsidRDefault="00C04D9F" w:rsidP="00C04D9F">
      <w:pPr>
        <w:rPr>
          <w:lang w:val="en-GB"/>
        </w:rPr>
      </w:pPr>
      <w:r>
        <w:rPr>
          <w:lang w:val="en-GB"/>
        </w:rPr>
        <w:t xml:space="preserve">The </w:t>
      </w:r>
      <w:proofErr w:type="spellStart"/>
      <w:r>
        <w:rPr>
          <w:lang w:val="en-GB"/>
        </w:rPr>
        <w:t>fuelwood</w:t>
      </w:r>
      <w:proofErr w:type="spellEnd"/>
      <w:r>
        <w:rPr>
          <w:lang w:val="en-GB"/>
        </w:rPr>
        <w:t xml:space="preserve"> consumption is </w:t>
      </w:r>
      <w:r w:rsidR="004E6EE5">
        <w:rPr>
          <w:lang w:val="en-GB"/>
        </w:rPr>
        <w:t>differentiated</w:t>
      </w:r>
      <w:r>
        <w:rPr>
          <w:lang w:val="en-GB"/>
        </w:rPr>
        <w:t xml:space="preserve"> amongst the clusters. There is a clear trend that the people living at the high land are more dependent on </w:t>
      </w:r>
      <w:proofErr w:type="spellStart"/>
      <w:r>
        <w:rPr>
          <w:lang w:val="en-GB"/>
        </w:rPr>
        <w:t>fuelwood</w:t>
      </w:r>
      <w:proofErr w:type="spellEnd"/>
      <w:r>
        <w:rPr>
          <w:lang w:val="en-GB"/>
        </w:rPr>
        <w:t xml:space="preserve">, while people at the low land tend to use less </w:t>
      </w:r>
      <w:proofErr w:type="spellStart"/>
      <w:r>
        <w:rPr>
          <w:lang w:val="en-GB"/>
        </w:rPr>
        <w:t>fuelwood</w:t>
      </w:r>
      <w:proofErr w:type="spellEnd"/>
      <w:r>
        <w:rPr>
          <w:lang w:val="en-GB"/>
        </w:rPr>
        <w:t xml:space="preserve"> and utilize other biomass sources such as agriculture and forest residues. The below table shows the estimation of </w:t>
      </w:r>
      <w:proofErr w:type="spellStart"/>
      <w:r>
        <w:rPr>
          <w:lang w:val="en-GB"/>
        </w:rPr>
        <w:t>fuelwood</w:t>
      </w:r>
      <w:proofErr w:type="spellEnd"/>
      <w:r>
        <w:rPr>
          <w:lang w:val="en-GB"/>
        </w:rPr>
        <w:t xml:space="preserve"> consumed per person by cluster.</w:t>
      </w:r>
    </w:p>
    <w:p w14:paraId="78644BD5" w14:textId="50E949EF" w:rsidR="00A521AE" w:rsidRDefault="00A521AE" w:rsidP="00A521AE">
      <w:pPr>
        <w:spacing w:after="120"/>
        <w:jc w:val="center"/>
        <w:rPr>
          <w:i/>
        </w:rPr>
      </w:pPr>
      <w:proofErr w:type="gramStart"/>
      <w:r w:rsidRPr="006C4B50">
        <w:rPr>
          <w:i/>
        </w:rPr>
        <w:t>Table</w:t>
      </w:r>
      <w:r>
        <w:rPr>
          <w:i/>
        </w:rPr>
        <w:t xml:space="preserve"> </w:t>
      </w:r>
      <w:r w:rsidR="00742C42">
        <w:rPr>
          <w:i/>
        </w:rPr>
        <w:t>10</w:t>
      </w:r>
      <w:r w:rsidRPr="006C4B50">
        <w:rPr>
          <w:i/>
        </w:rPr>
        <w:t>.</w:t>
      </w:r>
      <w:proofErr w:type="gramEnd"/>
      <w:r w:rsidRPr="006C4B50">
        <w:rPr>
          <w:i/>
        </w:rPr>
        <w:t xml:space="preserve"> Average </w:t>
      </w:r>
      <w:proofErr w:type="spellStart"/>
      <w:r w:rsidRPr="006C4B50">
        <w:rPr>
          <w:i/>
        </w:rPr>
        <w:t>fuelwood</w:t>
      </w:r>
      <w:proofErr w:type="spellEnd"/>
      <w:r w:rsidRPr="006C4B50">
        <w:rPr>
          <w:i/>
        </w:rPr>
        <w:t xml:space="preserve">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 xml:space="preserve">Average </w:t>
            </w:r>
            <w:proofErr w:type="spellStart"/>
            <w:r w:rsidRPr="00F33BAF">
              <w:rPr>
                <w:rFonts w:cs="Times New Roman"/>
                <w:bCs/>
                <w:sz w:val="20"/>
                <w:szCs w:val="20"/>
              </w:rPr>
              <w:t>fuelwood</w:t>
            </w:r>
            <w:proofErr w:type="spellEnd"/>
            <w:r w:rsidRPr="00F33BAF">
              <w:rPr>
                <w:rFonts w:cs="Times New Roman"/>
                <w:bCs/>
                <w:sz w:val="20"/>
                <w:szCs w:val="20"/>
              </w:rPr>
              <w:t xml:space="preserve">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w:t>
            </w:r>
            <w:proofErr w:type="spellStart"/>
            <w:r w:rsidRPr="00F33BAF">
              <w:rPr>
                <w:rFonts w:cs="Times New Roman"/>
                <w:bCs/>
                <w:sz w:val="20"/>
                <w:szCs w:val="20"/>
              </w:rPr>
              <w:t>fuelwood</w:t>
            </w:r>
            <w:proofErr w:type="spellEnd"/>
            <w:r w:rsidRPr="00F33BAF">
              <w:rPr>
                <w:rFonts w:cs="Times New Roman"/>
                <w:bCs/>
                <w:sz w:val="20"/>
                <w:szCs w:val="20"/>
              </w:rPr>
              <w:t xml:space="preserve">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09EEADFD" w14:textId="77777777" w:rsidR="00C04D9F" w:rsidRDefault="00C04D9F" w:rsidP="00C04D9F">
      <w:pPr>
        <w:rPr>
          <w:lang w:val="en-GB"/>
        </w:rPr>
      </w:pPr>
    </w:p>
    <w:p w14:paraId="4511B759" w14:textId="77777777" w:rsidR="00154424" w:rsidRDefault="00154424" w:rsidP="00C04D9F">
      <w:pPr>
        <w:rPr>
          <w:lang w:val="en-GB"/>
        </w:rPr>
      </w:pPr>
    </w:p>
    <w:p w14:paraId="53B3BD3A" w14:textId="77777777" w:rsidR="00154424" w:rsidRDefault="00154424" w:rsidP="00C04D9F">
      <w:pPr>
        <w:rPr>
          <w:lang w:val="en-GB"/>
        </w:rPr>
      </w:pPr>
    </w:p>
    <w:p w14:paraId="316F497D" w14:textId="77777777" w:rsidR="00154424" w:rsidRDefault="00154424" w:rsidP="00C04D9F">
      <w:pPr>
        <w:rPr>
          <w:lang w:val="en-GB"/>
        </w:rPr>
      </w:pPr>
    </w:p>
    <w:p w14:paraId="15631E13" w14:textId="77777777" w:rsidR="00154424" w:rsidRDefault="00154424" w:rsidP="00C04D9F">
      <w:pPr>
        <w:rPr>
          <w:lang w:val="en-GB"/>
        </w:rPr>
      </w:pPr>
    </w:p>
    <w:p w14:paraId="16857454" w14:textId="77777777" w:rsidR="00154424" w:rsidRDefault="00154424" w:rsidP="00C04D9F">
      <w:pPr>
        <w:rPr>
          <w:lang w:val="en-GB"/>
        </w:rPr>
      </w:pPr>
    </w:p>
    <w:p w14:paraId="18CC818D" w14:textId="77777777" w:rsidR="00154424" w:rsidRDefault="00154424" w:rsidP="00C04D9F">
      <w:pPr>
        <w:rPr>
          <w:lang w:val="en-GB"/>
        </w:rPr>
      </w:pPr>
    </w:p>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lastRenderedPageBreak/>
        <w:t xml:space="preserve">Estimation of the total </w:t>
      </w:r>
      <w:proofErr w:type="spellStart"/>
      <w:r>
        <w:rPr>
          <w:lang w:val="en-GB"/>
        </w:rPr>
        <w:t>fuelwood</w:t>
      </w:r>
      <w:proofErr w:type="spellEnd"/>
      <w:r>
        <w:rPr>
          <w:lang w:val="en-GB"/>
        </w:rPr>
        <w:t xml:space="preserve"> consumed by households in Thanh Hoa and </w:t>
      </w:r>
      <w:proofErr w:type="spellStart"/>
      <w:r>
        <w:rPr>
          <w:lang w:val="en-GB"/>
        </w:rPr>
        <w:t>Nghe</w:t>
      </w:r>
      <w:proofErr w:type="spellEnd"/>
      <w:r>
        <w:rPr>
          <w:lang w:val="en-GB"/>
        </w:rPr>
        <w:t xml:space="preserve"> </w:t>
      </w:r>
      <w:proofErr w:type="gramStart"/>
      <w:r>
        <w:rPr>
          <w:lang w:val="en-GB"/>
        </w:rPr>
        <w:t>An</w:t>
      </w:r>
      <w:proofErr w:type="gramEnd"/>
      <w:r>
        <w:rPr>
          <w:lang w:val="en-GB"/>
        </w:rPr>
        <w:t xml:space="preserve"> is as below:</w:t>
      </w:r>
    </w:p>
    <w:p w14:paraId="2F973412" w14:textId="7201F1AE" w:rsidR="00A521AE" w:rsidRPr="00A12B74" w:rsidRDefault="00A521AE" w:rsidP="00A521AE">
      <w:pPr>
        <w:spacing w:after="120"/>
        <w:jc w:val="center"/>
        <w:rPr>
          <w:i/>
        </w:rPr>
      </w:pPr>
      <w:proofErr w:type="gramStart"/>
      <w:r w:rsidRPr="00A12B74">
        <w:rPr>
          <w:i/>
        </w:rPr>
        <w:t xml:space="preserve">Table </w:t>
      </w:r>
      <w:r>
        <w:rPr>
          <w:i/>
        </w:rPr>
        <w:t>1</w:t>
      </w:r>
      <w:r w:rsidR="00742C42">
        <w:rPr>
          <w:i/>
        </w:rPr>
        <w:t>1</w:t>
      </w:r>
      <w:r>
        <w:rPr>
          <w:i/>
        </w:rPr>
        <w:t>.</w:t>
      </w:r>
      <w:proofErr w:type="gramEnd"/>
      <w:r w:rsidRPr="00A12B74">
        <w:rPr>
          <w:i/>
        </w:rPr>
        <w:t xml:space="preserve"> Total </w:t>
      </w:r>
      <w:proofErr w:type="spellStart"/>
      <w:r w:rsidRPr="00A12B74">
        <w:rPr>
          <w:i/>
        </w:rPr>
        <w:t>fuelwood</w:t>
      </w:r>
      <w:proofErr w:type="spellEnd"/>
      <w:r w:rsidRPr="00A12B74">
        <w:rPr>
          <w:i/>
        </w:rPr>
        <w:t xml:space="preserve"> demand by residential sector of Thanh Hoa and </w:t>
      </w:r>
      <w:proofErr w:type="spellStart"/>
      <w:r w:rsidRPr="00A12B74">
        <w:rPr>
          <w:i/>
        </w:rPr>
        <w:t>Nghe</w:t>
      </w:r>
      <w:proofErr w:type="spellEnd"/>
      <w:r w:rsidRPr="00A12B74">
        <w:rPr>
          <w:i/>
        </w:rPr>
        <w:t xml:space="preserv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proofErr w:type="spellStart"/>
            <w:r w:rsidRPr="00F33BAF">
              <w:rPr>
                <w:rFonts w:cs="Times New Roman"/>
                <w:sz w:val="20"/>
                <w:szCs w:val="20"/>
              </w:rPr>
              <w:t>Fuelwood</w:t>
            </w:r>
            <w:proofErr w:type="spellEnd"/>
            <w:r w:rsidRPr="00F33BAF">
              <w:rPr>
                <w:rFonts w:cs="Times New Roman"/>
                <w:sz w:val="20"/>
                <w:szCs w:val="20"/>
              </w:rPr>
              <w:t xml:space="preserve">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 xml:space="preserve">Total </w:t>
            </w:r>
            <w:proofErr w:type="spellStart"/>
            <w:r w:rsidRPr="00F33BAF">
              <w:rPr>
                <w:rFonts w:cs="Times New Roman"/>
                <w:sz w:val="20"/>
                <w:szCs w:val="20"/>
              </w:rPr>
              <w:t>fuelwood</w:t>
            </w:r>
            <w:proofErr w:type="spellEnd"/>
            <w:r w:rsidRPr="00F33BAF">
              <w:rPr>
                <w:rFonts w:cs="Times New Roman"/>
                <w:sz w:val="20"/>
                <w:szCs w:val="20"/>
              </w:rPr>
              <w:t xml:space="preserve">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216FF7DC" w:rsidR="004E6EE5" w:rsidRPr="00F33BAF" w:rsidRDefault="004E6EE5" w:rsidP="004E6EE5">
            <w:pPr>
              <w:jc w:val="left"/>
              <w:rPr>
                <w:rFonts w:cs="Times New Roman"/>
                <w:b/>
                <w:sz w:val="20"/>
                <w:szCs w:val="20"/>
              </w:rPr>
            </w:pPr>
            <w:r w:rsidRPr="00F33BAF">
              <w:rPr>
                <w:rFonts w:cs="Times New Roman"/>
                <w:b/>
                <w:sz w:val="20"/>
                <w:szCs w:val="20"/>
              </w:rPr>
              <w:t xml:space="preserve">Total population Thanh Hoa and </w:t>
            </w:r>
            <w:proofErr w:type="spellStart"/>
            <w:r w:rsidRPr="00F33BAF">
              <w:rPr>
                <w:rFonts w:cs="Times New Roman"/>
                <w:b/>
                <w:sz w:val="20"/>
                <w:szCs w:val="20"/>
              </w:rPr>
              <w:t>Nghe</w:t>
            </w:r>
            <w:proofErr w:type="spellEnd"/>
            <w:r w:rsidRPr="00F33BAF">
              <w:rPr>
                <w:rFonts w:cs="Times New Roman"/>
                <w:b/>
                <w:sz w:val="20"/>
                <w:szCs w:val="20"/>
              </w:rPr>
              <w:t xml:space="preserve"> An: 6,501,383</w:t>
            </w:r>
            <w:ins w:id="70" w:author="Nguyen Thanh Quang" w:date="2014-11-04T16:01:00Z">
              <w:r w:rsidR="00747891">
                <w:rPr>
                  <w:rFonts w:cs="Times New Roman"/>
                  <w:b/>
                  <w:sz w:val="20"/>
                  <w:szCs w:val="20"/>
                </w:rPr>
                <w:t xml:space="preserve"> (persons)</w:t>
              </w:r>
            </w:ins>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 xml:space="preserve">otal </w:t>
            </w:r>
            <w:proofErr w:type="spellStart"/>
            <w:r w:rsidR="00A521AE" w:rsidRPr="00F33BAF">
              <w:rPr>
                <w:rFonts w:cs="Times New Roman"/>
                <w:b/>
                <w:sz w:val="20"/>
                <w:szCs w:val="20"/>
              </w:rPr>
              <w:t>fuelwood</w:t>
            </w:r>
            <w:proofErr w:type="spellEnd"/>
            <w:r w:rsidR="00A521AE" w:rsidRPr="00F33BAF">
              <w:rPr>
                <w:rFonts w:cs="Times New Roman"/>
                <w:b/>
                <w:sz w:val="20"/>
                <w:szCs w:val="20"/>
              </w:rPr>
              <w:t xml:space="preserve"> consumption in Thanh Hoa and </w:t>
            </w:r>
            <w:proofErr w:type="spellStart"/>
            <w:r w:rsidR="00A521AE" w:rsidRPr="00F33BAF">
              <w:rPr>
                <w:rFonts w:cs="Times New Roman"/>
                <w:b/>
                <w:sz w:val="20"/>
                <w:szCs w:val="20"/>
              </w:rPr>
              <w:t>Nghe</w:t>
            </w:r>
            <w:proofErr w:type="spellEnd"/>
            <w:r w:rsidR="00A521AE" w:rsidRPr="00F33BAF">
              <w:rPr>
                <w:rFonts w:cs="Times New Roman"/>
                <w:b/>
                <w:sz w:val="20"/>
                <w:szCs w:val="20"/>
              </w:rPr>
              <w:t xml:space="preserve"> An</w:t>
            </w:r>
          </w:p>
        </w:tc>
        <w:tc>
          <w:tcPr>
            <w:tcW w:w="1947" w:type="dxa"/>
          </w:tcPr>
          <w:p w14:paraId="6DCF8FAB" w14:textId="5F847130" w:rsidR="00A521AE" w:rsidRPr="00F33BAF" w:rsidRDefault="00A521AE" w:rsidP="00047C01">
            <w:pPr>
              <w:jc w:val="center"/>
              <w:rPr>
                <w:rFonts w:cs="Times New Roman"/>
                <w:b/>
                <w:sz w:val="20"/>
                <w:szCs w:val="20"/>
              </w:rPr>
            </w:pPr>
            <w:r w:rsidRPr="00F33BAF">
              <w:rPr>
                <w:rFonts w:cs="Times New Roman"/>
                <w:b/>
                <w:sz w:val="20"/>
                <w:szCs w:val="20"/>
              </w:rPr>
              <w:t>1,</w:t>
            </w:r>
            <w:commentRangeStart w:id="71"/>
            <w:r w:rsidRPr="00F33BAF">
              <w:rPr>
                <w:rFonts w:cs="Times New Roman"/>
                <w:b/>
                <w:sz w:val="20"/>
                <w:szCs w:val="20"/>
              </w:rPr>
              <w:t>452</w:t>
            </w:r>
            <w:commentRangeEnd w:id="71"/>
            <w:r w:rsidR="003F5057">
              <w:rPr>
                <w:rStyle w:val="CommentReference"/>
              </w:rPr>
              <w:commentReference w:id="71"/>
            </w:r>
            <w:r w:rsidRPr="00F33BAF">
              <w:rPr>
                <w:rFonts w:cs="Times New Roman"/>
                <w:b/>
                <w:sz w:val="20"/>
                <w:szCs w:val="20"/>
              </w:rPr>
              <w:t>,739</w:t>
            </w:r>
            <w:ins w:id="72" w:author="Nguyen Thanh Quang" w:date="2014-11-04T16:01:00Z">
              <w:r w:rsidR="00747891">
                <w:rPr>
                  <w:rFonts w:cs="Times New Roman"/>
                  <w:b/>
                  <w:sz w:val="20"/>
                  <w:szCs w:val="20"/>
                </w:rPr>
                <w:t xml:space="preserve"> (tons)</w:t>
              </w:r>
            </w:ins>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 xml:space="preserve">Estimation of total </w:t>
      </w:r>
      <w:proofErr w:type="spellStart"/>
      <w:r w:rsidRPr="00047C01">
        <w:rPr>
          <w:lang w:val="en-GB"/>
        </w:rPr>
        <w:t>fuelwood</w:t>
      </w:r>
      <w:proofErr w:type="spellEnd"/>
      <w:r w:rsidRPr="00047C01">
        <w:rPr>
          <w:lang w:val="en-GB"/>
        </w:rPr>
        <w:t xml:space="preserve"> consumption in Thanh Hoa and </w:t>
      </w:r>
      <w:proofErr w:type="spellStart"/>
      <w:r w:rsidRPr="00047C01">
        <w:rPr>
          <w:lang w:val="en-GB"/>
        </w:rPr>
        <w:t>Nghe</w:t>
      </w:r>
      <w:proofErr w:type="spellEnd"/>
      <w:r w:rsidRPr="00047C01">
        <w:rPr>
          <w:lang w:val="en-GB"/>
        </w:rPr>
        <w:t xml:space="preserve"> </w:t>
      </w:r>
      <w:proofErr w:type="gramStart"/>
      <w:r w:rsidRPr="00047C01">
        <w:rPr>
          <w:lang w:val="en-GB"/>
        </w:rPr>
        <w:t>An</w:t>
      </w:r>
      <w:proofErr w:type="gramEnd"/>
      <w:r>
        <w:rPr>
          <w:lang w:val="en-GB"/>
        </w:rPr>
        <w:t xml:space="preserve"> is 1,452,739 ton per annum. </w:t>
      </w:r>
      <w:r w:rsidR="00A521AE">
        <w:rPr>
          <w:lang w:val="en-GB"/>
        </w:rPr>
        <w:t xml:space="preserve">On average, </w:t>
      </w:r>
      <w:proofErr w:type="spellStart"/>
      <w:r w:rsidR="00A521AE">
        <w:rPr>
          <w:lang w:val="en-GB"/>
        </w:rPr>
        <w:t>fuelwood</w:t>
      </w:r>
      <w:proofErr w:type="spellEnd"/>
      <w:r w:rsidR="00A521AE">
        <w:rPr>
          <w:lang w:val="en-GB"/>
        </w:rPr>
        <w:t xml:space="preserve">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 xml:space="preserve">Future trends of </w:t>
      </w:r>
      <w:proofErr w:type="spellStart"/>
      <w:r w:rsidRPr="00A521AE">
        <w:rPr>
          <w:b/>
          <w:i/>
          <w:lang w:val="en-GB"/>
        </w:rPr>
        <w:t>fuelwood</w:t>
      </w:r>
      <w:proofErr w:type="spellEnd"/>
      <w:r w:rsidRPr="00A521AE">
        <w:rPr>
          <w:b/>
          <w:i/>
          <w:lang w:val="en-GB"/>
        </w:rPr>
        <w:t xml:space="preserve"> for household cooking use</w:t>
      </w:r>
    </w:p>
    <w:p w14:paraId="7E45FCEC" w14:textId="173E12DB" w:rsidR="00A521AE" w:rsidRDefault="00047C01" w:rsidP="00C04D9F">
      <w:pPr>
        <w:rPr>
          <w:lang w:val="en-GB"/>
        </w:rPr>
      </w:pPr>
      <w:r>
        <w:rPr>
          <w:lang w:val="en-GB"/>
        </w:rPr>
        <w:t xml:space="preserve">There is a trend in urban area where it is more accessible to LPG </w:t>
      </w:r>
      <w:proofErr w:type="gramStart"/>
      <w:r>
        <w:rPr>
          <w:lang w:val="en-GB"/>
        </w:rPr>
        <w:t>distribution,</w:t>
      </w:r>
      <w:proofErr w:type="gramEnd"/>
      <w:r>
        <w:rPr>
          <w:lang w:val="en-GB"/>
        </w:rPr>
        <w:t xml:space="preserve"> people tend to use more LPG and less </w:t>
      </w:r>
      <w:proofErr w:type="spellStart"/>
      <w:r>
        <w:rPr>
          <w:lang w:val="en-GB"/>
        </w:rPr>
        <w:t>fuelwood</w:t>
      </w:r>
      <w:proofErr w:type="spellEnd"/>
      <w:r>
        <w:rPr>
          <w:lang w:val="en-GB"/>
        </w:rPr>
        <w:t xml:space="preserve">. </w:t>
      </w:r>
      <w:proofErr w:type="gramStart"/>
      <w:r>
        <w:rPr>
          <w:lang w:val="en-GB"/>
        </w:rPr>
        <w:t xml:space="preserve">The below table show details of </w:t>
      </w:r>
      <w:proofErr w:type="spellStart"/>
      <w:r>
        <w:rPr>
          <w:lang w:val="en-GB"/>
        </w:rPr>
        <w:t>fuelwood</w:t>
      </w:r>
      <w:proofErr w:type="spellEnd"/>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roofErr w:type="gramEnd"/>
    </w:p>
    <w:p w14:paraId="19EB82F4" w14:textId="058B6028" w:rsidR="00047C01" w:rsidRDefault="00047C01" w:rsidP="00047C01">
      <w:pPr>
        <w:spacing w:after="120"/>
        <w:jc w:val="center"/>
      </w:pPr>
      <w:proofErr w:type="gramStart"/>
      <w:r w:rsidRPr="00F2557C">
        <w:rPr>
          <w:i/>
        </w:rPr>
        <w:t>Table</w:t>
      </w:r>
      <w:r>
        <w:rPr>
          <w:i/>
        </w:rPr>
        <w:t xml:space="preserve"> </w:t>
      </w:r>
      <w:r w:rsidR="00210F78">
        <w:rPr>
          <w:i/>
        </w:rPr>
        <w:t>1</w:t>
      </w:r>
      <w:r w:rsidR="00742C42">
        <w:rPr>
          <w:i/>
        </w:rPr>
        <w:t>2</w:t>
      </w:r>
      <w:r w:rsidRPr="00F2557C">
        <w:rPr>
          <w:i/>
        </w:rPr>
        <w:t>.</w:t>
      </w:r>
      <w:proofErr w:type="gramEnd"/>
      <w:r w:rsidRPr="00F2557C">
        <w:rPr>
          <w:i/>
        </w:rPr>
        <w:t xml:space="preserve"> Average consumption of </w:t>
      </w:r>
      <w:proofErr w:type="spellStart"/>
      <w:r w:rsidRPr="00F2557C">
        <w:rPr>
          <w:i/>
        </w:rPr>
        <w:t>fuelwood</w:t>
      </w:r>
      <w:proofErr w:type="spellEnd"/>
      <w:r w:rsidRPr="00F2557C">
        <w:rPr>
          <w:i/>
        </w:rPr>
        <w:t>/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proofErr w:type="spellStart"/>
            <w:r w:rsidRPr="00154424">
              <w:rPr>
                <w:rFonts w:eastAsia="Times New Roman" w:cs="Times New Roman"/>
                <w:b/>
                <w:bCs/>
                <w:sz w:val="18"/>
                <w:szCs w:val="18"/>
              </w:rPr>
              <w:t>Fuelwood</w:t>
            </w:r>
            <w:proofErr w:type="spellEnd"/>
            <w:r w:rsidRPr="00154424">
              <w:rPr>
                <w:rFonts w:eastAsia="Times New Roman" w:cs="Times New Roman"/>
                <w:b/>
                <w:bCs/>
                <w:sz w:val="18"/>
                <w:szCs w:val="18"/>
              </w:rPr>
              <w:t xml:space="preserve">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Bá</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Thước</w:t>
            </w:r>
            <w:proofErr w:type="spellEnd"/>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Thiết</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Ống</w:t>
            </w:r>
            <w:proofErr w:type="spellEnd"/>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Bá</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Thước</w:t>
            </w:r>
            <w:proofErr w:type="spellEnd"/>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Bản</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Công</w:t>
            </w:r>
            <w:proofErr w:type="spellEnd"/>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Lang </w:t>
            </w:r>
            <w:proofErr w:type="spellStart"/>
            <w:r w:rsidRPr="00154424">
              <w:rPr>
                <w:rFonts w:eastAsia="Times New Roman" w:cs="Times New Roman"/>
                <w:sz w:val="18"/>
                <w:szCs w:val="18"/>
              </w:rPr>
              <w:t>Chánh</w:t>
            </w:r>
            <w:proofErr w:type="spellEnd"/>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Giao</w:t>
            </w:r>
            <w:proofErr w:type="spellEnd"/>
            <w:r w:rsidRPr="00154424">
              <w:rPr>
                <w:rFonts w:eastAsia="Times New Roman" w:cs="Times New Roman"/>
                <w:sz w:val="18"/>
                <w:szCs w:val="18"/>
              </w:rPr>
              <w:t xml:space="preserve">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Lang </w:t>
            </w:r>
            <w:proofErr w:type="spellStart"/>
            <w:r w:rsidRPr="00154424">
              <w:rPr>
                <w:rFonts w:eastAsia="Times New Roman" w:cs="Times New Roman"/>
                <w:sz w:val="18"/>
                <w:szCs w:val="18"/>
              </w:rPr>
              <w:t>Chánh</w:t>
            </w:r>
            <w:proofErr w:type="spellEnd"/>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Trí</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Năng</w:t>
            </w:r>
            <w:proofErr w:type="spellEnd"/>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Ngọc </w:t>
            </w:r>
            <w:proofErr w:type="spellStart"/>
            <w:r w:rsidRPr="00154424">
              <w:rPr>
                <w:rFonts w:eastAsia="Times New Roman" w:cs="Times New Roman"/>
                <w:sz w:val="18"/>
                <w:szCs w:val="18"/>
              </w:rPr>
              <w:t>Lặc</w:t>
            </w:r>
            <w:proofErr w:type="spellEnd"/>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Minh </w:t>
            </w:r>
            <w:proofErr w:type="spellStart"/>
            <w:r w:rsidRPr="00154424">
              <w:rPr>
                <w:rFonts w:eastAsia="Times New Roman" w:cs="Times New Roman"/>
                <w:sz w:val="18"/>
                <w:szCs w:val="18"/>
              </w:rPr>
              <w:t>Sơn</w:t>
            </w:r>
            <w:proofErr w:type="spellEnd"/>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Ngọc </w:t>
            </w:r>
            <w:proofErr w:type="spellStart"/>
            <w:r w:rsidRPr="00154424">
              <w:rPr>
                <w:rFonts w:eastAsia="Times New Roman" w:cs="Times New Roman"/>
                <w:sz w:val="18"/>
                <w:szCs w:val="18"/>
              </w:rPr>
              <w:t>Lặc</w:t>
            </w:r>
            <w:proofErr w:type="spellEnd"/>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Ngọc </w:t>
            </w:r>
            <w:proofErr w:type="spellStart"/>
            <w:r w:rsidRPr="00154424">
              <w:rPr>
                <w:rFonts w:eastAsia="Times New Roman" w:cs="Times New Roman"/>
                <w:sz w:val="18"/>
                <w:szCs w:val="18"/>
              </w:rPr>
              <w:t>Khê</w:t>
            </w:r>
            <w:proofErr w:type="spellEnd"/>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Thường</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Xuân</w:t>
            </w:r>
            <w:proofErr w:type="spellEnd"/>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Xuân</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Dương</w:t>
            </w:r>
            <w:proofErr w:type="spellEnd"/>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Thanh </w:t>
            </w:r>
            <w:proofErr w:type="spellStart"/>
            <w:r w:rsidRPr="00154424">
              <w:rPr>
                <w:rFonts w:eastAsia="Times New Roman" w:cs="Times New Roman"/>
                <w:sz w:val="18"/>
                <w:szCs w:val="18"/>
              </w:rPr>
              <w:t>Hóa</w:t>
            </w:r>
            <w:proofErr w:type="spellEnd"/>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Thường</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Xuân</w:t>
            </w:r>
            <w:proofErr w:type="spellEnd"/>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Xuân</w:t>
            </w:r>
            <w:proofErr w:type="spellEnd"/>
            <w:r w:rsidRPr="00154424">
              <w:rPr>
                <w:rFonts w:eastAsia="Times New Roman" w:cs="Times New Roman"/>
                <w:sz w:val="18"/>
                <w:szCs w:val="18"/>
              </w:rPr>
              <w:t xml:space="preserve">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Nghệ</w:t>
            </w:r>
            <w:proofErr w:type="spellEnd"/>
            <w:r w:rsidRPr="00154424">
              <w:rPr>
                <w:rFonts w:eastAsia="Times New Roman" w:cs="Times New Roman"/>
                <w:sz w:val="18"/>
                <w:szCs w:val="18"/>
              </w:rPr>
              <w:t xml:space="preserve">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Anh </w:t>
            </w:r>
            <w:proofErr w:type="spellStart"/>
            <w:r w:rsidRPr="00154424">
              <w:rPr>
                <w:rFonts w:eastAsia="Times New Roman" w:cs="Times New Roman"/>
                <w:sz w:val="18"/>
                <w:szCs w:val="18"/>
              </w:rPr>
              <w:t>Sơn</w:t>
            </w:r>
            <w:proofErr w:type="spellEnd"/>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Hùng</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Sơn</w:t>
            </w:r>
            <w:proofErr w:type="spellEnd"/>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Nghệ</w:t>
            </w:r>
            <w:proofErr w:type="spellEnd"/>
            <w:r w:rsidRPr="00154424">
              <w:rPr>
                <w:rFonts w:eastAsia="Times New Roman" w:cs="Times New Roman"/>
                <w:sz w:val="18"/>
                <w:szCs w:val="18"/>
              </w:rPr>
              <w:t xml:space="preserve">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Anh </w:t>
            </w:r>
            <w:proofErr w:type="spellStart"/>
            <w:r w:rsidRPr="00154424">
              <w:rPr>
                <w:rFonts w:eastAsia="Times New Roman" w:cs="Times New Roman"/>
                <w:sz w:val="18"/>
                <w:szCs w:val="18"/>
              </w:rPr>
              <w:t>Sơn</w:t>
            </w:r>
            <w:proofErr w:type="spellEnd"/>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 xml:space="preserve">Đức </w:t>
            </w:r>
            <w:proofErr w:type="spellStart"/>
            <w:r w:rsidRPr="00154424">
              <w:rPr>
                <w:rFonts w:eastAsia="Times New Roman" w:cs="Times New Roman"/>
                <w:sz w:val="18"/>
                <w:szCs w:val="18"/>
              </w:rPr>
              <w:t>Sơn</w:t>
            </w:r>
            <w:proofErr w:type="spellEnd"/>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Nghệ</w:t>
            </w:r>
            <w:proofErr w:type="spellEnd"/>
            <w:r w:rsidRPr="00154424">
              <w:rPr>
                <w:rFonts w:eastAsia="Times New Roman" w:cs="Times New Roman"/>
                <w:sz w:val="18"/>
                <w:szCs w:val="18"/>
              </w:rPr>
              <w:t xml:space="preserve">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Tương</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Dương</w:t>
            </w:r>
            <w:proofErr w:type="spellEnd"/>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Yên</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Tĩnh</w:t>
            </w:r>
            <w:proofErr w:type="spellEnd"/>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Nghệ</w:t>
            </w:r>
            <w:proofErr w:type="spellEnd"/>
            <w:r w:rsidRPr="00154424">
              <w:rPr>
                <w:rFonts w:eastAsia="Times New Roman" w:cs="Times New Roman"/>
                <w:sz w:val="18"/>
                <w:szCs w:val="18"/>
              </w:rPr>
              <w:t xml:space="preserve">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Tương</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Dương</w:t>
            </w:r>
            <w:proofErr w:type="spellEnd"/>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Nghệ</w:t>
            </w:r>
            <w:proofErr w:type="spellEnd"/>
            <w:r w:rsidRPr="00154424">
              <w:rPr>
                <w:rFonts w:eastAsia="Times New Roman" w:cs="Times New Roman"/>
                <w:sz w:val="18"/>
                <w:szCs w:val="18"/>
              </w:rPr>
              <w:t xml:space="preserve">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Quế</w:t>
            </w:r>
            <w:proofErr w:type="spellEnd"/>
            <w:r w:rsidRPr="00154424">
              <w:rPr>
                <w:rFonts w:eastAsia="Times New Roman" w:cs="Times New Roman"/>
                <w:sz w:val="18"/>
                <w:szCs w:val="18"/>
              </w:rPr>
              <w:t xml:space="preserve">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Châu</w:t>
            </w:r>
            <w:proofErr w:type="spellEnd"/>
            <w:r w:rsidRPr="00154424">
              <w:rPr>
                <w:rFonts w:eastAsia="Times New Roman" w:cs="Times New Roman"/>
                <w:sz w:val="18"/>
                <w:szCs w:val="18"/>
              </w:rPr>
              <w:t xml:space="preserve">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Nghệ</w:t>
            </w:r>
            <w:proofErr w:type="spellEnd"/>
            <w:r w:rsidRPr="00154424">
              <w:rPr>
                <w:rFonts w:eastAsia="Times New Roman" w:cs="Times New Roman"/>
                <w:sz w:val="18"/>
                <w:szCs w:val="18"/>
              </w:rPr>
              <w:t xml:space="preserve">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Quế</w:t>
            </w:r>
            <w:proofErr w:type="spellEnd"/>
            <w:r w:rsidRPr="00154424">
              <w:rPr>
                <w:rFonts w:eastAsia="Times New Roman" w:cs="Times New Roman"/>
                <w:sz w:val="18"/>
                <w:szCs w:val="18"/>
              </w:rPr>
              <w:t xml:space="preserve">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proofErr w:type="spellStart"/>
            <w:r w:rsidRPr="00154424">
              <w:rPr>
                <w:rFonts w:eastAsia="Times New Roman" w:cs="Times New Roman"/>
                <w:sz w:val="18"/>
                <w:szCs w:val="18"/>
              </w:rPr>
              <w:t>Châu</w:t>
            </w:r>
            <w:proofErr w:type="spellEnd"/>
            <w:r w:rsidRPr="00154424">
              <w:rPr>
                <w:rFonts w:eastAsia="Times New Roman" w:cs="Times New Roman"/>
                <w:sz w:val="18"/>
                <w:szCs w:val="18"/>
              </w:rPr>
              <w:t xml:space="preserve"> </w:t>
            </w:r>
            <w:proofErr w:type="spellStart"/>
            <w:r w:rsidRPr="00154424">
              <w:rPr>
                <w:rFonts w:eastAsia="Times New Roman" w:cs="Times New Roman"/>
                <w:sz w:val="18"/>
                <w:szCs w:val="18"/>
              </w:rPr>
              <w:t>Thôn</w:t>
            </w:r>
            <w:proofErr w:type="spellEnd"/>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lastRenderedPageBreak/>
        <w:t xml:space="preserve">* The estimation for commune Chau Thon is not available because all 15 households surveyed in Chau Thon raise pigs. Therefore it is filtered from calculation for </w:t>
      </w:r>
      <w:proofErr w:type="spellStart"/>
      <w:r w:rsidRPr="00742C42">
        <w:rPr>
          <w:i/>
          <w:sz w:val="22"/>
        </w:rPr>
        <w:t>fuelwood</w:t>
      </w:r>
      <w:proofErr w:type="spellEnd"/>
      <w:r w:rsidRPr="00742C42">
        <w:rPr>
          <w:i/>
          <w:sz w:val="22"/>
        </w:rPr>
        <w:t xml:space="preserve"> per person for cooking purpose only.</w:t>
      </w:r>
    </w:p>
    <w:p w14:paraId="6EE6045E" w14:textId="34F9140A" w:rsidR="00DA300A" w:rsidRDefault="003A6428" w:rsidP="00DA300A">
      <w:r w:rsidRPr="00DA300A">
        <w:t>For example</w:t>
      </w:r>
      <w:r w:rsidR="00AC5749" w:rsidRPr="00DA300A">
        <w:t xml:space="preserve">, </w:t>
      </w:r>
      <w:proofErr w:type="spellStart"/>
      <w:r w:rsidR="00C86DFD" w:rsidRPr="00DA300A">
        <w:t>Thiet</w:t>
      </w:r>
      <w:proofErr w:type="spellEnd"/>
      <w:r w:rsidR="00C86DFD" w:rsidRPr="00DA300A">
        <w:t xml:space="preserve">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xml:space="preserve">, Ngoc </w:t>
      </w:r>
      <w:proofErr w:type="spellStart"/>
      <w:r w:rsidR="00C86DFD" w:rsidRPr="00DA300A">
        <w:t>Khe</w:t>
      </w:r>
      <w:proofErr w:type="spellEnd"/>
      <w:r w:rsidR="00C86DFD" w:rsidRPr="00DA300A">
        <w:t xml:space="preserve"> commune in cluster 4 where LPG use is 2 time higher than average, the fuel wood is 40% lower than average.</w:t>
      </w:r>
    </w:p>
    <w:p w14:paraId="52E08FFC" w14:textId="77777777" w:rsidR="000C025D" w:rsidRDefault="000C025D" w:rsidP="000C025D">
      <w:r>
        <w:rPr>
          <w:noProof/>
          <w:lang w:val="en-GB" w:eastAsia="en-GB"/>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lang w:val="en-GB" w:eastAsia="en-GB"/>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proofErr w:type="gramStart"/>
      <w:r>
        <w:rPr>
          <w:i/>
        </w:rPr>
        <w:t xml:space="preserve">Figure </w:t>
      </w:r>
      <w:r w:rsidR="006773A0">
        <w:rPr>
          <w:i/>
        </w:rPr>
        <w:t>5</w:t>
      </w:r>
      <w:r>
        <w:rPr>
          <w:i/>
        </w:rPr>
        <w:t>.</w:t>
      </w:r>
      <w:proofErr w:type="gramEnd"/>
      <w:r>
        <w:rPr>
          <w:i/>
        </w:rPr>
        <w:t xml:space="preserve"> </w:t>
      </w:r>
      <w:r w:rsidRPr="00DB428A">
        <w:rPr>
          <w:i/>
        </w:rPr>
        <w:t xml:space="preserve">Maps of </w:t>
      </w:r>
      <w:proofErr w:type="spellStart"/>
      <w:r w:rsidRPr="00DB428A">
        <w:rPr>
          <w:i/>
        </w:rPr>
        <w:t>Thiet</w:t>
      </w:r>
      <w:proofErr w:type="spellEnd"/>
      <w:r w:rsidRPr="00DB428A">
        <w:rPr>
          <w:i/>
        </w:rPr>
        <w:t xml:space="preserve"> Ong commune and Ngoc </w:t>
      </w:r>
      <w:proofErr w:type="spellStart"/>
      <w:r w:rsidRPr="00DB428A">
        <w:rPr>
          <w:i/>
        </w:rPr>
        <w:t>Khe</w:t>
      </w:r>
      <w:proofErr w:type="spellEnd"/>
      <w:r w:rsidRPr="00DB428A">
        <w:rPr>
          <w:i/>
        </w:rPr>
        <w:t xml:space="preserve"> with transportation roads</w:t>
      </w:r>
    </w:p>
    <w:p w14:paraId="776FE1AB" w14:textId="5B98521C" w:rsidR="00DA300A" w:rsidRDefault="00DA300A" w:rsidP="00DA300A">
      <w:r w:rsidRPr="00DA300A">
        <w:t xml:space="preserve">Geographic location of </w:t>
      </w:r>
      <w:proofErr w:type="spellStart"/>
      <w:r w:rsidRPr="00DA300A">
        <w:t>Thiet</w:t>
      </w:r>
      <w:proofErr w:type="spellEnd"/>
      <w:r w:rsidRPr="00DA300A">
        <w:t xml:space="preserve"> Ong </w:t>
      </w:r>
      <w:r w:rsidR="001606CA">
        <w:t xml:space="preserve">and Ngoc </w:t>
      </w:r>
      <w:proofErr w:type="spellStart"/>
      <w:r w:rsidR="001606CA">
        <w:t>Khe</w:t>
      </w:r>
      <w:proofErr w:type="spellEnd"/>
      <w:r w:rsidR="001606CA">
        <w:t xml:space="preserv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w:t>
      </w:r>
      <w:proofErr w:type="spellStart"/>
      <w:r w:rsidRPr="00DA300A">
        <w:t>fuelwood</w:t>
      </w:r>
      <w:proofErr w:type="spellEnd"/>
      <w:r w:rsidRPr="00DA300A">
        <w:t>.</w:t>
      </w:r>
    </w:p>
    <w:p w14:paraId="4E93995A" w14:textId="57370D81" w:rsidR="000C025D" w:rsidRDefault="000C025D" w:rsidP="000C025D">
      <w:pPr>
        <w:rPr>
          <w:highlight w:val="yellow"/>
        </w:rPr>
      </w:pPr>
      <w:r>
        <w:tab/>
      </w:r>
      <w:r w:rsidR="000865EA">
        <w:rPr>
          <w:noProof/>
          <w:lang w:val="en-GB" w:eastAsia="en-GB"/>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proofErr w:type="gramStart"/>
      <w:r w:rsidRPr="000C025D">
        <w:rPr>
          <w:i/>
        </w:rPr>
        <w:t>Fig</w:t>
      </w:r>
      <w:r w:rsidR="006773A0">
        <w:rPr>
          <w:i/>
        </w:rPr>
        <w:t>ure</w:t>
      </w:r>
      <w:r w:rsidRPr="000C025D">
        <w:rPr>
          <w:i/>
        </w:rPr>
        <w:t xml:space="preserve"> </w:t>
      </w:r>
      <w:r w:rsidR="006773A0">
        <w:rPr>
          <w:i/>
        </w:rPr>
        <w:t>6</w:t>
      </w:r>
      <w:r w:rsidRPr="000C025D">
        <w:rPr>
          <w:i/>
        </w:rPr>
        <w:t>.</w:t>
      </w:r>
      <w:proofErr w:type="gramEnd"/>
      <w:r w:rsidRPr="000C025D">
        <w:rPr>
          <w:i/>
        </w:rPr>
        <w:t xml:space="preserve"> Scatter plot of fuel wood, LPG and Electricity </w:t>
      </w:r>
      <w:commentRangeStart w:id="73"/>
      <w:r w:rsidRPr="000C025D">
        <w:rPr>
          <w:i/>
        </w:rPr>
        <w:t>consumption</w:t>
      </w:r>
      <w:commentRangeEnd w:id="73"/>
      <w:r w:rsidR="003F5057">
        <w:rPr>
          <w:rStyle w:val="CommentReference"/>
        </w:rPr>
        <w:commentReference w:id="73"/>
      </w:r>
    </w:p>
    <w:p w14:paraId="02ECC3B2" w14:textId="28A570D3" w:rsidR="002C33F2" w:rsidRDefault="00C86DFD" w:rsidP="002C33F2">
      <w:pPr>
        <w:rPr>
          <w:lang w:val="en-GB"/>
        </w:rPr>
      </w:pPr>
      <w:commentRangeStart w:id="74"/>
      <w:r>
        <w:t>Fig 5</w:t>
      </w:r>
      <w:commentRangeEnd w:id="74"/>
      <w:r w:rsidR="003F5057">
        <w:rPr>
          <w:rStyle w:val="CommentReference"/>
        </w:rPr>
        <w:commentReference w:id="74"/>
      </w:r>
      <w:r>
        <w:t xml:space="preserve"> show</w:t>
      </w:r>
      <w:ins w:id="75" w:author="Nguyen Thanh Quang" w:date="2014-11-04T16:09:00Z">
        <w:r w:rsidR="003F5057">
          <w:t>s</w:t>
        </w:r>
      </w:ins>
      <w:r>
        <w:t xml:space="preserve"> the scatter plot of</w:t>
      </w:r>
      <w:r w:rsidR="00940E98">
        <w:t xml:space="preserve"> fuel wood versus</w:t>
      </w:r>
      <w:r>
        <w:t xml:space="preserve"> LPG</w:t>
      </w:r>
      <w:r w:rsidR="00940E98">
        <w:t>, and electricity</w:t>
      </w:r>
      <w:r w:rsidR="00940E98" w:rsidRPr="00940E98">
        <w:t xml:space="preserve"> </w:t>
      </w:r>
      <w:r w:rsidR="00940E98">
        <w:t xml:space="preserve">consumption at all surveyed communes. Although the R-square of the correlation is low it still show a clear negative trend where fuel wood demand decrees rapidly with the use of LPG. The relationship between the use of </w:t>
      </w:r>
      <w:r w:rsidR="00940E98">
        <w:lastRenderedPageBreak/>
        <w:t>electricity and fuel wood is less clear compare to LPG. This is because electricity is commonly available for all communes through the distribution network</w:t>
      </w:r>
      <w:r w:rsidR="00DA300A">
        <w:t xml:space="preserve"> while LPG is dependent on </w:t>
      </w:r>
      <w:proofErr w:type="gramStart"/>
      <w:r w:rsidR="00DA300A">
        <w:t>transportation</w:t>
      </w:r>
      <w:r w:rsidR="00940E98">
        <w:t>,</w:t>
      </w:r>
      <w:proofErr w:type="gramEnd"/>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67989970" w:rsidR="002C33F2" w:rsidRDefault="002C33F2" w:rsidP="002C33F2">
      <w:pPr>
        <w:rPr>
          <w:lang w:val="en-GB"/>
        </w:rPr>
      </w:pPr>
      <w:r>
        <w:rPr>
          <w:lang w:val="en-GB"/>
        </w:rPr>
        <w:t xml:space="preserve">In the future when urbanization </w:t>
      </w:r>
      <w:proofErr w:type="gramStart"/>
      <w:r>
        <w:rPr>
          <w:lang w:val="en-GB"/>
        </w:rPr>
        <w:t>take</w:t>
      </w:r>
      <w:proofErr w:type="gramEnd"/>
      <w:r>
        <w:rPr>
          <w:lang w:val="en-GB"/>
        </w:rPr>
        <w:t xml:space="preserve"> place in the area, this trend will continue and the demand for </w:t>
      </w:r>
      <w:proofErr w:type="spellStart"/>
      <w:r>
        <w:rPr>
          <w:lang w:val="en-GB"/>
        </w:rPr>
        <w:t>fuelwood</w:t>
      </w:r>
      <w:proofErr w:type="spellEnd"/>
      <w:r>
        <w:rPr>
          <w:lang w:val="en-GB"/>
        </w:rPr>
        <w:t xml:space="preserve"> will reduce while for LPG will increase.</w:t>
      </w:r>
    </w:p>
    <w:p w14:paraId="6A54F114" w14:textId="10FD81AF" w:rsidR="00047C01" w:rsidRPr="00047C01" w:rsidRDefault="00047C01" w:rsidP="00C04D9F">
      <w:pPr>
        <w:rPr>
          <w:b/>
          <w:i/>
          <w:lang w:val="en-GB"/>
        </w:rPr>
      </w:pPr>
      <w:r w:rsidRPr="00047C01">
        <w:rPr>
          <w:b/>
          <w:i/>
          <w:lang w:val="en-GB"/>
        </w:rPr>
        <w:t xml:space="preserve">Source of </w:t>
      </w:r>
      <w:proofErr w:type="spellStart"/>
      <w:r w:rsidRPr="00047C01">
        <w:rPr>
          <w:b/>
          <w:i/>
          <w:lang w:val="en-GB"/>
        </w:rPr>
        <w:t>fuelwood</w:t>
      </w:r>
      <w:proofErr w:type="spellEnd"/>
    </w:p>
    <w:p w14:paraId="1E5982A2" w14:textId="3AC31D80" w:rsidR="00637E76" w:rsidRDefault="00637E76" w:rsidP="00637E76">
      <w:r>
        <w:t xml:space="preserve">The </w:t>
      </w:r>
      <w:proofErr w:type="spellStart"/>
      <w:r>
        <w:t>fuelwood</w:t>
      </w:r>
      <w:proofErr w:type="spellEnd"/>
      <w:r>
        <w:t xml:space="preserve"> consumption at households by source is estimated as below.</w:t>
      </w:r>
    </w:p>
    <w:p w14:paraId="0C4C88C9" w14:textId="77777777" w:rsidR="00637E76" w:rsidRDefault="00637E76" w:rsidP="00637E76"/>
    <w:tbl>
      <w:tblPr>
        <w:tblStyle w:val="TableGrid"/>
        <w:tblW w:w="7650" w:type="dxa"/>
        <w:tblInd w:w="1008"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shd w:val="clear" w:color="auto" w:fill="DAEEF3" w:themeFill="accent5" w:themeFillTint="33"/>
        <w:tblLook w:val="04A0" w:firstRow="1" w:lastRow="0" w:firstColumn="1" w:lastColumn="0" w:noHBand="0" w:noVBand="1"/>
      </w:tblPr>
      <w:tblGrid>
        <w:gridCol w:w="7650"/>
      </w:tblGrid>
      <w:tr w:rsidR="00637E76" w14:paraId="644DB6E6" w14:textId="77777777" w:rsidTr="002F7A7D">
        <w:tc>
          <w:tcPr>
            <w:tcW w:w="7650" w:type="dxa"/>
            <w:shd w:val="clear" w:color="auto" w:fill="DAEEF3" w:themeFill="accent5" w:themeFillTint="33"/>
          </w:tcPr>
          <w:p w14:paraId="22895C14" w14:textId="5245E6C7" w:rsidR="00637E76" w:rsidRDefault="00637E76" w:rsidP="00210F78">
            <w:pPr>
              <w:spacing w:before="360"/>
              <w:ind w:left="342"/>
            </w:pPr>
            <w:r>
              <w:t xml:space="preserve">Total </w:t>
            </w:r>
            <w:proofErr w:type="spellStart"/>
            <w:r>
              <w:t>fuelwood</w:t>
            </w:r>
            <w:proofErr w:type="spellEnd"/>
            <w:r>
              <w:t xml:space="preserve"> consumption for Thanh Hoa and </w:t>
            </w:r>
            <w:proofErr w:type="spellStart"/>
            <w:r>
              <w:t>Nghe</w:t>
            </w:r>
            <w:proofErr w:type="spellEnd"/>
            <w:r>
              <w:t xml:space="preserve"> An is 1,</w:t>
            </w:r>
            <w:commentRangeStart w:id="76"/>
            <w:r>
              <w:t>453</w:t>
            </w:r>
            <w:commentRangeEnd w:id="76"/>
            <w:r w:rsidR="008A7158">
              <w:rPr>
                <w:rStyle w:val="CommentReference"/>
              </w:rPr>
              <w:commentReference w:id="76"/>
            </w:r>
            <w:r>
              <w:t>,740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77777777" w:rsidR="00637E76" w:rsidRPr="00395944" w:rsidRDefault="00637E76" w:rsidP="00637E76"/>
    <w:p w14:paraId="607A176C" w14:textId="461B69AE" w:rsidR="00637E76" w:rsidRDefault="00637E76" w:rsidP="00637E76">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proofErr w:type="gramStart"/>
      <w:r w:rsidRPr="00C553A9">
        <w:rPr>
          <w:i/>
        </w:rPr>
        <w:t>Table 1</w:t>
      </w:r>
      <w:r w:rsidR="006773A0">
        <w:rPr>
          <w:i/>
        </w:rPr>
        <w:t>3</w:t>
      </w:r>
      <w:r w:rsidRPr="00C553A9">
        <w:rPr>
          <w:i/>
        </w:rPr>
        <w:t>.</w:t>
      </w:r>
      <w:proofErr w:type="gramEnd"/>
      <w:r w:rsidRPr="00C553A9">
        <w:rPr>
          <w:i/>
        </w:rPr>
        <w:t xml:space="preserve"> Source of </w:t>
      </w:r>
      <w:proofErr w:type="spellStart"/>
      <w:r w:rsidRPr="00C553A9">
        <w:rPr>
          <w:i/>
        </w:rPr>
        <w:t>fuelwood</w:t>
      </w:r>
      <w:proofErr w:type="spellEnd"/>
      <w:r w:rsidRPr="00C553A9">
        <w:rPr>
          <w:i/>
        </w:rPr>
        <w:t xml:space="preserve">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w:t>
      </w:r>
      <w:proofErr w:type="spellStart"/>
      <w:r w:rsidRPr="00637E76">
        <w:rPr>
          <w:b/>
          <w:i/>
        </w:rPr>
        <w:t>fuelwood</w:t>
      </w:r>
      <w:proofErr w:type="spellEnd"/>
    </w:p>
    <w:p w14:paraId="078ABF2C" w14:textId="77777777" w:rsidR="00637E76" w:rsidRDefault="00637E76" w:rsidP="00637E76">
      <w:r>
        <w:t xml:space="preserve">The </w:t>
      </w:r>
      <w:proofErr w:type="spellStart"/>
      <w:r>
        <w:t>fuelwood</w:t>
      </w:r>
      <w:proofErr w:type="spellEnd"/>
      <w:r>
        <w:t xml:space="preserve"> consumption at households by source is estimated as below.</w:t>
      </w:r>
    </w:p>
    <w:p w14:paraId="415FAC6C" w14:textId="77777777" w:rsidR="00637E76" w:rsidRDefault="00637E76" w:rsidP="00637E76"/>
    <w:p w14:paraId="340DA4E3" w14:textId="77777777" w:rsidR="004D2B71" w:rsidRDefault="004D2B71">
      <w:r>
        <w:br w:type="page"/>
      </w:r>
    </w:p>
    <w:tbl>
      <w:tblPr>
        <w:tblStyle w:val="TableGrid"/>
        <w:tblW w:w="7650" w:type="dxa"/>
        <w:tblInd w:w="1008"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shd w:val="clear" w:color="auto" w:fill="DAEEF3" w:themeFill="accent5" w:themeFillTint="33"/>
        <w:tblLook w:val="04A0" w:firstRow="1" w:lastRow="0" w:firstColumn="1" w:lastColumn="0" w:noHBand="0" w:noVBand="1"/>
      </w:tblPr>
      <w:tblGrid>
        <w:gridCol w:w="7650"/>
      </w:tblGrid>
      <w:tr w:rsidR="00637E76" w14:paraId="328E2508" w14:textId="77777777" w:rsidTr="002F7A7D">
        <w:tc>
          <w:tcPr>
            <w:tcW w:w="7650" w:type="dxa"/>
            <w:shd w:val="clear" w:color="auto" w:fill="DAEEF3" w:themeFill="accent5" w:themeFillTint="33"/>
          </w:tcPr>
          <w:p w14:paraId="71AED6EA" w14:textId="77DB530A" w:rsidR="00637E76" w:rsidRDefault="00637E76" w:rsidP="00210F78">
            <w:pPr>
              <w:spacing w:before="360"/>
              <w:ind w:left="342"/>
            </w:pPr>
            <w:r>
              <w:lastRenderedPageBreak/>
              <w:t xml:space="preserve">Total </w:t>
            </w:r>
            <w:proofErr w:type="spellStart"/>
            <w:r>
              <w:t>fuelwood</w:t>
            </w:r>
            <w:proofErr w:type="spellEnd"/>
            <w:r>
              <w:t xml:space="preserve"> consumption for Thanh Hoa and </w:t>
            </w:r>
            <w:proofErr w:type="spellStart"/>
            <w:r>
              <w:t>Nghe</w:t>
            </w:r>
            <w:proofErr w:type="spellEnd"/>
            <w:r>
              <w:t xml:space="preserv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w:t>
            </w:r>
            <w:proofErr w:type="spellStart"/>
            <w:r>
              <w:t>fuelwood</w:t>
            </w:r>
            <w:proofErr w:type="spellEnd"/>
            <w:r>
              <w:t xml:space="preserve"> of size&gt; 15cm in diameter: </w:t>
            </w:r>
            <w:r w:rsidR="005C7AA3">
              <w:t>4</w:t>
            </w:r>
            <w:r>
              <w:t>%</w:t>
            </w:r>
          </w:p>
          <w:p w14:paraId="1A0B0DC5" w14:textId="3155C438" w:rsidR="00637E76" w:rsidRDefault="00637E76" w:rsidP="00210F78">
            <w:pPr>
              <w:pStyle w:val="ListParagraph"/>
              <w:numPr>
                <w:ilvl w:val="0"/>
                <w:numId w:val="4"/>
              </w:numPr>
              <w:contextualSpacing w:val="0"/>
            </w:pPr>
            <w:r>
              <w:t xml:space="preserve">% of </w:t>
            </w:r>
            <w:proofErr w:type="spellStart"/>
            <w:r>
              <w:t>fuelwood</w:t>
            </w:r>
            <w:proofErr w:type="spellEnd"/>
            <w:r>
              <w:t xml:space="preserve">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w:t>
            </w:r>
            <w:proofErr w:type="spellStart"/>
            <w:r>
              <w:t>fuelwood</w:t>
            </w:r>
            <w:proofErr w:type="spellEnd"/>
            <w:r>
              <w:t xml:space="preserve"> of </w:t>
            </w:r>
            <w:r w:rsidR="005C7AA3">
              <w:t>branches&lt;5</w:t>
            </w:r>
            <w:r>
              <w:t xml:space="preserve"> in diameter: </w:t>
            </w:r>
            <w:r w:rsidR="005C7AA3">
              <w:t>70</w:t>
            </w:r>
            <w:r>
              <w:t>%</w:t>
            </w:r>
          </w:p>
          <w:p w14:paraId="0D4F3418" w14:textId="77777777" w:rsidR="00637E76" w:rsidRDefault="00637E76" w:rsidP="00210F78"/>
        </w:tc>
      </w:tr>
    </w:tbl>
    <w:p w14:paraId="122F731C" w14:textId="77777777" w:rsidR="00637E76" w:rsidRPr="00395944" w:rsidRDefault="00637E76" w:rsidP="00637E76"/>
    <w:p w14:paraId="06C09918" w14:textId="4E4D6817" w:rsidR="00637E76" w:rsidRDefault="005C7AA3" w:rsidP="00637E76">
      <w:r>
        <w:t xml:space="preserve">In details, </w:t>
      </w:r>
      <w:proofErr w:type="gramStart"/>
      <w:r>
        <w:t xml:space="preserve">types of </w:t>
      </w:r>
      <w:proofErr w:type="spellStart"/>
      <w:r>
        <w:t>fuelwood</w:t>
      </w:r>
      <w:proofErr w:type="spellEnd"/>
      <w:r>
        <w:t xml:space="preserve"> consumed at households by cluster is</w:t>
      </w:r>
      <w:proofErr w:type="gramEnd"/>
      <w:r>
        <w:t xml:space="preserve"> as below.</w:t>
      </w:r>
    </w:p>
    <w:p w14:paraId="47688EC8" w14:textId="306AC820" w:rsidR="005C7AA3" w:rsidRPr="00C553A9" w:rsidRDefault="005C7AA3" w:rsidP="005C7AA3">
      <w:pPr>
        <w:spacing w:after="120"/>
        <w:jc w:val="center"/>
        <w:rPr>
          <w:i/>
        </w:rPr>
      </w:pPr>
      <w:proofErr w:type="gramStart"/>
      <w:r w:rsidRPr="00C553A9">
        <w:rPr>
          <w:i/>
        </w:rPr>
        <w:t xml:space="preserve">Table </w:t>
      </w:r>
      <w:r>
        <w:rPr>
          <w:i/>
        </w:rPr>
        <w:t>1</w:t>
      </w:r>
      <w:r w:rsidR="006773A0">
        <w:rPr>
          <w:i/>
        </w:rPr>
        <w:t>4</w:t>
      </w:r>
      <w:r w:rsidRPr="00C553A9">
        <w:rPr>
          <w:i/>
        </w:rPr>
        <w:t>.</w:t>
      </w:r>
      <w:proofErr w:type="gramEnd"/>
      <w:r w:rsidRPr="00C553A9">
        <w:rPr>
          <w:i/>
        </w:rPr>
        <w:t xml:space="preserve"> </w:t>
      </w:r>
      <w:r>
        <w:rPr>
          <w:i/>
        </w:rPr>
        <w:t xml:space="preserve">Categories of </w:t>
      </w:r>
      <w:proofErr w:type="spellStart"/>
      <w:r>
        <w:rPr>
          <w:i/>
        </w:rPr>
        <w:t>f</w:t>
      </w:r>
      <w:r w:rsidRPr="00C553A9">
        <w:rPr>
          <w:i/>
        </w:rPr>
        <w:t>uelwood</w:t>
      </w:r>
      <w:proofErr w:type="spellEnd"/>
      <w:r w:rsidRPr="00C553A9">
        <w:rPr>
          <w:i/>
        </w:rPr>
        <w:t xml:space="preserve">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5C7AA3" w:rsidRPr="00F33BAF" w14:paraId="0362E043" w14:textId="77777777" w:rsidTr="00210F78">
        <w:tc>
          <w:tcPr>
            <w:tcW w:w="180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size&gt;15cm</w:t>
            </w:r>
          </w:p>
        </w:tc>
        <w:tc>
          <w:tcPr>
            <w:tcW w:w="180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xml:space="preserve">% of </w:t>
            </w:r>
            <w:proofErr w:type="spellStart"/>
            <w:r w:rsidRPr="00F33BAF">
              <w:rPr>
                <w:rFonts w:cs="Times New Roman"/>
                <w:bCs/>
                <w:sz w:val="20"/>
                <w:szCs w:val="20"/>
              </w:rPr>
              <w:t>fuelwood</w:t>
            </w:r>
            <w:proofErr w:type="spellEnd"/>
            <w:r w:rsidRPr="00F33BAF">
              <w:rPr>
                <w:rFonts w:cs="Times New Roman"/>
                <w:bCs/>
                <w:sz w:val="20"/>
                <w:szCs w:val="20"/>
              </w:rPr>
              <w:t xml:space="preserve"> of branches &lt;5cm</w:t>
            </w:r>
          </w:p>
        </w:tc>
      </w:tr>
      <w:tr w:rsidR="005C7AA3" w:rsidRPr="00F33BAF" w14:paraId="1C11C076" w14:textId="77777777" w:rsidTr="00210F78">
        <w:tc>
          <w:tcPr>
            <w:tcW w:w="180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0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210F78">
        <w:tc>
          <w:tcPr>
            <w:tcW w:w="180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0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210F78">
        <w:tc>
          <w:tcPr>
            <w:tcW w:w="180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0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210F78">
        <w:tc>
          <w:tcPr>
            <w:tcW w:w="180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210F78">
        <w:tc>
          <w:tcPr>
            <w:tcW w:w="180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 xml:space="preserve">e for </w:t>
      </w:r>
      <w:proofErr w:type="spellStart"/>
      <w:r w:rsidR="00E844EE">
        <w:t>fuelwood</w:t>
      </w:r>
      <w:proofErr w:type="spellEnd"/>
      <w:r w:rsidR="00E844EE">
        <w:t xml:space="preserve"> collection is 1.5</w:t>
      </w:r>
      <w:r>
        <w:t xml:space="preserve"> km. Average time</w:t>
      </w:r>
      <w:r w:rsidR="00154424">
        <w:t xml:space="preserve"> </w:t>
      </w:r>
      <w:proofErr w:type="gramStart"/>
      <w:r w:rsidR="00154424">
        <w:t>spend</w:t>
      </w:r>
      <w:proofErr w:type="gramEnd"/>
      <w:r>
        <w:t xml:space="preserve"> for </w:t>
      </w:r>
      <w:r w:rsidR="00E844EE">
        <w:t xml:space="preserve">wood collection is 1.7 hour per </w:t>
      </w:r>
      <w:r w:rsidR="00154424">
        <w:t>trip</w:t>
      </w:r>
      <w:r w:rsidR="00E844EE">
        <w:t xml:space="preserve">. On an average, a household collect wood every four days. </w:t>
      </w:r>
    </w:p>
    <w:p w14:paraId="5C9C9EDC" w14:textId="779A96BE" w:rsidR="005C7AA3" w:rsidRDefault="00E844EE" w:rsidP="00637E76">
      <w:r>
        <w:t>49% of the people interviewed suppose</w:t>
      </w:r>
      <w:ins w:id="77" w:author="Nguyen Thanh Quang" w:date="2014-11-04T16:14:00Z">
        <w:r w:rsidR="008A7158">
          <w:t>d</w:t>
        </w:r>
      </w:ins>
      <w:r>
        <w:t xml:space="preserve"> that the </w:t>
      </w:r>
      <w:proofErr w:type="spellStart"/>
      <w:r>
        <w:t>fuelwood</w:t>
      </w:r>
      <w:proofErr w:type="spellEnd"/>
      <w:r>
        <w:t xml:space="preserve"> supply is reducing, 28% suppose</w:t>
      </w:r>
      <w:ins w:id="78" w:author="Nguyen Thanh Quang" w:date="2014-11-04T16:14:00Z">
        <w:r w:rsidR="008A7158">
          <w:t>d</w:t>
        </w:r>
      </w:ins>
      <w:r>
        <w:t xml:space="preserve"> that the </w:t>
      </w:r>
      <w:proofErr w:type="spellStart"/>
      <w:r>
        <w:t>fuelwood</w:t>
      </w:r>
      <w:proofErr w:type="spellEnd"/>
      <w:r>
        <w:t xml:space="preserve"> supply is increasing from plantation forest, while the rest th</w:t>
      </w:r>
      <w:ins w:id="79" w:author="Nguyen Thanh Quang" w:date="2014-11-04T16:14:00Z">
        <w:r w:rsidR="008A7158">
          <w:t>ought</w:t>
        </w:r>
      </w:ins>
      <w:del w:id="80" w:author="Nguyen Thanh Quang" w:date="2014-11-04T16:14:00Z">
        <w:r w:rsidDel="008A7158">
          <w:delText>ink</w:delText>
        </w:r>
      </w:del>
      <w:r>
        <w:t xml:space="preserve"> the supply of </w:t>
      </w:r>
      <w:proofErr w:type="spellStart"/>
      <w:r>
        <w:t>fuelwood</w:t>
      </w:r>
      <w:proofErr w:type="spellEnd"/>
      <w:r>
        <w:t xml:space="preserve"> from natural forest is stable.</w:t>
      </w:r>
    </w:p>
    <w:p w14:paraId="51D9598A" w14:textId="0095EF4A" w:rsidR="00E844EE" w:rsidRDefault="00E844EE" w:rsidP="00637E76">
      <w:r>
        <w:t>46% of the people interviewed sa</w:t>
      </w:r>
      <w:ins w:id="81" w:author="Nguyen Thanh Quang" w:date="2014-11-04T16:14:00Z">
        <w:r w:rsidR="008A7158">
          <w:t>id</w:t>
        </w:r>
      </w:ins>
      <w:del w:id="82" w:author="Nguyen Thanh Quang" w:date="2014-11-04T16:14:00Z">
        <w:r w:rsidDel="008A7158">
          <w:delText>ys</w:delText>
        </w:r>
      </w:del>
      <w:r>
        <w:t xml:space="preserve"> that the distance of </w:t>
      </w:r>
      <w:proofErr w:type="spellStart"/>
      <w:r>
        <w:t>fuelwood</w:t>
      </w:r>
      <w:proofErr w:type="spellEnd"/>
      <w:r>
        <w:t xml:space="preserve">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15347720" w:rsidR="00D84BE4" w:rsidRDefault="00D84BE4" w:rsidP="00D84BE4">
      <w:del w:id="83" w:author="Nguyen Thanh Quang" w:date="2014-11-04T16:15:00Z">
        <w:r w:rsidDel="008A7158">
          <w:delText>Woman is play the key role and spend</w:delText>
        </w:r>
      </w:del>
      <w:ins w:id="84" w:author="Nguyen Thanh Quang" w:date="2014-11-04T16:15:00Z">
        <w:r w:rsidR="008A7158">
          <w:t>Women are playing the key role and spend</w:t>
        </w:r>
      </w:ins>
      <w:r>
        <w:t xml:space="preserve"> significantly more time in both fuel wood use and collection.</w:t>
      </w:r>
    </w:p>
    <w:p w14:paraId="05941D5F" w14:textId="24605125" w:rsidR="00637E76" w:rsidRDefault="00D84BE4" w:rsidP="00D84BE4">
      <w:r>
        <w:t xml:space="preserve">Fuel wood use: </w:t>
      </w:r>
      <w:r w:rsidR="00EE5CDD">
        <w:t xml:space="preserve">At 52% households interviewed, </w:t>
      </w:r>
      <w:proofErr w:type="spellStart"/>
      <w:r w:rsidR="00EE5CDD">
        <w:t>fuelwood</w:t>
      </w:r>
      <w:proofErr w:type="spellEnd"/>
      <w:r w:rsidR="00EE5CDD">
        <w:t xml:space="preserve"> users are women</w:t>
      </w:r>
      <w:r>
        <w:t xml:space="preserve"> only</w:t>
      </w:r>
      <w:r w:rsidR="00EE5CDD">
        <w:t>, at 4% of household in</w:t>
      </w:r>
      <w:r w:rsidR="006D6F1D">
        <w:t xml:space="preserve">terviewed, </w:t>
      </w:r>
      <w:proofErr w:type="spellStart"/>
      <w:r w:rsidR="006D6F1D">
        <w:t>fuelwood</w:t>
      </w:r>
      <w:proofErr w:type="spellEnd"/>
      <w:r w:rsidR="006D6F1D">
        <w:t xml:space="preserve"> users are </w:t>
      </w:r>
      <w:r w:rsidR="00EE5CDD">
        <w:t>men</w:t>
      </w:r>
      <w:r>
        <w:t xml:space="preserve"> only</w:t>
      </w:r>
      <w:r w:rsidR="00EE5CDD">
        <w:t xml:space="preserve">. At the rest of 44% of household interviewed, both men and women used </w:t>
      </w:r>
      <w:proofErr w:type="spellStart"/>
      <w:r w:rsidR="00EE5CDD">
        <w:t>fuelwood</w:t>
      </w:r>
      <w:proofErr w:type="spellEnd"/>
      <w:r w:rsidR="00EE5CDD">
        <w:t xml:space="preserve">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t xml:space="preserve">Fuel wood collection: </w:t>
      </w:r>
      <w:r w:rsidR="00EE5CDD">
        <w:t xml:space="preserve">Women are </w:t>
      </w:r>
      <w:r w:rsidR="006D6F1D">
        <w:t>responsible for</w:t>
      </w:r>
      <w:r w:rsidR="00EE5CDD">
        <w:t xml:space="preserve"> </w:t>
      </w:r>
      <w:proofErr w:type="spellStart"/>
      <w:r w:rsidR="006D6F1D">
        <w:t>fuelwood</w:t>
      </w:r>
      <w:proofErr w:type="spellEnd"/>
      <w:r w:rsidR="006D6F1D">
        <w:t xml:space="preserve"> collection</w:t>
      </w:r>
      <w:r w:rsidR="00EE5CDD">
        <w:t xml:space="preserve"> at 76% of household interviewed. </w:t>
      </w:r>
      <w:r w:rsidR="006D6F1D">
        <w:t xml:space="preserve">For the rest of the household of 24% both men and women are responsible for </w:t>
      </w:r>
      <w:proofErr w:type="spellStart"/>
      <w:r w:rsidR="006D6F1D">
        <w:lastRenderedPageBreak/>
        <w:t>fuelwood</w:t>
      </w:r>
      <w:proofErr w:type="spellEnd"/>
      <w:r w:rsidR="006D6F1D">
        <w:t xml:space="preserve"> collection.</w:t>
      </w:r>
      <w:r w:rsidR="003C6ABA">
        <w:t xml:space="preserve"> To use the same assumption above, it </w:t>
      </w:r>
      <w:proofErr w:type="gramStart"/>
      <w:r w:rsidR="003C6ABA">
        <w:t>give</w:t>
      </w:r>
      <w:proofErr w:type="gramEnd"/>
      <w:r w:rsidR="003C6ABA">
        <w:t xml:space="preser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D84BE4">
            <w:r>
              <w:rPr>
                <w:noProof/>
                <w:lang w:val="en-GB" w:eastAsia="en-GB"/>
              </w:rPr>
              <w:drawing>
                <wp:inline distT="0" distB="0" distL="0" distR="0" wp14:anchorId="7A1BDDFA" wp14:editId="7C369CEC">
                  <wp:extent cx="2958860" cy="219973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c>
          <w:tcPr>
            <w:tcW w:w="4878" w:type="dxa"/>
          </w:tcPr>
          <w:p w14:paraId="1559412F" w14:textId="73FCAC07" w:rsidR="003C6ABA" w:rsidRDefault="003C6ABA" w:rsidP="00F4022C">
            <w:pPr>
              <w:jc w:val="center"/>
            </w:pPr>
            <w:r>
              <w:rPr>
                <w:noProof/>
                <w:lang w:val="en-GB" w:eastAsia="en-GB"/>
              </w:rPr>
              <w:drawing>
                <wp:inline distT="0" distB="0" distL="0" distR="0" wp14:anchorId="3F6071D1" wp14:editId="63C3433A">
                  <wp:extent cx="2700020" cy="2199640"/>
                  <wp:effectExtent l="0" t="0" r="508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 xml:space="preserve">Fuel wood collection by </w:t>
            </w:r>
            <w:commentRangeStart w:id="85"/>
            <w:r>
              <w:rPr>
                <w:noProof/>
                <w:lang w:val="en-GB" w:eastAsia="en-GB"/>
              </w:rPr>
              <w:t>gender</w:t>
            </w:r>
            <w:commentRangeEnd w:id="85"/>
            <w:r w:rsidR="008A7158">
              <w:rPr>
                <w:rStyle w:val="CommentReference"/>
              </w:rPr>
              <w:commentReference w:id="85"/>
            </w:r>
          </w:p>
        </w:tc>
      </w:tr>
    </w:tbl>
    <w:p w14:paraId="6D8A388F" w14:textId="2208582A" w:rsidR="003C6ABA" w:rsidRPr="004D1F39" w:rsidRDefault="00F4022C" w:rsidP="004D1F39">
      <w:pPr>
        <w:jc w:val="center"/>
        <w:rPr>
          <w:i/>
        </w:rPr>
      </w:pPr>
      <w:proofErr w:type="gramStart"/>
      <w:r w:rsidRPr="004D1F39">
        <w:rPr>
          <w:i/>
        </w:rPr>
        <w:t>Fig</w:t>
      </w:r>
      <w:r w:rsidR="006773A0">
        <w:rPr>
          <w:i/>
        </w:rPr>
        <w:t>ure</w:t>
      </w:r>
      <w:r w:rsidRPr="004D1F39">
        <w:rPr>
          <w:i/>
        </w:rPr>
        <w:t xml:space="preserve"> </w:t>
      </w:r>
      <w:r w:rsidR="006773A0">
        <w:rPr>
          <w:i/>
        </w:rPr>
        <w:t>7</w:t>
      </w:r>
      <w:r w:rsidRPr="004D1F39">
        <w:rPr>
          <w:i/>
        </w:rPr>
        <w:t>.</w:t>
      </w:r>
      <w:proofErr w:type="gramEnd"/>
      <w:r w:rsidRPr="004D1F39">
        <w:rPr>
          <w:i/>
        </w:rPr>
        <w:t xml:space="preserve"> Fuel wood use and collection by gender</w:t>
      </w:r>
    </w:p>
    <w:p w14:paraId="5C495E26" w14:textId="76C952FA" w:rsidR="006D6F1D" w:rsidRPr="006D6F1D" w:rsidRDefault="006D6F1D" w:rsidP="00637E76">
      <w:pPr>
        <w:rPr>
          <w:b/>
          <w:i/>
        </w:rPr>
      </w:pPr>
      <w:proofErr w:type="spellStart"/>
      <w:r w:rsidRPr="006D6F1D">
        <w:rPr>
          <w:b/>
          <w:i/>
        </w:rPr>
        <w:t>Fuelwood</w:t>
      </w:r>
      <w:proofErr w:type="spellEnd"/>
      <w:r w:rsidRPr="006D6F1D">
        <w:rPr>
          <w:b/>
          <w:i/>
        </w:rPr>
        <w:t xml:space="preserve"> for pig </w:t>
      </w:r>
      <w:proofErr w:type="gramStart"/>
      <w:r w:rsidRPr="006D6F1D">
        <w:rPr>
          <w:b/>
          <w:i/>
        </w:rPr>
        <w:t>raising</w:t>
      </w:r>
      <w:proofErr w:type="gramEnd"/>
    </w:p>
    <w:p w14:paraId="212257D2" w14:textId="364C8640" w:rsidR="006D6F1D" w:rsidRDefault="006D6F1D" w:rsidP="006D6F1D">
      <w:commentRangeStart w:id="86"/>
      <w:r>
        <w:t xml:space="preserve">The amount for cooking for one pig per month is very much different by age of the pig. For a pig at one month old, the </w:t>
      </w:r>
      <w:proofErr w:type="spellStart"/>
      <w:r>
        <w:t>fuelwood</w:t>
      </w:r>
      <w:proofErr w:type="spellEnd"/>
      <w:r>
        <w:t xml:space="preserve"> amount for cooking for one pig could be half of that for a person, while for a pig at 4 to 5 months old, it would be double of the </w:t>
      </w:r>
      <w:proofErr w:type="spellStart"/>
      <w:r>
        <w:t>fuelwood</w:t>
      </w:r>
      <w:proofErr w:type="spellEnd"/>
      <w:r>
        <w:t xml:space="preserve"> amount for cooking for one person. </w:t>
      </w:r>
    </w:p>
    <w:p w14:paraId="3D8FD5E7" w14:textId="10558B8F" w:rsidR="006D6F1D" w:rsidRDefault="006D6F1D" w:rsidP="006D6F1D">
      <w:r>
        <w:t xml:space="preserve">In-depth interviews were conducted with </w:t>
      </w:r>
      <w:r w:rsidR="004D1F39">
        <w:t>several</w:t>
      </w:r>
      <w:r>
        <w:t xml:space="preserve"> households that raise pigs to estimate the total wood consumption for one pig life cycle. It is estimated that in the upland area (Ba </w:t>
      </w:r>
      <w:proofErr w:type="spellStart"/>
      <w:r>
        <w:t>Thuoc</w:t>
      </w:r>
      <w:proofErr w:type="spellEnd"/>
      <w:r>
        <w:t xml:space="preserve">, Lang </w:t>
      </w:r>
      <w:proofErr w:type="spellStart"/>
      <w:r>
        <w:t>Chanh</w:t>
      </w:r>
      <w:proofErr w:type="spellEnd"/>
      <w:r>
        <w:t>, Que Phong, Tuong Duong district – cluster 5, 6) where pig only eat cooked feed, it needs about 200kg of wood for</w:t>
      </w:r>
      <w:r w:rsidR="004D1F39">
        <w:t xml:space="preserve"> raising one pig in 4-5 months.</w:t>
      </w:r>
    </w:p>
    <w:p w14:paraId="520DC4C0" w14:textId="77777777" w:rsidR="006D6F1D" w:rsidRDefault="006D6F1D" w:rsidP="006D6F1D">
      <w:r>
        <w:t xml:space="preserve">In lower land in Hung Son (cluster 3), Duc Son (cluster 4) commune of Anh Son district, half of pig feed is cooked by </w:t>
      </w:r>
      <w:proofErr w:type="spellStart"/>
      <w:r>
        <w:t>fuelwood</w:t>
      </w:r>
      <w:proofErr w:type="spellEnd"/>
      <w:r>
        <w:t xml:space="preserve"> and the other half is from commercial ready animal feed which does not require cooking. Therefore the consumption of wood per pig head at the low land is estimated at half of the upland for 100kg of </w:t>
      </w:r>
      <w:proofErr w:type="spellStart"/>
      <w:r>
        <w:t>fuelwood</w:t>
      </w:r>
      <w:proofErr w:type="spellEnd"/>
      <w:r>
        <w:t xml:space="preserve"> for a pig life cycle of 5 months.</w:t>
      </w:r>
      <w:commentRangeEnd w:id="86"/>
      <w:r w:rsidR="0067380B">
        <w:rPr>
          <w:rStyle w:val="CommentReference"/>
        </w:rPr>
        <w:commentReference w:id="86"/>
      </w:r>
    </w:p>
    <w:p w14:paraId="44EEEC33" w14:textId="77777777" w:rsidR="009E10E9" w:rsidRDefault="009E10E9" w:rsidP="009E10E9">
      <w:pPr>
        <w:spacing w:after="120"/>
      </w:pPr>
      <w:r w:rsidRPr="00C553A9">
        <w:t xml:space="preserve">Estimation of total </w:t>
      </w:r>
      <w:proofErr w:type="spellStart"/>
      <w:r w:rsidRPr="00C553A9">
        <w:t>fuelwood</w:t>
      </w:r>
      <w:proofErr w:type="spellEnd"/>
      <w:r w:rsidRPr="00C553A9">
        <w:t xml:space="preserve"> consumed for pig </w:t>
      </w:r>
      <w:proofErr w:type="gramStart"/>
      <w:r w:rsidRPr="00C553A9">
        <w:t>raising</w:t>
      </w:r>
      <w:proofErr w:type="gramEnd"/>
      <w:r w:rsidRPr="00C553A9">
        <w:t xml:space="preserve"> in Thanh Hoa is as below:</w:t>
      </w:r>
    </w:p>
    <w:p w14:paraId="1CE8319A" w14:textId="2105FA16" w:rsidR="009E10E9" w:rsidRPr="00C553A9" w:rsidRDefault="009E10E9" w:rsidP="009E10E9">
      <w:pPr>
        <w:spacing w:after="120"/>
        <w:jc w:val="center"/>
        <w:rPr>
          <w:i/>
        </w:rPr>
      </w:pPr>
      <w:proofErr w:type="gramStart"/>
      <w:r w:rsidRPr="00C553A9">
        <w:rPr>
          <w:i/>
        </w:rPr>
        <w:t>Table 1</w:t>
      </w:r>
      <w:r w:rsidR="006773A0">
        <w:rPr>
          <w:i/>
        </w:rPr>
        <w:t>5</w:t>
      </w:r>
      <w:r w:rsidRPr="00C553A9">
        <w:rPr>
          <w:i/>
        </w:rPr>
        <w:t>.</w:t>
      </w:r>
      <w:proofErr w:type="gramEnd"/>
      <w:r w:rsidRPr="00C553A9">
        <w:rPr>
          <w:i/>
        </w:rPr>
        <w:t xml:space="preserve"> Estimation of total </w:t>
      </w:r>
      <w:proofErr w:type="spellStart"/>
      <w:r w:rsidRPr="00C553A9">
        <w:rPr>
          <w:i/>
        </w:rPr>
        <w:t>fuelwood</w:t>
      </w:r>
      <w:proofErr w:type="spellEnd"/>
      <w:r w:rsidRPr="00C553A9">
        <w:rPr>
          <w:i/>
        </w:rPr>
        <w:t xml:space="preserve"> consumed for pig </w:t>
      </w:r>
      <w:proofErr w:type="gramStart"/>
      <w:r w:rsidRPr="00C553A9">
        <w:rPr>
          <w:i/>
        </w:rPr>
        <w:t>raising</w:t>
      </w:r>
      <w:proofErr w:type="gramEnd"/>
      <w:r w:rsidRPr="00C553A9">
        <w:rPr>
          <w:i/>
        </w:rPr>
        <w:t xml:space="preserve">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 xml:space="preserve">Estimation of </w:t>
            </w:r>
            <w:proofErr w:type="spellStart"/>
            <w:r w:rsidRPr="00F33BAF">
              <w:rPr>
                <w:rFonts w:cs="Times New Roman"/>
                <w:b/>
                <w:sz w:val="20"/>
                <w:szCs w:val="20"/>
              </w:rPr>
              <w:t>fuelwood</w:t>
            </w:r>
            <w:proofErr w:type="spellEnd"/>
            <w:r w:rsidRPr="00F33BAF">
              <w:rPr>
                <w:rFonts w:cs="Times New Roman"/>
                <w:b/>
                <w:sz w:val="20"/>
                <w:szCs w:val="20"/>
              </w:rPr>
              <w:t xml:space="preserve">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Bá</w:t>
            </w:r>
            <w:proofErr w:type="spellEnd"/>
            <w:r w:rsidRPr="00F33BAF">
              <w:rPr>
                <w:rFonts w:cs="Times New Roman"/>
                <w:sz w:val="20"/>
                <w:szCs w:val="20"/>
              </w:rPr>
              <w:t xml:space="preserve"> </w:t>
            </w:r>
            <w:proofErr w:type="spellStart"/>
            <w:r w:rsidRPr="00F33BAF">
              <w:rPr>
                <w:rFonts w:cs="Times New Roman"/>
                <w:sz w:val="20"/>
                <w:szCs w:val="20"/>
              </w:rPr>
              <w:t>Thước</w:t>
            </w:r>
            <w:proofErr w:type="spellEnd"/>
            <w:r w:rsidRPr="00F33BAF">
              <w:rPr>
                <w:rFonts w:cs="Times New Roman"/>
                <w:sz w:val="20"/>
                <w:szCs w:val="20"/>
              </w:rPr>
              <w:t xml:space="preserve">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Bim</w:t>
            </w:r>
            <w:proofErr w:type="spellEnd"/>
            <w:r w:rsidRPr="00F33BAF">
              <w:rPr>
                <w:rFonts w:cs="Times New Roman"/>
                <w:sz w:val="20"/>
                <w:szCs w:val="20"/>
              </w:rPr>
              <w:t xml:space="preserve">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Cẩm</w:t>
            </w:r>
            <w:proofErr w:type="spellEnd"/>
            <w:r w:rsidRPr="00F33BAF">
              <w:rPr>
                <w:rFonts w:cs="Times New Roman"/>
                <w:sz w:val="20"/>
                <w:szCs w:val="20"/>
              </w:rPr>
              <w:t xml:space="preserve"> </w:t>
            </w:r>
            <w:proofErr w:type="spellStart"/>
            <w:r w:rsidRPr="00F33BAF">
              <w:rPr>
                <w:rFonts w:cs="Times New Roman"/>
                <w:sz w:val="20"/>
                <w:szCs w:val="20"/>
              </w:rPr>
              <w:t>Thủy</w:t>
            </w:r>
            <w:proofErr w:type="spellEnd"/>
            <w:r w:rsidRPr="00F33BAF">
              <w:rPr>
                <w:rFonts w:cs="Times New Roman"/>
                <w:sz w:val="20"/>
                <w:szCs w:val="20"/>
              </w:rPr>
              <w:t xml:space="preserve">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Đông</w:t>
            </w:r>
            <w:proofErr w:type="spellEnd"/>
            <w:r w:rsidRPr="00F33BAF">
              <w:rPr>
                <w:rFonts w:cs="Times New Roman"/>
                <w:sz w:val="20"/>
                <w:szCs w:val="20"/>
              </w:rPr>
              <w:t xml:space="preserve"> </w:t>
            </w:r>
            <w:proofErr w:type="spellStart"/>
            <w:r w:rsidRPr="00F33BAF">
              <w:rPr>
                <w:rFonts w:cs="Times New Roman"/>
                <w:sz w:val="20"/>
                <w:szCs w:val="20"/>
              </w:rPr>
              <w:t>Sơn</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Hậu</w:t>
            </w:r>
            <w:proofErr w:type="spellEnd"/>
            <w:r w:rsidRPr="00F33BAF">
              <w:rPr>
                <w:rFonts w:cs="Times New Roman"/>
                <w:sz w:val="20"/>
                <w:szCs w:val="20"/>
              </w:rPr>
              <w:t xml:space="preserve"> </w:t>
            </w:r>
            <w:proofErr w:type="spellStart"/>
            <w:r w:rsidRPr="00F33BAF">
              <w:rPr>
                <w:rFonts w:cs="Times New Roman"/>
                <w:sz w:val="20"/>
                <w:szCs w:val="20"/>
              </w:rPr>
              <w:t>Lộc</w:t>
            </w:r>
            <w:proofErr w:type="spellEnd"/>
            <w:r w:rsidRPr="00F33BAF">
              <w:rPr>
                <w:rFonts w:cs="Times New Roman"/>
                <w:sz w:val="20"/>
                <w:szCs w:val="20"/>
              </w:rPr>
              <w:t xml:space="preserve">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lastRenderedPageBreak/>
              <w:t>Hoằng</w:t>
            </w:r>
            <w:proofErr w:type="spellEnd"/>
            <w:r w:rsidRPr="00F33BAF">
              <w:rPr>
                <w:rFonts w:cs="Times New Roman"/>
                <w:sz w:val="20"/>
                <w:szCs w:val="20"/>
              </w:rPr>
              <w:t xml:space="preserve"> </w:t>
            </w:r>
            <w:proofErr w:type="spellStart"/>
            <w:r w:rsidRPr="00F33BAF">
              <w:rPr>
                <w:rFonts w:cs="Times New Roman"/>
                <w:sz w:val="20"/>
                <w:szCs w:val="20"/>
              </w:rPr>
              <w:t>Hóa</w:t>
            </w:r>
            <w:proofErr w:type="spellEnd"/>
            <w:r w:rsidRPr="00F33BAF">
              <w:rPr>
                <w:rFonts w:cs="Times New Roman"/>
                <w:sz w:val="20"/>
                <w:szCs w:val="20"/>
              </w:rPr>
              <w:t xml:space="preserve">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 xml:space="preserve">Lang </w:t>
            </w:r>
            <w:proofErr w:type="spellStart"/>
            <w:r w:rsidRPr="00F33BAF">
              <w:rPr>
                <w:rFonts w:cs="Times New Roman"/>
                <w:sz w:val="20"/>
                <w:szCs w:val="20"/>
              </w:rPr>
              <w:t>Chánh</w:t>
            </w:r>
            <w:proofErr w:type="spellEnd"/>
            <w:r w:rsidRPr="00F33BAF">
              <w:rPr>
                <w:rFonts w:cs="Times New Roman"/>
                <w:sz w:val="20"/>
                <w:szCs w:val="20"/>
              </w:rPr>
              <w:t xml:space="preserve">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Mường</w:t>
            </w:r>
            <w:proofErr w:type="spellEnd"/>
            <w:r w:rsidRPr="00F33BAF">
              <w:rPr>
                <w:rFonts w:cs="Times New Roman"/>
                <w:sz w:val="20"/>
                <w:szCs w:val="20"/>
              </w:rPr>
              <w:t xml:space="preserve"> </w:t>
            </w:r>
            <w:proofErr w:type="spellStart"/>
            <w:r w:rsidRPr="00F33BAF">
              <w:rPr>
                <w:rFonts w:cs="Times New Roman"/>
                <w:sz w:val="20"/>
                <w:szCs w:val="20"/>
              </w:rPr>
              <w:t>Lát</w:t>
            </w:r>
            <w:proofErr w:type="spellEnd"/>
            <w:r w:rsidRPr="00F33BAF">
              <w:rPr>
                <w:rFonts w:cs="Times New Roman"/>
                <w:sz w:val="20"/>
                <w:szCs w:val="20"/>
              </w:rPr>
              <w:t xml:space="preserve">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 xml:space="preserve">Nga </w:t>
            </w:r>
            <w:proofErr w:type="spellStart"/>
            <w:r w:rsidRPr="00F33BAF">
              <w:rPr>
                <w:rFonts w:cs="Times New Roman"/>
                <w:sz w:val="20"/>
                <w:szCs w:val="20"/>
              </w:rPr>
              <w:t>Sơn</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 xml:space="preserve">Ngọc </w:t>
            </w:r>
            <w:proofErr w:type="spellStart"/>
            <w:r w:rsidRPr="00F33BAF">
              <w:rPr>
                <w:rFonts w:cs="Times New Roman"/>
                <w:sz w:val="20"/>
                <w:szCs w:val="20"/>
              </w:rPr>
              <w:t>Lạc</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Như</w:t>
            </w:r>
            <w:proofErr w:type="spellEnd"/>
            <w:r w:rsidRPr="00F33BAF">
              <w:rPr>
                <w:rFonts w:cs="Times New Roman"/>
                <w:sz w:val="20"/>
                <w:szCs w:val="20"/>
              </w:rPr>
              <w:t xml:space="preserve">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Như</w:t>
            </w:r>
            <w:proofErr w:type="spellEnd"/>
            <w:r w:rsidRPr="00F33BAF">
              <w:rPr>
                <w:rFonts w:cs="Times New Roman"/>
                <w:sz w:val="20"/>
                <w:szCs w:val="20"/>
              </w:rPr>
              <w:t xml:space="preserve"> </w:t>
            </w:r>
            <w:proofErr w:type="spellStart"/>
            <w:r w:rsidRPr="00F33BAF">
              <w:rPr>
                <w:rFonts w:cs="Times New Roman"/>
                <w:sz w:val="20"/>
                <w:szCs w:val="20"/>
              </w:rPr>
              <w:t>Xuân</w:t>
            </w:r>
            <w:proofErr w:type="spellEnd"/>
            <w:r w:rsidRPr="00F33BAF">
              <w:rPr>
                <w:rFonts w:cs="Times New Roman"/>
                <w:sz w:val="20"/>
                <w:szCs w:val="20"/>
              </w:rPr>
              <w:t xml:space="preserve">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Nông</w:t>
            </w:r>
            <w:proofErr w:type="spellEnd"/>
            <w:r w:rsidRPr="00F33BAF">
              <w:rPr>
                <w:rFonts w:cs="Times New Roman"/>
                <w:sz w:val="20"/>
                <w:szCs w:val="20"/>
              </w:rPr>
              <w:t xml:space="preserve"> </w:t>
            </w:r>
            <w:proofErr w:type="spellStart"/>
            <w:r w:rsidRPr="00F33BAF">
              <w:rPr>
                <w:rFonts w:cs="Times New Roman"/>
                <w:sz w:val="20"/>
                <w:szCs w:val="20"/>
              </w:rPr>
              <w:t>Cống</w:t>
            </w:r>
            <w:proofErr w:type="spellEnd"/>
            <w:r w:rsidRPr="00F33BAF">
              <w:rPr>
                <w:rFonts w:cs="Times New Roman"/>
                <w:sz w:val="20"/>
                <w:szCs w:val="20"/>
              </w:rPr>
              <w:t xml:space="preserve">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Quan</w:t>
            </w:r>
            <w:proofErr w:type="spellEnd"/>
            <w:r w:rsidRPr="00F33BAF">
              <w:rPr>
                <w:rFonts w:cs="Times New Roman"/>
                <w:sz w:val="20"/>
                <w:szCs w:val="20"/>
              </w:rPr>
              <w:t xml:space="preserve"> </w:t>
            </w:r>
            <w:proofErr w:type="spellStart"/>
            <w:r w:rsidRPr="00F33BAF">
              <w:rPr>
                <w:rFonts w:cs="Times New Roman"/>
                <w:sz w:val="20"/>
                <w:szCs w:val="20"/>
              </w:rPr>
              <w:t>Hóa</w:t>
            </w:r>
            <w:proofErr w:type="spellEnd"/>
            <w:r w:rsidRPr="00F33BAF">
              <w:rPr>
                <w:rFonts w:cs="Times New Roman"/>
                <w:sz w:val="20"/>
                <w:szCs w:val="20"/>
              </w:rPr>
              <w:t xml:space="preserve">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Quan</w:t>
            </w:r>
            <w:proofErr w:type="spellEnd"/>
            <w:r w:rsidRPr="00F33BAF">
              <w:rPr>
                <w:rFonts w:cs="Times New Roman"/>
                <w:sz w:val="20"/>
                <w:szCs w:val="20"/>
              </w:rPr>
              <w:t xml:space="preserve"> </w:t>
            </w:r>
            <w:proofErr w:type="spellStart"/>
            <w:r w:rsidRPr="00F33BAF">
              <w:rPr>
                <w:rFonts w:cs="Times New Roman"/>
                <w:sz w:val="20"/>
                <w:szCs w:val="20"/>
              </w:rPr>
              <w:t>Sơn</w:t>
            </w:r>
            <w:proofErr w:type="spellEnd"/>
            <w:r w:rsidRPr="00F33BAF">
              <w:rPr>
                <w:rFonts w:cs="Times New Roman"/>
                <w:sz w:val="20"/>
                <w:szCs w:val="20"/>
              </w:rPr>
              <w:t xml:space="preserve">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Quảng</w:t>
            </w:r>
            <w:proofErr w:type="spellEnd"/>
            <w:r w:rsidRPr="00F33BAF">
              <w:rPr>
                <w:rFonts w:cs="Times New Roman"/>
                <w:sz w:val="20"/>
                <w:szCs w:val="20"/>
              </w:rPr>
              <w:t xml:space="preserve"> </w:t>
            </w:r>
            <w:proofErr w:type="spellStart"/>
            <w:r w:rsidRPr="00F33BAF">
              <w:rPr>
                <w:rFonts w:cs="Times New Roman"/>
                <w:sz w:val="20"/>
                <w:szCs w:val="20"/>
              </w:rPr>
              <w:t>Xương</w:t>
            </w:r>
            <w:proofErr w:type="spellEnd"/>
            <w:r w:rsidRPr="00F33BAF">
              <w:rPr>
                <w:rFonts w:cs="Times New Roman"/>
                <w:sz w:val="20"/>
                <w:szCs w:val="20"/>
              </w:rPr>
              <w:t xml:space="preserve">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Sầm</w:t>
            </w:r>
            <w:proofErr w:type="spellEnd"/>
            <w:r w:rsidRPr="00F33BAF">
              <w:rPr>
                <w:rFonts w:cs="Times New Roman"/>
                <w:sz w:val="20"/>
                <w:szCs w:val="20"/>
              </w:rPr>
              <w:t xml:space="preserve"> </w:t>
            </w:r>
            <w:proofErr w:type="spellStart"/>
            <w:r w:rsidRPr="00F33BAF">
              <w:rPr>
                <w:rFonts w:cs="Times New Roman"/>
                <w:sz w:val="20"/>
                <w:szCs w:val="20"/>
              </w:rPr>
              <w:t>Sơn</w:t>
            </w:r>
            <w:proofErr w:type="spellEnd"/>
            <w:r w:rsidRPr="00F33BAF">
              <w:rPr>
                <w:rFonts w:cs="Times New Roman"/>
                <w:sz w:val="20"/>
                <w:szCs w:val="20"/>
              </w:rPr>
              <w:t xml:space="preserve">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Thạch</w:t>
            </w:r>
            <w:proofErr w:type="spellEnd"/>
            <w:r w:rsidRPr="00F33BAF">
              <w:rPr>
                <w:rFonts w:cs="Times New Roman"/>
                <w:sz w:val="20"/>
                <w:szCs w:val="20"/>
              </w:rPr>
              <w:t xml:space="preserve"> </w:t>
            </w:r>
            <w:proofErr w:type="spellStart"/>
            <w:r w:rsidRPr="00F33BAF">
              <w:rPr>
                <w:rFonts w:cs="Times New Roman"/>
                <w:sz w:val="20"/>
                <w:szCs w:val="20"/>
              </w:rPr>
              <w:t>Thành</w:t>
            </w:r>
            <w:proofErr w:type="spellEnd"/>
            <w:r w:rsidRPr="00F33BAF">
              <w:rPr>
                <w:rFonts w:cs="Times New Roman"/>
                <w:sz w:val="20"/>
                <w:szCs w:val="20"/>
              </w:rPr>
              <w:t xml:space="preserve">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 xml:space="preserve">Thanh </w:t>
            </w:r>
            <w:proofErr w:type="spellStart"/>
            <w:r w:rsidRPr="00F33BAF">
              <w:rPr>
                <w:rFonts w:cs="Times New Roman"/>
                <w:sz w:val="20"/>
                <w:szCs w:val="20"/>
              </w:rPr>
              <w:t>Hóa</w:t>
            </w:r>
            <w:proofErr w:type="spellEnd"/>
            <w:r w:rsidRPr="00F33BAF">
              <w:rPr>
                <w:rFonts w:cs="Times New Roman"/>
                <w:sz w:val="20"/>
                <w:szCs w:val="20"/>
              </w:rPr>
              <w:t xml:space="preserve">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Thiệu</w:t>
            </w:r>
            <w:proofErr w:type="spellEnd"/>
            <w:r w:rsidRPr="00F33BAF">
              <w:rPr>
                <w:rFonts w:cs="Times New Roman"/>
                <w:sz w:val="20"/>
                <w:szCs w:val="20"/>
              </w:rPr>
              <w:t xml:space="preserve"> </w:t>
            </w:r>
            <w:proofErr w:type="spellStart"/>
            <w:r w:rsidRPr="00F33BAF">
              <w:rPr>
                <w:rFonts w:cs="Times New Roman"/>
                <w:sz w:val="20"/>
                <w:szCs w:val="20"/>
              </w:rPr>
              <w:t>Hóa</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Thọ</w:t>
            </w:r>
            <w:proofErr w:type="spellEnd"/>
            <w:r w:rsidRPr="00F33BAF">
              <w:rPr>
                <w:rFonts w:cs="Times New Roman"/>
                <w:sz w:val="20"/>
                <w:szCs w:val="20"/>
              </w:rPr>
              <w:t xml:space="preserve"> </w:t>
            </w:r>
            <w:proofErr w:type="spellStart"/>
            <w:r w:rsidRPr="00F33BAF">
              <w:rPr>
                <w:rFonts w:cs="Times New Roman"/>
                <w:sz w:val="20"/>
                <w:szCs w:val="20"/>
              </w:rPr>
              <w:t>Xuân</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Thường</w:t>
            </w:r>
            <w:proofErr w:type="spellEnd"/>
            <w:r w:rsidRPr="00F33BAF">
              <w:rPr>
                <w:rFonts w:cs="Times New Roman"/>
                <w:sz w:val="20"/>
                <w:szCs w:val="20"/>
              </w:rPr>
              <w:t xml:space="preserve"> </w:t>
            </w:r>
            <w:proofErr w:type="spellStart"/>
            <w:r w:rsidRPr="00F33BAF">
              <w:rPr>
                <w:rFonts w:cs="Times New Roman"/>
                <w:sz w:val="20"/>
                <w:szCs w:val="20"/>
              </w:rPr>
              <w:t>Xuân</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Tĩnh</w:t>
            </w:r>
            <w:proofErr w:type="spellEnd"/>
            <w:r w:rsidRPr="00F33BAF">
              <w:rPr>
                <w:rFonts w:cs="Times New Roman"/>
                <w:sz w:val="20"/>
                <w:szCs w:val="20"/>
              </w:rPr>
              <w:t xml:space="preserve"> </w:t>
            </w:r>
            <w:proofErr w:type="spellStart"/>
            <w:r w:rsidRPr="00F33BAF">
              <w:rPr>
                <w:rFonts w:cs="Times New Roman"/>
                <w:sz w:val="20"/>
                <w:szCs w:val="20"/>
              </w:rPr>
              <w:t>Gia</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Triệu</w:t>
            </w:r>
            <w:proofErr w:type="spellEnd"/>
            <w:r w:rsidRPr="00F33BAF">
              <w:rPr>
                <w:rFonts w:cs="Times New Roman"/>
                <w:sz w:val="20"/>
                <w:szCs w:val="20"/>
              </w:rPr>
              <w:t xml:space="preserve"> </w:t>
            </w:r>
            <w:proofErr w:type="spellStart"/>
            <w:r w:rsidRPr="00F33BAF">
              <w:rPr>
                <w:rFonts w:cs="Times New Roman"/>
                <w:sz w:val="20"/>
                <w:szCs w:val="20"/>
              </w:rPr>
              <w:t>Sơn</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Vĩnh</w:t>
            </w:r>
            <w:proofErr w:type="spellEnd"/>
            <w:r w:rsidRPr="00F33BAF">
              <w:rPr>
                <w:rFonts w:cs="Times New Roman"/>
                <w:sz w:val="20"/>
                <w:szCs w:val="20"/>
              </w:rPr>
              <w:t xml:space="preserve"> </w:t>
            </w:r>
            <w:proofErr w:type="spellStart"/>
            <w:r w:rsidRPr="00F33BAF">
              <w:rPr>
                <w:rFonts w:cs="Times New Roman"/>
                <w:sz w:val="20"/>
                <w:szCs w:val="20"/>
              </w:rPr>
              <w:t>Lộc</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Yên</w:t>
            </w:r>
            <w:proofErr w:type="spellEnd"/>
            <w:r w:rsidRPr="00F33BAF">
              <w:rPr>
                <w:rFonts w:cs="Times New Roman"/>
                <w:sz w:val="20"/>
                <w:szCs w:val="20"/>
              </w:rPr>
              <w:t xml:space="preserve"> </w:t>
            </w:r>
            <w:proofErr w:type="spellStart"/>
            <w:r w:rsidRPr="00F33BAF">
              <w:rPr>
                <w:rFonts w:cs="Times New Roman"/>
                <w:sz w:val="20"/>
                <w:szCs w:val="20"/>
              </w:rPr>
              <w:t>Định</w:t>
            </w:r>
            <w:proofErr w:type="spellEnd"/>
            <w:r w:rsidRPr="00F33BAF">
              <w:rPr>
                <w:rFonts w:cs="Times New Roman"/>
                <w:sz w:val="20"/>
                <w:szCs w:val="20"/>
              </w:rPr>
              <w:t xml:space="preserve">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7F8CD674" w14:textId="77777777" w:rsidR="009E10E9" w:rsidRPr="00C553A9" w:rsidRDefault="009E10E9" w:rsidP="009E10E9">
      <w:pPr>
        <w:spacing w:after="120"/>
      </w:pPr>
      <w:r w:rsidRPr="00C553A9">
        <w:t xml:space="preserve">Estimation of total </w:t>
      </w:r>
      <w:proofErr w:type="spellStart"/>
      <w:r w:rsidRPr="00C553A9">
        <w:t>fuelwood</w:t>
      </w:r>
      <w:proofErr w:type="spellEnd"/>
      <w:r w:rsidRPr="00C553A9">
        <w:t xml:space="preserve"> consumed for pig </w:t>
      </w:r>
      <w:proofErr w:type="gramStart"/>
      <w:r w:rsidRPr="00C553A9">
        <w:t>raising</w:t>
      </w:r>
      <w:proofErr w:type="gramEnd"/>
      <w:r w:rsidRPr="00C553A9">
        <w:t xml:space="preserve"> in </w:t>
      </w:r>
      <w:proofErr w:type="spellStart"/>
      <w:r w:rsidRPr="00C553A9">
        <w:t>Nghe</w:t>
      </w:r>
      <w:proofErr w:type="spellEnd"/>
      <w:r w:rsidRPr="00C553A9">
        <w:t xml:space="preserve"> An is as below:</w:t>
      </w:r>
    </w:p>
    <w:p w14:paraId="590C274F" w14:textId="7069A3B2" w:rsidR="009E10E9" w:rsidRPr="00C553A9" w:rsidRDefault="009E10E9" w:rsidP="009E10E9">
      <w:pPr>
        <w:spacing w:after="120"/>
        <w:jc w:val="center"/>
        <w:rPr>
          <w:i/>
        </w:rPr>
      </w:pPr>
      <w:proofErr w:type="gramStart"/>
      <w:r w:rsidRPr="00C553A9">
        <w:rPr>
          <w:i/>
        </w:rPr>
        <w:t>Table 1</w:t>
      </w:r>
      <w:r w:rsidR="00210F78">
        <w:rPr>
          <w:i/>
        </w:rPr>
        <w:t>5</w:t>
      </w:r>
      <w:r w:rsidRPr="00C553A9">
        <w:rPr>
          <w:i/>
        </w:rPr>
        <w:t>.</w:t>
      </w:r>
      <w:proofErr w:type="gramEnd"/>
      <w:r w:rsidRPr="00C553A9">
        <w:rPr>
          <w:i/>
        </w:rPr>
        <w:t xml:space="preserve"> Estimation of total </w:t>
      </w:r>
      <w:proofErr w:type="spellStart"/>
      <w:r w:rsidRPr="00C553A9">
        <w:rPr>
          <w:i/>
        </w:rPr>
        <w:t>fuelwood</w:t>
      </w:r>
      <w:proofErr w:type="spellEnd"/>
      <w:r w:rsidRPr="00C553A9">
        <w:rPr>
          <w:i/>
        </w:rPr>
        <w:t xml:space="preserve"> consumed for pig raising in </w:t>
      </w:r>
      <w:proofErr w:type="spellStart"/>
      <w:r>
        <w:rPr>
          <w:i/>
        </w:rPr>
        <w:t>Nghe</w:t>
      </w:r>
      <w:proofErr w:type="spellEnd"/>
      <w:r>
        <w:rPr>
          <w:i/>
        </w:rPr>
        <w:t xml:space="preserv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 xml:space="preserve">Estimation of </w:t>
            </w:r>
            <w:proofErr w:type="spellStart"/>
            <w:r w:rsidRPr="00F33BAF">
              <w:rPr>
                <w:rFonts w:cs="Times New Roman"/>
                <w:b/>
                <w:sz w:val="20"/>
                <w:szCs w:val="20"/>
              </w:rPr>
              <w:t>fuelwood</w:t>
            </w:r>
            <w:proofErr w:type="spellEnd"/>
            <w:r w:rsidRPr="00F33BAF">
              <w:rPr>
                <w:rFonts w:cs="Times New Roman"/>
                <w:b/>
                <w:sz w:val="20"/>
                <w:szCs w:val="20"/>
              </w:rPr>
              <w:t xml:space="preserve"> used for pig raising (ton/ </w:t>
            </w:r>
            <w:commentRangeStart w:id="87"/>
            <w:r w:rsidRPr="00F33BAF">
              <w:rPr>
                <w:rFonts w:cs="Times New Roman"/>
                <w:b/>
                <w:sz w:val="20"/>
                <w:szCs w:val="20"/>
              </w:rPr>
              <w:t>year</w:t>
            </w:r>
            <w:commentRangeEnd w:id="87"/>
            <w:r w:rsidR="003C3F3A">
              <w:rPr>
                <w:rStyle w:val="CommentReference"/>
              </w:rPr>
              <w:commentReference w:id="87"/>
            </w:r>
            <w:r w:rsidRPr="00F33BAF">
              <w:rPr>
                <w:rFonts w:cs="Times New Roman"/>
                <w:b/>
                <w:sz w:val="20"/>
                <w:szCs w:val="20"/>
              </w:rPr>
              <w:t>)</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 xml:space="preserve">Anh </w:t>
            </w:r>
            <w:proofErr w:type="spellStart"/>
            <w:r w:rsidRPr="00F33BAF">
              <w:rPr>
                <w:rFonts w:cs="Times New Roman"/>
                <w:sz w:val="20"/>
                <w:szCs w:val="20"/>
              </w:rPr>
              <w:t>Sơn</w:t>
            </w:r>
            <w:proofErr w:type="spellEnd"/>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 xml:space="preserve">Con </w:t>
            </w:r>
            <w:proofErr w:type="spellStart"/>
            <w:r w:rsidRPr="00F33BAF">
              <w:rPr>
                <w:rFonts w:cs="Times New Roman"/>
                <w:sz w:val="20"/>
                <w:szCs w:val="20"/>
              </w:rPr>
              <w:t>Cuông</w:t>
            </w:r>
            <w:proofErr w:type="spellEnd"/>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Cửa</w:t>
            </w:r>
            <w:proofErr w:type="spellEnd"/>
            <w:r w:rsidRPr="00F33BAF">
              <w:rPr>
                <w:rFonts w:cs="Times New Roman"/>
                <w:sz w:val="20"/>
                <w:szCs w:val="20"/>
              </w:rPr>
              <w:t xml:space="preserve"> </w:t>
            </w:r>
            <w:proofErr w:type="spellStart"/>
            <w:r w:rsidRPr="00F33BAF">
              <w:rPr>
                <w:rFonts w:cs="Times New Roman"/>
                <w:sz w:val="20"/>
                <w:szCs w:val="20"/>
              </w:rPr>
              <w:t>Lò</w:t>
            </w:r>
            <w:proofErr w:type="spellEnd"/>
            <w:r w:rsidRPr="00F33BAF">
              <w:rPr>
                <w:rFonts w:cs="Times New Roman"/>
                <w:sz w:val="20"/>
                <w:szCs w:val="20"/>
              </w:rPr>
              <w:t xml:space="preserve">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Diễn</w:t>
            </w:r>
            <w:proofErr w:type="spellEnd"/>
            <w:r w:rsidRPr="00F33BAF">
              <w:rPr>
                <w:rFonts w:cs="Times New Roman"/>
                <w:sz w:val="20"/>
                <w:szCs w:val="20"/>
              </w:rPr>
              <w:t xml:space="preserve"> </w:t>
            </w:r>
            <w:proofErr w:type="spellStart"/>
            <w:r w:rsidRPr="00F33BAF">
              <w:rPr>
                <w:rFonts w:cs="Times New Roman"/>
                <w:sz w:val="20"/>
                <w:szCs w:val="20"/>
              </w:rPr>
              <w:t>Châu</w:t>
            </w:r>
            <w:proofErr w:type="spellEnd"/>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Đô</w:t>
            </w:r>
            <w:proofErr w:type="spellEnd"/>
            <w:r w:rsidRPr="00F33BAF">
              <w:rPr>
                <w:rFonts w:cs="Times New Roman"/>
                <w:sz w:val="20"/>
                <w:szCs w:val="20"/>
              </w:rPr>
              <w:t xml:space="preserve"> </w:t>
            </w:r>
            <w:proofErr w:type="spellStart"/>
            <w:r w:rsidRPr="00F33BAF">
              <w:rPr>
                <w:rFonts w:cs="Times New Roman"/>
                <w:sz w:val="20"/>
                <w:szCs w:val="20"/>
              </w:rPr>
              <w:t>Lương</w:t>
            </w:r>
            <w:proofErr w:type="spellEnd"/>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Hưng</w:t>
            </w:r>
            <w:proofErr w:type="spellEnd"/>
            <w:r w:rsidRPr="00F33BAF">
              <w:rPr>
                <w:rFonts w:cs="Times New Roman"/>
                <w:sz w:val="20"/>
                <w:szCs w:val="20"/>
              </w:rPr>
              <w:t xml:space="preserve"> </w:t>
            </w:r>
            <w:proofErr w:type="spellStart"/>
            <w:r w:rsidRPr="00F33BAF">
              <w:rPr>
                <w:rFonts w:cs="Times New Roman"/>
                <w:sz w:val="20"/>
                <w:szCs w:val="20"/>
              </w:rPr>
              <w:t>Nguyên</w:t>
            </w:r>
            <w:proofErr w:type="spellEnd"/>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Kỳ</w:t>
            </w:r>
            <w:proofErr w:type="spellEnd"/>
            <w:r w:rsidRPr="00F33BAF">
              <w:rPr>
                <w:rFonts w:cs="Times New Roman"/>
                <w:sz w:val="20"/>
                <w:szCs w:val="20"/>
              </w:rPr>
              <w:t xml:space="preserve"> </w:t>
            </w:r>
            <w:proofErr w:type="spellStart"/>
            <w:r w:rsidRPr="00F33BAF">
              <w:rPr>
                <w:rFonts w:cs="Times New Roman"/>
                <w:sz w:val="20"/>
                <w:szCs w:val="20"/>
              </w:rPr>
              <w:t>Sơn</w:t>
            </w:r>
            <w:proofErr w:type="spellEnd"/>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lastRenderedPageBreak/>
              <w:t xml:space="preserve">Nam </w:t>
            </w:r>
            <w:proofErr w:type="spellStart"/>
            <w:r w:rsidRPr="00F33BAF">
              <w:rPr>
                <w:rFonts w:cs="Times New Roman"/>
                <w:sz w:val="20"/>
                <w:szCs w:val="20"/>
              </w:rPr>
              <w:t>Đàn</w:t>
            </w:r>
            <w:proofErr w:type="spellEnd"/>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 xml:space="preserve">Nghi </w:t>
            </w:r>
            <w:proofErr w:type="spellStart"/>
            <w:r w:rsidRPr="00F33BAF">
              <w:rPr>
                <w:rFonts w:cs="Times New Roman"/>
                <w:sz w:val="20"/>
                <w:szCs w:val="20"/>
              </w:rPr>
              <w:t>Lộc</w:t>
            </w:r>
            <w:proofErr w:type="spellEnd"/>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Nghĩa</w:t>
            </w:r>
            <w:proofErr w:type="spellEnd"/>
            <w:r w:rsidRPr="00F33BAF">
              <w:rPr>
                <w:rFonts w:cs="Times New Roman"/>
                <w:sz w:val="20"/>
                <w:szCs w:val="20"/>
              </w:rPr>
              <w:t xml:space="preserve"> </w:t>
            </w:r>
            <w:proofErr w:type="spellStart"/>
            <w:r w:rsidRPr="00F33BAF">
              <w:rPr>
                <w:rFonts w:cs="Times New Roman"/>
                <w:sz w:val="20"/>
                <w:szCs w:val="20"/>
              </w:rPr>
              <w:t>Đàn</w:t>
            </w:r>
            <w:proofErr w:type="spellEnd"/>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Quế</w:t>
            </w:r>
            <w:proofErr w:type="spellEnd"/>
            <w:r w:rsidRPr="00F33BAF">
              <w:rPr>
                <w:rFonts w:cs="Times New Roman"/>
                <w:sz w:val="20"/>
                <w:szCs w:val="20"/>
              </w:rPr>
              <w:t xml:space="preserve">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Quỳ</w:t>
            </w:r>
            <w:proofErr w:type="spellEnd"/>
            <w:r w:rsidRPr="00F33BAF">
              <w:rPr>
                <w:rFonts w:cs="Times New Roman"/>
                <w:sz w:val="20"/>
                <w:szCs w:val="20"/>
              </w:rPr>
              <w:t xml:space="preserve"> </w:t>
            </w:r>
            <w:proofErr w:type="spellStart"/>
            <w:r w:rsidRPr="00F33BAF">
              <w:rPr>
                <w:rFonts w:cs="Times New Roman"/>
                <w:sz w:val="20"/>
                <w:szCs w:val="20"/>
              </w:rPr>
              <w:t>Châu</w:t>
            </w:r>
            <w:proofErr w:type="spellEnd"/>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Quỳ</w:t>
            </w:r>
            <w:proofErr w:type="spellEnd"/>
            <w:r w:rsidRPr="00F33BAF">
              <w:rPr>
                <w:rFonts w:cs="Times New Roman"/>
                <w:sz w:val="20"/>
                <w:szCs w:val="20"/>
              </w:rPr>
              <w:t xml:space="preserve"> </w:t>
            </w:r>
            <w:proofErr w:type="spellStart"/>
            <w:r w:rsidRPr="00F33BAF">
              <w:rPr>
                <w:rFonts w:cs="Times New Roman"/>
                <w:sz w:val="20"/>
                <w:szCs w:val="20"/>
              </w:rPr>
              <w:t>Hợp</w:t>
            </w:r>
            <w:proofErr w:type="spellEnd"/>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Quỳnh</w:t>
            </w:r>
            <w:proofErr w:type="spellEnd"/>
            <w:r w:rsidRPr="00F33BAF">
              <w:rPr>
                <w:rFonts w:cs="Times New Roman"/>
                <w:sz w:val="20"/>
                <w:szCs w:val="20"/>
              </w:rPr>
              <w:t xml:space="preserve"> </w:t>
            </w:r>
            <w:proofErr w:type="spellStart"/>
            <w:r w:rsidRPr="00F33BAF">
              <w:rPr>
                <w:rFonts w:cs="Times New Roman"/>
                <w:sz w:val="20"/>
                <w:szCs w:val="20"/>
              </w:rPr>
              <w:t>Lưu</w:t>
            </w:r>
            <w:proofErr w:type="spellEnd"/>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Tân</w:t>
            </w:r>
            <w:proofErr w:type="spellEnd"/>
            <w:r w:rsidRPr="00F33BAF">
              <w:rPr>
                <w:rFonts w:cs="Times New Roman"/>
                <w:sz w:val="20"/>
                <w:szCs w:val="20"/>
              </w:rPr>
              <w:t xml:space="preserve"> </w:t>
            </w:r>
            <w:proofErr w:type="spellStart"/>
            <w:r w:rsidRPr="00F33BAF">
              <w:rPr>
                <w:rFonts w:cs="Times New Roman"/>
                <w:sz w:val="20"/>
                <w:szCs w:val="20"/>
              </w:rPr>
              <w:t>Kỳ</w:t>
            </w:r>
            <w:proofErr w:type="spellEnd"/>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Thái</w:t>
            </w:r>
            <w:proofErr w:type="spellEnd"/>
            <w:r w:rsidRPr="00F33BAF">
              <w:rPr>
                <w:rFonts w:cs="Times New Roman"/>
                <w:sz w:val="20"/>
                <w:szCs w:val="20"/>
              </w:rPr>
              <w:t xml:space="preserve"> </w:t>
            </w:r>
            <w:proofErr w:type="spellStart"/>
            <w:r w:rsidRPr="00F33BAF">
              <w:rPr>
                <w:rFonts w:cs="Times New Roman"/>
                <w:sz w:val="20"/>
                <w:szCs w:val="20"/>
              </w:rPr>
              <w:t>Ḥòa</w:t>
            </w:r>
            <w:proofErr w:type="spellEnd"/>
            <w:r w:rsidRPr="00F33BAF">
              <w:rPr>
                <w:rFonts w:cs="Times New Roman"/>
                <w:sz w:val="20"/>
                <w:szCs w:val="20"/>
              </w:rPr>
              <w:t xml:space="preserve">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 xml:space="preserve">Thanh </w:t>
            </w:r>
            <w:proofErr w:type="spellStart"/>
            <w:r w:rsidRPr="00F33BAF">
              <w:rPr>
                <w:rFonts w:cs="Times New Roman"/>
                <w:sz w:val="20"/>
                <w:szCs w:val="20"/>
              </w:rPr>
              <w:t>Chương</w:t>
            </w:r>
            <w:proofErr w:type="spellEnd"/>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Tương</w:t>
            </w:r>
            <w:proofErr w:type="spellEnd"/>
            <w:r w:rsidRPr="00F33BAF">
              <w:rPr>
                <w:rFonts w:cs="Times New Roman"/>
                <w:sz w:val="20"/>
                <w:szCs w:val="20"/>
              </w:rPr>
              <w:t xml:space="preserve"> </w:t>
            </w:r>
            <w:proofErr w:type="spellStart"/>
            <w:r w:rsidRPr="00F33BAF">
              <w:rPr>
                <w:rFonts w:cs="Times New Roman"/>
                <w:sz w:val="20"/>
                <w:szCs w:val="20"/>
              </w:rPr>
              <w:t>Dương</w:t>
            </w:r>
            <w:proofErr w:type="spellEnd"/>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proofErr w:type="spellStart"/>
            <w:r w:rsidRPr="00F33BAF">
              <w:rPr>
                <w:rFonts w:cs="Times New Roman"/>
                <w:sz w:val="20"/>
                <w:szCs w:val="20"/>
              </w:rPr>
              <w:t>Yên</w:t>
            </w:r>
            <w:proofErr w:type="spellEnd"/>
            <w:r w:rsidRPr="00F33BAF">
              <w:rPr>
                <w:rFonts w:cs="Times New Roman"/>
                <w:sz w:val="20"/>
                <w:szCs w:val="20"/>
              </w:rPr>
              <w:t xml:space="preserve"> </w:t>
            </w:r>
            <w:proofErr w:type="spellStart"/>
            <w:r w:rsidRPr="00F33BAF">
              <w:rPr>
                <w:rFonts w:cs="Times New Roman"/>
                <w:sz w:val="20"/>
                <w:szCs w:val="20"/>
              </w:rPr>
              <w:t>Thành</w:t>
            </w:r>
            <w:proofErr w:type="spellEnd"/>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xml:space="preserve">** Statistical Yearbook </w:t>
      </w:r>
      <w:proofErr w:type="spellStart"/>
      <w:r w:rsidRPr="004D1F39">
        <w:rPr>
          <w:i/>
          <w:sz w:val="22"/>
        </w:rPr>
        <w:t>Nghe</w:t>
      </w:r>
      <w:proofErr w:type="spellEnd"/>
      <w:r w:rsidRPr="004D1F39">
        <w:rPr>
          <w:i/>
          <w:sz w:val="22"/>
        </w:rPr>
        <w:t xml:space="preserve"> An 2013</w:t>
      </w:r>
    </w:p>
    <w:p w14:paraId="3CB6BF4E" w14:textId="77777777" w:rsidR="009E10E9" w:rsidRDefault="009E10E9" w:rsidP="009E10E9">
      <w:r>
        <w:t xml:space="preserve">Total </w:t>
      </w:r>
      <w:proofErr w:type="spellStart"/>
      <w:r>
        <w:t>fuelwood</w:t>
      </w:r>
      <w:proofErr w:type="spellEnd"/>
      <w:r>
        <w:t xml:space="preserve"> for pig </w:t>
      </w:r>
      <w:proofErr w:type="gramStart"/>
      <w:r>
        <w:t>raising</w:t>
      </w:r>
      <w:proofErr w:type="gramEnd"/>
      <w:r>
        <w:t xml:space="preserve"> for Thanh Hoa and </w:t>
      </w:r>
      <w:proofErr w:type="spellStart"/>
      <w:r>
        <w:t>Nghe</w:t>
      </w:r>
      <w:proofErr w:type="spellEnd"/>
      <w:r>
        <w:t xml:space="preserve"> An is estimated at 188,442 ton per year.</w:t>
      </w:r>
    </w:p>
    <w:p w14:paraId="535DE969" w14:textId="77777777" w:rsidR="009E10E9" w:rsidRDefault="009E10E9" w:rsidP="009E10E9"/>
    <w:tbl>
      <w:tblPr>
        <w:tblStyle w:val="TableGrid"/>
        <w:tblW w:w="5760" w:type="dxa"/>
        <w:tblInd w:w="1998" w:type="dxa"/>
        <w:tblBorders>
          <w:top w:val="single" w:sz="12" w:space="0" w:color="365F91" w:themeColor="accent1" w:themeShade="BF"/>
          <w:left w:val="single" w:sz="12" w:space="0" w:color="365F91" w:themeColor="accent1" w:themeShade="BF"/>
          <w:bottom w:val="single" w:sz="12" w:space="0" w:color="365F91" w:themeColor="accent1" w:themeShade="BF"/>
          <w:right w:val="single" w:sz="12" w:space="0" w:color="365F91" w:themeColor="accent1" w:themeShade="BF"/>
          <w:insideH w:val="single" w:sz="12" w:space="0" w:color="365F91" w:themeColor="accent1" w:themeShade="BF"/>
          <w:insideV w:val="single" w:sz="12" w:space="0" w:color="365F91" w:themeColor="accent1" w:themeShade="BF"/>
        </w:tblBorders>
        <w:shd w:val="clear" w:color="auto" w:fill="DAEEF3" w:themeFill="accent5" w:themeFillTint="33"/>
        <w:tblLook w:val="04A0" w:firstRow="1" w:lastRow="0" w:firstColumn="1" w:lastColumn="0" w:noHBand="0" w:noVBand="1"/>
      </w:tblPr>
      <w:tblGrid>
        <w:gridCol w:w="5760"/>
      </w:tblGrid>
      <w:tr w:rsidR="009E10E9" w14:paraId="2553080B" w14:textId="77777777" w:rsidTr="002F7A7D">
        <w:tc>
          <w:tcPr>
            <w:tcW w:w="5760" w:type="dxa"/>
            <w:shd w:val="clear" w:color="auto" w:fill="DAEEF3" w:themeFill="accent5" w:themeFillTint="33"/>
          </w:tcPr>
          <w:p w14:paraId="54D04C5E" w14:textId="77777777" w:rsidR="009E10E9" w:rsidRDefault="009E10E9" w:rsidP="00210F78">
            <w:pPr>
              <w:spacing w:before="360"/>
              <w:ind w:left="342" w:right="432"/>
            </w:pPr>
            <w:r>
              <w:t xml:space="preserve">Total </w:t>
            </w:r>
            <w:proofErr w:type="spellStart"/>
            <w:r>
              <w:t>fuelwood</w:t>
            </w:r>
            <w:proofErr w:type="spellEnd"/>
            <w:r>
              <w:t xml:space="preserve"> for pig raising for Thanh Hoa and </w:t>
            </w:r>
            <w:proofErr w:type="spellStart"/>
            <w:r>
              <w:t>Nghe</w:t>
            </w:r>
            <w:proofErr w:type="spellEnd"/>
            <w:r>
              <w:t xml:space="preserv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 xml:space="preserve">For </w:t>
            </w:r>
            <w:proofErr w:type="spellStart"/>
            <w:r>
              <w:t>Nghe</w:t>
            </w:r>
            <w:proofErr w:type="spellEnd"/>
            <w:r>
              <w:t xml:space="preserve"> An: 116,796 ton per year</w:t>
            </w:r>
          </w:p>
          <w:p w14:paraId="172FF191" w14:textId="77777777" w:rsidR="009E10E9" w:rsidRDefault="009E10E9" w:rsidP="00210F78">
            <w:pPr>
              <w:pStyle w:val="ListParagraph"/>
              <w:contextualSpacing w:val="0"/>
            </w:pPr>
          </w:p>
        </w:tc>
      </w:tr>
    </w:tbl>
    <w:p w14:paraId="7D684298" w14:textId="77777777" w:rsidR="009E10E9" w:rsidRDefault="009E10E9" w:rsidP="009E10E9"/>
    <w:p w14:paraId="05ADC774" w14:textId="005666FD" w:rsidR="006D6F1D" w:rsidRPr="004C5272" w:rsidRDefault="00D43BDD" w:rsidP="004C5272">
      <w:pPr>
        <w:pStyle w:val="Heading4"/>
        <w:rPr>
          <w:lang w:val="en-GB"/>
        </w:rPr>
      </w:pPr>
      <w:r w:rsidRPr="004C5272">
        <w:rPr>
          <w:lang w:val="en-GB"/>
        </w:rPr>
        <w:t xml:space="preserve">Current practice of cook </w:t>
      </w:r>
      <w:commentRangeStart w:id="88"/>
      <w:r w:rsidRPr="004C5272">
        <w:rPr>
          <w:lang w:val="en-GB"/>
        </w:rPr>
        <w:t>stove</w:t>
      </w:r>
      <w:commentRangeEnd w:id="88"/>
      <w:r w:rsidR="003C3F3A">
        <w:rPr>
          <w:rStyle w:val="CommentReference"/>
          <w:rFonts w:ascii="Times New Roman" w:eastAsiaTheme="minorHAnsi" w:hAnsi="Times New Roman" w:cstheme="minorBidi"/>
          <w:b w:val="0"/>
          <w:bCs w:val="0"/>
          <w:i w:val="0"/>
          <w:iCs w:val="0"/>
          <w:color w:val="auto"/>
        </w:rPr>
        <w:commentReference w:id="88"/>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4DA55BF4"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 in the 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6DF8C510" w14:textId="7BACE1CF" w:rsidR="00EC018A" w:rsidRDefault="00EC018A">
      <w:pPr>
        <w:spacing w:before="0" w:after="200" w:line="276" w:lineRule="auto"/>
        <w:jc w:val="left"/>
      </w:pPr>
      <w:r>
        <w:br w:type="page"/>
      </w:r>
    </w:p>
    <w:tbl>
      <w:tblPr>
        <w:tblStyle w:val="TableGrid"/>
        <w:tblW w:w="7020" w:type="dxa"/>
        <w:tblInd w:w="109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2F7A7D">
        <w:tc>
          <w:tcPr>
            <w:tcW w:w="7020" w:type="dxa"/>
            <w:shd w:val="clear" w:color="auto" w:fill="FDE9D9" w:themeFill="accent6" w:themeFillTint="33"/>
          </w:tcPr>
          <w:p w14:paraId="68CA85FE" w14:textId="3C83557D" w:rsidR="001B3F12" w:rsidRDefault="001B3F12" w:rsidP="001B3F12">
            <w:pPr>
              <w:spacing w:before="360"/>
              <w:ind w:left="342" w:right="432"/>
              <w:jc w:val="center"/>
              <w:rPr>
                <w:b/>
              </w:rPr>
            </w:pPr>
            <w:r>
              <w:rPr>
                <w:b/>
              </w:rPr>
              <w:lastRenderedPageBreak/>
              <w:t xml:space="preserve">SUMMARY OF FUELWOOD CONSUMPTION IN HOUSEHOLD </w:t>
            </w:r>
            <w:commentRangeStart w:id="89"/>
            <w:r>
              <w:rPr>
                <w:b/>
              </w:rPr>
              <w:t>SECTOR</w:t>
            </w:r>
            <w:commentRangeEnd w:id="89"/>
            <w:r w:rsidR="00685580">
              <w:rPr>
                <w:rStyle w:val="CommentReference"/>
              </w:rPr>
              <w:commentReference w:id="89"/>
            </w:r>
          </w:p>
          <w:p w14:paraId="2C482D30" w14:textId="4069F3C8" w:rsidR="00EC018A" w:rsidRDefault="00EC018A" w:rsidP="00EC018A">
            <w:pPr>
              <w:spacing w:before="360"/>
              <w:ind w:left="342" w:right="432"/>
              <w:jc w:val="left"/>
            </w:pPr>
            <w:r w:rsidRPr="002F7A7D">
              <w:rPr>
                <w:b/>
              </w:rPr>
              <w:t xml:space="preserve">Estimation of </w:t>
            </w:r>
            <w:proofErr w:type="spellStart"/>
            <w:r w:rsidRPr="002F7A7D">
              <w:rPr>
                <w:b/>
              </w:rPr>
              <w:t>fuelwood</w:t>
            </w:r>
            <w:proofErr w:type="spellEnd"/>
            <w:r w:rsidRPr="002F7A7D">
              <w:rPr>
                <w:b/>
              </w:rPr>
              <w:t xml:space="preserve"> consumption</w:t>
            </w:r>
            <w:r>
              <w:t xml:space="preserve"> for household in Thanh Hoa and </w:t>
            </w:r>
            <w:proofErr w:type="spellStart"/>
            <w:r>
              <w:t>Nghe</w:t>
            </w:r>
            <w:proofErr w:type="spellEnd"/>
            <w:r>
              <w:t xml:space="preserv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77777777" w:rsidR="00EC018A" w:rsidRDefault="00EC018A" w:rsidP="00EC018A">
            <w:pPr>
              <w:pStyle w:val="ListParagraph"/>
              <w:numPr>
                <w:ilvl w:val="0"/>
                <w:numId w:val="4"/>
              </w:numPr>
              <w:contextualSpacing w:val="0"/>
              <w:jc w:val="left"/>
            </w:pPr>
            <w:r>
              <w:t>80% only use the traditional tripods, 11% use improved cook stove, 9% use both traditional tripod and improved cook stove</w:t>
            </w:r>
          </w:p>
          <w:p w14:paraId="0ACBDEC5" w14:textId="30035395" w:rsidR="00EC018A" w:rsidRDefault="002F7A7D" w:rsidP="00EC018A">
            <w:pPr>
              <w:pStyle w:val="ListParagraph"/>
              <w:numPr>
                <w:ilvl w:val="0"/>
                <w:numId w:val="4"/>
              </w:numPr>
              <w:contextualSpacing w:val="0"/>
              <w:jc w:val="left"/>
            </w:pPr>
            <w:r>
              <w:t>For</w:t>
            </w:r>
            <w:r w:rsidR="00EC018A">
              <w:t xml:space="preserve"> </w:t>
            </w:r>
            <w:r>
              <w:t>52% of the households women are responsible for cooking, men for 4%, and both men and women for 44%</w:t>
            </w:r>
          </w:p>
          <w:p w14:paraId="029A98D7" w14:textId="69F14AAC" w:rsidR="002F7A7D" w:rsidRPr="001B3F12" w:rsidRDefault="002F7A7D" w:rsidP="002F7A7D">
            <w:pPr>
              <w:ind w:left="360"/>
              <w:jc w:val="left"/>
            </w:pPr>
            <w:proofErr w:type="spellStart"/>
            <w:r w:rsidRPr="002F7A7D">
              <w:rPr>
                <w:b/>
              </w:rPr>
              <w:t>Labour</w:t>
            </w:r>
            <w:proofErr w:type="spellEnd"/>
            <w:r w:rsidRPr="002F7A7D">
              <w:rPr>
                <w:b/>
              </w:rPr>
              <w:t xml:space="preserve"> for </w:t>
            </w:r>
            <w:proofErr w:type="spellStart"/>
            <w:r w:rsidRPr="002F7A7D">
              <w:rPr>
                <w:b/>
              </w:rPr>
              <w:t>fuelwood</w:t>
            </w:r>
            <w:proofErr w:type="spellEnd"/>
            <w:r w:rsidRPr="002F7A7D">
              <w:rPr>
                <w:b/>
              </w:rPr>
              <w:t xml:space="preserve"> collection</w:t>
            </w:r>
            <w:r w:rsidR="001B3F12">
              <w:rPr>
                <w:b/>
              </w:rPr>
              <w:t xml:space="preserve"> </w:t>
            </w:r>
            <w:r w:rsidR="001B3F12">
              <w:t>at households:</w:t>
            </w:r>
          </w:p>
          <w:p w14:paraId="0AAA401B" w14:textId="57439869" w:rsidR="002F7A7D" w:rsidRDefault="002F7A7D" w:rsidP="00EC018A">
            <w:pPr>
              <w:pStyle w:val="ListParagraph"/>
              <w:numPr>
                <w:ilvl w:val="0"/>
                <w:numId w:val="4"/>
              </w:numPr>
              <w:contextualSpacing w:val="0"/>
              <w:jc w:val="left"/>
            </w:pPr>
            <w:r>
              <w:t xml:space="preserve">For 76% of the households women are responsible for </w:t>
            </w:r>
            <w:proofErr w:type="spellStart"/>
            <w:r>
              <w:t>fuelwood</w:t>
            </w:r>
            <w:proofErr w:type="spellEnd"/>
            <w:r>
              <w:t xml:space="preserve"> collection; for 24% both men and women are responsible for </w:t>
            </w:r>
            <w:proofErr w:type="spellStart"/>
            <w:r>
              <w:t>fuelwood</w:t>
            </w:r>
            <w:proofErr w:type="spellEnd"/>
            <w:r>
              <w:t xml:space="preserve"> collection.</w:t>
            </w:r>
          </w:p>
          <w:p w14:paraId="26DD0B3E" w14:textId="77777777" w:rsidR="00EC018A" w:rsidRDefault="00EC018A" w:rsidP="00EC018A">
            <w:pPr>
              <w:pStyle w:val="ListParagraph"/>
              <w:contextualSpacing w:val="0"/>
            </w:pPr>
          </w:p>
        </w:tc>
      </w:tr>
    </w:tbl>
    <w:p w14:paraId="23F9C62B" w14:textId="77777777" w:rsidR="00EC018A" w:rsidRDefault="00EC018A" w:rsidP="00EC018A"/>
    <w:p w14:paraId="325FAABA" w14:textId="77777777" w:rsidR="00EC018A" w:rsidRDefault="00EC018A" w:rsidP="00637E76"/>
    <w:p w14:paraId="3B00F0FC" w14:textId="53B7F04A" w:rsidR="0019291A" w:rsidRDefault="00622845" w:rsidP="00E42978">
      <w:pPr>
        <w:pStyle w:val="Heading3"/>
      </w:pPr>
      <w:bookmarkStart w:id="90" w:name="_Toc402727665"/>
      <w:r w:rsidRPr="00E42978">
        <w:rPr>
          <w:lang w:val="en-GB"/>
        </w:rPr>
        <w:t>Commercial</w:t>
      </w:r>
      <w:r>
        <w:t xml:space="preserve"> and Industrial sector</w:t>
      </w:r>
      <w:bookmarkEnd w:id="90"/>
    </w:p>
    <w:p w14:paraId="7427D2D2" w14:textId="60E09062" w:rsidR="00622845" w:rsidRDefault="00622845" w:rsidP="00622845">
      <w:r>
        <w:t xml:space="preserve">It is found out from the survey that commercial </w:t>
      </w:r>
      <w:proofErr w:type="spellStart"/>
      <w:r>
        <w:t>fuelwood</w:t>
      </w:r>
      <w:proofErr w:type="spellEnd"/>
      <w:r>
        <w:t xml:space="preserve"> is only supplied to local industrial plants within the distance of 50km. The plants purchase </w:t>
      </w:r>
      <w:proofErr w:type="spellStart"/>
      <w:r>
        <w:t>fuelwood</w:t>
      </w:r>
      <w:proofErr w:type="spellEnd"/>
      <w:r>
        <w:t xml:space="preserve"> from the middleman. There is no trading companies involved in this activity because the major amount of these commercial wood are either illegal or at the grey area where it is not possible to identify legality. </w:t>
      </w:r>
      <w:r w:rsidR="000E230A">
        <w:t xml:space="preserve">The legality of </w:t>
      </w:r>
      <w:proofErr w:type="spellStart"/>
      <w:r w:rsidR="000E230A">
        <w:t>fuelwood</w:t>
      </w:r>
      <w:proofErr w:type="spellEnd"/>
      <w:r w:rsidR="000E230A">
        <w:t xml:space="preserve"> supplied to local industrial plants will be further discussed in the next sections.</w:t>
      </w:r>
    </w:p>
    <w:p w14:paraId="58ECEF5C" w14:textId="77777777" w:rsidR="00622845" w:rsidRDefault="00622845" w:rsidP="004C5272">
      <w:pPr>
        <w:pStyle w:val="Heading4"/>
      </w:pPr>
      <w:r>
        <w:t xml:space="preserve">Quantity of </w:t>
      </w:r>
      <w:proofErr w:type="spellStart"/>
      <w:r>
        <w:t>fuelwood</w:t>
      </w:r>
      <w:proofErr w:type="spellEnd"/>
      <w:r>
        <w:t xml:space="preserve"> for industrial demand</w:t>
      </w:r>
    </w:p>
    <w:p w14:paraId="14A7900A" w14:textId="240916EC" w:rsidR="00622845" w:rsidRDefault="00622845" w:rsidP="00622845">
      <w:r>
        <w:t xml:space="preserve">In order to quantitatively estimate local industrial demand for </w:t>
      </w:r>
      <w:proofErr w:type="spellStart"/>
      <w:r>
        <w:t>fuelwood</w:t>
      </w:r>
      <w:proofErr w:type="spellEnd"/>
      <w:r>
        <w:t xml:space="preserve">,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w:t>
      </w:r>
      <w:del w:id="91" w:author="Nguyen Thanh Quang" w:date="2014-11-05T09:19:00Z">
        <w:r w:rsidDel="00685580">
          <w:delText>be</w:delText>
        </w:r>
      </w:del>
      <w:r>
        <w:t xml:space="preserve"> use as a reference. Therefore data for total capacity by industrial sector is needed to </w:t>
      </w:r>
      <w:r w:rsidR="00EC2053">
        <w:t>estimate the total fuel demand.</w:t>
      </w:r>
    </w:p>
    <w:p w14:paraId="7B4D8D85" w14:textId="090C8195" w:rsidR="00622845" w:rsidRDefault="00622845" w:rsidP="00622845">
      <w:r>
        <w:t xml:space="preserve">In the other hand, </w:t>
      </w:r>
      <w:proofErr w:type="spellStart"/>
      <w:r>
        <w:t>fuelwood</w:t>
      </w:r>
      <w:proofErr w:type="spellEnd"/>
      <w:r>
        <w:t xml:space="preserve"> exploited in Thanh Hoa and </w:t>
      </w:r>
      <w:proofErr w:type="spellStart"/>
      <w:r>
        <w:t>Nghe</w:t>
      </w:r>
      <w:proofErr w:type="spellEnd"/>
      <w:r>
        <w:t xml:space="preserve"> </w:t>
      </w:r>
      <w:proofErr w:type="gramStart"/>
      <w:r>
        <w:t>An are</w:t>
      </w:r>
      <w:proofErr w:type="gramEnd"/>
      <w:r>
        <w:t xml:space="preserve"> supplied to industrial plants within a distance of 50km</w:t>
      </w:r>
      <w:ins w:id="92" w:author="Nguyen Thanh Quang" w:date="2014-11-05T09:19:00Z">
        <w:r w:rsidR="00685580">
          <w:t xml:space="preserve"> only</w:t>
        </w:r>
      </w:ins>
      <w:r>
        <w:t>. Therefore, it needs to identify the locations of the</w:t>
      </w:r>
      <w:r w:rsidR="00EC2053">
        <w:t xml:space="preserve"> each</w:t>
      </w:r>
      <w:r>
        <w:t xml:space="preserve"> </w:t>
      </w:r>
      <w:proofErr w:type="gramStart"/>
      <w:r>
        <w:t>plants</w:t>
      </w:r>
      <w:proofErr w:type="gramEnd"/>
      <w:r>
        <w:t xml:space="preserve"> to project the potential </w:t>
      </w:r>
      <w:proofErr w:type="spellStart"/>
      <w:r>
        <w:t>fuelwood</w:t>
      </w:r>
      <w:proofErr w:type="spellEnd"/>
      <w:r>
        <w:t xml:space="preserve"> demand. Hence the capacity of industrial sector by district is required for a quantitative analysis.</w:t>
      </w:r>
    </w:p>
    <w:p w14:paraId="693B28DE" w14:textId="77777777" w:rsidR="00622845" w:rsidRDefault="00622845" w:rsidP="00622845">
      <w:r>
        <w:lastRenderedPageBreak/>
        <w:t xml:space="preserve">Since there is not data on local industrial plants available with specific information on production capacity, a quantitative estimation of </w:t>
      </w:r>
      <w:proofErr w:type="spellStart"/>
      <w:r>
        <w:t>fuelwood</w:t>
      </w:r>
      <w:proofErr w:type="spellEnd"/>
      <w:r>
        <w:t xml:space="preserve"> demand for the local plants cannot be done with reliability.</w:t>
      </w:r>
    </w:p>
    <w:p w14:paraId="1D9BA8BD" w14:textId="3564D21D" w:rsidR="00622845" w:rsidRPr="004B646A" w:rsidRDefault="00622845" w:rsidP="00622845">
      <w:r>
        <w:t xml:space="preserve">As having explained above, it is assumed that all commercial </w:t>
      </w:r>
      <w:proofErr w:type="spellStart"/>
      <w:r>
        <w:t>fuelwood</w:t>
      </w:r>
      <w:proofErr w:type="spellEnd"/>
      <w:r>
        <w:t xml:space="preserve"> exploited in Thanh Hoa and </w:t>
      </w:r>
      <w:proofErr w:type="spellStart"/>
      <w:r>
        <w:t>Nghe</w:t>
      </w:r>
      <w:proofErr w:type="spellEnd"/>
      <w:r>
        <w:t xml:space="preserve"> </w:t>
      </w:r>
      <w:proofErr w:type="gramStart"/>
      <w:r>
        <w:t>An are</w:t>
      </w:r>
      <w:proofErr w:type="gramEnd"/>
      <w:r>
        <w:t xml:space="preserve"> supplied to local industrial plants. Therefore an analysis of quantity of commercial </w:t>
      </w:r>
      <w:proofErr w:type="spellStart"/>
      <w:r>
        <w:t>fuelwood</w:t>
      </w:r>
      <w:proofErr w:type="spellEnd"/>
      <w:r>
        <w:t xml:space="preserve"> would give an understanding of quantity of local industrial </w:t>
      </w:r>
      <w:proofErr w:type="spellStart"/>
      <w:r>
        <w:t>fuelwood</w:t>
      </w:r>
      <w:proofErr w:type="spellEnd"/>
      <w:r>
        <w:t xml:space="preserve"> consumption. </w:t>
      </w:r>
      <w:commentRangeStart w:id="93"/>
      <w:r>
        <w:t xml:space="preserve">Below </w:t>
      </w:r>
      <w:proofErr w:type="gramStart"/>
      <w:r>
        <w:t>are analysis</w:t>
      </w:r>
      <w:proofErr w:type="gramEnd"/>
      <w:r>
        <w:t xml:space="preserve"> of quantity of commercial wood of</w:t>
      </w:r>
      <w:r w:rsidR="00CA5E27">
        <w:t xml:space="preserve"> the two locations investigated: Lang </w:t>
      </w:r>
      <w:proofErr w:type="spellStart"/>
      <w:r w:rsidR="00CA5E27">
        <w:t>Chanh</w:t>
      </w:r>
      <w:proofErr w:type="spellEnd"/>
      <w:r w:rsidR="00CA5E27">
        <w:t xml:space="preserve"> district in Thanh Hoa and Nam Son commune in </w:t>
      </w:r>
      <w:proofErr w:type="spellStart"/>
      <w:r w:rsidR="00CA5E27">
        <w:t>Nghe</w:t>
      </w:r>
      <w:proofErr w:type="spellEnd"/>
      <w:r w:rsidR="00CA5E27">
        <w:t xml:space="preserve"> An.</w:t>
      </w:r>
      <w:commentRangeEnd w:id="93"/>
      <w:r w:rsidR="00837C11">
        <w:rPr>
          <w:rStyle w:val="CommentReference"/>
        </w:rPr>
        <w:commentReference w:id="93"/>
      </w:r>
    </w:p>
    <w:p w14:paraId="1377F6BE" w14:textId="26B8B674" w:rsidR="00622845" w:rsidRPr="00E65568" w:rsidRDefault="00622845" w:rsidP="00A4685E">
      <w:pPr>
        <w:spacing w:line="276" w:lineRule="auto"/>
        <w:jc w:val="left"/>
        <w:rPr>
          <w:b/>
          <w:i/>
        </w:rPr>
      </w:pPr>
      <w:r w:rsidRPr="00E65568">
        <w:rPr>
          <w:b/>
          <w:i/>
        </w:rPr>
        <w:t xml:space="preserve">Quantity of commercial </w:t>
      </w:r>
      <w:proofErr w:type="spellStart"/>
      <w:r w:rsidRPr="00E65568">
        <w:rPr>
          <w:b/>
          <w:i/>
        </w:rPr>
        <w:t>fuelwood</w:t>
      </w:r>
      <w:proofErr w:type="spellEnd"/>
      <w:r w:rsidRPr="00E65568">
        <w:rPr>
          <w:b/>
          <w:i/>
        </w:rPr>
        <w:t xml:space="preserve"> in Lang </w:t>
      </w:r>
      <w:proofErr w:type="spellStart"/>
      <w:r w:rsidRPr="00E65568">
        <w:rPr>
          <w:b/>
          <w:i/>
        </w:rPr>
        <w:t>Chanh</w:t>
      </w:r>
      <w:proofErr w:type="spellEnd"/>
      <w:r w:rsidRPr="00E65568">
        <w:rPr>
          <w:b/>
          <w:i/>
        </w:rPr>
        <w:t xml:space="preserve"> district, Thanh Hoa</w:t>
      </w:r>
    </w:p>
    <w:p w14:paraId="7C418A32" w14:textId="583E507D" w:rsidR="00622845" w:rsidRDefault="00622845" w:rsidP="00622845">
      <w:r>
        <w:t xml:space="preserve">There are three middlemen trading </w:t>
      </w:r>
      <w:proofErr w:type="spellStart"/>
      <w:r>
        <w:t>fuelwood</w:t>
      </w:r>
      <w:proofErr w:type="spellEnd"/>
      <w:r>
        <w:t xml:space="preserve"> in Lang </w:t>
      </w:r>
      <w:proofErr w:type="spellStart"/>
      <w:r>
        <w:t>Chanh</w:t>
      </w:r>
      <w:proofErr w:type="spellEnd"/>
      <w:r>
        <w:t xml:space="preserve">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 xml:space="preserve">is selling about 5 tons of </w:t>
      </w:r>
      <w:proofErr w:type="spellStart"/>
      <w:r>
        <w:t>fuelwood</w:t>
      </w:r>
      <w:proofErr w:type="spellEnd"/>
      <w:r>
        <w:t xml:space="preserve"> per day to two plants: one paper mill in Lang </w:t>
      </w:r>
      <w:proofErr w:type="spellStart"/>
      <w:r>
        <w:t>Chanh</w:t>
      </w:r>
      <w:proofErr w:type="spellEnd"/>
      <w:r>
        <w:t xml:space="preserve"> district for 2.5 ton per day and one </w:t>
      </w:r>
      <w:commentRangeStart w:id="94"/>
      <w:r>
        <w:t xml:space="preserve">bamboo chop </w:t>
      </w:r>
      <w:commentRangeEnd w:id="94"/>
      <w:r w:rsidR="00685580">
        <w:rPr>
          <w:rStyle w:val="CommentReference"/>
        </w:rPr>
        <w:commentReference w:id="94"/>
      </w:r>
      <w:r>
        <w:t xml:space="preserve">plant in </w:t>
      </w:r>
      <w:proofErr w:type="spellStart"/>
      <w:r>
        <w:t>Quan</w:t>
      </w:r>
      <w:proofErr w:type="spellEnd"/>
      <w:r>
        <w:t xml:space="preserve"> Hoa district of Thanh Hoa for 2.5 ton per day. The paper mill in Lang </w:t>
      </w:r>
      <w:proofErr w:type="spellStart"/>
      <w:r>
        <w:t>Chanh</w:t>
      </w:r>
      <w:proofErr w:type="spellEnd"/>
      <w:r>
        <w:t xml:space="preserve"> that he mentioned was investigated that it verifies the information that he provides. So it is assumed that other information he provides is true.</w:t>
      </w:r>
    </w:p>
    <w:p w14:paraId="795FA2B0" w14:textId="77777777" w:rsidR="00622845" w:rsidRDefault="00622845" w:rsidP="00622845">
      <w:r>
        <w:t xml:space="preserve">According to the middlemen investigated, the total daily trading amount of all the three middlemen in Lang </w:t>
      </w:r>
      <w:proofErr w:type="spellStart"/>
      <w:r>
        <w:t>Chanh</w:t>
      </w:r>
      <w:proofErr w:type="spellEnd"/>
      <w:r>
        <w:t xml:space="preserve"> is about 14-15 tons per </w:t>
      </w:r>
      <w:proofErr w:type="gramStart"/>
      <w:r>
        <w:t>day,</w:t>
      </w:r>
      <w:proofErr w:type="gramEnd"/>
      <w:r>
        <w:t xml:space="preserve"> all are consumed as </w:t>
      </w:r>
      <w:proofErr w:type="spellStart"/>
      <w:r>
        <w:t>fuelwood</w:t>
      </w:r>
      <w:proofErr w:type="spellEnd"/>
      <w:r>
        <w:t xml:space="preserve">, for about 300 days a year. It is estimated that the demand for </w:t>
      </w:r>
      <w:proofErr w:type="spellStart"/>
      <w:r>
        <w:t>fuelwood</w:t>
      </w:r>
      <w:proofErr w:type="spellEnd"/>
      <w:r>
        <w:t xml:space="preserve"> for commercial purpose at </w:t>
      </w:r>
      <w:commentRangeStart w:id="95"/>
      <w:r>
        <w:t>Lang Chang is 4,500 tons/year.</w:t>
      </w:r>
      <w:commentRangeEnd w:id="95"/>
      <w:r w:rsidR="00BF2DC2">
        <w:rPr>
          <w:rStyle w:val="CommentReference"/>
        </w:rPr>
        <w:commentReference w:id="95"/>
      </w:r>
    </w:p>
    <w:p w14:paraId="563A1EA3" w14:textId="5D54921A" w:rsidR="00643496" w:rsidRDefault="00643496" w:rsidP="00643496">
      <w:r>
        <w:t>On the residential sector, the fuel wood consumption is 21,346 tons/year (table 17), which almost five time higher than the commercial sector. However the quality of wood for each sector is very different. While commercial consumption is require 100% supply from natural forest, the residential supply has about 30% coming from plantation and home garden (table 16).</w:t>
      </w:r>
    </w:p>
    <w:p w14:paraId="3C4154ED" w14:textId="2DEED00D" w:rsidR="00643496" w:rsidRDefault="00643496" w:rsidP="002E6207">
      <w:pPr>
        <w:pStyle w:val="Caption"/>
      </w:pPr>
      <w:proofErr w:type="gramStart"/>
      <w:r>
        <w:t>Table 1</w:t>
      </w:r>
      <w:r w:rsidR="006773A0">
        <w:t>6</w:t>
      </w:r>
      <w:r>
        <w:t>.</w:t>
      </w:r>
      <w:proofErr w:type="gramEnd"/>
      <w:r>
        <w:t xml:space="preserve"> Source of </w:t>
      </w:r>
      <w:proofErr w:type="spellStart"/>
      <w:r>
        <w:t>fuelwood</w:t>
      </w:r>
      <w:proofErr w:type="spellEnd"/>
      <w:r>
        <w:t xml:space="preserve"> consumed for residential sector at Lang </w:t>
      </w:r>
      <w:proofErr w:type="spellStart"/>
      <w:r>
        <w:t>Chanh</w:t>
      </w:r>
      <w:proofErr w:type="spellEnd"/>
      <w:r>
        <w:t>,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 xml:space="preserve">Quantity of </w:t>
            </w:r>
            <w:proofErr w:type="spellStart"/>
            <w:r w:rsidRPr="00F33BAF">
              <w:rPr>
                <w:rFonts w:cs="Times New Roman"/>
                <w:sz w:val="20"/>
              </w:rPr>
              <w:t>fuelwood</w:t>
            </w:r>
            <w:proofErr w:type="spellEnd"/>
            <w:r w:rsidRPr="00F33BAF">
              <w:rPr>
                <w:rFonts w:cs="Times New Roman"/>
                <w:sz w:val="20"/>
              </w:rPr>
              <w:t xml:space="preserve">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EC58715" w14:textId="45641E5D" w:rsidR="00643496" w:rsidRDefault="00643496" w:rsidP="00643496">
      <w:r>
        <w:t xml:space="preserve">In addition the commercial </w:t>
      </w:r>
      <w:proofErr w:type="gramStart"/>
      <w:r>
        <w:t>sector require</w:t>
      </w:r>
      <w:proofErr w:type="gramEnd"/>
      <w:r>
        <w:t xml:space="preserve"> wood at much larger size (table 18). Of the fuel wood with size larger than 15 cm, commercial sector consume as much as 77% while</w:t>
      </w:r>
      <w:r w:rsidR="00A447BF">
        <w:t xml:space="preserve"> residential sector only consume 23% (3,825 ton/ year and 1,084 ton/year respectively).</w:t>
      </w:r>
    </w:p>
    <w:p w14:paraId="50904B03" w14:textId="77777777" w:rsidR="001B3F12" w:rsidRDefault="001B3F12">
      <w:pPr>
        <w:spacing w:before="0" w:after="200" w:line="276" w:lineRule="auto"/>
        <w:jc w:val="left"/>
        <w:rPr>
          <w:i/>
          <w:iCs/>
          <w:szCs w:val="18"/>
        </w:rPr>
      </w:pPr>
      <w:r>
        <w:br w:type="page"/>
      </w:r>
    </w:p>
    <w:p w14:paraId="1F1A622A" w14:textId="5D2787C4" w:rsidR="00643496" w:rsidRDefault="00643496" w:rsidP="00643496">
      <w:pPr>
        <w:pStyle w:val="Caption"/>
      </w:pPr>
      <w:proofErr w:type="gramStart"/>
      <w:r>
        <w:lastRenderedPageBreak/>
        <w:t>Table 1</w:t>
      </w:r>
      <w:r w:rsidR="006773A0">
        <w:t>7</w:t>
      </w:r>
      <w:r>
        <w:t>.</w:t>
      </w:r>
      <w:proofErr w:type="gramEnd"/>
      <w:r>
        <w:t xml:space="preserve"> Size of </w:t>
      </w:r>
      <w:proofErr w:type="spellStart"/>
      <w:r>
        <w:t>fuelwood</w:t>
      </w:r>
      <w:proofErr w:type="spellEnd"/>
      <w:r>
        <w:t xml:space="preserve"> consumed for residential sector at Lang </w:t>
      </w:r>
      <w:proofErr w:type="spellStart"/>
      <w:r>
        <w:t>Chanh</w:t>
      </w:r>
      <w:proofErr w:type="spellEnd"/>
      <w:r>
        <w:t>,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 xml:space="preserve">Natural </w:t>
            </w:r>
            <w:proofErr w:type="spellStart"/>
            <w:r w:rsidRPr="00CA5E27">
              <w:rPr>
                <w:rFonts w:cs="Times New Roman"/>
                <w:b/>
                <w:sz w:val="20"/>
              </w:rPr>
              <w:t>fuelwood</w:t>
            </w:r>
            <w:proofErr w:type="spellEnd"/>
            <w:r w:rsidRPr="00CA5E27">
              <w:rPr>
                <w:rFonts w:cs="Times New Roman"/>
                <w:b/>
                <w:sz w:val="20"/>
              </w:rPr>
              <w:t xml:space="preserve">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 xml:space="preserve">Total </w:t>
            </w:r>
            <w:proofErr w:type="spellStart"/>
            <w:r w:rsidRPr="00CA5E27">
              <w:rPr>
                <w:rFonts w:cs="Times New Roman"/>
                <w:b/>
                <w:sz w:val="20"/>
              </w:rPr>
              <w:t>fuelwood</w:t>
            </w:r>
            <w:proofErr w:type="spellEnd"/>
            <w:r w:rsidRPr="00CA5E27">
              <w:rPr>
                <w:rFonts w:cs="Times New Roman"/>
                <w:b/>
                <w:sz w:val="20"/>
              </w:rPr>
              <w:t xml:space="preserve">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pPr>
        <w:spacing w:before="0" w:after="200" w:line="276" w:lineRule="auto"/>
        <w:jc w:val="left"/>
        <w:rPr>
          <w:i/>
          <w:iCs/>
          <w:szCs w:val="18"/>
        </w:rPr>
      </w:pPr>
    </w:p>
    <w:p w14:paraId="05F3EDEB" w14:textId="52A0E3D3" w:rsidR="00622845" w:rsidRDefault="00622845" w:rsidP="00622845">
      <w:pPr>
        <w:pStyle w:val="Caption"/>
      </w:pPr>
      <w:proofErr w:type="gramStart"/>
      <w:r>
        <w:t>Table 1</w:t>
      </w:r>
      <w:r w:rsidR="006773A0">
        <w:t>8</w:t>
      </w:r>
      <w:r>
        <w:t>.</w:t>
      </w:r>
      <w:proofErr w:type="gramEnd"/>
      <w:r>
        <w:t xml:space="preserve"> Estimation of </w:t>
      </w:r>
      <w:proofErr w:type="spellStart"/>
      <w:r>
        <w:t>fuelwood</w:t>
      </w:r>
      <w:proofErr w:type="spellEnd"/>
      <w:r>
        <w:t xml:space="preserve"> consumed for </w:t>
      </w:r>
      <w:r w:rsidR="002E6207">
        <w:t>household</w:t>
      </w:r>
      <w:r>
        <w:t xml:space="preserve"> sector at Lang </w:t>
      </w:r>
      <w:proofErr w:type="spellStart"/>
      <w:r>
        <w:t>Chanh</w:t>
      </w:r>
      <w:proofErr w:type="spellEnd"/>
      <w:r>
        <w:t xml:space="preserve"> district, Thanh Hoa</w:t>
      </w:r>
    </w:p>
    <w:tbl>
      <w:tblPr>
        <w:tblStyle w:val="TableGrid"/>
        <w:tblW w:w="10368" w:type="dxa"/>
        <w:tblLook w:val="04A0" w:firstRow="1" w:lastRow="0" w:firstColumn="1" w:lastColumn="0" w:noHBand="0" w:noVBand="1"/>
      </w:tblPr>
      <w:tblGrid>
        <w:gridCol w:w="1261"/>
        <w:gridCol w:w="1311"/>
        <w:gridCol w:w="1317"/>
        <w:gridCol w:w="1456"/>
        <w:gridCol w:w="1243"/>
        <w:gridCol w:w="1260"/>
        <w:gridCol w:w="1260"/>
        <w:gridCol w:w="1260"/>
      </w:tblGrid>
      <w:tr w:rsidR="00F33BAF" w:rsidRPr="00F33BAF" w14:paraId="6602C4A9" w14:textId="77777777" w:rsidTr="002E6207">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311"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proofErr w:type="spellStart"/>
            <w:r w:rsidRPr="00F33BAF">
              <w:rPr>
                <w:rFonts w:cs="Times New Roman"/>
                <w:b/>
                <w:sz w:val="20"/>
                <w:szCs w:val="20"/>
              </w:rPr>
              <w:t>Fuelwood</w:t>
            </w:r>
            <w:proofErr w:type="spellEnd"/>
            <w:r w:rsidRPr="00F33BAF">
              <w:rPr>
                <w:rFonts w:cs="Times New Roman"/>
                <w:b/>
                <w:sz w:val="20"/>
                <w:szCs w:val="20"/>
              </w:rPr>
              <w:t xml:space="preserve"> consumption per person per year (kg/ person/ year)</w:t>
            </w:r>
          </w:p>
        </w:tc>
        <w:tc>
          <w:tcPr>
            <w:tcW w:w="1456"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 xml:space="preserve">Total </w:t>
            </w:r>
            <w:proofErr w:type="spellStart"/>
            <w:r w:rsidRPr="00F33BAF">
              <w:rPr>
                <w:rFonts w:cs="Times New Roman"/>
                <w:b/>
                <w:sz w:val="20"/>
                <w:szCs w:val="20"/>
              </w:rPr>
              <w:t>fuelwood</w:t>
            </w:r>
            <w:proofErr w:type="spellEnd"/>
            <w:r w:rsidRPr="00F33BAF">
              <w:rPr>
                <w:rFonts w:cs="Times New Roman"/>
                <w:b/>
                <w:sz w:val="20"/>
                <w:szCs w:val="20"/>
              </w:rPr>
              <w:t xml:space="preserve"> consumption per year (ton/ year)</w:t>
            </w:r>
          </w:p>
        </w:tc>
        <w:tc>
          <w:tcPr>
            <w:tcW w:w="1243"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 xml:space="preserve">Quantity of </w:t>
            </w:r>
            <w:proofErr w:type="spellStart"/>
            <w:r w:rsidRPr="00F33BAF">
              <w:rPr>
                <w:rFonts w:cs="Times New Roman"/>
                <w:b/>
                <w:bCs/>
                <w:sz w:val="20"/>
                <w:szCs w:val="20"/>
              </w:rPr>
              <w:t>fuelwood</w:t>
            </w:r>
            <w:proofErr w:type="spellEnd"/>
            <w:r w:rsidRPr="00F33BAF">
              <w:rPr>
                <w:rFonts w:cs="Times New Roman"/>
                <w:b/>
                <w:bCs/>
                <w:sz w:val="20"/>
                <w:szCs w:val="20"/>
              </w:rPr>
              <w:t xml:space="preserve"> from natural forest (ton/year)</w:t>
            </w:r>
          </w:p>
        </w:tc>
        <w:tc>
          <w:tcPr>
            <w:tcW w:w="1260"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 xml:space="preserve">Quantity of </w:t>
            </w:r>
            <w:proofErr w:type="spellStart"/>
            <w:r w:rsidRPr="00F33BAF">
              <w:rPr>
                <w:rFonts w:cs="Times New Roman"/>
                <w:b/>
                <w:bCs/>
                <w:sz w:val="20"/>
                <w:szCs w:val="20"/>
              </w:rPr>
              <w:t>fuelwood</w:t>
            </w:r>
            <w:proofErr w:type="spellEnd"/>
            <w:r w:rsidRPr="00F33BAF">
              <w:rPr>
                <w:rFonts w:cs="Times New Roman"/>
                <w:b/>
                <w:bCs/>
                <w:sz w:val="20"/>
                <w:szCs w:val="20"/>
              </w:rPr>
              <w:t xml:space="preserve"> from plantation forest (ton/year)</w:t>
            </w:r>
          </w:p>
        </w:tc>
        <w:tc>
          <w:tcPr>
            <w:tcW w:w="126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 xml:space="preserve">Quantity of </w:t>
            </w:r>
            <w:proofErr w:type="spellStart"/>
            <w:r w:rsidRPr="00F33BAF">
              <w:rPr>
                <w:rFonts w:cs="Times New Roman"/>
                <w:b/>
                <w:bCs/>
                <w:sz w:val="20"/>
                <w:szCs w:val="20"/>
              </w:rPr>
              <w:t>fuelwood</w:t>
            </w:r>
            <w:proofErr w:type="spellEnd"/>
            <w:r w:rsidRPr="00F33BAF">
              <w:rPr>
                <w:rFonts w:cs="Times New Roman"/>
                <w:b/>
                <w:bCs/>
                <w:sz w:val="20"/>
                <w:szCs w:val="20"/>
              </w:rPr>
              <w:t xml:space="preserve"> from home garden (ton/year)</w:t>
            </w:r>
          </w:p>
        </w:tc>
        <w:tc>
          <w:tcPr>
            <w:tcW w:w="126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 xml:space="preserve">Quantity of </w:t>
            </w:r>
            <w:proofErr w:type="spellStart"/>
            <w:r w:rsidRPr="00F33BAF">
              <w:rPr>
                <w:rFonts w:cs="Times New Roman"/>
                <w:b/>
                <w:bCs/>
                <w:sz w:val="20"/>
                <w:szCs w:val="20"/>
              </w:rPr>
              <w:t>fuelwood</w:t>
            </w:r>
            <w:proofErr w:type="spellEnd"/>
            <w:r w:rsidRPr="00F33BAF">
              <w:rPr>
                <w:rFonts w:cs="Times New Roman"/>
                <w:b/>
                <w:bCs/>
                <w:sz w:val="20"/>
                <w:szCs w:val="20"/>
              </w:rPr>
              <w:t xml:space="preserve"> from other sources (ton/year)</w:t>
            </w:r>
          </w:p>
        </w:tc>
      </w:tr>
      <w:tr w:rsidR="00F33BAF" w:rsidRPr="00F33BAF" w14:paraId="6DD71AF5" w14:textId="77777777" w:rsidTr="002E6207">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 xml:space="preserve">Cluster 6 of Lang </w:t>
            </w:r>
            <w:proofErr w:type="spellStart"/>
            <w:r w:rsidRPr="00F33BAF">
              <w:rPr>
                <w:rFonts w:cs="Times New Roman"/>
                <w:sz w:val="20"/>
                <w:szCs w:val="20"/>
              </w:rPr>
              <w:t>Chanh</w:t>
            </w:r>
            <w:proofErr w:type="spellEnd"/>
          </w:p>
        </w:tc>
        <w:tc>
          <w:tcPr>
            <w:tcW w:w="1311"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456"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243"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260"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26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26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2E6207">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 xml:space="preserve">Cluster 5 of Lang </w:t>
            </w:r>
            <w:proofErr w:type="spellStart"/>
            <w:r w:rsidRPr="00F33BAF">
              <w:rPr>
                <w:rFonts w:cs="Times New Roman"/>
                <w:sz w:val="20"/>
                <w:szCs w:val="20"/>
              </w:rPr>
              <w:t>Chanh</w:t>
            </w:r>
            <w:proofErr w:type="spellEnd"/>
          </w:p>
        </w:tc>
        <w:tc>
          <w:tcPr>
            <w:tcW w:w="1311"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456"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243"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260"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26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26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2E6207">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 xml:space="preserve">Cluster 4 of Lang </w:t>
            </w:r>
            <w:proofErr w:type="spellStart"/>
            <w:r w:rsidRPr="00F33BAF">
              <w:rPr>
                <w:rFonts w:cs="Times New Roman"/>
                <w:sz w:val="20"/>
                <w:szCs w:val="20"/>
              </w:rPr>
              <w:t>Chanh</w:t>
            </w:r>
            <w:proofErr w:type="spellEnd"/>
          </w:p>
        </w:tc>
        <w:tc>
          <w:tcPr>
            <w:tcW w:w="1311"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456"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243"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260"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26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26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2E6207">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 xml:space="preserve">Lang </w:t>
            </w:r>
            <w:proofErr w:type="spellStart"/>
            <w:r w:rsidRPr="00F33BAF">
              <w:rPr>
                <w:rFonts w:cs="Times New Roman"/>
                <w:b/>
                <w:sz w:val="20"/>
                <w:szCs w:val="20"/>
              </w:rPr>
              <w:t>Chanh</w:t>
            </w:r>
            <w:proofErr w:type="spellEnd"/>
            <w:r w:rsidRPr="00F33BAF">
              <w:rPr>
                <w:rFonts w:cs="Times New Roman"/>
                <w:b/>
                <w:sz w:val="20"/>
                <w:szCs w:val="20"/>
              </w:rPr>
              <w:t xml:space="preserve"> district</w:t>
            </w:r>
          </w:p>
        </w:tc>
        <w:tc>
          <w:tcPr>
            <w:tcW w:w="1311"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456"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243"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260"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26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26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 xml:space="preserve">Quantity of commercial </w:t>
      </w:r>
      <w:proofErr w:type="spellStart"/>
      <w:r w:rsidRPr="00ED5926">
        <w:rPr>
          <w:b/>
          <w:i/>
        </w:rPr>
        <w:t>fuelwood</w:t>
      </w:r>
      <w:proofErr w:type="spellEnd"/>
      <w:r w:rsidRPr="00ED5926">
        <w:rPr>
          <w:b/>
          <w:i/>
        </w:rPr>
        <w:t xml:space="preserve"> in Nam Son commune, </w:t>
      </w:r>
      <w:proofErr w:type="spellStart"/>
      <w:r w:rsidRPr="00ED5926">
        <w:rPr>
          <w:b/>
          <w:i/>
        </w:rPr>
        <w:t>Quy</w:t>
      </w:r>
      <w:proofErr w:type="spellEnd"/>
      <w:r w:rsidRPr="00ED5926">
        <w:rPr>
          <w:b/>
          <w:i/>
        </w:rPr>
        <w:t xml:space="preserve"> Hop district, </w:t>
      </w:r>
      <w:proofErr w:type="spellStart"/>
      <w:r w:rsidRPr="00ED5926">
        <w:rPr>
          <w:b/>
          <w:i/>
        </w:rPr>
        <w:t>Nghe</w:t>
      </w:r>
      <w:proofErr w:type="spellEnd"/>
      <w:r w:rsidRPr="00ED5926">
        <w:rPr>
          <w:b/>
          <w:i/>
        </w:rPr>
        <w:t xml:space="preserve"> An</w:t>
      </w:r>
    </w:p>
    <w:p w14:paraId="4292A240" w14:textId="77777777" w:rsidR="00622845" w:rsidRDefault="00622845" w:rsidP="00622845">
      <w:r>
        <w:t xml:space="preserve">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w:t>
      </w:r>
      <w:proofErr w:type="spellStart"/>
      <w:r>
        <w:t>fuelwood</w:t>
      </w:r>
      <w:proofErr w:type="spellEnd"/>
      <w:r>
        <w:t xml:space="preserve"> for the plant’s boiler.</w:t>
      </w:r>
    </w:p>
    <w:p w14:paraId="0E6756EE" w14:textId="4610CE7F" w:rsidR="00622845" w:rsidRDefault="00622845" w:rsidP="00622845">
      <w:r>
        <w:t xml:space="preserve">Applying this ratio to the middleman in Nam Son who supplies wood to the MDF plant, it is assumed that </w:t>
      </w:r>
      <w:commentRangeStart w:id="96"/>
      <w:r>
        <w:t>10%</w:t>
      </w:r>
      <w:commentRangeEnd w:id="96"/>
      <w:r w:rsidR="00BF2DC2">
        <w:rPr>
          <w:rStyle w:val="CommentReference"/>
        </w:rPr>
        <w:commentReference w:id="96"/>
      </w:r>
      <w:r>
        <w:t xml:space="preserve"> of his wood is consumed as </w:t>
      </w:r>
      <w:proofErr w:type="spellStart"/>
      <w:r>
        <w:t>fuelwood</w:t>
      </w:r>
      <w:proofErr w:type="spellEnd"/>
      <w:r>
        <w:t xml:space="preserve">. An estimation of commercial </w:t>
      </w:r>
      <w:proofErr w:type="spellStart"/>
      <w:r>
        <w:t>fuelwood</w:t>
      </w:r>
      <w:proofErr w:type="spellEnd"/>
      <w:r>
        <w:t xml:space="preserve">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17C9CBC9" w:rsidR="000D44E5" w:rsidRDefault="000D44E5" w:rsidP="00622845">
      <w:r w:rsidRPr="000D44E5">
        <w:lastRenderedPageBreak/>
        <w:t xml:space="preserve">On the residential sector, the fuel wood consumption is </w:t>
      </w:r>
      <w:r>
        <w:t>821</w:t>
      </w:r>
      <w:r w:rsidRPr="000D44E5">
        <w:t xml:space="preserve"> tons/year (table 17), which</w:t>
      </w:r>
      <w:r>
        <w:t xml:space="preserve"> is</w:t>
      </w:r>
      <w:r w:rsidRPr="000D44E5">
        <w:t xml:space="preserve"> almost </w:t>
      </w:r>
      <w:r>
        <w:t>4</w:t>
      </w:r>
      <w:r w:rsidRPr="000D44E5">
        <w:t xml:space="preserve"> time higher than the commercial sector. </w:t>
      </w:r>
      <w:r>
        <w:t xml:space="preserve">Similar to the case of Lang </w:t>
      </w:r>
      <w:proofErr w:type="spellStart"/>
      <w:r>
        <w:t>Chanh</w:t>
      </w:r>
      <w:proofErr w:type="spellEnd"/>
      <w:r>
        <w:t>, the commercial consumption require 100% of wood from natural forest while residential sector require 84% from natural forest.</w:t>
      </w:r>
    </w:p>
    <w:p w14:paraId="46443D93" w14:textId="22050415" w:rsidR="000D44E5" w:rsidRDefault="000D44E5" w:rsidP="000D44E5">
      <w:pPr>
        <w:pStyle w:val="Caption"/>
      </w:pPr>
      <w:proofErr w:type="gramStart"/>
      <w:r>
        <w:t xml:space="preserve">Table </w:t>
      </w:r>
      <w:r w:rsidR="006773A0">
        <w:t>19</w:t>
      </w:r>
      <w:r>
        <w:t>.</w:t>
      </w:r>
      <w:proofErr w:type="gramEnd"/>
      <w:r>
        <w:t xml:space="preserve"> Source of </w:t>
      </w:r>
      <w:proofErr w:type="spellStart"/>
      <w:r>
        <w:t>fuelwood</w:t>
      </w:r>
      <w:proofErr w:type="spellEnd"/>
      <w:r>
        <w:t xml:space="preserve"> consumed for residential sector at Nam Son, </w:t>
      </w:r>
      <w:proofErr w:type="spellStart"/>
      <w:r>
        <w:t>Quy</w:t>
      </w:r>
      <w:proofErr w:type="spellEnd"/>
      <w:r>
        <w:t xml:space="preserve"> Hop, </w:t>
      </w:r>
      <w:proofErr w:type="spellStart"/>
      <w:r>
        <w:t>Nghe</w:t>
      </w:r>
      <w:proofErr w:type="spellEnd"/>
      <w:r>
        <w:t xml:space="preserv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 xml:space="preserve">Quantity of </w:t>
            </w:r>
            <w:proofErr w:type="spellStart"/>
            <w:r w:rsidRPr="009857AB">
              <w:rPr>
                <w:rFonts w:cs="Times New Roman"/>
                <w:b/>
                <w:sz w:val="20"/>
                <w:szCs w:val="18"/>
              </w:rPr>
              <w:t>fuelwood</w:t>
            </w:r>
            <w:proofErr w:type="spellEnd"/>
            <w:r w:rsidRPr="009857AB">
              <w:rPr>
                <w:rFonts w:cs="Times New Roman"/>
                <w:b/>
                <w:sz w:val="20"/>
                <w:szCs w:val="18"/>
              </w:rPr>
              <w:t xml:space="preserve">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2E6207">
        <w:tc>
          <w:tcPr>
            <w:tcW w:w="2481" w:type="dxa"/>
            <w:tcBorders>
              <w:top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bl>
    <w:p w14:paraId="5F9A0F35" w14:textId="77777777" w:rsidR="00CC06E6" w:rsidRDefault="00CC06E6" w:rsidP="000D44E5"/>
    <w:p w14:paraId="2FFB8465" w14:textId="784AC5F4" w:rsidR="000D44E5" w:rsidRDefault="00CC06E6" w:rsidP="00CC06E6">
      <w:r>
        <w:t xml:space="preserve">The commercial </w:t>
      </w:r>
      <w:proofErr w:type="gramStart"/>
      <w:r>
        <w:t>sector also require</w:t>
      </w:r>
      <w:proofErr w:type="gramEnd"/>
      <w:r>
        <w:t xml:space="preserve"> fuel wood of larger size. While in commercial sector it require the supply of 85% of larger size wood (&gt;15 cm) and 15% of smaller wood, the residential sector only use 13% of large size wood and 88% of smaller wood. In total</w:t>
      </w:r>
      <w:r w:rsidR="000D44E5">
        <w:t xml:space="preserve"> </w:t>
      </w:r>
      <w:r>
        <w:t xml:space="preserve">the commercial sector use 64% of all large size natural </w:t>
      </w:r>
      <w:proofErr w:type="spellStart"/>
      <w:r>
        <w:t>fueld</w:t>
      </w:r>
      <w:proofErr w:type="spellEnd"/>
      <w:r>
        <w:t xml:space="preserve"> wood while the residential use 36%.</w:t>
      </w:r>
    </w:p>
    <w:p w14:paraId="522E6C86" w14:textId="346AA2C0" w:rsidR="000D44E5" w:rsidRDefault="000D44E5" w:rsidP="000D44E5">
      <w:pPr>
        <w:pStyle w:val="Caption"/>
      </w:pPr>
      <w:proofErr w:type="gramStart"/>
      <w:r>
        <w:t xml:space="preserve">Table </w:t>
      </w:r>
      <w:r w:rsidR="006773A0">
        <w:t>20</w:t>
      </w:r>
      <w:r>
        <w:t>.</w:t>
      </w:r>
      <w:proofErr w:type="gramEnd"/>
      <w:r>
        <w:t xml:space="preserve"> Size of </w:t>
      </w:r>
      <w:proofErr w:type="spellStart"/>
      <w:r>
        <w:t>fuelwood</w:t>
      </w:r>
      <w:proofErr w:type="spellEnd"/>
      <w:r>
        <w:t xml:space="preserve"> consumed for residential sector at Nam Son, </w:t>
      </w:r>
      <w:proofErr w:type="spellStart"/>
      <w:r>
        <w:t>Quy</w:t>
      </w:r>
      <w:proofErr w:type="spellEnd"/>
      <w:r>
        <w:t xml:space="preserve"> Hop, </w:t>
      </w:r>
      <w:proofErr w:type="spellStart"/>
      <w:r>
        <w:t>Nghe</w:t>
      </w:r>
      <w:proofErr w:type="spellEnd"/>
      <w:r>
        <w:t xml:space="preserv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 xml:space="preserve">Natural </w:t>
            </w:r>
            <w:proofErr w:type="spellStart"/>
            <w:r w:rsidRPr="00CA5E27">
              <w:rPr>
                <w:rFonts w:cs="Times New Roman"/>
                <w:b/>
                <w:sz w:val="20"/>
                <w:szCs w:val="20"/>
              </w:rPr>
              <w:t>fuelwood</w:t>
            </w:r>
            <w:proofErr w:type="spellEnd"/>
            <w:r w:rsidRPr="00CA5E27">
              <w:rPr>
                <w:rFonts w:cs="Times New Roman"/>
                <w:b/>
                <w:sz w:val="20"/>
                <w:szCs w:val="20"/>
              </w:rPr>
              <w:t xml:space="preserve">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 xml:space="preserve">Total </w:t>
            </w:r>
            <w:proofErr w:type="spellStart"/>
            <w:r w:rsidRPr="00CA5E27">
              <w:rPr>
                <w:rFonts w:cs="Times New Roman"/>
                <w:b/>
                <w:sz w:val="20"/>
                <w:szCs w:val="20"/>
              </w:rPr>
              <w:t>fuelwood</w:t>
            </w:r>
            <w:proofErr w:type="spellEnd"/>
            <w:r w:rsidRPr="00CA5E27">
              <w:rPr>
                <w:rFonts w:cs="Times New Roman"/>
                <w:b/>
                <w:sz w:val="20"/>
                <w:szCs w:val="20"/>
              </w:rPr>
              <w:t xml:space="preserve">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11699A92" w14:textId="77777777" w:rsidR="000D44E5" w:rsidRDefault="000D44E5" w:rsidP="000D44E5"/>
    <w:p w14:paraId="5A34F743" w14:textId="77777777" w:rsidR="00622845" w:rsidRPr="00756F1C" w:rsidRDefault="00622845" w:rsidP="00D26160">
      <w:pPr>
        <w:pStyle w:val="Caption"/>
        <w:rPr>
          <w:b/>
          <w:i w:val="0"/>
        </w:rPr>
      </w:pPr>
      <w:proofErr w:type="gramStart"/>
      <w:r>
        <w:t>Table 21</w:t>
      </w:r>
      <w:r w:rsidRPr="00EC593D">
        <w:t>.</w:t>
      </w:r>
      <w:proofErr w:type="gramEnd"/>
      <w:r w:rsidRPr="00EC593D">
        <w:t xml:space="preserve"> </w:t>
      </w:r>
      <w:r>
        <w:t xml:space="preserve">Estimation of </w:t>
      </w:r>
      <w:proofErr w:type="spellStart"/>
      <w:r>
        <w:t>fuelwood</w:t>
      </w:r>
      <w:proofErr w:type="spellEnd"/>
      <w:r>
        <w:t xml:space="preserve"> consumed for residential sector at</w:t>
      </w:r>
      <w:r w:rsidRPr="00EC593D">
        <w:t xml:space="preserve"> Nam Son commune</w:t>
      </w:r>
      <w:r>
        <w:t xml:space="preserve">, </w:t>
      </w:r>
      <w:proofErr w:type="spellStart"/>
      <w:r>
        <w:t>Quy</w:t>
      </w:r>
      <w:proofErr w:type="spellEnd"/>
      <w:r>
        <w:t xml:space="preserve"> Hop district, </w:t>
      </w:r>
      <w:proofErr w:type="spellStart"/>
      <w:r>
        <w:t>Nghe</w:t>
      </w:r>
      <w:proofErr w:type="spellEnd"/>
      <w:r>
        <w:t xml:space="preserv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proofErr w:type="spellStart"/>
            <w:r w:rsidRPr="00F33BAF">
              <w:rPr>
                <w:rFonts w:cs="Times New Roman"/>
                <w:sz w:val="20"/>
              </w:rPr>
              <w:t>Fuelwood</w:t>
            </w:r>
            <w:proofErr w:type="spellEnd"/>
            <w:r w:rsidRPr="00F33BAF">
              <w:rPr>
                <w:rFonts w:cs="Times New Roman"/>
                <w:sz w:val="20"/>
              </w:rPr>
              <w:t xml:space="preserve">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 xml:space="preserve">Total </w:t>
            </w:r>
            <w:proofErr w:type="spellStart"/>
            <w:r w:rsidRPr="00F33BAF">
              <w:rPr>
                <w:rFonts w:cs="Times New Roman"/>
                <w:sz w:val="20"/>
              </w:rPr>
              <w:t>fuelwood</w:t>
            </w:r>
            <w:proofErr w:type="spellEnd"/>
            <w:r w:rsidRPr="00F33BAF">
              <w:rPr>
                <w:rFonts w:cs="Times New Roman"/>
                <w:sz w:val="20"/>
              </w:rPr>
              <w:t xml:space="preserve">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 xml:space="preserve">Quantity of </w:t>
            </w:r>
            <w:proofErr w:type="spellStart"/>
            <w:r w:rsidRPr="00F33BAF">
              <w:rPr>
                <w:rFonts w:cs="Times New Roman"/>
                <w:bCs/>
                <w:sz w:val="20"/>
              </w:rPr>
              <w:t>fuelwood</w:t>
            </w:r>
            <w:proofErr w:type="spellEnd"/>
            <w:r w:rsidRPr="00F33BAF">
              <w:rPr>
                <w:rFonts w:cs="Times New Roman"/>
                <w:bCs/>
                <w:sz w:val="20"/>
              </w:rPr>
              <w:t xml:space="preserve">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 xml:space="preserve">Quantity of </w:t>
            </w:r>
            <w:proofErr w:type="spellStart"/>
            <w:r w:rsidRPr="00F33BAF">
              <w:rPr>
                <w:rFonts w:cs="Times New Roman"/>
                <w:bCs/>
                <w:sz w:val="20"/>
              </w:rPr>
              <w:t>fuelwood</w:t>
            </w:r>
            <w:proofErr w:type="spellEnd"/>
            <w:r w:rsidRPr="00F33BAF">
              <w:rPr>
                <w:rFonts w:cs="Times New Roman"/>
                <w:bCs/>
                <w:sz w:val="20"/>
              </w:rPr>
              <w:t xml:space="preserve">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 xml:space="preserve">Quantity of </w:t>
            </w:r>
            <w:proofErr w:type="spellStart"/>
            <w:r w:rsidRPr="00F33BAF">
              <w:rPr>
                <w:rFonts w:cs="Times New Roman"/>
                <w:bCs/>
                <w:sz w:val="20"/>
              </w:rPr>
              <w:t>fuelwood</w:t>
            </w:r>
            <w:proofErr w:type="spellEnd"/>
            <w:r w:rsidRPr="00F33BAF">
              <w:rPr>
                <w:rFonts w:cs="Times New Roman"/>
                <w:bCs/>
                <w:sz w:val="20"/>
              </w:rPr>
              <w:t xml:space="preserve">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 xml:space="preserve">Quantity of </w:t>
            </w:r>
            <w:proofErr w:type="spellStart"/>
            <w:r w:rsidRPr="00F33BAF">
              <w:rPr>
                <w:rFonts w:cs="Times New Roman"/>
                <w:bCs/>
                <w:sz w:val="20"/>
              </w:rPr>
              <w:t>fuelwood</w:t>
            </w:r>
            <w:proofErr w:type="spellEnd"/>
            <w:r w:rsidRPr="00F33BAF">
              <w:rPr>
                <w:rFonts w:cs="Times New Roman"/>
                <w:bCs/>
                <w:sz w:val="20"/>
              </w:rPr>
              <w:t xml:space="preserve">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lastRenderedPageBreak/>
        <w:t xml:space="preserve">Source of </w:t>
      </w:r>
      <w:proofErr w:type="spellStart"/>
      <w:r>
        <w:t>fuelwood</w:t>
      </w:r>
      <w:proofErr w:type="spellEnd"/>
      <w:r>
        <w:t xml:space="preserve"> for industrial demand</w:t>
      </w:r>
    </w:p>
    <w:p w14:paraId="64990B5F" w14:textId="160831F1" w:rsidR="00622845" w:rsidRDefault="007275B3" w:rsidP="00622845">
      <w:r>
        <w:t>Interviews with</w:t>
      </w:r>
      <w:r w:rsidR="00622845">
        <w:t xml:space="preserve"> the middlemen </w:t>
      </w:r>
      <w:r>
        <w:t>show</w:t>
      </w:r>
      <w:r w:rsidR="00622845">
        <w:t xml:space="preserve"> that </w:t>
      </w:r>
      <w:commentRangeStart w:id="97"/>
      <w:r w:rsidR="00622845">
        <w:t>100</w:t>
      </w:r>
      <w:commentRangeEnd w:id="97"/>
      <w:r w:rsidR="007E0A74">
        <w:rPr>
          <w:rStyle w:val="CommentReference"/>
        </w:rPr>
        <w:commentReference w:id="97"/>
      </w:r>
      <w:r w:rsidR="00622845">
        <w:t xml:space="preserve">% of </w:t>
      </w:r>
      <w:proofErr w:type="spellStart"/>
      <w:r w:rsidR="00622845">
        <w:t>fuelwood</w:t>
      </w:r>
      <w:proofErr w:type="spellEnd"/>
      <w:r w:rsidR="00622845">
        <w:t xml:space="preserve"> are from natural forest. It was also observed that 100% of </w:t>
      </w:r>
      <w:proofErr w:type="spellStart"/>
      <w:r w:rsidR="00622845">
        <w:t>fuelwood</w:t>
      </w:r>
      <w:proofErr w:type="spellEnd"/>
      <w:r w:rsidR="00622845">
        <w:t xml:space="preserve"> for commercial activities and consumed at local industrial plants are natural wood. Picture below shows the </w:t>
      </w:r>
      <w:proofErr w:type="spellStart"/>
      <w:r w:rsidR="00622845">
        <w:t>fuelwood</w:t>
      </w:r>
      <w:proofErr w:type="spellEnd"/>
      <w:r w:rsidR="00622845">
        <w:t xml:space="preserve"> at the plants.</w:t>
      </w:r>
    </w:p>
    <w:p w14:paraId="5E5617A2" w14:textId="77777777" w:rsidR="00622845" w:rsidRDefault="00622845" w:rsidP="00622845">
      <w:r>
        <w:rPr>
          <w:noProof/>
          <w:lang w:val="en-GB" w:eastAsia="en-GB"/>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lang w:val="en-GB" w:eastAsia="en-GB"/>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4C98D859" w:rsidR="00622845" w:rsidRPr="00CC6DB7" w:rsidRDefault="00622845" w:rsidP="00622845">
      <w:pPr>
        <w:jc w:val="center"/>
        <w:rPr>
          <w:i/>
        </w:rPr>
      </w:pPr>
      <w:proofErr w:type="gramStart"/>
      <w:r w:rsidRPr="00CC6DB7">
        <w:rPr>
          <w:i/>
        </w:rPr>
        <w:t xml:space="preserve">Figure </w:t>
      </w:r>
      <w:r w:rsidR="006773A0">
        <w:rPr>
          <w:i/>
        </w:rPr>
        <w:t>8</w:t>
      </w:r>
      <w:r w:rsidRPr="00CC6DB7">
        <w:rPr>
          <w:i/>
        </w:rPr>
        <w:t>.</w:t>
      </w:r>
      <w:proofErr w:type="gramEnd"/>
      <w:r w:rsidRPr="00CC6DB7">
        <w:rPr>
          <w:i/>
        </w:rPr>
        <w:t xml:space="preserve"> </w:t>
      </w:r>
      <w:r>
        <w:rPr>
          <w:i/>
        </w:rPr>
        <w:t>Source</w:t>
      </w:r>
      <w:r w:rsidRPr="00CC6DB7">
        <w:rPr>
          <w:i/>
        </w:rPr>
        <w:t xml:space="preserve"> of </w:t>
      </w:r>
      <w:proofErr w:type="spellStart"/>
      <w:r w:rsidRPr="00CC6DB7">
        <w:rPr>
          <w:i/>
        </w:rPr>
        <w:t>fuelwood</w:t>
      </w:r>
      <w:proofErr w:type="spellEnd"/>
      <w:r w:rsidRPr="00CC6DB7">
        <w:rPr>
          <w:i/>
        </w:rPr>
        <w:t xml:space="preserve"> consumed by </w:t>
      </w:r>
      <w:r>
        <w:rPr>
          <w:i/>
        </w:rPr>
        <w:t>industrial plants</w:t>
      </w:r>
    </w:p>
    <w:p w14:paraId="48B6F044" w14:textId="77777777" w:rsidR="00622845" w:rsidRDefault="00622845" w:rsidP="00622845"/>
    <w:p w14:paraId="2D2C4F99" w14:textId="77777777" w:rsidR="00622845" w:rsidRDefault="00622845" w:rsidP="00622845">
      <w:r>
        <w:t xml:space="preserve">It is obvious that these </w:t>
      </w:r>
      <w:proofErr w:type="gramStart"/>
      <w:r>
        <w:t>wood</w:t>
      </w:r>
      <w:proofErr w:type="gramEnd"/>
      <w:r>
        <w:t xml:space="preserve"> are not </w:t>
      </w:r>
      <w:commentRangeStart w:id="98"/>
      <w:r>
        <w:t>Bamboo</w:t>
      </w:r>
      <w:commentRangeEnd w:id="98"/>
      <w:r w:rsidR="007E0A74">
        <w:rPr>
          <w:rStyle w:val="CommentReference"/>
        </w:rPr>
        <w:commentReference w:id="98"/>
      </w:r>
      <w:r>
        <w:t xml:space="preserve"> or Acacia, which are major trees of plantation forest in Thanh Hoa and </w:t>
      </w:r>
      <w:proofErr w:type="spellStart"/>
      <w:r>
        <w:t>Nghe</w:t>
      </w:r>
      <w:proofErr w:type="spellEnd"/>
      <w:r>
        <w:t xml:space="preserve"> An.</w:t>
      </w:r>
    </w:p>
    <w:p w14:paraId="17F673D5" w14:textId="71553061" w:rsidR="00622845" w:rsidRDefault="00622845" w:rsidP="00622845">
      <w:proofErr w:type="gramStart"/>
      <w:r>
        <w:t xml:space="preserve">The reason that only natural forest </w:t>
      </w:r>
      <w:proofErr w:type="spellStart"/>
      <w:r>
        <w:t>fuelwood</w:t>
      </w:r>
      <w:proofErr w:type="spellEnd"/>
      <w:r>
        <w:t xml:space="preserve"> are used as </w:t>
      </w:r>
      <w:proofErr w:type="spellStart"/>
      <w:r>
        <w:t>fuelwood</w:t>
      </w:r>
      <w:proofErr w:type="spellEnd"/>
      <w:r>
        <w:t xml:space="preserve"> at the industrial plant is that the price of planted wood (Acacia) to sell as paper material is higher than natural wood.</w:t>
      </w:r>
      <w:proofErr w:type="gramEnd"/>
      <w:r>
        <w:t xml:space="preserve">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partly dry wood </w:t>
      </w:r>
      <w:r w:rsidR="00951A67">
        <w:t>(2-3 weeks after cutting down).</w:t>
      </w:r>
    </w:p>
    <w:p w14:paraId="64C65E49" w14:textId="685B011D" w:rsidR="00622845" w:rsidRDefault="00622845" w:rsidP="00622845">
      <w:r>
        <w:t xml:space="preserve">The natural forest </w:t>
      </w:r>
      <w:proofErr w:type="spellStart"/>
      <w:r>
        <w:t>fuelwood</w:t>
      </w:r>
      <w:proofErr w:type="spellEnd"/>
      <w:r>
        <w:t xml:space="preserve"> price is lower than the price for material wood because these natural </w:t>
      </w:r>
      <w:proofErr w:type="gramStart"/>
      <w:r>
        <w:t>wood</w:t>
      </w:r>
      <w:proofErr w:type="gramEnd"/>
      <w:r>
        <w:t xml:space="preserve"> are either in </w:t>
      </w:r>
      <w:commentRangeStart w:id="99"/>
      <w:r>
        <w:t>curved</w:t>
      </w:r>
      <w:commentRangeEnd w:id="99"/>
      <w:r w:rsidR="007E0A74">
        <w:rPr>
          <w:rStyle w:val="CommentReference"/>
        </w:rPr>
        <w:commentReference w:id="99"/>
      </w:r>
      <w:r>
        <w:t xml:space="preserve"> shape or of the species which are not </w:t>
      </w:r>
      <w:r w:rsidR="00951A67">
        <w:t>preferred</w:t>
      </w:r>
      <w:r>
        <w:t xml:space="preserve"> for furniture manufacturing. In other words, </w:t>
      </w:r>
      <w:proofErr w:type="gramStart"/>
      <w:r>
        <w:t>these natural wood</w:t>
      </w:r>
      <w:proofErr w:type="gramEnd"/>
      <w:r>
        <w:t xml:space="preserve"> cannot be sold as material wood to produce furniture. Therefore the price of </w:t>
      </w:r>
      <w:proofErr w:type="spellStart"/>
      <w:r>
        <w:t>fuelwood</w:t>
      </w:r>
      <w:proofErr w:type="spellEnd"/>
      <w:r>
        <w:t xml:space="preserve"> is lower than the price of Acacia.</w:t>
      </w:r>
    </w:p>
    <w:p w14:paraId="291C014B" w14:textId="77777777" w:rsidR="00622845" w:rsidRDefault="00622845" w:rsidP="00622845">
      <w:r>
        <w:t xml:space="preserve">For the case of the middleman in Lang </w:t>
      </w:r>
      <w:proofErr w:type="spellStart"/>
      <w:r>
        <w:t>Chanh</w:t>
      </w:r>
      <w:proofErr w:type="spellEnd"/>
      <w:r>
        <w:t xml:space="preserve"> district of Thanh Hoa, the man admits that 100% of his </w:t>
      </w:r>
      <w:proofErr w:type="gramStart"/>
      <w:r>
        <w:t>wood are</w:t>
      </w:r>
      <w:proofErr w:type="gramEnd"/>
      <w:r>
        <w:t xml:space="preserve"> exploited illegally. He has to arrange transportation without verification or permission papers.</w:t>
      </w:r>
    </w:p>
    <w:p w14:paraId="326A6DDE" w14:textId="7682627D" w:rsidR="00622845" w:rsidRDefault="00622845" w:rsidP="00951A67">
      <w:r>
        <w:t xml:space="preserve">However, for the case of the middleman in Nam Son commune, </w:t>
      </w:r>
      <w:proofErr w:type="spellStart"/>
      <w:r>
        <w:t>Quy</w:t>
      </w:r>
      <w:proofErr w:type="spellEnd"/>
      <w:r>
        <w:t xml:space="preserve"> Hop district of </w:t>
      </w:r>
      <w:proofErr w:type="spellStart"/>
      <w:r>
        <w:t>Nghe</w:t>
      </w:r>
      <w:proofErr w:type="spellEnd"/>
      <w:r>
        <w:t xml:space="preserve"> </w:t>
      </w:r>
      <w:proofErr w:type="gramStart"/>
      <w:r>
        <w:t>An</w:t>
      </w:r>
      <w:proofErr w:type="gramEnd"/>
      <w:r>
        <w:t xml:space="preserve">, the </w:t>
      </w:r>
      <w:proofErr w:type="spellStart"/>
      <w:r>
        <w:t>fuelwood</w:t>
      </w:r>
      <w:proofErr w:type="spellEnd"/>
      <w:r>
        <w:t xml:space="preserve">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 xml:space="preserve">Since </w:t>
      </w:r>
      <w:proofErr w:type="spellStart"/>
      <w:r>
        <w:t>Quy</w:t>
      </w:r>
      <w:proofErr w:type="spellEnd"/>
      <w:r>
        <w:t xml:space="preserve"> Hop district is not in the list of the districts that VFD office arranges working session with local government officers, the investigator cannot meet with officers of Nam Son commune </w:t>
      </w:r>
      <w:r>
        <w:lastRenderedPageBreak/>
        <w:t xml:space="preserve">and </w:t>
      </w:r>
      <w:proofErr w:type="spellStart"/>
      <w:r>
        <w:t>Quy</w:t>
      </w:r>
      <w:proofErr w:type="spellEnd"/>
      <w:r>
        <w:t xml:space="preserve"> Hop district to verify the information about forest conversion and whether such exploitation of forest wood are legal or not. However, it is remarked that there is a grey area in legality of </w:t>
      </w:r>
      <w:proofErr w:type="spellStart"/>
      <w:r>
        <w:t>fuelwood</w:t>
      </w:r>
      <w:proofErr w:type="spellEnd"/>
      <w:r>
        <w:t xml:space="preserve"> and other natural wood being exploited in Nam Son commune, </w:t>
      </w:r>
      <w:proofErr w:type="spellStart"/>
      <w:r>
        <w:t>Quy</w:t>
      </w:r>
      <w:proofErr w:type="spellEnd"/>
      <w:r>
        <w:t xml:space="preserve"> Hop district, </w:t>
      </w:r>
      <w:proofErr w:type="spellStart"/>
      <w:r>
        <w:t>Nghe</w:t>
      </w:r>
      <w:proofErr w:type="spellEnd"/>
      <w:r>
        <w:t xml:space="preserve"> </w:t>
      </w:r>
      <w:proofErr w:type="gramStart"/>
      <w:r>
        <w:t>An</w:t>
      </w:r>
      <w:proofErr w:type="gramEnd"/>
      <w:r>
        <w:t xml:space="preserve">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 xml:space="preserve">still </w:t>
      </w:r>
      <w:proofErr w:type="gramStart"/>
      <w:r>
        <w:t>exist</w:t>
      </w:r>
      <w:proofErr w:type="gramEnd"/>
      <w:r>
        <w:t>.</w:t>
      </w:r>
    </w:p>
    <w:p w14:paraId="2156AF34" w14:textId="77777777" w:rsidR="00622845" w:rsidRDefault="00622845" w:rsidP="00622845">
      <w:pPr>
        <w:jc w:val="center"/>
      </w:pPr>
      <w:r>
        <w:rPr>
          <w:noProof/>
          <w:lang w:val="en-GB" w:eastAsia="en-GB"/>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7A13B2F2" w:rsidR="00622845" w:rsidRPr="00CC6DB7" w:rsidRDefault="00622845" w:rsidP="00622845">
      <w:pPr>
        <w:jc w:val="center"/>
        <w:rPr>
          <w:i/>
        </w:rPr>
      </w:pPr>
      <w:proofErr w:type="gramStart"/>
      <w:r w:rsidRPr="00CC6DB7">
        <w:rPr>
          <w:i/>
        </w:rPr>
        <w:t xml:space="preserve">Figure </w:t>
      </w:r>
      <w:r w:rsidR="006773A0">
        <w:rPr>
          <w:i/>
        </w:rPr>
        <w:t>9</w:t>
      </w:r>
      <w:r w:rsidRPr="00CC6DB7">
        <w:rPr>
          <w:i/>
        </w:rPr>
        <w:t>.</w:t>
      </w:r>
      <w:proofErr w:type="gramEnd"/>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 xml:space="preserve">Size of </w:t>
      </w:r>
      <w:proofErr w:type="spellStart"/>
      <w:r>
        <w:t>fuelwood</w:t>
      </w:r>
      <w:proofErr w:type="spellEnd"/>
      <w:r>
        <w:t xml:space="preserve"> consumed by local industrial plants</w:t>
      </w:r>
    </w:p>
    <w:p w14:paraId="11696C99" w14:textId="77777777" w:rsidR="00622845" w:rsidRDefault="00622845" w:rsidP="00622845">
      <w:r>
        <w:t xml:space="preserve">The size of the </w:t>
      </w:r>
      <w:proofErr w:type="spellStart"/>
      <w:r>
        <w:t>fuelwood</w:t>
      </w:r>
      <w:proofErr w:type="spellEnd"/>
      <w:r>
        <w:t xml:space="preserve"> of commercial demand is as below:</w:t>
      </w:r>
    </w:p>
    <w:p w14:paraId="1477D50B" w14:textId="77777777" w:rsidR="00622845" w:rsidRDefault="00622845" w:rsidP="00622845">
      <w:pPr>
        <w:pStyle w:val="ListParagraph"/>
        <w:numPr>
          <w:ilvl w:val="0"/>
          <w:numId w:val="4"/>
        </w:numPr>
        <w:contextualSpacing w:val="0"/>
      </w:pPr>
      <w:r>
        <w:t xml:space="preserve">For the middleman in Nam Son commune, </w:t>
      </w:r>
      <w:proofErr w:type="spellStart"/>
      <w:r>
        <w:t>Quy</w:t>
      </w:r>
      <w:proofErr w:type="spellEnd"/>
      <w:r>
        <w:t xml:space="preserve"> Hop district, </w:t>
      </w:r>
      <w:proofErr w:type="spellStart"/>
      <w:r>
        <w:t>Nghe</w:t>
      </w:r>
      <w:proofErr w:type="spellEnd"/>
      <w:r>
        <w:t xml:space="preserve"> </w:t>
      </w:r>
      <w:proofErr w:type="gramStart"/>
      <w:r>
        <w:t>An</w:t>
      </w:r>
      <w:proofErr w:type="gramEnd"/>
      <w:r>
        <w:t xml:space="preserve"> province: 60-70% of size 25cm and above, and the rest 30-40% is of size 15-25cm.</w:t>
      </w:r>
    </w:p>
    <w:p w14:paraId="5434C7F5" w14:textId="77777777" w:rsidR="00622845" w:rsidRDefault="00622845" w:rsidP="00622845">
      <w:pPr>
        <w:pStyle w:val="ListParagraph"/>
        <w:numPr>
          <w:ilvl w:val="0"/>
          <w:numId w:val="4"/>
        </w:numPr>
        <w:contextualSpacing w:val="0"/>
      </w:pPr>
      <w:r>
        <w:t xml:space="preserve">For the middleman in Lang </w:t>
      </w:r>
      <w:proofErr w:type="spellStart"/>
      <w:r>
        <w:t>Chanh</w:t>
      </w:r>
      <w:proofErr w:type="spellEnd"/>
      <w:r>
        <w:t xml:space="preserve"> district, Thanh Hoa province: 20-30% of size 10-15cm, 50-60% of size 15-25cm, and 10% of size 25 cm and above.</w:t>
      </w:r>
    </w:p>
    <w:p w14:paraId="07E7EE5B" w14:textId="005AE974" w:rsidR="00622845" w:rsidRDefault="00622845" w:rsidP="00622845">
      <w:r>
        <w:t xml:space="preserve">For industrial consumption of </w:t>
      </w:r>
      <w:proofErr w:type="spellStart"/>
      <w:r>
        <w:t>fuelwood</w:t>
      </w:r>
      <w:proofErr w:type="spellEnd"/>
      <w:r>
        <w:t xml:space="preserve">, the size of less than 10cm is not suitable for operation. The </w:t>
      </w:r>
      <w:r w:rsidR="00F71262">
        <w:t>preferred</w:t>
      </w:r>
      <w:r>
        <w:t xml:space="preserve"> size is from 15cm and above. The pictures below show the </w:t>
      </w:r>
      <w:proofErr w:type="spellStart"/>
      <w:r>
        <w:t>fuelwood</w:t>
      </w:r>
      <w:proofErr w:type="spellEnd"/>
      <w:r>
        <w:t xml:space="preserve"> at the plants.</w:t>
      </w:r>
    </w:p>
    <w:p w14:paraId="67AFBF32" w14:textId="77777777" w:rsidR="00622845" w:rsidRDefault="00622845" w:rsidP="00622845">
      <w:r>
        <w:rPr>
          <w:noProof/>
          <w:lang w:val="en-GB" w:eastAsia="en-GB"/>
        </w:rPr>
        <w:lastRenderedPageBreak/>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lang w:val="en-GB" w:eastAsia="en-GB"/>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7E4BC281" w:rsidR="00622845" w:rsidRPr="00CC6DB7" w:rsidRDefault="00622845" w:rsidP="00622845">
      <w:pPr>
        <w:jc w:val="center"/>
        <w:rPr>
          <w:i/>
        </w:rPr>
      </w:pPr>
      <w:proofErr w:type="gramStart"/>
      <w:r w:rsidRPr="00CC6DB7">
        <w:rPr>
          <w:i/>
        </w:rPr>
        <w:t xml:space="preserve">Figure </w:t>
      </w:r>
      <w:r w:rsidR="006773A0">
        <w:rPr>
          <w:i/>
        </w:rPr>
        <w:t>10</w:t>
      </w:r>
      <w:r w:rsidRPr="00CC6DB7">
        <w:rPr>
          <w:i/>
        </w:rPr>
        <w:t>.</w:t>
      </w:r>
      <w:proofErr w:type="gramEnd"/>
      <w:r w:rsidRPr="00CC6DB7">
        <w:rPr>
          <w:i/>
        </w:rPr>
        <w:t xml:space="preserve"> </w:t>
      </w:r>
      <w:r>
        <w:rPr>
          <w:i/>
        </w:rPr>
        <w:t xml:space="preserve">Size of </w:t>
      </w:r>
      <w:proofErr w:type="spellStart"/>
      <w:r>
        <w:rPr>
          <w:i/>
        </w:rPr>
        <w:t>fuelwood</w:t>
      </w:r>
      <w:proofErr w:type="spellEnd"/>
      <w:r>
        <w:rPr>
          <w:i/>
        </w:rPr>
        <w:t xml:space="preserve"> consumed by industrial plants</w:t>
      </w:r>
    </w:p>
    <w:p w14:paraId="231EA8E7" w14:textId="77777777" w:rsidR="00622845" w:rsidRDefault="00622845" w:rsidP="00622845"/>
    <w:p w14:paraId="6A427E2E" w14:textId="77777777" w:rsidR="00622845" w:rsidRDefault="00622845" w:rsidP="00622845">
      <w:r>
        <w:t xml:space="preserve">Based on the two cases investigated, it is estimated that </w:t>
      </w:r>
      <w:proofErr w:type="spellStart"/>
      <w:r>
        <w:t>fuelwood</w:t>
      </w:r>
      <w:proofErr w:type="spellEnd"/>
      <w:r>
        <w:t xml:space="preserve"> consumed by industrial plants include 15% of size 10-15cm, 50% of size 15-25cm, 35% of size 25cm and above.</w:t>
      </w:r>
    </w:p>
    <w:p w14:paraId="13EFA9DE" w14:textId="77777777" w:rsidR="00622845" w:rsidRDefault="00622845" w:rsidP="00F33BAF">
      <w:pPr>
        <w:pStyle w:val="Heading4"/>
      </w:pPr>
      <w:r>
        <w:t xml:space="preserve">Price of </w:t>
      </w:r>
      <w:proofErr w:type="spellStart"/>
      <w:r>
        <w:t>fuelwood</w:t>
      </w:r>
      <w:proofErr w:type="spellEnd"/>
      <w:r>
        <w:t xml:space="preserve"> that impacts the industrial plants’ choice for fuel</w:t>
      </w:r>
    </w:p>
    <w:p w14:paraId="6C54667D" w14:textId="77777777" w:rsidR="00622845" w:rsidRDefault="00622845" w:rsidP="00622845">
      <w:r>
        <w:t xml:space="preserve">Investigation of middlemen and industrial plants show that </w:t>
      </w:r>
      <w:proofErr w:type="spellStart"/>
      <w:r>
        <w:t>fuelwood</w:t>
      </w:r>
      <w:proofErr w:type="spellEnd"/>
      <w:r>
        <w:t xml:space="preserve"> delivered at the plants are sold at the price of 600,000 to 650,000 VND per ton. The average moisture of the </w:t>
      </w:r>
      <w:proofErr w:type="spellStart"/>
      <w:r>
        <w:t>fuelwood</w:t>
      </w:r>
      <w:proofErr w:type="spellEnd"/>
      <w:r>
        <w:t xml:space="preserve"> is estimated at 35% as it is partly dried since logged.</w:t>
      </w:r>
    </w:p>
    <w:p w14:paraId="7CECB621" w14:textId="77777777" w:rsidR="00622845" w:rsidRDefault="00622845" w:rsidP="00622845">
      <w:proofErr w:type="gramStart"/>
      <w:r>
        <w:t>The below table show the total calorific value of wood at oven dry condition.</w:t>
      </w:r>
      <w:proofErr w:type="gramEnd"/>
      <w:r>
        <w:t xml:space="preserve"> </w:t>
      </w:r>
    </w:p>
    <w:p w14:paraId="2013FF69" w14:textId="77777777" w:rsidR="00622845" w:rsidRDefault="00622845" w:rsidP="00622845">
      <w:r>
        <w:rPr>
          <w:noProof/>
          <w:lang w:val="en-GB" w:eastAsia="en-GB"/>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 xml:space="preserve">Source: Wood as Fuel, </w:t>
      </w:r>
      <w:proofErr w:type="spellStart"/>
      <w:r w:rsidRPr="00661A6A">
        <w:rPr>
          <w:i/>
        </w:rPr>
        <w:t>Biomas</w:t>
      </w:r>
      <w:proofErr w:type="spellEnd"/>
      <w:r w:rsidRPr="00661A6A">
        <w:rPr>
          <w:i/>
        </w:rPr>
        <w:t xml:space="preserve"> Energy Center, 2010</w:t>
      </w:r>
    </w:p>
    <w:p w14:paraId="617EA8B5" w14:textId="77777777" w:rsidR="00622845" w:rsidRDefault="00622845" w:rsidP="00622845"/>
    <w:p w14:paraId="531B1107" w14:textId="77777777" w:rsidR="00622845" w:rsidRDefault="00622845" w:rsidP="00622845">
      <w:r>
        <w:t xml:space="preserve">Based on above information, it is assumed that at oven dry condition, the </w:t>
      </w:r>
      <w:proofErr w:type="spellStart"/>
      <w:r>
        <w:t>fuelwood</w:t>
      </w:r>
      <w:proofErr w:type="spellEnd"/>
      <w:r>
        <w:t xml:space="preserve"> sold to local industrial plants has calorific value of 5,000 kWh per ton.</w:t>
      </w:r>
    </w:p>
    <w:p w14:paraId="50691B40" w14:textId="77777777" w:rsidR="00622845" w:rsidRDefault="00622845" w:rsidP="00622845">
      <w:r>
        <w:t xml:space="preserve">1 kWh = 860 kcal. Therefore it is assumed that a ton of </w:t>
      </w:r>
      <w:proofErr w:type="spellStart"/>
      <w:r>
        <w:t>fuelwood</w:t>
      </w:r>
      <w:proofErr w:type="spellEnd"/>
      <w:r>
        <w:t xml:space="preserve"> at oven dry condition has 4,300,000 kcal of total calorific value. It means the total calorific value of </w:t>
      </w:r>
      <w:proofErr w:type="spellStart"/>
      <w:r>
        <w:t>fuelwood</w:t>
      </w:r>
      <w:proofErr w:type="spellEnd"/>
      <w:r>
        <w:t xml:space="preserve"> at oven dry condition is </w:t>
      </w:r>
      <w:proofErr w:type="gramStart"/>
      <w:r>
        <w:t>4,300 kcal/kg</w:t>
      </w:r>
      <w:proofErr w:type="gramEnd"/>
      <w:r>
        <w:t>.</w:t>
      </w:r>
    </w:p>
    <w:p w14:paraId="6B473AB1" w14:textId="77777777" w:rsidR="00622845" w:rsidRDefault="00622845" w:rsidP="00622845">
      <w:r>
        <w:lastRenderedPageBreak/>
        <w:t xml:space="preserve">The </w:t>
      </w:r>
      <w:proofErr w:type="spellStart"/>
      <w:r>
        <w:t>fuelwood</w:t>
      </w:r>
      <w:proofErr w:type="spellEnd"/>
      <w:r>
        <w:t xml:space="preserve"> is sold at local industrial plants at the price of 650,000 VND per ton of moisture of 35%. It means the actual price of </w:t>
      </w:r>
      <w:proofErr w:type="spellStart"/>
      <w:r>
        <w:t>fuelwood</w:t>
      </w:r>
      <w:proofErr w:type="spellEnd"/>
      <w:r>
        <w:t xml:space="preserve"> per calorific value is 0.23 VND/ kcal.</w:t>
      </w:r>
    </w:p>
    <w:p w14:paraId="26A38D57" w14:textId="77777777" w:rsidR="00622845" w:rsidRDefault="00622845" w:rsidP="00622845">
      <w:r>
        <w:t xml:space="preserve">Dust coal of total calorific value of 5,600 kcal/kg (TCVN 200:1995) at the actual moisture of 8% are sold in Thanh Hoa and </w:t>
      </w:r>
      <w:proofErr w:type="spellStart"/>
      <w:r>
        <w:t>Nghe</w:t>
      </w:r>
      <w:proofErr w:type="spellEnd"/>
      <w:r>
        <w:t xml:space="preserve"> </w:t>
      </w:r>
      <w:proofErr w:type="gramStart"/>
      <w:r>
        <w:t>An</w:t>
      </w:r>
      <w:proofErr w:type="gramEnd"/>
      <w:r>
        <w:t xml:space="preserve"> for the price of 1,950 VND per kg. It means the actual price of dust coal per calorific value is 0.38 VND/ kcal.</w:t>
      </w:r>
    </w:p>
    <w:p w14:paraId="6B7211F4" w14:textId="77777777" w:rsidR="00622845" w:rsidRDefault="00622845" w:rsidP="00622845">
      <w:r>
        <w:t xml:space="preserve">Coal of total calorific value of 7,500 kcal/kg (TCVN 200:1995) at the actual moisture of 8% are sold in Thanh Hoa and </w:t>
      </w:r>
      <w:proofErr w:type="spellStart"/>
      <w:r>
        <w:t>Nghe</w:t>
      </w:r>
      <w:proofErr w:type="spellEnd"/>
      <w:r>
        <w:t xml:space="preserve"> </w:t>
      </w:r>
      <w:proofErr w:type="gramStart"/>
      <w:r>
        <w:t>An</w:t>
      </w:r>
      <w:proofErr w:type="gramEnd"/>
      <w:r>
        <w:t xml:space="preserve">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w:t>
      </w:r>
      <w:proofErr w:type="spellStart"/>
      <w:r>
        <w:t>fuelwood</w:t>
      </w:r>
      <w:proofErr w:type="spellEnd"/>
      <w:r>
        <w:t xml:space="preserve"> in Thanh Hoa and </w:t>
      </w:r>
      <w:proofErr w:type="spellStart"/>
      <w:r>
        <w:t>Nghe</w:t>
      </w:r>
      <w:proofErr w:type="spellEnd"/>
      <w:r>
        <w:t xml:space="preserve"> </w:t>
      </w:r>
      <w:proofErr w:type="gramStart"/>
      <w:r>
        <w:t>An</w:t>
      </w:r>
      <w:proofErr w:type="gramEnd"/>
      <w:r>
        <w:t xml:space="preserve"> is much cheaper than that of coal and dust coal. At the selling price of 600,000 – 650,000 VND per ton of </w:t>
      </w:r>
      <w:proofErr w:type="spellStart"/>
      <w:r w:rsidR="00075B93">
        <w:t>fuelwood</w:t>
      </w:r>
      <w:proofErr w:type="spellEnd"/>
      <w:r w:rsidR="00075B93">
        <w:t xml:space="preserve"> at 2014</w:t>
      </w:r>
      <w:r>
        <w:t xml:space="preserve">, industrial plants that locate at the distance of 50km from forest wood source certainly tends to switch to </w:t>
      </w:r>
      <w:proofErr w:type="spellStart"/>
      <w:r>
        <w:t>fuelwood</w:t>
      </w:r>
      <w:proofErr w:type="spellEnd"/>
      <w:r>
        <w:t xml:space="preserve"> rather than using coal and dust coal.</w:t>
      </w:r>
    </w:p>
    <w:p w14:paraId="15F923D7" w14:textId="48C4999A" w:rsidR="00622845" w:rsidRDefault="00622845" w:rsidP="00622845">
      <w:r>
        <w:t xml:space="preserve">This has happened at a tea plant survey </w:t>
      </w:r>
      <w:r w:rsidRPr="00920096">
        <w:t xml:space="preserve">in Thanh </w:t>
      </w:r>
      <w:proofErr w:type="spellStart"/>
      <w:r w:rsidRPr="00920096">
        <w:t>Chuong</w:t>
      </w:r>
      <w:proofErr w:type="spellEnd"/>
      <w:r w:rsidRPr="00920096">
        <w:t xml:space="preserve">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 xml:space="preserve">cost. The wood they bought are from Laos and Ha </w:t>
      </w:r>
      <w:proofErr w:type="spellStart"/>
      <w:r>
        <w:t>Tinh</w:t>
      </w:r>
      <w:proofErr w:type="spellEnd"/>
      <w:r>
        <w:t xml:space="preserve"> province because the distance of transport from Laos and Ha </w:t>
      </w:r>
      <w:proofErr w:type="spellStart"/>
      <w:r>
        <w:t>Tinh</w:t>
      </w:r>
      <w:proofErr w:type="spellEnd"/>
      <w:r>
        <w:t xml:space="preserve"> are closer than from other area of </w:t>
      </w:r>
      <w:proofErr w:type="spellStart"/>
      <w:r>
        <w:t>Nghe</w:t>
      </w:r>
      <w:proofErr w:type="spellEnd"/>
      <w:r>
        <w:t xml:space="preserve"> </w:t>
      </w:r>
      <w:proofErr w:type="gramStart"/>
      <w:r>
        <w:t>An</w:t>
      </w:r>
      <w:proofErr w:type="gramEnd"/>
      <w:r>
        <w:t xml:space="preserve"> (within 50km).</w:t>
      </w:r>
    </w:p>
    <w:p w14:paraId="11E0BD2F" w14:textId="77777777" w:rsidR="00622845" w:rsidRDefault="00622845" w:rsidP="00622845">
      <w:r>
        <w:t xml:space="preserve">On the contrary, a paper mill in Hung Nguyen district in the delta area of </w:t>
      </w:r>
      <w:proofErr w:type="spellStart"/>
      <w:r>
        <w:t>Nghe</w:t>
      </w:r>
      <w:proofErr w:type="spellEnd"/>
      <w:r>
        <w:t xml:space="preserve"> </w:t>
      </w:r>
      <w:proofErr w:type="gramStart"/>
      <w:r>
        <w:t>An</w:t>
      </w:r>
      <w:proofErr w:type="gramEnd"/>
      <w:r>
        <w:t xml:space="preserve"> province choose to use coal for their boilers instead of </w:t>
      </w:r>
      <w:proofErr w:type="spellStart"/>
      <w:r>
        <w:t>fuelwood</w:t>
      </w:r>
      <w:proofErr w:type="spellEnd"/>
      <w:r>
        <w:t xml:space="preserve">. The director of the plant says that he tried to use </w:t>
      </w:r>
      <w:proofErr w:type="spellStart"/>
      <w:r>
        <w:t>fuelwood</w:t>
      </w:r>
      <w:proofErr w:type="spellEnd"/>
      <w:r>
        <w:t xml:space="preserve"> before but it is not competitive in terms of costs.</w:t>
      </w:r>
    </w:p>
    <w:p w14:paraId="250E81AE" w14:textId="374AC327" w:rsidR="00622845" w:rsidRPr="00622845" w:rsidRDefault="001626F9" w:rsidP="001626F9">
      <w:pPr>
        <w:pStyle w:val="Heading2"/>
      </w:pPr>
      <w:bookmarkStart w:id="100" w:name="_Toc402727666"/>
      <w:proofErr w:type="spellStart"/>
      <w:r>
        <w:t>Fuelwood</w:t>
      </w:r>
      <w:proofErr w:type="spellEnd"/>
      <w:r>
        <w:t xml:space="preserve"> Value Chain Assessment</w:t>
      </w:r>
      <w:bookmarkEnd w:id="100"/>
    </w:p>
    <w:p w14:paraId="09B94252" w14:textId="77777777" w:rsidR="002B768E" w:rsidRPr="003C777A" w:rsidRDefault="002B768E" w:rsidP="002B768E">
      <w:pPr>
        <w:rPr>
          <w:b/>
          <w:i/>
        </w:rPr>
      </w:pPr>
      <w:r w:rsidRPr="003C777A">
        <w:rPr>
          <w:b/>
          <w:i/>
        </w:rPr>
        <w:t xml:space="preserve">Value chain of </w:t>
      </w:r>
      <w:proofErr w:type="spellStart"/>
      <w:r w:rsidRPr="003C777A">
        <w:rPr>
          <w:b/>
          <w:i/>
        </w:rPr>
        <w:t>fuelwood</w:t>
      </w:r>
      <w:proofErr w:type="spellEnd"/>
      <w:r w:rsidRPr="003C777A">
        <w:rPr>
          <w:b/>
          <w:i/>
        </w:rPr>
        <w:t xml:space="preserve"> in residential sector</w:t>
      </w:r>
    </w:p>
    <w:p w14:paraId="2331F47F" w14:textId="18AFDB43" w:rsidR="002B768E" w:rsidRDefault="002B768E" w:rsidP="002B768E">
      <w:r>
        <w:t>Amongst 22</w:t>
      </w:r>
      <w:r w:rsidR="00075B93">
        <w:t>0</w:t>
      </w:r>
      <w:r>
        <w:t xml:space="preserve"> household </w:t>
      </w:r>
      <w:proofErr w:type="gramStart"/>
      <w:r>
        <w:t>survey</w:t>
      </w:r>
      <w:proofErr w:type="gramEnd"/>
      <w:r>
        <w:t xml:space="preserve">, only one household Hung Son commune, Anh Son district of </w:t>
      </w:r>
      <w:proofErr w:type="spellStart"/>
      <w:r>
        <w:t>Nghe</w:t>
      </w:r>
      <w:proofErr w:type="spellEnd"/>
      <w:r>
        <w:t xml:space="preserve"> </w:t>
      </w:r>
      <w:proofErr w:type="spellStart"/>
      <w:r>
        <w:t>An</w:t>
      </w:r>
      <w:proofErr w:type="spellEnd"/>
      <w:r>
        <w:t xml:space="preserve"> that sell </w:t>
      </w:r>
      <w:proofErr w:type="spellStart"/>
      <w:r>
        <w:t>fuelwood</w:t>
      </w:r>
      <w:proofErr w:type="spellEnd"/>
      <w:r>
        <w:t xml:space="preserve"> to a tea plant located in the same commune. The </w:t>
      </w:r>
      <w:proofErr w:type="spellStart"/>
      <w:r>
        <w:t>fuelwood</w:t>
      </w:r>
      <w:proofErr w:type="spellEnd"/>
      <w:r>
        <w:t xml:space="preserve"> that they sell are from the top and branches of Acacia plantation forest which is left after harvesting the Acacia </w:t>
      </w:r>
      <w:r w:rsidRPr="00164360">
        <w:t>trunk</w:t>
      </w:r>
      <w:r>
        <w:t xml:space="preserve"> for paper material. </w:t>
      </w:r>
      <w:proofErr w:type="gramStart"/>
      <w:r>
        <w:t>Every year this household sells a total of 6 – 7 million VND of this b</w:t>
      </w:r>
      <w:r w:rsidR="00075B93">
        <w:t>iomass energy to the tea plant.</w:t>
      </w:r>
      <w:proofErr w:type="gramEnd"/>
    </w:p>
    <w:p w14:paraId="4E7D6229" w14:textId="745CC69F" w:rsidR="002B768E" w:rsidRDefault="00075B93" w:rsidP="002B768E">
      <w:r>
        <w:t xml:space="preserve">Other than </w:t>
      </w:r>
      <w:r w:rsidR="002B768E">
        <w:t xml:space="preserve">this case, no other household surveyed sells </w:t>
      </w:r>
      <w:proofErr w:type="spellStart"/>
      <w:r w:rsidR="002B768E">
        <w:t>fuelwood</w:t>
      </w:r>
      <w:proofErr w:type="spellEnd"/>
      <w:r w:rsidR="002B768E">
        <w:t xml:space="preserve">. Therefore it </w:t>
      </w:r>
      <w:r>
        <w:t>could be considered that t</w:t>
      </w:r>
      <w:r w:rsidR="002B768E">
        <w:t xml:space="preserve">here is no value chain of </w:t>
      </w:r>
      <w:proofErr w:type="spellStart"/>
      <w:r w:rsidR="002B768E">
        <w:t>fuelwood</w:t>
      </w:r>
      <w:proofErr w:type="spellEnd"/>
      <w:r w:rsidR="002B768E">
        <w:t xml:space="preserve"> in residential sector in Thanh Hoa and </w:t>
      </w:r>
      <w:proofErr w:type="spellStart"/>
      <w:r w:rsidR="002B768E">
        <w:t>Nghe</w:t>
      </w:r>
      <w:proofErr w:type="spellEnd"/>
      <w:r w:rsidR="002B768E">
        <w:t xml:space="preserve"> An.</w:t>
      </w:r>
    </w:p>
    <w:p w14:paraId="3C8A9827" w14:textId="27CBF1EB" w:rsidR="002B768E" w:rsidRDefault="002B768E" w:rsidP="002B768E">
      <w:r>
        <w:t xml:space="preserve">It should be noted that 30 years ago </w:t>
      </w:r>
      <w:proofErr w:type="spellStart"/>
      <w:r>
        <w:t>fuelwood</w:t>
      </w:r>
      <w:proofErr w:type="spellEnd"/>
      <w:r>
        <w:t xml:space="preserve"> were prevailing sold at the markets in the region to supply to fuel demand of households from forest to delta. The disappearance of </w:t>
      </w:r>
      <w:r w:rsidR="008F3DAE">
        <w:t>this</w:t>
      </w:r>
      <w:r>
        <w:t xml:space="preserve"> </w:t>
      </w:r>
      <w:proofErr w:type="spellStart"/>
      <w:r>
        <w:t>fuelwood</w:t>
      </w:r>
      <w:proofErr w:type="spellEnd"/>
      <w:r>
        <w:t xml:space="preserve"> market </w:t>
      </w:r>
      <w:r w:rsidR="008F3DAE">
        <w:t xml:space="preserve">for households </w:t>
      </w:r>
      <w:r>
        <w:t xml:space="preserve">also </w:t>
      </w:r>
      <w:r w:rsidR="008F3DAE">
        <w:t xml:space="preserve">indicates that the situation of </w:t>
      </w:r>
      <w:proofErr w:type="spellStart"/>
      <w:r w:rsidR="008F3DAE">
        <w:t>fuelwood</w:t>
      </w:r>
      <w:proofErr w:type="spellEnd"/>
      <w:r w:rsidR="008F3DAE">
        <w:t xml:space="preserve"> consumption is changing significantly.</w:t>
      </w:r>
    </w:p>
    <w:p w14:paraId="3B2B974F" w14:textId="77777777" w:rsidR="002B768E" w:rsidRPr="003E3C68" w:rsidRDefault="002B768E" w:rsidP="002B768E">
      <w:pPr>
        <w:rPr>
          <w:b/>
          <w:i/>
        </w:rPr>
      </w:pPr>
      <w:r w:rsidRPr="003E3C68">
        <w:rPr>
          <w:b/>
          <w:i/>
        </w:rPr>
        <w:t xml:space="preserve">Value chain of </w:t>
      </w:r>
      <w:proofErr w:type="spellStart"/>
      <w:r w:rsidRPr="003E3C68">
        <w:rPr>
          <w:b/>
          <w:i/>
        </w:rPr>
        <w:t>fuelwood</w:t>
      </w:r>
      <w:proofErr w:type="spellEnd"/>
      <w:r w:rsidRPr="003E3C68">
        <w:rPr>
          <w:b/>
          <w:i/>
        </w:rPr>
        <w:t xml:space="preserve"> in </w:t>
      </w:r>
      <w:r>
        <w:rPr>
          <w:b/>
          <w:i/>
        </w:rPr>
        <w:t xml:space="preserve">commercial and </w:t>
      </w:r>
      <w:r w:rsidRPr="003E3C68">
        <w:rPr>
          <w:b/>
          <w:i/>
        </w:rPr>
        <w:t>industrial sector</w:t>
      </w:r>
    </w:p>
    <w:p w14:paraId="1258986E" w14:textId="77777777" w:rsidR="002B768E" w:rsidRDefault="002B768E" w:rsidP="002B768E">
      <w:r>
        <w:t xml:space="preserve">The value chain of </w:t>
      </w:r>
      <w:proofErr w:type="spellStart"/>
      <w:r>
        <w:t>fuelwood</w:t>
      </w:r>
      <w:proofErr w:type="spellEnd"/>
      <w:r>
        <w:t xml:space="preserve"> is a chain of activities as below:</w:t>
      </w:r>
    </w:p>
    <w:p w14:paraId="6BDC688F" w14:textId="664C263B" w:rsidR="002B768E" w:rsidRPr="00B65CA7" w:rsidRDefault="002B768E" w:rsidP="002B768E">
      <w:pPr>
        <w:spacing w:after="120"/>
        <w:jc w:val="center"/>
        <w:rPr>
          <w:i/>
        </w:rPr>
      </w:pPr>
      <w:proofErr w:type="gramStart"/>
      <w:r w:rsidRPr="00B65CA7">
        <w:rPr>
          <w:i/>
        </w:rPr>
        <w:t xml:space="preserve">Table </w:t>
      </w:r>
      <w:r w:rsidR="006773A0">
        <w:rPr>
          <w:i/>
        </w:rPr>
        <w:t>22</w:t>
      </w:r>
      <w:r w:rsidRPr="00B65CA7">
        <w:rPr>
          <w:i/>
        </w:rPr>
        <w:t>.</w:t>
      </w:r>
      <w:proofErr w:type="gramEnd"/>
      <w:r w:rsidRPr="00B65CA7">
        <w:rPr>
          <w:i/>
        </w:rPr>
        <w:t xml:space="preserve"> </w:t>
      </w:r>
      <w:proofErr w:type="spellStart"/>
      <w:r w:rsidRPr="00B65CA7">
        <w:rPr>
          <w:i/>
        </w:rPr>
        <w:t>Fuelwood</w:t>
      </w:r>
      <w:proofErr w:type="spellEnd"/>
      <w:r w:rsidRPr="00B65CA7">
        <w:rPr>
          <w:i/>
        </w:rPr>
        <w:t xml:space="preserve"> value chain in Thanh Hoa and </w:t>
      </w:r>
      <w:proofErr w:type="spellStart"/>
      <w:r w:rsidRPr="00B65CA7">
        <w:rPr>
          <w:i/>
        </w:rPr>
        <w:t>Nghe</w:t>
      </w:r>
      <w:proofErr w:type="spellEnd"/>
      <w:r w:rsidRPr="00B65CA7">
        <w:rPr>
          <w:i/>
        </w:rPr>
        <w:t xml:space="preserve"> An</w:t>
      </w:r>
    </w:p>
    <w:p w14:paraId="01A4236C" w14:textId="77777777" w:rsidR="002B768E" w:rsidRDefault="002B768E" w:rsidP="002B768E">
      <w:r>
        <w:rPr>
          <w:noProof/>
          <w:lang w:val="en-GB" w:eastAsia="en-GB"/>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685580" w:rsidRPr="00E91F46" w:rsidRDefault="00685580" w:rsidP="002B768E">
                            <w:pPr>
                              <w:spacing w:before="0" w:line="240" w:lineRule="auto"/>
                              <w:ind w:left="-90" w:right="-90"/>
                              <w:jc w:val="center"/>
                              <w:rPr>
                                <w:rFonts w:cs="Times New Roman"/>
                                <w:sz w:val="18"/>
                                <w:szCs w:val="18"/>
                                <w:rPrChange w:id="101" w:author="Nguyen Thanh Quang" w:date="2014-11-05T10:13:00Z">
                                  <w:rPr>
                                    <w:rFonts w:ascii="Arial" w:hAnsi="Arial" w:cs="Arial"/>
                                    <w:sz w:val="18"/>
                                    <w:szCs w:val="18"/>
                                  </w:rPr>
                                </w:rPrChange>
                              </w:rPr>
                            </w:pPr>
                            <w:r w:rsidRPr="00E91F46">
                              <w:rPr>
                                <w:rFonts w:cs="Times New Roman"/>
                                <w:sz w:val="18"/>
                                <w:szCs w:val="18"/>
                                <w:rPrChange w:id="102" w:author="Nguyen Thanh Quang" w:date="2014-11-05T10:13:00Z">
                                  <w:rPr>
                                    <w:rFonts w:ascii="Arial" w:hAnsi="Arial" w:cs="Arial"/>
                                    <w:sz w:val="18"/>
                                    <w:szCs w:val="18"/>
                                  </w:rPr>
                                </w:rPrChange>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37"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" adj="14865" fillcolor="#4f81bd [3204]" strokecolor="#243f60 [1604]" strokeweight="2pt">
                <v:textbox>
                  <w:txbxContent>
                    <w:p w14:paraId="6489075F" w14:textId="77777777" w:rsidR="00685580" w:rsidRPr="00E91F46" w:rsidRDefault="00685580" w:rsidP="002B768E">
                      <w:pPr>
                        <w:spacing w:before="0" w:line="240" w:lineRule="auto"/>
                        <w:ind w:left="-90" w:right="-90"/>
                        <w:jc w:val="center"/>
                        <w:rPr>
                          <w:rFonts w:cs="Times New Roman"/>
                          <w:sz w:val="18"/>
                          <w:szCs w:val="18"/>
                          <w:rPrChange w:id="103" w:author="Nguyen Thanh Quang" w:date="2014-11-05T10:13:00Z">
                            <w:rPr>
                              <w:rFonts w:ascii="Arial" w:hAnsi="Arial" w:cs="Arial"/>
                              <w:sz w:val="18"/>
                              <w:szCs w:val="18"/>
                            </w:rPr>
                          </w:rPrChange>
                        </w:rPr>
                      </w:pPr>
                      <w:r w:rsidRPr="00E91F46">
                        <w:rPr>
                          <w:rFonts w:cs="Times New Roman"/>
                          <w:sz w:val="18"/>
                          <w:szCs w:val="18"/>
                          <w:rPrChange w:id="104" w:author="Nguyen Thanh Quang" w:date="2014-11-05T10:13:00Z">
                            <w:rPr>
                              <w:rFonts w:ascii="Arial" w:hAnsi="Arial" w:cs="Arial"/>
                              <w:sz w:val="18"/>
                              <w:szCs w:val="18"/>
                            </w:rPr>
                          </w:rPrChange>
                        </w:rPr>
                        <w:t>Consumption</w:t>
                      </w:r>
                    </w:p>
                  </w:txbxContent>
                </v:textbox>
              </v:shape>
            </w:pict>
          </mc:Fallback>
        </mc:AlternateContent>
      </w:r>
      <w:r>
        <w:rPr>
          <w:noProof/>
          <w:lang w:val="en-GB" w:eastAsia="en-GB"/>
        </w:rPr>
        <mc:AlternateContent>
          <mc:Choice Requires="wps">
            <w:drawing>
              <wp:anchor distT="0" distB="0" distL="114300" distR="114300" simplePos="0" relativeHeight="251626496" behindDoc="0" locked="0" layoutInCell="1" allowOverlap="1" wp14:anchorId="624EC831" wp14:editId="54F6DAE0">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685580" w:rsidRPr="00E91F46" w:rsidRDefault="00685580" w:rsidP="002B768E">
                            <w:pPr>
                              <w:spacing w:before="0" w:line="240" w:lineRule="auto"/>
                              <w:ind w:left="-90" w:right="-181"/>
                              <w:jc w:val="center"/>
                              <w:rPr>
                                <w:rFonts w:cs="Times New Roman"/>
                                <w:sz w:val="18"/>
                                <w:szCs w:val="18"/>
                                <w:rPrChange w:id="105" w:author="Nguyen Thanh Quang" w:date="2014-11-05T10:13:00Z">
                                  <w:rPr>
                                    <w:rFonts w:ascii="Arial" w:hAnsi="Arial" w:cs="Arial"/>
                                    <w:sz w:val="18"/>
                                    <w:szCs w:val="18"/>
                                  </w:rPr>
                                </w:rPrChange>
                              </w:rPr>
                            </w:pPr>
                            <w:r w:rsidRPr="00E91F46">
                              <w:rPr>
                                <w:rFonts w:cs="Times New Roman"/>
                                <w:sz w:val="18"/>
                                <w:szCs w:val="18"/>
                                <w:rPrChange w:id="106" w:author="Nguyen Thanh Quang" w:date="2014-11-05T10:13:00Z">
                                  <w:rPr>
                                    <w:rFonts w:ascii="Arial" w:hAnsi="Arial" w:cs="Arial"/>
                                    <w:sz w:val="18"/>
                                    <w:szCs w:val="18"/>
                                  </w:rPr>
                                </w:rPrChange>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3" o:spid="_x0000_s1038"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Hl1&#10;jie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685580" w:rsidRPr="00E91F46" w:rsidRDefault="00685580" w:rsidP="002B768E">
                      <w:pPr>
                        <w:spacing w:before="0" w:line="240" w:lineRule="auto"/>
                        <w:ind w:left="-90" w:right="-181"/>
                        <w:jc w:val="center"/>
                        <w:rPr>
                          <w:rFonts w:cs="Times New Roman"/>
                          <w:sz w:val="18"/>
                          <w:szCs w:val="18"/>
                          <w:rPrChange w:id="107" w:author="Nguyen Thanh Quang" w:date="2014-11-05T10:13:00Z">
                            <w:rPr>
                              <w:rFonts w:ascii="Arial" w:hAnsi="Arial" w:cs="Arial"/>
                              <w:sz w:val="18"/>
                              <w:szCs w:val="18"/>
                            </w:rPr>
                          </w:rPrChange>
                        </w:rPr>
                      </w:pPr>
                      <w:r w:rsidRPr="00E91F46">
                        <w:rPr>
                          <w:rFonts w:cs="Times New Roman"/>
                          <w:sz w:val="18"/>
                          <w:szCs w:val="18"/>
                          <w:rPrChange w:id="108" w:author="Nguyen Thanh Quang" w:date="2014-11-05T10:13:00Z">
                            <w:rPr>
                              <w:rFonts w:ascii="Arial" w:hAnsi="Arial" w:cs="Arial"/>
                              <w:sz w:val="18"/>
                              <w:szCs w:val="18"/>
                            </w:rPr>
                          </w:rPrChange>
                        </w:rPr>
                        <w:t>Transportation</w:t>
                      </w:r>
                    </w:p>
                  </w:txbxContent>
                </v:textbox>
              </v:shape>
            </w:pict>
          </mc:Fallback>
        </mc:AlternateContent>
      </w:r>
      <w:r>
        <w:rPr>
          <w:noProof/>
          <w:lang w:val="en-GB" w:eastAsia="en-GB"/>
        </w:rPr>
        <mc:AlternateContent>
          <mc:Choice Requires="wps">
            <w:drawing>
              <wp:anchor distT="0" distB="0" distL="114300" distR="114300" simplePos="0" relativeHeight="251620352" behindDoc="0" locked="0" layoutInCell="1" allowOverlap="1" wp14:anchorId="03D6A826" wp14:editId="1D37AE9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685580" w:rsidRPr="00E91F46" w:rsidRDefault="00685580" w:rsidP="002B768E">
                            <w:pPr>
                              <w:spacing w:before="0" w:line="240" w:lineRule="auto"/>
                              <w:ind w:left="-90" w:right="-181"/>
                              <w:jc w:val="center"/>
                              <w:rPr>
                                <w:rFonts w:cs="Times New Roman"/>
                                <w:sz w:val="18"/>
                                <w:szCs w:val="18"/>
                                <w:rPrChange w:id="109" w:author="Nguyen Thanh Quang" w:date="2014-11-05T10:13:00Z">
                                  <w:rPr>
                                    <w:rFonts w:ascii="Arial" w:hAnsi="Arial" w:cs="Arial"/>
                                    <w:sz w:val="18"/>
                                    <w:szCs w:val="18"/>
                                  </w:rPr>
                                </w:rPrChange>
                              </w:rPr>
                            </w:pPr>
                            <w:r w:rsidRPr="00E91F46">
                              <w:rPr>
                                <w:rFonts w:cs="Times New Roman"/>
                                <w:sz w:val="18"/>
                                <w:szCs w:val="18"/>
                                <w:rPrChange w:id="110" w:author="Nguyen Thanh Quang" w:date="2014-11-05T10:13:00Z">
                                  <w:rPr>
                                    <w:rFonts w:ascii="Arial" w:hAnsi="Arial" w:cs="Arial"/>
                                    <w:sz w:val="18"/>
                                    <w:szCs w:val="18"/>
                                  </w:rPr>
                                </w:rPrChange>
                              </w:rPr>
                              <w:t>Prepare</w:t>
                            </w:r>
                          </w:p>
                          <w:p w14:paraId="307ED231" w14:textId="77777777" w:rsidR="00685580" w:rsidRPr="00E91F46" w:rsidRDefault="00685580" w:rsidP="002B768E">
                            <w:pPr>
                              <w:spacing w:before="0" w:line="240" w:lineRule="auto"/>
                              <w:ind w:left="-90" w:right="-181"/>
                              <w:jc w:val="center"/>
                              <w:rPr>
                                <w:rFonts w:cs="Times New Roman"/>
                                <w:sz w:val="18"/>
                                <w:szCs w:val="18"/>
                                <w:rPrChange w:id="111" w:author="Nguyen Thanh Quang" w:date="2014-11-05T10:13:00Z">
                                  <w:rPr>
                                    <w:rFonts w:ascii="Arial" w:hAnsi="Arial" w:cs="Arial"/>
                                    <w:sz w:val="18"/>
                                    <w:szCs w:val="18"/>
                                  </w:rPr>
                                </w:rPrChange>
                              </w:rPr>
                            </w:pPr>
                            <w:r w:rsidRPr="00E91F46">
                              <w:rPr>
                                <w:rFonts w:cs="Times New Roman"/>
                                <w:sz w:val="18"/>
                                <w:szCs w:val="18"/>
                                <w:rPrChange w:id="112" w:author="Nguyen Thanh Quang" w:date="2014-11-05T10:13:00Z">
                                  <w:rPr>
                                    <w:rFonts w:ascii="Arial" w:hAnsi="Arial" w:cs="Arial"/>
                                    <w:sz w:val="18"/>
                                    <w:szCs w:val="18"/>
                                  </w:rPr>
                                </w:rPrChange>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Pentagon 64" o:spid="_x0000_s1039"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MAo&#10;MxO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685580" w:rsidRPr="00E91F46" w:rsidRDefault="00685580" w:rsidP="002B768E">
                      <w:pPr>
                        <w:spacing w:before="0" w:line="240" w:lineRule="auto"/>
                        <w:ind w:left="-90" w:right="-181"/>
                        <w:jc w:val="center"/>
                        <w:rPr>
                          <w:rFonts w:cs="Times New Roman"/>
                          <w:sz w:val="18"/>
                          <w:szCs w:val="18"/>
                          <w:rPrChange w:id="113" w:author="Nguyen Thanh Quang" w:date="2014-11-05T10:13:00Z">
                            <w:rPr>
                              <w:rFonts w:ascii="Arial" w:hAnsi="Arial" w:cs="Arial"/>
                              <w:sz w:val="18"/>
                              <w:szCs w:val="18"/>
                            </w:rPr>
                          </w:rPrChange>
                        </w:rPr>
                      </w:pPr>
                      <w:r w:rsidRPr="00E91F46">
                        <w:rPr>
                          <w:rFonts w:cs="Times New Roman"/>
                          <w:sz w:val="18"/>
                          <w:szCs w:val="18"/>
                          <w:rPrChange w:id="114" w:author="Nguyen Thanh Quang" w:date="2014-11-05T10:13:00Z">
                            <w:rPr>
                              <w:rFonts w:ascii="Arial" w:hAnsi="Arial" w:cs="Arial"/>
                              <w:sz w:val="18"/>
                              <w:szCs w:val="18"/>
                            </w:rPr>
                          </w:rPrChange>
                        </w:rPr>
                        <w:t>Prepare</w:t>
                      </w:r>
                    </w:p>
                    <w:p w14:paraId="307ED231" w14:textId="77777777" w:rsidR="00685580" w:rsidRPr="00E91F46" w:rsidRDefault="00685580" w:rsidP="002B768E">
                      <w:pPr>
                        <w:spacing w:before="0" w:line="240" w:lineRule="auto"/>
                        <w:ind w:left="-90" w:right="-181"/>
                        <w:jc w:val="center"/>
                        <w:rPr>
                          <w:rFonts w:cs="Times New Roman"/>
                          <w:sz w:val="18"/>
                          <w:szCs w:val="18"/>
                          <w:rPrChange w:id="115" w:author="Nguyen Thanh Quang" w:date="2014-11-05T10:13:00Z">
                            <w:rPr>
                              <w:rFonts w:ascii="Arial" w:hAnsi="Arial" w:cs="Arial"/>
                              <w:sz w:val="18"/>
                              <w:szCs w:val="18"/>
                            </w:rPr>
                          </w:rPrChange>
                        </w:rPr>
                      </w:pPr>
                      <w:r w:rsidRPr="00E91F46">
                        <w:rPr>
                          <w:rFonts w:cs="Times New Roman"/>
                          <w:sz w:val="18"/>
                          <w:szCs w:val="18"/>
                          <w:rPrChange w:id="116" w:author="Nguyen Thanh Quang" w:date="2014-11-05T10:13:00Z">
                            <w:rPr>
                              <w:rFonts w:ascii="Arial" w:hAnsi="Arial" w:cs="Arial"/>
                              <w:sz w:val="18"/>
                              <w:szCs w:val="18"/>
                            </w:rPr>
                          </w:rPrChange>
                        </w:rPr>
                        <w:t>Documentation</w:t>
                      </w:r>
                    </w:p>
                  </w:txbxContent>
                </v:textbox>
              </v:shape>
            </w:pict>
          </mc:Fallback>
        </mc:AlternateContent>
      </w:r>
      <w:r>
        <w:rPr>
          <w:noProof/>
          <w:lang w:val="en-GB" w:eastAsia="en-GB"/>
        </w:rPr>
        <mc:AlternateContent>
          <mc:Choice Requires="wps">
            <w:drawing>
              <wp:anchor distT="0" distB="0" distL="114300" distR="114300" simplePos="0" relativeHeight="251611136" behindDoc="0" locked="0" layoutInCell="1" allowOverlap="1" wp14:anchorId="010B7832" wp14:editId="541DBE01">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685580" w:rsidRPr="00E91F46" w:rsidRDefault="00685580" w:rsidP="002B768E">
                            <w:pPr>
                              <w:spacing w:before="0" w:line="240" w:lineRule="auto"/>
                              <w:jc w:val="center"/>
                              <w:rPr>
                                <w:rFonts w:cs="Times New Roman"/>
                                <w:sz w:val="18"/>
                                <w:szCs w:val="18"/>
                                <w:rPrChange w:id="117" w:author="Nguyen Thanh Quang" w:date="2014-11-05T10:13:00Z">
                                  <w:rPr>
                                    <w:rFonts w:ascii="Arial" w:hAnsi="Arial" w:cs="Arial"/>
                                    <w:sz w:val="18"/>
                                    <w:szCs w:val="18"/>
                                  </w:rPr>
                                </w:rPrChange>
                              </w:rPr>
                            </w:pPr>
                            <w:r w:rsidRPr="00E91F46">
                              <w:rPr>
                                <w:rFonts w:cs="Times New Roman"/>
                                <w:sz w:val="18"/>
                                <w:szCs w:val="18"/>
                                <w:rPrChange w:id="118" w:author="Nguyen Thanh Quang" w:date="2014-11-05T10:13:00Z">
                                  <w:rPr>
                                    <w:rFonts w:ascii="Arial" w:hAnsi="Arial" w:cs="Arial"/>
                                    <w:sz w:val="18"/>
                                    <w:szCs w:val="18"/>
                                  </w:rPr>
                                </w:rPrChange>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5" o:spid="_x0000_s1040"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1gg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0tD/1&#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685580" w:rsidRPr="00E91F46" w:rsidRDefault="00685580" w:rsidP="002B768E">
                      <w:pPr>
                        <w:spacing w:before="0" w:line="240" w:lineRule="auto"/>
                        <w:jc w:val="center"/>
                        <w:rPr>
                          <w:rFonts w:cs="Times New Roman"/>
                          <w:sz w:val="18"/>
                          <w:szCs w:val="18"/>
                          <w:rPrChange w:id="119" w:author="Nguyen Thanh Quang" w:date="2014-11-05T10:13:00Z">
                            <w:rPr>
                              <w:rFonts w:ascii="Arial" w:hAnsi="Arial" w:cs="Arial"/>
                              <w:sz w:val="18"/>
                              <w:szCs w:val="18"/>
                            </w:rPr>
                          </w:rPrChange>
                        </w:rPr>
                      </w:pPr>
                      <w:r w:rsidRPr="00E91F46">
                        <w:rPr>
                          <w:rFonts w:cs="Times New Roman"/>
                          <w:sz w:val="18"/>
                          <w:szCs w:val="18"/>
                          <w:rPrChange w:id="120" w:author="Nguyen Thanh Quang" w:date="2014-11-05T10:13:00Z">
                            <w:rPr>
                              <w:rFonts w:ascii="Arial" w:hAnsi="Arial" w:cs="Arial"/>
                              <w:sz w:val="18"/>
                              <w:szCs w:val="18"/>
                            </w:rPr>
                          </w:rPrChange>
                        </w:rPr>
                        <w:t>Logging Wood</w:t>
                      </w:r>
                    </w:p>
                  </w:txbxContent>
                </v:textbox>
              </v:shape>
            </w:pict>
          </mc:Fallback>
        </mc:AlternateContent>
      </w:r>
      <w:r>
        <w:rPr>
          <w:noProof/>
          <w:lang w:val="en-GB" w:eastAsia="en-GB"/>
        </w:rPr>
        <mc:AlternateContent>
          <mc:Choice Requires="wps">
            <w:drawing>
              <wp:anchor distT="0" distB="0" distL="114300" distR="114300" simplePos="0" relativeHeight="251614208" behindDoc="0" locked="0" layoutInCell="1" allowOverlap="1" wp14:anchorId="411878BC" wp14:editId="140F0934">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685580" w:rsidRPr="00E91F46" w:rsidRDefault="00685580" w:rsidP="002B768E">
                            <w:pPr>
                              <w:spacing w:before="0" w:line="240" w:lineRule="auto"/>
                              <w:jc w:val="center"/>
                              <w:rPr>
                                <w:rFonts w:cs="Times New Roman"/>
                                <w:sz w:val="18"/>
                                <w:szCs w:val="18"/>
                                <w:rPrChange w:id="121" w:author="Nguyen Thanh Quang" w:date="2014-11-05T10:13:00Z">
                                  <w:rPr>
                                    <w:rFonts w:ascii="Arial" w:hAnsi="Arial" w:cs="Arial"/>
                                    <w:sz w:val="18"/>
                                    <w:szCs w:val="18"/>
                                  </w:rPr>
                                </w:rPrChange>
                              </w:rPr>
                            </w:pPr>
                            <w:r w:rsidRPr="00E91F46">
                              <w:rPr>
                                <w:rFonts w:cs="Times New Roman"/>
                                <w:sz w:val="18"/>
                                <w:szCs w:val="18"/>
                                <w:rPrChange w:id="122" w:author="Nguyen Thanh Quang" w:date="2014-11-05T10:13:00Z">
                                  <w:rPr>
                                    <w:rFonts w:ascii="Arial" w:hAnsi="Arial" w:cs="Arial"/>
                                    <w:sz w:val="18"/>
                                    <w:szCs w:val="18"/>
                                  </w:rPr>
                                </w:rPrChange>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66" o:spid="_x0000_s1041"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6xgwIAAFEFAAAOAAAAZHJzL2Uyb0RvYy54bWysVM1u2zAMvg/YOwi6r46zJl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" adj="14865" fillcolor="#4f81bd [3204]" strokecolor="#243f60 [1604]" strokeweight="2pt">
                <v:textbox>
                  <w:txbxContent>
                    <w:p w14:paraId="60BB22E8" w14:textId="77777777" w:rsidR="00685580" w:rsidRPr="00E91F46" w:rsidRDefault="00685580" w:rsidP="002B768E">
                      <w:pPr>
                        <w:spacing w:before="0" w:line="240" w:lineRule="auto"/>
                        <w:jc w:val="center"/>
                        <w:rPr>
                          <w:rFonts w:cs="Times New Roman"/>
                          <w:sz w:val="18"/>
                          <w:szCs w:val="18"/>
                          <w:rPrChange w:id="123" w:author="Nguyen Thanh Quang" w:date="2014-11-05T10:13:00Z">
                            <w:rPr>
                              <w:rFonts w:ascii="Arial" w:hAnsi="Arial" w:cs="Arial"/>
                              <w:sz w:val="18"/>
                              <w:szCs w:val="18"/>
                            </w:rPr>
                          </w:rPrChange>
                        </w:rPr>
                      </w:pPr>
                      <w:r w:rsidRPr="00E91F46">
                        <w:rPr>
                          <w:rFonts w:cs="Times New Roman"/>
                          <w:sz w:val="18"/>
                          <w:szCs w:val="18"/>
                          <w:rPrChange w:id="124" w:author="Nguyen Thanh Quang" w:date="2014-11-05T10:13:00Z">
                            <w:rPr>
                              <w:rFonts w:ascii="Arial" w:hAnsi="Arial" w:cs="Arial"/>
                              <w:sz w:val="18"/>
                              <w:szCs w:val="18"/>
                            </w:rPr>
                          </w:rPrChange>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739"/>
        <w:gridCol w:w="1771"/>
        <w:gridCol w:w="1710"/>
      </w:tblGrid>
      <w:tr w:rsidR="002B768E" w:rsidRPr="00331314" w14:paraId="203F5DB3" w14:textId="77777777" w:rsidTr="00210F78">
        <w:tc>
          <w:tcPr>
            <w:tcW w:w="993" w:type="dxa"/>
            <w:shd w:val="clear" w:color="auto" w:fill="FDE9D9" w:themeFill="accent6" w:themeFillTint="33"/>
          </w:tcPr>
          <w:p w14:paraId="5495E510" w14:textId="77777777" w:rsidR="002B768E" w:rsidRPr="00331314" w:rsidRDefault="002B768E" w:rsidP="00210F78">
            <w:pPr>
              <w:jc w:val="center"/>
              <w:rPr>
                <w:rFonts w:cs="Times New Roman"/>
                <w:b/>
                <w:sz w:val="20"/>
                <w:szCs w:val="20"/>
                <w:rPrChange w:id="125" w:author="Nguyen Thanh Quang" w:date="2014-11-05T10:15:00Z">
                  <w:rPr>
                    <w:rFonts w:ascii="Arial" w:hAnsi="Arial" w:cs="Arial"/>
                    <w:b/>
                    <w:sz w:val="16"/>
                    <w:szCs w:val="16"/>
                  </w:rPr>
                </w:rPrChange>
              </w:rPr>
            </w:pPr>
            <w:r w:rsidRPr="00331314">
              <w:rPr>
                <w:rFonts w:cs="Times New Roman"/>
                <w:b/>
                <w:sz w:val="20"/>
                <w:szCs w:val="20"/>
                <w:rPrChange w:id="126" w:author="Nguyen Thanh Quang" w:date="2014-11-05T10:15:00Z">
                  <w:rPr>
                    <w:rFonts w:ascii="Arial" w:hAnsi="Arial" w:cs="Arial"/>
                    <w:b/>
                    <w:sz w:val="16"/>
                    <w:szCs w:val="16"/>
                  </w:rPr>
                </w:rPrChange>
              </w:rPr>
              <w:t>Actor</w:t>
            </w:r>
          </w:p>
        </w:tc>
        <w:tc>
          <w:tcPr>
            <w:tcW w:w="1797" w:type="dxa"/>
            <w:shd w:val="clear" w:color="auto" w:fill="FDE9D9" w:themeFill="accent6" w:themeFillTint="33"/>
          </w:tcPr>
          <w:p w14:paraId="15816FAE" w14:textId="77777777" w:rsidR="002B768E" w:rsidRPr="00331314" w:rsidRDefault="002B768E" w:rsidP="00210F78">
            <w:pPr>
              <w:ind w:left="69"/>
              <w:jc w:val="left"/>
              <w:rPr>
                <w:rFonts w:cs="Times New Roman"/>
                <w:sz w:val="20"/>
                <w:szCs w:val="20"/>
                <w:rPrChange w:id="127" w:author="Nguyen Thanh Quang" w:date="2014-11-05T10:15:00Z">
                  <w:rPr>
                    <w:rFonts w:ascii="Arial" w:hAnsi="Arial" w:cs="Arial"/>
                    <w:sz w:val="16"/>
                    <w:szCs w:val="16"/>
                  </w:rPr>
                </w:rPrChange>
              </w:rPr>
            </w:pPr>
            <w:r w:rsidRPr="00331314">
              <w:rPr>
                <w:rFonts w:cs="Times New Roman"/>
                <w:sz w:val="20"/>
                <w:szCs w:val="20"/>
                <w:rPrChange w:id="128" w:author="Nguyen Thanh Quang" w:date="2014-11-05T10:15:00Z">
                  <w:rPr>
                    <w:rFonts w:ascii="Arial" w:hAnsi="Arial" w:cs="Arial"/>
                    <w:sz w:val="16"/>
                    <w:szCs w:val="16"/>
                  </w:rPr>
                </w:rPrChange>
              </w:rPr>
              <w:t>Farmer</w:t>
            </w:r>
          </w:p>
        </w:tc>
        <w:tc>
          <w:tcPr>
            <w:tcW w:w="1800" w:type="dxa"/>
            <w:shd w:val="clear" w:color="auto" w:fill="FDE9D9" w:themeFill="accent6" w:themeFillTint="33"/>
          </w:tcPr>
          <w:p w14:paraId="21A62A06" w14:textId="77777777" w:rsidR="002B768E" w:rsidRPr="00331314" w:rsidRDefault="002B768E" w:rsidP="00210F78">
            <w:pPr>
              <w:ind w:left="8"/>
              <w:jc w:val="left"/>
              <w:rPr>
                <w:rFonts w:cs="Times New Roman"/>
                <w:sz w:val="20"/>
                <w:szCs w:val="20"/>
                <w:rPrChange w:id="129" w:author="Nguyen Thanh Quang" w:date="2014-11-05T10:15:00Z">
                  <w:rPr>
                    <w:rFonts w:ascii="Arial" w:hAnsi="Arial" w:cs="Arial"/>
                    <w:sz w:val="16"/>
                    <w:szCs w:val="16"/>
                  </w:rPr>
                </w:rPrChange>
              </w:rPr>
            </w:pPr>
            <w:r w:rsidRPr="00331314">
              <w:rPr>
                <w:rFonts w:cs="Times New Roman"/>
                <w:sz w:val="20"/>
                <w:szCs w:val="20"/>
                <w:rPrChange w:id="130" w:author="Nguyen Thanh Quang" w:date="2014-11-05T10:15:00Z">
                  <w:rPr>
                    <w:rFonts w:ascii="Arial" w:hAnsi="Arial" w:cs="Arial"/>
                    <w:sz w:val="16"/>
                    <w:szCs w:val="16"/>
                  </w:rPr>
                </w:rPrChange>
              </w:rPr>
              <w:t>Wood Collector</w:t>
            </w:r>
          </w:p>
        </w:tc>
        <w:tc>
          <w:tcPr>
            <w:tcW w:w="1739" w:type="dxa"/>
            <w:shd w:val="clear" w:color="auto" w:fill="FDE9D9" w:themeFill="accent6" w:themeFillTint="33"/>
          </w:tcPr>
          <w:p w14:paraId="7EA6EA6A" w14:textId="77777777" w:rsidR="002B768E" w:rsidRPr="00331314" w:rsidRDefault="002B768E" w:rsidP="00210F78">
            <w:pPr>
              <w:rPr>
                <w:rFonts w:cs="Times New Roman"/>
                <w:sz w:val="20"/>
                <w:szCs w:val="20"/>
                <w:rPrChange w:id="131" w:author="Nguyen Thanh Quang" w:date="2014-11-05T10:15:00Z">
                  <w:rPr>
                    <w:rFonts w:ascii="Arial" w:hAnsi="Arial" w:cs="Arial"/>
                    <w:sz w:val="16"/>
                    <w:szCs w:val="16"/>
                  </w:rPr>
                </w:rPrChange>
              </w:rPr>
            </w:pPr>
            <w:r w:rsidRPr="00331314">
              <w:rPr>
                <w:rFonts w:cs="Times New Roman"/>
                <w:sz w:val="20"/>
                <w:szCs w:val="20"/>
                <w:rPrChange w:id="132" w:author="Nguyen Thanh Quang" w:date="2014-11-05T10:15:00Z">
                  <w:rPr>
                    <w:rFonts w:ascii="Arial" w:hAnsi="Arial" w:cs="Arial"/>
                    <w:sz w:val="16"/>
                    <w:szCs w:val="16"/>
                  </w:rPr>
                </w:rPrChange>
              </w:rPr>
              <w:t>Middleman</w:t>
            </w:r>
          </w:p>
        </w:tc>
        <w:tc>
          <w:tcPr>
            <w:tcW w:w="1771" w:type="dxa"/>
            <w:shd w:val="clear" w:color="auto" w:fill="FDE9D9" w:themeFill="accent6" w:themeFillTint="33"/>
          </w:tcPr>
          <w:p w14:paraId="647BD439" w14:textId="77777777" w:rsidR="002B768E" w:rsidRPr="00331314" w:rsidRDefault="002B768E" w:rsidP="00210F78">
            <w:pPr>
              <w:rPr>
                <w:rFonts w:cs="Times New Roman"/>
                <w:sz w:val="20"/>
                <w:szCs w:val="20"/>
                <w:rPrChange w:id="133" w:author="Nguyen Thanh Quang" w:date="2014-11-05T10:15:00Z">
                  <w:rPr>
                    <w:rFonts w:ascii="Arial" w:hAnsi="Arial" w:cs="Arial"/>
                    <w:sz w:val="16"/>
                    <w:szCs w:val="16"/>
                  </w:rPr>
                </w:rPrChange>
              </w:rPr>
            </w:pPr>
            <w:r w:rsidRPr="00331314">
              <w:rPr>
                <w:rFonts w:cs="Times New Roman"/>
                <w:sz w:val="20"/>
                <w:szCs w:val="20"/>
                <w:rPrChange w:id="134" w:author="Nguyen Thanh Quang" w:date="2014-11-05T10:15:00Z">
                  <w:rPr>
                    <w:rFonts w:ascii="Arial" w:hAnsi="Arial" w:cs="Arial"/>
                    <w:sz w:val="16"/>
                    <w:szCs w:val="16"/>
                  </w:rPr>
                </w:rPrChange>
              </w:rPr>
              <w:t>Transporter</w:t>
            </w:r>
          </w:p>
        </w:tc>
        <w:tc>
          <w:tcPr>
            <w:tcW w:w="1710" w:type="dxa"/>
            <w:shd w:val="clear" w:color="auto" w:fill="FDE9D9" w:themeFill="accent6" w:themeFillTint="33"/>
          </w:tcPr>
          <w:p w14:paraId="7D898850" w14:textId="77777777" w:rsidR="002B768E" w:rsidRPr="00331314" w:rsidRDefault="002B768E" w:rsidP="00210F78">
            <w:pPr>
              <w:rPr>
                <w:rFonts w:cs="Times New Roman"/>
                <w:sz w:val="20"/>
                <w:szCs w:val="20"/>
                <w:rPrChange w:id="135" w:author="Nguyen Thanh Quang" w:date="2014-11-05T10:15:00Z">
                  <w:rPr>
                    <w:rFonts w:ascii="Arial" w:hAnsi="Arial" w:cs="Arial"/>
                    <w:sz w:val="16"/>
                    <w:szCs w:val="16"/>
                  </w:rPr>
                </w:rPrChange>
              </w:rPr>
            </w:pPr>
            <w:r w:rsidRPr="00331314">
              <w:rPr>
                <w:rFonts w:cs="Times New Roman"/>
                <w:sz w:val="20"/>
                <w:szCs w:val="20"/>
                <w:rPrChange w:id="136" w:author="Nguyen Thanh Quang" w:date="2014-11-05T10:15:00Z">
                  <w:rPr>
                    <w:rFonts w:ascii="Arial" w:hAnsi="Arial" w:cs="Arial"/>
                    <w:sz w:val="16"/>
                    <w:szCs w:val="16"/>
                  </w:rPr>
                </w:rPrChange>
              </w:rPr>
              <w:t>Industrial plants</w:t>
            </w:r>
          </w:p>
        </w:tc>
      </w:tr>
      <w:tr w:rsidR="002B768E" w:rsidRPr="00331314" w14:paraId="0BCF84A0" w14:textId="77777777" w:rsidTr="00210F78">
        <w:tc>
          <w:tcPr>
            <w:tcW w:w="993" w:type="dxa"/>
            <w:shd w:val="clear" w:color="auto" w:fill="DBE5F1" w:themeFill="accent1" w:themeFillTint="33"/>
          </w:tcPr>
          <w:p w14:paraId="39FA6096" w14:textId="77777777" w:rsidR="002B768E" w:rsidRPr="00331314" w:rsidRDefault="002B768E" w:rsidP="00210F78">
            <w:pPr>
              <w:jc w:val="center"/>
              <w:rPr>
                <w:rFonts w:cs="Times New Roman"/>
                <w:b/>
                <w:sz w:val="20"/>
                <w:szCs w:val="20"/>
                <w:rPrChange w:id="137" w:author="Nguyen Thanh Quang" w:date="2014-11-05T10:15:00Z">
                  <w:rPr>
                    <w:rFonts w:ascii="Arial" w:hAnsi="Arial" w:cs="Arial"/>
                    <w:b/>
                    <w:sz w:val="16"/>
                    <w:szCs w:val="16"/>
                  </w:rPr>
                </w:rPrChange>
              </w:rPr>
            </w:pPr>
            <w:r w:rsidRPr="00331314">
              <w:rPr>
                <w:rFonts w:cs="Times New Roman"/>
                <w:b/>
                <w:sz w:val="20"/>
                <w:szCs w:val="20"/>
                <w:rPrChange w:id="138" w:author="Nguyen Thanh Quang" w:date="2014-11-05T10:15:00Z">
                  <w:rPr>
                    <w:rFonts w:ascii="Arial" w:hAnsi="Arial" w:cs="Arial"/>
                    <w:b/>
                    <w:sz w:val="16"/>
                    <w:szCs w:val="16"/>
                  </w:rPr>
                </w:rPrChange>
              </w:rPr>
              <w:t>Activity</w:t>
            </w:r>
          </w:p>
        </w:tc>
        <w:tc>
          <w:tcPr>
            <w:tcW w:w="1797" w:type="dxa"/>
            <w:shd w:val="clear" w:color="auto" w:fill="DBE5F1" w:themeFill="accent1" w:themeFillTint="33"/>
          </w:tcPr>
          <w:p w14:paraId="55583C0C" w14:textId="651185B4" w:rsidR="002B768E" w:rsidRPr="00331314" w:rsidRDefault="002B768E" w:rsidP="00210F78">
            <w:pPr>
              <w:ind w:left="69"/>
              <w:jc w:val="left"/>
              <w:rPr>
                <w:rFonts w:cs="Times New Roman"/>
                <w:sz w:val="20"/>
                <w:szCs w:val="20"/>
                <w:rPrChange w:id="139" w:author="Nguyen Thanh Quang" w:date="2014-11-05T10:15:00Z">
                  <w:rPr>
                    <w:rFonts w:ascii="Arial" w:hAnsi="Arial" w:cs="Arial"/>
                    <w:sz w:val="16"/>
                    <w:szCs w:val="16"/>
                  </w:rPr>
                </w:rPrChange>
              </w:rPr>
            </w:pPr>
            <w:r w:rsidRPr="00331314">
              <w:rPr>
                <w:rFonts w:cs="Times New Roman"/>
                <w:sz w:val="20"/>
                <w:szCs w:val="20"/>
                <w:rPrChange w:id="140" w:author="Nguyen Thanh Quang" w:date="2014-11-05T10:15:00Z">
                  <w:rPr>
                    <w:rFonts w:ascii="Arial" w:hAnsi="Arial" w:cs="Arial"/>
                    <w:sz w:val="16"/>
                    <w:szCs w:val="16"/>
                  </w:rPr>
                </w:rPrChange>
              </w:rPr>
              <w:t xml:space="preserve">Farmers logging of wood </w:t>
            </w:r>
            <w:r w:rsidR="00BA40A2" w:rsidRPr="00331314">
              <w:rPr>
                <w:rFonts w:cs="Times New Roman"/>
                <w:sz w:val="20"/>
                <w:szCs w:val="20"/>
                <w:rPrChange w:id="141" w:author="Nguyen Thanh Quang" w:date="2014-11-05T10:15:00Z">
                  <w:rPr>
                    <w:rFonts w:ascii="Arial" w:hAnsi="Arial" w:cs="Arial"/>
                    <w:sz w:val="16"/>
                    <w:szCs w:val="16"/>
                  </w:rPr>
                </w:rPrChange>
              </w:rPr>
              <w:t>illegally</w:t>
            </w:r>
            <w:r w:rsidRPr="00331314">
              <w:rPr>
                <w:rFonts w:cs="Times New Roman"/>
                <w:sz w:val="20"/>
                <w:szCs w:val="20"/>
                <w:rPrChange w:id="142" w:author="Nguyen Thanh Quang" w:date="2014-11-05T10:15:00Z">
                  <w:rPr>
                    <w:rFonts w:ascii="Arial" w:hAnsi="Arial" w:cs="Arial"/>
                    <w:sz w:val="16"/>
                    <w:szCs w:val="16"/>
                  </w:rPr>
                </w:rPrChange>
              </w:rPr>
              <w:t xml:space="preserve"> or with legality unclear.</w:t>
            </w:r>
          </w:p>
          <w:p w14:paraId="3504853B" w14:textId="77777777" w:rsidR="002B768E" w:rsidRPr="00331314" w:rsidRDefault="002B768E" w:rsidP="00210F78">
            <w:pPr>
              <w:ind w:left="69"/>
              <w:jc w:val="left"/>
              <w:rPr>
                <w:rFonts w:cs="Times New Roman"/>
                <w:sz w:val="20"/>
                <w:szCs w:val="20"/>
                <w:rPrChange w:id="143" w:author="Nguyen Thanh Quang" w:date="2014-11-05T10:15:00Z">
                  <w:rPr>
                    <w:rFonts w:ascii="Arial" w:hAnsi="Arial" w:cs="Arial"/>
                    <w:sz w:val="16"/>
                    <w:szCs w:val="16"/>
                  </w:rPr>
                </w:rPrChange>
              </w:rPr>
            </w:pPr>
            <w:r w:rsidRPr="00331314">
              <w:rPr>
                <w:rFonts w:cs="Times New Roman"/>
                <w:sz w:val="20"/>
                <w:szCs w:val="20"/>
                <w:rPrChange w:id="144" w:author="Nguyen Thanh Quang" w:date="2014-11-05T10:15:00Z">
                  <w:rPr>
                    <w:rFonts w:ascii="Arial" w:hAnsi="Arial" w:cs="Arial"/>
                    <w:sz w:val="16"/>
                    <w:szCs w:val="16"/>
                  </w:rPr>
                </w:rPrChange>
              </w:rPr>
              <w:t>All logged wood are from natural forest or forest conversion.</w:t>
            </w:r>
          </w:p>
          <w:p w14:paraId="0977FF5B" w14:textId="77777777" w:rsidR="002B768E" w:rsidRPr="00331314" w:rsidRDefault="002B768E" w:rsidP="00210F78">
            <w:pPr>
              <w:ind w:left="69"/>
              <w:jc w:val="left"/>
              <w:rPr>
                <w:rFonts w:cs="Times New Roman"/>
                <w:sz w:val="20"/>
                <w:szCs w:val="20"/>
                <w:rPrChange w:id="145" w:author="Nguyen Thanh Quang" w:date="2014-11-05T10:15:00Z">
                  <w:rPr>
                    <w:rFonts w:ascii="Arial" w:hAnsi="Arial" w:cs="Arial"/>
                    <w:sz w:val="16"/>
                    <w:szCs w:val="16"/>
                  </w:rPr>
                </w:rPrChange>
              </w:rPr>
            </w:pPr>
            <w:r w:rsidRPr="00331314">
              <w:rPr>
                <w:rFonts w:cs="Times New Roman"/>
                <w:sz w:val="20"/>
                <w:szCs w:val="20"/>
                <w:rPrChange w:id="146" w:author="Nguyen Thanh Quang" w:date="2014-11-05T10:15:00Z">
                  <w:rPr>
                    <w:rFonts w:ascii="Arial" w:hAnsi="Arial" w:cs="Arial"/>
                    <w:sz w:val="16"/>
                    <w:szCs w:val="16"/>
                  </w:rPr>
                </w:rPrChange>
              </w:rPr>
              <w:t>He sells wood to the Wood Collector for 140,000 VND per ton.</w:t>
            </w:r>
          </w:p>
        </w:tc>
        <w:tc>
          <w:tcPr>
            <w:tcW w:w="1800" w:type="dxa"/>
            <w:shd w:val="clear" w:color="auto" w:fill="DBE5F1" w:themeFill="accent1" w:themeFillTint="33"/>
          </w:tcPr>
          <w:p w14:paraId="5B8BEE25" w14:textId="77777777" w:rsidR="002B768E" w:rsidRPr="00331314" w:rsidRDefault="002B768E" w:rsidP="00210F78">
            <w:pPr>
              <w:ind w:left="8"/>
              <w:jc w:val="left"/>
              <w:rPr>
                <w:rFonts w:cs="Times New Roman"/>
                <w:sz w:val="20"/>
                <w:szCs w:val="20"/>
                <w:rPrChange w:id="147" w:author="Nguyen Thanh Quang" w:date="2014-11-05T10:15:00Z">
                  <w:rPr>
                    <w:rFonts w:ascii="Arial" w:hAnsi="Arial" w:cs="Arial"/>
                    <w:sz w:val="16"/>
                    <w:szCs w:val="16"/>
                  </w:rPr>
                </w:rPrChange>
              </w:rPr>
            </w:pPr>
            <w:r w:rsidRPr="00331314">
              <w:rPr>
                <w:rFonts w:cs="Times New Roman"/>
                <w:sz w:val="20"/>
                <w:szCs w:val="20"/>
                <w:rPrChange w:id="148" w:author="Nguyen Thanh Quang" w:date="2014-11-05T10:15:00Z">
                  <w:rPr>
                    <w:rFonts w:ascii="Arial" w:hAnsi="Arial" w:cs="Arial"/>
                    <w:sz w:val="16"/>
                    <w:szCs w:val="16"/>
                  </w:rPr>
                </w:rPrChange>
              </w:rPr>
              <w:t>The collector collect cut wood from several farmers and load wood onto his farm-vehicle.</w:t>
            </w:r>
          </w:p>
          <w:p w14:paraId="223BE21A" w14:textId="77777777" w:rsidR="002B768E" w:rsidRPr="00331314" w:rsidRDefault="002B768E" w:rsidP="00210F78">
            <w:pPr>
              <w:ind w:left="8"/>
              <w:jc w:val="left"/>
              <w:rPr>
                <w:rFonts w:cs="Times New Roman"/>
                <w:sz w:val="20"/>
                <w:szCs w:val="20"/>
                <w:rPrChange w:id="149" w:author="Nguyen Thanh Quang" w:date="2014-11-05T10:15:00Z">
                  <w:rPr>
                    <w:rFonts w:ascii="Arial" w:hAnsi="Arial" w:cs="Arial"/>
                    <w:sz w:val="16"/>
                    <w:szCs w:val="16"/>
                  </w:rPr>
                </w:rPrChange>
              </w:rPr>
            </w:pPr>
            <w:r w:rsidRPr="00331314">
              <w:rPr>
                <w:rFonts w:cs="Times New Roman"/>
                <w:sz w:val="20"/>
                <w:szCs w:val="20"/>
                <w:rPrChange w:id="150" w:author="Nguyen Thanh Quang" w:date="2014-11-05T10:15:00Z">
                  <w:rPr>
                    <w:rFonts w:ascii="Arial" w:hAnsi="Arial" w:cs="Arial"/>
                    <w:sz w:val="16"/>
                    <w:szCs w:val="16"/>
                  </w:rPr>
                </w:rPrChange>
              </w:rPr>
              <w:t>He transport the wood collected to the truck parked by the village road.</w:t>
            </w:r>
          </w:p>
          <w:p w14:paraId="6E5DBF0F" w14:textId="679AF40D" w:rsidR="002B768E" w:rsidRPr="00331314" w:rsidRDefault="002B768E" w:rsidP="00210F78">
            <w:pPr>
              <w:ind w:left="8"/>
              <w:jc w:val="left"/>
              <w:rPr>
                <w:rFonts w:cs="Times New Roman"/>
                <w:sz w:val="20"/>
                <w:szCs w:val="20"/>
                <w:rPrChange w:id="151" w:author="Nguyen Thanh Quang" w:date="2014-11-05T10:15:00Z">
                  <w:rPr>
                    <w:rFonts w:ascii="Arial" w:hAnsi="Arial" w:cs="Arial"/>
                    <w:sz w:val="16"/>
                    <w:szCs w:val="16"/>
                  </w:rPr>
                </w:rPrChange>
              </w:rPr>
            </w:pPr>
            <w:r w:rsidRPr="00331314">
              <w:rPr>
                <w:rFonts w:cs="Times New Roman"/>
                <w:sz w:val="20"/>
                <w:szCs w:val="20"/>
                <w:rPrChange w:id="152" w:author="Nguyen Thanh Quang" w:date="2014-11-05T10:15:00Z">
                  <w:rPr>
                    <w:rFonts w:ascii="Arial" w:hAnsi="Arial" w:cs="Arial"/>
                    <w:sz w:val="16"/>
                    <w:szCs w:val="16"/>
                  </w:rPr>
                </w:rPrChange>
              </w:rPr>
              <w:t xml:space="preserve">He provides the </w:t>
            </w:r>
            <w:r w:rsidR="00BA40A2" w:rsidRPr="00331314">
              <w:rPr>
                <w:rFonts w:cs="Times New Roman"/>
                <w:sz w:val="20"/>
                <w:szCs w:val="20"/>
                <w:rPrChange w:id="153" w:author="Nguyen Thanh Quang" w:date="2014-11-05T10:15:00Z">
                  <w:rPr>
                    <w:rFonts w:ascii="Arial" w:hAnsi="Arial" w:cs="Arial"/>
                    <w:sz w:val="16"/>
                    <w:szCs w:val="16"/>
                  </w:rPr>
                </w:rPrChange>
              </w:rPr>
              <w:t>labor</w:t>
            </w:r>
            <w:r w:rsidRPr="00331314">
              <w:rPr>
                <w:rFonts w:cs="Times New Roman"/>
                <w:sz w:val="20"/>
                <w:szCs w:val="20"/>
                <w:rPrChange w:id="154" w:author="Nguyen Thanh Quang" w:date="2014-11-05T10:15:00Z">
                  <w:rPr>
                    <w:rFonts w:ascii="Arial" w:hAnsi="Arial" w:cs="Arial"/>
                    <w:sz w:val="16"/>
                    <w:szCs w:val="16"/>
                  </w:rPr>
                </w:rPrChange>
              </w:rPr>
              <w:t xml:space="preserve"> to upload the wood to the truck hired by the Middleman.</w:t>
            </w:r>
          </w:p>
          <w:p w14:paraId="1D778475" w14:textId="77777777" w:rsidR="002B768E" w:rsidRPr="00331314" w:rsidRDefault="002B768E" w:rsidP="00210F78">
            <w:pPr>
              <w:ind w:left="8"/>
              <w:jc w:val="left"/>
              <w:rPr>
                <w:rFonts w:cs="Times New Roman"/>
                <w:sz w:val="20"/>
                <w:szCs w:val="20"/>
                <w:rPrChange w:id="155" w:author="Nguyen Thanh Quang" w:date="2014-11-05T10:15:00Z">
                  <w:rPr>
                    <w:rFonts w:ascii="Arial" w:hAnsi="Arial" w:cs="Arial"/>
                    <w:sz w:val="16"/>
                    <w:szCs w:val="16"/>
                  </w:rPr>
                </w:rPrChange>
              </w:rPr>
            </w:pPr>
            <w:r w:rsidRPr="00331314">
              <w:rPr>
                <w:rFonts w:cs="Times New Roman"/>
                <w:sz w:val="20"/>
                <w:szCs w:val="20"/>
                <w:rPrChange w:id="156" w:author="Nguyen Thanh Quang" w:date="2014-11-05T10:15:00Z">
                  <w:rPr>
                    <w:rFonts w:ascii="Arial" w:hAnsi="Arial" w:cs="Arial"/>
                    <w:sz w:val="16"/>
                    <w:szCs w:val="16"/>
                  </w:rPr>
                </w:rPrChange>
              </w:rPr>
              <w:t>He sells wood to the Middleman for 290,000 VND per ton.</w:t>
            </w:r>
          </w:p>
        </w:tc>
        <w:tc>
          <w:tcPr>
            <w:tcW w:w="1739" w:type="dxa"/>
            <w:shd w:val="clear" w:color="auto" w:fill="DBE5F1" w:themeFill="accent1" w:themeFillTint="33"/>
          </w:tcPr>
          <w:p w14:paraId="0D214676" w14:textId="77777777" w:rsidR="002B768E" w:rsidRPr="00331314" w:rsidRDefault="002B768E" w:rsidP="00210F78">
            <w:pPr>
              <w:ind w:left="8"/>
              <w:jc w:val="left"/>
              <w:rPr>
                <w:rFonts w:cs="Times New Roman"/>
                <w:sz w:val="20"/>
                <w:szCs w:val="20"/>
                <w:rPrChange w:id="157" w:author="Nguyen Thanh Quang" w:date="2014-11-05T10:15:00Z">
                  <w:rPr>
                    <w:rFonts w:ascii="Arial" w:hAnsi="Arial" w:cs="Arial"/>
                    <w:sz w:val="16"/>
                    <w:szCs w:val="16"/>
                  </w:rPr>
                </w:rPrChange>
              </w:rPr>
            </w:pPr>
            <w:r w:rsidRPr="00331314">
              <w:rPr>
                <w:rFonts w:cs="Times New Roman"/>
                <w:sz w:val="20"/>
                <w:szCs w:val="20"/>
                <w:rPrChange w:id="158" w:author="Nguyen Thanh Quang" w:date="2014-11-05T10:15:00Z">
                  <w:rPr>
                    <w:rFonts w:ascii="Arial" w:hAnsi="Arial" w:cs="Arial"/>
                    <w:sz w:val="16"/>
                    <w:szCs w:val="16"/>
                  </w:rPr>
                </w:rPrChange>
              </w:rPr>
              <w:t xml:space="preserve">The Middleman purchase </w:t>
            </w:r>
            <w:proofErr w:type="spellStart"/>
            <w:r w:rsidRPr="00331314">
              <w:rPr>
                <w:rFonts w:cs="Times New Roman"/>
                <w:sz w:val="20"/>
                <w:szCs w:val="20"/>
                <w:rPrChange w:id="159" w:author="Nguyen Thanh Quang" w:date="2014-11-05T10:15:00Z">
                  <w:rPr>
                    <w:rFonts w:ascii="Arial" w:hAnsi="Arial" w:cs="Arial"/>
                    <w:sz w:val="16"/>
                    <w:szCs w:val="16"/>
                  </w:rPr>
                </w:rPrChange>
              </w:rPr>
              <w:t>fuelwood</w:t>
            </w:r>
            <w:proofErr w:type="spellEnd"/>
            <w:r w:rsidRPr="00331314">
              <w:rPr>
                <w:rFonts w:cs="Times New Roman"/>
                <w:sz w:val="20"/>
                <w:szCs w:val="20"/>
                <w:rPrChange w:id="160" w:author="Nguyen Thanh Quang" w:date="2014-11-05T10:15:00Z">
                  <w:rPr>
                    <w:rFonts w:ascii="Arial" w:hAnsi="Arial" w:cs="Arial"/>
                    <w:sz w:val="16"/>
                    <w:szCs w:val="16"/>
                  </w:rPr>
                </w:rPrChange>
              </w:rPr>
              <w:t xml:space="preserve"> from several Wood Collectors to upload to one truck.</w:t>
            </w:r>
          </w:p>
          <w:p w14:paraId="5098DB0F" w14:textId="77777777" w:rsidR="002B768E" w:rsidRPr="00331314" w:rsidRDefault="002B768E" w:rsidP="00210F78">
            <w:pPr>
              <w:ind w:left="8"/>
              <w:jc w:val="left"/>
              <w:rPr>
                <w:rFonts w:cs="Times New Roman"/>
                <w:sz w:val="20"/>
                <w:szCs w:val="20"/>
                <w:rPrChange w:id="161" w:author="Nguyen Thanh Quang" w:date="2014-11-05T10:15:00Z">
                  <w:rPr>
                    <w:rFonts w:ascii="Arial" w:hAnsi="Arial" w:cs="Arial"/>
                    <w:sz w:val="16"/>
                    <w:szCs w:val="16"/>
                  </w:rPr>
                </w:rPrChange>
              </w:rPr>
            </w:pPr>
            <w:r w:rsidRPr="00331314">
              <w:rPr>
                <w:rFonts w:cs="Times New Roman"/>
                <w:sz w:val="20"/>
                <w:szCs w:val="20"/>
                <w:rPrChange w:id="162" w:author="Nguyen Thanh Quang" w:date="2014-11-05T10:15:00Z">
                  <w:rPr>
                    <w:rFonts w:ascii="Arial" w:hAnsi="Arial" w:cs="Arial"/>
                    <w:sz w:val="16"/>
                    <w:szCs w:val="16"/>
                  </w:rPr>
                </w:rPrChange>
              </w:rPr>
              <w:t xml:space="preserve">He is responsible for preparing transport documents for the wood and </w:t>
            </w:r>
            <w:proofErr w:type="gramStart"/>
            <w:r w:rsidRPr="00331314">
              <w:rPr>
                <w:rFonts w:cs="Times New Roman"/>
                <w:sz w:val="20"/>
                <w:szCs w:val="20"/>
                <w:rPrChange w:id="163" w:author="Nguyen Thanh Quang" w:date="2014-11-05T10:15:00Z">
                  <w:rPr>
                    <w:rFonts w:ascii="Arial" w:hAnsi="Arial" w:cs="Arial"/>
                    <w:sz w:val="16"/>
                    <w:szCs w:val="16"/>
                  </w:rPr>
                </w:rPrChange>
              </w:rPr>
              <w:t>get</w:t>
            </w:r>
            <w:proofErr w:type="gramEnd"/>
            <w:r w:rsidRPr="00331314">
              <w:rPr>
                <w:rFonts w:cs="Times New Roman"/>
                <w:sz w:val="20"/>
                <w:szCs w:val="20"/>
                <w:rPrChange w:id="164" w:author="Nguyen Thanh Quang" w:date="2014-11-05T10:15:00Z">
                  <w:rPr>
                    <w:rFonts w:ascii="Arial" w:hAnsi="Arial" w:cs="Arial"/>
                    <w:sz w:val="16"/>
                    <w:szCs w:val="16"/>
                  </w:rPr>
                </w:rPrChange>
              </w:rPr>
              <w:t xml:space="preserve"> verified by the commune officer.</w:t>
            </w:r>
          </w:p>
          <w:p w14:paraId="13189F26" w14:textId="77777777" w:rsidR="002B768E" w:rsidRPr="00331314" w:rsidRDefault="002B768E" w:rsidP="00210F78">
            <w:pPr>
              <w:ind w:left="8"/>
              <w:jc w:val="left"/>
              <w:rPr>
                <w:rFonts w:cs="Times New Roman"/>
                <w:sz w:val="20"/>
                <w:szCs w:val="20"/>
                <w:rPrChange w:id="165" w:author="Nguyen Thanh Quang" w:date="2014-11-05T10:15:00Z">
                  <w:rPr>
                    <w:rFonts w:ascii="Arial" w:hAnsi="Arial" w:cs="Arial"/>
                    <w:sz w:val="16"/>
                    <w:szCs w:val="16"/>
                  </w:rPr>
                </w:rPrChange>
              </w:rPr>
            </w:pPr>
            <w:r w:rsidRPr="00331314">
              <w:rPr>
                <w:rFonts w:cs="Times New Roman"/>
                <w:sz w:val="20"/>
                <w:szCs w:val="20"/>
                <w:rPrChange w:id="166" w:author="Nguyen Thanh Quang" w:date="2014-11-05T10:15:00Z">
                  <w:rPr>
                    <w:rFonts w:ascii="Arial" w:hAnsi="Arial" w:cs="Arial"/>
                    <w:sz w:val="16"/>
                    <w:szCs w:val="16"/>
                  </w:rPr>
                </w:rPrChange>
              </w:rPr>
              <w:t>He hires a transporter to transport wood to the industrial plant.</w:t>
            </w:r>
          </w:p>
          <w:p w14:paraId="329E4055" w14:textId="77777777" w:rsidR="002B768E" w:rsidRPr="00331314" w:rsidRDefault="002B768E" w:rsidP="00210F78">
            <w:pPr>
              <w:ind w:left="8"/>
              <w:jc w:val="left"/>
              <w:rPr>
                <w:rFonts w:cs="Times New Roman"/>
                <w:sz w:val="20"/>
                <w:szCs w:val="20"/>
                <w:rPrChange w:id="167" w:author="Nguyen Thanh Quang" w:date="2014-11-05T10:15:00Z">
                  <w:rPr>
                    <w:rFonts w:ascii="Arial" w:hAnsi="Arial" w:cs="Arial"/>
                    <w:sz w:val="16"/>
                    <w:szCs w:val="16"/>
                  </w:rPr>
                </w:rPrChange>
              </w:rPr>
            </w:pPr>
            <w:r w:rsidRPr="00331314">
              <w:rPr>
                <w:rFonts w:cs="Times New Roman"/>
                <w:sz w:val="20"/>
                <w:szCs w:val="20"/>
                <w:rPrChange w:id="168" w:author="Nguyen Thanh Quang" w:date="2014-11-05T10:15:00Z">
                  <w:rPr>
                    <w:rFonts w:ascii="Arial" w:hAnsi="Arial" w:cs="Arial"/>
                    <w:sz w:val="16"/>
                    <w:szCs w:val="16"/>
                  </w:rPr>
                </w:rPrChange>
              </w:rPr>
              <w:t xml:space="preserve">He sells wood for 650,000 VND per ton. </w:t>
            </w:r>
          </w:p>
          <w:p w14:paraId="7C16DA50" w14:textId="77777777" w:rsidR="002B768E" w:rsidRPr="00331314" w:rsidRDefault="002B768E" w:rsidP="00210F78">
            <w:pPr>
              <w:ind w:left="8"/>
              <w:jc w:val="left"/>
              <w:rPr>
                <w:rFonts w:cs="Times New Roman"/>
                <w:sz w:val="20"/>
                <w:szCs w:val="20"/>
                <w:rPrChange w:id="169" w:author="Nguyen Thanh Quang" w:date="2014-11-05T10:15:00Z">
                  <w:rPr>
                    <w:rFonts w:ascii="Arial" w:hAnsi="Arial" w:cs="Arial"/>
                    <w:sz w:val="16"/>
                    <w:szCs w:val="16"/>
                  </w:rPr>
                </w:rPrChange>
              </w:rPr>
            </w:pPr>
            <w:r w:rsidRPr="00331314">
              <w:rPr>
                <w:rFonts w:cs="Times New Roman"/>
                <w:sz w:val="20"/>
                <w:szCs w:val="20"/>
                <w:rPrChange w:id="170" w:author="Nguyen Thanh Quang" w:date="2014-11-05T10:15:00Z">
                  <w:rPr>
                    <w:rFonts w:ascii="Arial" w:hAnsi="Arial" w:cs="Arial"/>
                    <w:sz w:val="16"/>
                    <w:szCs w:val="16"/>
                  </w:rPr>
                </w:rPrChange>
              </w:rPr>
              <w:t xml:space="preserve">He has to pay the transporter for 180,000 VND per ton. </w:t>
            </w:r>
          </w:p>
          <w:p w14:paraId="13C21C50" w14:textId="77777777" w:rsidR="002B768E" w:rsidRPr="00331314" w:rsidRDefault="002B768E" w:rsidP="00210F78">
            <w:pPr>
              <w:ind w:left="8"/>
              <w:jc w:val="left"/>
              <w:rPr>
                <w:rFonts w:cs="Times New Roman"/>
                <w:sz w:val="20"/>
                <w:szCs w:val="20"/>
                <w:rPrChange w:id="171" w:author="Nguyen Thanh Quang" w:date="2014-11-05T10:15:00Z">
                  <w:rPr>
                    <w:rFonts w:ascii="Arial" w:hAnsi="Arial" w:cs="Arial"/>
                    <w:sz w:val="16"/>
                    <w:szCs w:val="16"/>
                  </w:rPr>
                </w:rPrChange>
              </w:rPr>
            </w:pPr>
            <w:r w:rsidRPr="00331314">
              <w:rPr>
                <w:rFonts w:cs="Times New Roman"/>
                <w:sz w:val="20"/>
                <w:szCs w:val="20"/>
                <w:rPrChange w:id="172" w:author="Nguyen Thanh Quang" w:date="2014-11-05T10:15:00Z">
                  <w:rPr>
                    <w:rFonts w:ascii="Arial" w:hAnsi="Arial" w:cs="Arial"/>
                    <w:sz w:val="16"/>
                    <w:szCs w:val="16"/>
                  </w:rPr>
                </w:rPrChange>
              </w:rPr>
              <w:t>Hence he makes 180,000 VND per ton for the paper works.</w:t>
            </w:r>
          </w:p>
        </w:tc>
        <w:tc>
          <w:tcPr>
            <w:tcW w:w="1771" w:type="dxa"/>
            <w:shd w:val="clear" w:color="auto" w:fill="DBE5F1" w:themeFill="accent1" w:themeFillTint="33"/>
          </w:tcPr>
          <w:p w14:paraId="18C4D63F" w14:textId="77777777" w:rsidR="002B768E" w:rsidRPr="00331314" w:rsidRDefault="002B768E" w:rsidP="00210F78">
            <w:pPr>
              <w:ind w:left="8"/>
              <w:jc w:val="left"/>
              <w:rPr>
                <w:rFonts w:cs="Times New Roman"/>
                <w:sz w:val="20"/>
                <w:szCs w:val="20"/>
                <w:rPrChange w:id="173" w:author="Nguyen Thanh Quang" w:date="2014-11-05T10:15:00Z">
                  <w:rPr>
                    <w:rFonts w:ascii="Arial" w:hAnsi="Arial" w:cs="Arial"/>
                    <w:sz w:val="16"/>
                    <w:szCs w:val="16"/>
                  </w:rPr>
                </w:rPrChange>
              </w:rPr>
            </w:pPr>
            <w:r w:rsidRPr="00331314">
              <w:rPr>
                <w:rFonts w:cs="Times New Roman"/>
                <w:sz w:val="20"/>
                <w:szCs w:val="20"/>
                <w:rPrChange w:id="174" w:author="Nguyen Thanh Quang" w:date="2014-11-05T10:15:00Z">
                  <w:rPr>
                    <w:rFonts w:ascii="Arial" w:hAnsi="Arial" w:cs="Arial"/>
                    <w:sz w:val="16"/>
                    <w:szCs w:val="16"/>
                  </w:rPr>
                </w:rPrChange>
              </w:rPr>
              <w:t>The Transporter is hired by the Middleman to transport wood to the industrial plant.</w:t>
            </w:r>
          </w:p>
          <w:p w14:paraId="525BF6AB" w14:textId="77777777" w:rsidR="002B768E" w:rsidRPr="00331314" w:rsidRDefault="002B768E" w:rsidP="00210F78">
            <w:pPr>
              <w:ind w:left="8"/>
              <w:jc w:val="left"/>
              <w:rPr>
                <w:rFonts w:cs="Times New Roman"/>
                <w:sz w:val="20"/>
                <w:szCs w:val="20"/>
                <w:rPrChange w:id="175" w:author="Nguyen Thanh Quang" w:date="2014-11-05T10:15:00Z">
                  <w:rPr>
                    <w:rFonts w:ascii="Arial" w:hAnsi="Arial" w:cs="Arial"/>
                    <w:sz w:val="16"/>
                    <w:szCs w:val="16"/>
                  </w:rPr>
                </w:rPrChange>
              </w:rPr>
            </w:pPr>
            <w:r w:rsidRPr="00331314">
              <w:rPr>
                <w:rFonts w:cs="Times New Roman"/>
                <w:sz w:val="20"/>
                <w:szCs w:val="20"/>
                <w:rPrChange w:id="176" w:author="Nguyen Thanh Quang" w:date="2014-11-05T10:15:00Z">
                  <w:rPr>
                    <w:rFonts w:ascii="Arial" w:hAnsi="Arial" w:cs="Arial"/>
                    <w:sz w:val="16"/>
                    <w:szCs w:val="16"/>
                  </w:rPr>
                </w:rPrChange>
              </w:rPr>
              <w:t xml:space="preserve">The Middleman </w:t>
            </w:r>
            <w:proofErr w:type="gramStart"/>
            <w:r w:rsidRPr="00331314">
              <w:rPr>
                <w:rFonts w:cs="Times New Roman"/>
                <w:sz w:val="20"/>
                <w:szCs w:val="20"/>
                <w:rPrChange w:id="177" w:author="Nguyen Thanh Quang" w:date="2014-11-05T10:15:00Z">
                  <w:rPr>
                    <w:rFonts w:ascii="Arial" w:hAnsi="Arial" w:cs="Arial"/>
                    <w:sz w:val="16"/>
                    <w:szCs w:val="16"/>
                  </w:rPr>
                </w:rPrChange>
              </w:rPr>
              <w:t>pay</w:t>
            </w:r>
            <w:proofErr w:type="gramEnd"/>
            <w:r w:rsidRPr="00331314">
              <w:rPr>
                <w:rFonts w:cs="Times New Roman"/>
                <w:sz w:val="20"/>
                <w:szCs w:val="20"/>
                <w:rPrChange w:id="178" w:author="Nguyen Thanh Quang" w:date="2014-11-05T10:15:00Z">
                  <w:rPr>
                    <w:rFonts w:ascii="Arial" w:hAnsi="Arial" w:cs="Arial"/>
                    <w:sz w:val="16"/>
                    <w:szCs w:val="16"/>
                  </w:rPr>
                </w:rPrChange>
              </w:rPr>
              <w:t xml:space="preserve"> the transporter for 180,000 VND per ton for 50km of transportation. </w:t>
            </w:r>
          </w:p>
          <w:p w14:paraId="2D12D869" w14:textId="77777777" w:rsidR="002B768E" w:rsidRPr="00331314" w:rsidRDefault="002B768E" w:rsidP="00210F78">
            <w:pPr>
              <w:ind w:left="8"/>
              <w:jc w:val="left"/>
              <w:rPr>
                <w:rFonts w:cs="Times New Roman"/>
                <w:sz w:val="20"/>
                <w:szCs w:val="20"/>
                <w:rPrChange w:id="179" w:author="Nguyen Thanh Quang" w:date="2014-11-05T10:15:00Z">
                  <w:rPr>
                    <w:rFonts w:ascii="Arial" w:hAnsi="Arial" w:cs="Arial"/>
                    <w:sz w:val="16"/>
                    <w:szCs w:val="16"/>
                  </w:rPr>
                </w:rPrChange>
              </w:rPr>
            </w:pPr>
            <w:r w:rsidRPr="00331314">
              <w:rPr>
                <w:rFonts w:cs="Times New Roman"/>
                <w:sz w:val="20"/>
                <w:szCs w:val="20"/>
                <w:rPrChange w:id="180" w:author="Nguyen Thanh Quang" w:date="2014-11-05T10:15:00Z">
                  <w:rPr>
                    <w:rFonts w:ascii="Arial" w:hAnsi="Arial" w:cs="Arial"/>
                    <w:sz w:val="16"/>
                    <w:szCs w:val="16"/>
                  </w:rPr>
                </w:rPrChange>
              </w:rPr>
              <w:t>The Transporter makes 180,000 VND per ton of wood.</w:t>
            </w:r>
          </w:p>
          <w:p w14:paraId="47050943" w14:textId="77777777" w:rsidR="002B768E" w:rsidRPr="00331314" w:rsidRDefault="002B768E" w:rsidP="00210F78">
            <w:pPr>
              <w:ind w:left="8"/>
              <w:jc w:val="left"/>
              <w:rPr>
                <w:rFonts w:cs="Times New Roman"/>
                <w:sz w:val="20"/>
                <w:szCs w:val="20"/>
                <w:rPrChange w:id="181" w:author="Nguyen Thanh Quang" w:date="2014-11-05T10:15:00Z">
                  <w:rPr>
                    <w:rFonts w:ascii="Arial" w:hAnsi="Arial" w:cs="Arial"/>
                    <w:sz w:val="16"/>
                    <w:szCs w:val="16"/>
                  </w:rPr>
                </w:rPrChange>
              </w:rPr>
            </w:pPr>
          </w:p>
        </w:tc>
        <w:tc>
          <w:tcPr>
            <w:tcW w:w="1710" w:type="dxa"/>
            <w:shd w:val="clear" w:color="auto" w:fill="DBE5F1" w:themeFill="accent1" w:themeFillTint="33"/>
          </w:tcPr>
          <w:p w14:paraId="2741365E" w14:textId="77777777" w:rsidR="002B768E" w:rsidRPr="00331314" w:rsidRDefault="002B768E" w:rsidP="00210F78">
            <w:pPr>
              <w:jc w:val="left"/>
              <w:rPr>
                <w:rFonts w:cs="Times New Roman"/>
                <w:sz w:val="20"/>
                <w:szCs w:val="20"/>
                <w:rPrChange w:id="182" w:author="Nguyen Thanh Quang" w:date="2014-11-05T10:15:00Z">
                  <w:rPr>
                    <w:rFonts w:ascii="Arial" w:hAnsi="Arial" w:cs="Arial"/>
                    <w:sz w:val="16"/>
                    <w:szCs w:val="16"/>
                  </w:rPr>
                </w:rPrChange>
              </w:rPr>
            </w:pPr>
            <w:r w:rsidRPr="00331314">
              <w:rPr>
                <w:rFonts w:cs="Times New Roman"/>
                <w:sz w:val="20"/>
                <w:szCs w:val="20"/>
                <w:rPrChange w:id="183" w:author="Nguyen Thanh Quang" w:date="2014-11-05T10:15:00Z">
                  <w:rPr>
                    <w:rFonts w:ascii="Arial" w:hAnsi="Arial" w:cs="Arial"/>
                    <w:sz w:val="16"/>
                    <w:szCs w:val="16"/>
                  </w:rPr>
                </w:rPrChange>
              </w:rPr>
              <w:t>The plant consumes wood at the price of 650,000 VND/ ton.</w:t>
            </w:r>
          </w:p>
        </w:tc>
      </w:tr>
      <w:tr w:rsidR="002B768E" w:rsidRPr="00331314" w14:paraId="182D560F" w14:textId="77777777" w:rsidTr="00210F78">
        <w:tc>
          <w:tcPr>
            <w:tcW w:w="993" w:type="dxa"/>
            <w:shd w:val="clear" w:color="auto" w:fill="FDE9D9" w:themeFill="accent6" w:themeFillTint="33"/>
          </w:tcPr>
          <w:p w14:paraId="331FA4C0" w14:textId="77777777" w:rsidR="002B768E" w:rsidRPr="00331314" w:rsidRDefault="002B768E" w:rsidP="00210F78">
            <w:pPr>
              <w:jc w:val="center"/>
              <w:rPr>
                <w:rFonts w:cs="Times New Roman"/>
                <w:b/>
                <w:sz w:val="20"/>
                <w:szCs w:val="20"/>
                <w:rPrChange w:id="184" w:author="Nguyen Thanh Quang" w:date="2014-11-05T10:15:00Z">
                  <w:rPr>
                    <w:rFonts w:ascii="Arial" w:hAnsi="Arial" w:cs="Arial"/>
                    <w:b/>
                    <w:sz w:val="16"/>
                    <w:szCs w:val="16"/>
                  </w:rPr>
                </w:rPrChange>
              </w:rPr>
            </w:pPr>
            <w:r w:rsidRPr="00331314">
              <w:rPr>
                <w:rFonts w:cs="Times New Roman"/>
                <w:b/>
                <w:sz w:val="20"/>
                <w:szCs w:val="20"/>
                <w:rPrChange w:id="185" w:author="Nguyen Thanh Quang" w:date="2014-11-05T10:15:00Z">
                  <w:rPr>
                    <w:rFonts w:ascii="Arial" w:hAnsi="Arial" w:cs="Arial"/>
                    <w:b/>
                    <w:sz w:val="16"/>
                    <w:szCs w:val="16"/>
                  </w:rPr>
                </w:rPrChange>
              </w:rPr>
              <w:t xml:space="preserve">Price of </w:t>
            </w:r>
            <w:proofErr w:type="spellStart"/>
            <w:r w:rsidRPr="00331314">
              <w:rPr>
                <w:rFonts w:cs="Times New Roman"/>
                <w:b/>
                <w:sz w:val="20"/>
                <w:szCs w:val="20"/>
                <w:rPrChange w:id="186" w:author="Nguyen Thanh Quang" w:date="2014-11-05T10:15:00Z">
                  <w:rPr>
                    <w:rFonts w:ascii="Arial" w:hAnsi="Arial" w:cs="Arial"/>
                    <w:b/>
                    <w:sz w:val="16"/>
                    <w:szCs w:val="16"/>
                  </w:rPr>
                </w:rPrChange>
              </w:rPr>
              <w:t>fuelwood</w:t>
            </w:r>
            <w:proofErr w:type="spellEnd"/>
            <w:r w:rsidRPr="00331314">
              <w:rPr>
                <w:rFonts w:cs="Times New Roman"/>
                <w:b/>
                <w:sz w:val="20"/>
                <w:szCs w:val="20"/>
                <w:rPrChange w:id="187" w:author="Nguyen Thanh Quang" w:date="2014-11-05T10:15:00Z">
                  <w:rPr>
                    <w:rFonts w:ascii="Arial" w:hAnsi="Arial" w:cs="Arial"/>
                    <w:b/>
                    <w:sz w:val="16"/>
                    <w:szCs w:val="16"/>
                  </w:rPr>
                </w:rPrChange>
              </w:rPr>
              <w:t xml:space="preserve"> at this stage</w:t>
            </w:r>
          </w:p>
        </w:tc>
        <w:tc>
          <w:tcPr>
            <w:tcW w:w="1797" w:type="dxa"/>
            <w:shd w:val="clear" w:color="auto" w:fill="FDE9D9" w:themeFill="accent6" w:themeFillTint="33"/>
          </w:tcPr>
          <w:p w14:paraId="60001D2F" w14:textId="77777777" w:rsidR="002B768E" w:rsidRPr="00331314" w:rsidRDefault="002B768E" w:rsidP="00210F78">
            <w:pPr>
              <w:ind w:left="69"/>
              <w:jc w:val="left"/>
              <w:rPr>
                <w:rFonts w:cs="Times New Roman"/>
                <w:sz w:val="20"/>
                <w:szCs w:val="20"/>
                <w:rPrChange w:id="188" w:author="Nguyen Thanh Quang" w:date="2014-11-05T10:15:00Z">
                  <w:rPr>
                    <w:rFonts w:ascii="Arial" w:hAnsi="Arial" w:cs="Arial"/>
                    <w:sz w:val="16"/>
                    <w:szCs w:val="16"/>
                  </w:rPr>
                </w:rPrChange>
              </w:rPr>
            </w:pPr>
            <w:r w:rsidRPr="00331314">
              <w:rPr>
                <w:rFonts w:cs="Times New Roman"/>
                <w:sz w:val="20"/>
                <w:szCs w:val="20"/>
                <w:rPrChange w:id="189" w:author="Nguyen Thanh Quang" w:date="2014-11-05T10:15:00Z">
                  <w:rPr>
                    <w:rFonts w:ascii="Arial" w:hAnsi="Arial" w:cs="Arial"/>
                    <w:sz w:val="16"/>
                    <w:szCs w:val="16"/>
                  </w:rPr>
                </w:rPrChange>
              </w:rPr>
              <w:t>140,000 VND/ ton</w:t>
            </w:r>
          </w:p>
        </w:tc>
        <w:tc>
          <w:tcPr>
            <w:tcW w:w="1800" w:type="dxa"/>
            <w:shd w:val="clear" w:color="auto" w:fill="FDE9D9" w:themeFill="accent6" w:themeFillTint="33"/>
          </w:tcPr>
          <w:p w14:paraId="7F6C8031" w14:textId="77777777" w:rsidR="002B768E" w:rsidRPr="00331314" w:rsidRDefault="002B768E" w:rsidP="00210F78">
            <w:pPr>
              <w:ind w:left="8"/>
              <w:jc w:val="left"/>
              <w:rPr>
                <w:rFonts w:cs="Times New Roman"/>
                <w:sz w:val="20"/>
                <w:szCs w:val="20"/>
                <w:rPrChange w:id="190" w:author="Nguyen Thanh Quang" w:date="2014-11-05T10:15:00Z">
                  <w:rPr>
                    <w:rFonts w:ascii="Arial" w:hAnsi="Arial" w:cs="Arial"/>
                    <w:sz w:val="16"/>
                    <w:szCs w:val="16"/>
                  </w:rPr>
                </w:rPrChange>
              </w:rPr>
            </w:pPr>
            <w:r w:rsidRPr="00331314">
              <w:rPr>
                <w:rFonts w:cs="Times New Roman"/>
                <w:sz w:val="20"/>
                <w:szCs w:val="20"/>
                <w:rPrChange w:id="191" w:author="Nguyen Thanh Quang" w:date="2014-11-05T10:15:00Z">
                  <w:rPr>
                    <w:rFonts w:ascii="Arial" w:hAnsi="Arial" w:cs="Arial"/>
                    <w:sz w:val="16"/>
                    <w:szCs w:val="16"/>
                  </w:rPr>
                </w:rPrChange>
              </w:rPr>
              <w:t>290,000 VND/ ton</w:t>
            </w:r>
          </w:p>
        </w:tc>
        <w:tc>
          <w:tcPr>
            <w:tcW w:w="1739" w:type="dxa"/>
            <w:shd w:val="clear" w:color="auto" w:fill="FDE9D9" w:themeFill="accent6" w:themeFillTint="33"/>
          </w:tcPr>
          <w:p w14:paraId="007EDC21" w14:textId="77777777" w:rsidR="002B768E" w:rsidRPr="00331314" w:rsidRDefault="002B768E" w:rsidP="00210F78">
            <w:pPr>
              <w:jc w:val="left"/>
              <w:rPr>
                <w:rFonts w:cs="Times New Roman"/>
                <w:sz w:val="20"/>
                <w:szCs w:val="20"/>
                <w:rPrChange w:id="192" w:author="Nguyen Thanh Quang" w:date="2014-11-05T10:15:00Z">
                  <w:rPr>
                    <w:rFonts w:ascii="Arial" w:hAnsi="Arial" w:cs="Arial"/>
                    <w:sz w:val="16"/>
                    <w:szCs w:val="16"/>
                  </w:rPr>
                </w:rPrChange>
              </w:rPr>
            </w:pPr>
            <w:r w:rsidRPr="00331314">
              <w:rPr>
                <w:rFonts w:cs="Times New Roman"/>
                <w:sz w:val="20"/>
                <w:szCs w:val="20"/>
                <w:rPrChange w:id="193" w:author="Nguyen Thanh Quang" w:date="2014-11-05T10:15:00Z">
                  <w:rPr>
                    <w:rFonts w:ascii="Arial" w:hAnsi="Arial" w:cs="Arial"/>
                    <w:sz w:val="16"/>
                    <w:szCs w:val="16"/>
                  </w:rPr>
                </w:rPrChange>
              </w:rPr>
              <w:t>470,000 VND/ ton</w:t>
            </w:r>
          </w:p>
        </w:tc>
        <w:tc>
          <w:tcPr>
            <w:tcW w:w="1771" w:type="dxa"/>
            <w:shd w:val="clear" w:color="auto" w:fill="FDE9D9" w:themeFill="accent6" w:themeFillTint="33"/>
          </w:tcPr>
          <w:p w14:paraId="1DCF8913" w14:textId="77777777" w:rsidR="002B768E" w:rsidRPr="00331314" w:rsidRDefault="002B768E" w:rsidP="00210F78">
            <w:pPr>
              <w:jc w:val="left"/>
              <w:rPr>
                <w:rFonts w:cs="Times New Roman"/>
                <w:sz w:val="20"/>
                <w:szCs w:val="20"/>
                <w:rPrChange w:id="194" w:author="Nguyen Thanh Quang" w:date="2014-11-05T10:15:00Z">
                  <w:rPr>
                    <w:rFonts w:ascii="Arial" w:hAnsi="Arial" w:cs="Arial"/>
                    <w:sz w:val="16"/>
                    <w:szCs w:val="16"/>
                  </w:rPr>
                </w:rPrChange>
              </w:rPr>
            </w:pPr>
            <w:r w:rsidRPr="00331314">
              <w:rPr>
                <w:rFonts w:cs="Times New Roman"/>
                <w:sz w:val="20"/>
                <w:szCs w:val="20"/>
                <w:rPrChange w:id="195" w:author="Nguyen Thanh Quang" w:date="2014-11-05T10:15:00Z">
                  <w:rPr>
                    <w:rFonts w:ascii="Arial" w:hAnsi="Arial" w:cs="Arial"/>
                    <w:sz w:val="16"/>
                    <w:szCs w:val="16"/>
                  </w:rPr>
                </w:rPrChange>
              </w:rPr>
              <w:t>650,000 VND/ ton</w:t>
            </w:r>
          </w:p>
        </w:tc>
        <w:tc>
          <w:tcPr>
            <w:tcW w:w="1710" w:type="dxa"/>
            <w:shd w:val="clear" w:color="auto" w:fill="FDE9D9" w:themeFill="accent6" w:themeFillTint="33"/>
          </w:tcPr>
          <w:p w14:paraId="3DCA6263" w14:textId="77777777" w:rsidR="002B768E" w:rsidRPr="00331314" w:rsidRDefault="002B768E" w:rsidP="00210F78">
            <w:pPr>
              <w:jc w:val="left"/>
              <w:rPr>
                <w:rFonts w:cs="Times New Roman"/>
                <w:sz w:val="20"/>
                <w:szCs w:val="20"/>
                <w:rPrChange w:id="196" w:author="Nguyen Thanh Quang" w:date="2014-11-05T10:15:00Z">
                  <w:rPr>
                    <w:rFonts w:ascii="Arial" w:hAnsi="Arial" w:cs="Arial"/>
                    <w:sz w:val="16"/>
                    <w:szCs w:val="16"/>
                  </w:rPr>
                </w:rPrChange>
              </w:rPr>
            </w:pPr>
          </w:p>
        </w:tc>
      </w:tr>
      <w:tr w:rsidR="002B768E" w:rsidRPr="00331314" w14:paraId="227B1E50" w14:textId="77777777" w:rsidTr="00210F78">
        <w:tc>
          <w:tcPr>
            <w:tcW w:w="993" w:type="dxa"/>
            <w:shd w:val="clear" w:color="auto" w:fill="DBE5F1" w:themeFill="accent1" w:themeFillTint="33"/>
          </w:tcPr>
          <w:p w14:paraId="1E4B3067" w14:textId="77777777" w:rsidR="002B768E" w:rsidRPr="00331314" w:rsidRDefault="002B768E" w:rsidP="00210F78">
            <w:pPr>
              <w:jc w:val="center"/>
              <w:rPr>
                <w:rFonts w:cs="Times New Roman"/>
                <w:b/>
                <w:sz w:val="20"/>
                <w:szCs w:val="20"/>
                <w:rPrChange w:id="197" w:author="Nguyen Thanh Quang" w:date="2014-11-05T10:15:00Z">
                  <w:rPr>
                    <w:rFonts w:ascii="Arial" w:hAnsi="Arial" w:cs="Arial"/>
                    <w:b/>
                    <w:sz w:val="16"/>
                    <w:szCs w:val="16"/>
                  </w:rPr>
                </w:rPrChange>
              </w:rPr>
            </w:pPr>
            <w:r w:rsidRPr="00331314">
              <w:rPr>
                <w:rFonts w:cs="Times New Roman"/>
                <w:b/>
                <w:sz w:val="20"/>
                <w:szCs w:val="20"/>
                <w:rPrChange w:id="198" w:author="Nguyen Thanh Quang" w:date="2014-11-05T10:15:00Z">
                  <w:rPr>
                    <w:rFonts w:ascii="Arial" w:hAnsi="Arial" w:cs="Arial"/>
                    <w:b/>
                    <w:sz w:val="16"/>
                    <w:szCs w:val="16"/>
                  </w:rPr>
                </w:rPrChange>
              </w:rPr>
              <w:t>Location</w:t>
            </w:r>
          </w:p>
        </w:tc>
        <w:tc>
          <w:tcPr>
            <w:tcW w:w="1797" w:type="dxa"/>
            <w:shd w:val="clear" w:color="auto" w:fill="DBE5F1" w:themeFill="accent1" w:themeFillTint="33"/>
          </w:tcPr>
          <w:p w14:paraId="458CA6AD" w14:textId="77777777" w:rsidR="002B768E" w:rsidRPr="00331314" w:rsidRDefault="002B768E" w:rsidP="00210F78">
            <w:pPr>
              <w:ind w:left="69"/>
              <w:jc w:val="left"/>
              <w:rPr>
                <w:rFonts w:cs="Times New Roman"/>
                <w:sz w:val="20"/>
                <w:szCs w:val="20"/>
                <w:rPrChange w:id="199" w:author="Nguyen Thanh Quang" w:date="2014-11-05T10:15:00Z">
                  <w:rPr>
                    <w:rFonts w:ascii="Arial" w:hAnsi="Arial" w:cs="Arial"/>
                    <w:sz w:val="16"/>
                    <w:szCs w:val="16"/>
                  </w:rPr>
                </w:rPrChange>
              </w:rPr>
            </w:pPr>
            <w:r w:rsidRPr="00331314">
              <w:rPr>
                <w:rFonts w:cs="Times New Roman"/>
                <w:sz w:val="20"/>
                <w:szCs w:val="20"/>
                <w:rPrChange w:id="200" w:author="Nguyen Thanh Quang" w:date="2014-11-05T10:15:00Z">
                  <w:rPr>
                    <w:rFonts w:ascii="Arial" w:hAnsi="Arial" w:cs="Arial"/>
                    <w:sz w:val="16"/>
                    <w:szCs w:val="16"/>
                  </w:rPr>
                </w:rPrChange>
              </w:rPr>
              <w:t>Natural forest near commune road</w:t>
            </w:r>
          </w:p>
        </w:tc>
        <w:tc>
          <w:tcPr>
            <w:tcW w:w="1800" w:type="dxa"/>
            <w:shd w:val="clear" w:color="auto" w:fill="DBE5F1" w:themeFill="accent1" w:themeFillTint="33"/>
          </w:tcPr>
          <w:p w14:paraId="3FE30AB9" w14:textId="77777777" w:rsidR="002B768E" w:rsidRPr="00331314" w:rsidRDefault="002B768E" w:rsidP="00210F78">
            <w:pPr>
              <w:ind w:left="8"/>
              <w:jc w:val="left"/>
              <w:rPr>
                <w:rFonts w:cs="Times New Roman"/>
                <w:sz w:val="20"/>
                <w:szCs w:val="20"/>
                <w:rPrChange w:id="201" w:author="Nguyen Thanh Quang" w:date="2014-11-05T10:15:00Z">
                  <w:rPr>
                    <w:rFonts w:ascii="Arial" w:hAnsi="Arial" w:cs="Arial"/>
                    <w:sz w:val="16"/>
                    <w:szCs w:val="16"/>
                  </w:rPr>
                </w:rPrChange>
              </w:rPr>
            </w:pPr>
            <w:r w:rsidRPr="00331314">
              <w:rPr>
                <w:rFonts w:cs="Times New Roman"/>
                <w:sz w:val="20"/>
                <w:szCs w:val="20"/>
                <w:rPrChange w:id="202" w:author="Nguyen Thanh Quang" w:date="2014-11-05T10:15:00Z">
                  <w:rPr>
                    <w:rFonts w:ascii="Arial" w:hAnsi="Arial" w:cs="Arial"/>
                    <w:sz w:val="16"/>
                    <w:szCs w:val="16"/>
                  </w:rPr>
                </w:rPrChange>
              </w:rPr>
              <w:t>Collection site (commune road)</w:t>
            </w:r>
          </w:p>
        </w:tc>
        <w:tc>
          <w:tcPr>
            <w:tcW w:w="1739" w:type="dxa"/>
            <w:shd w:val="clear" w:color="auto" w:fill="DBE5F1" w:themeFill="accent1" w:themeFillTint="33"/>
          </w:tcPr>
          <w:p w14:paraId="041F26D0" w14:textId="77777777" w:rsidR="002B768E" w:rsidRPr="00331314" w:rsidRDefault="002B768E" w:rsidP="00210F78">
            <w:pPr>
              <w:jc w:val="left"/>
              <w:rPr>
                <w:rFonts w:cs="Times New Roman"/>
                <w:sz w:val="20"/>
                <w:szCs w:val="20"/>
                <w:rPrChange w:id="203" w:author="Nguyen Thanh Quang" w:date="2014-11-05T10:15:00Z">
                  <w:rPr>
                    <w:rFonts w:ascii="Arial" w:hAnsi="Arial" w:cs="Arial"/>
                    <w:sz w:val="16"/>
                    <w:szCs w:val="16"/>
                  </w:rPr>
                </w:rPrChange>
              </w:rPr>
            </w:pPr>
            <w:r w:rsidRPr="00331314">
              <w:rPr>
                <w:rFonts w:cs="Times New Roman"/>
                <w:sz w:val="20"/>
                <w:szCs w:val="20"/>
                <w:rPrChange w:id="204" w:author="Nguyen Thanh Quang" w:date="2014-11-05T10:15:00Z">
                  <w:rPr>
                    <w:rFonts w:ascii="Arial" w:hAnsi="Arial" w:cs="Arial"/>
                    <w:sz w:val="16"/>
                    <w:szCs w:val="16"/>
                  </w:rPr>
                </w:rPrChange>
              </w:rPr>
              <w:t>Commune office</w:t>
            </w:r>
          </w:p>
        </w:tc>
        <w:tc>
          <w:tcPr>
            <w:tcW w:w="1771" w:type="dxa"/>
            <w:shd w:val="clear" w:color="auto" w:fill="DBE5F1" w:themeFill="accent1" w:themeFillTint="33"/>
          </w:tcPr>
          <w:p w14:paraId="3A20B79B" w14:textId="77777777" w:rsidR="002B768E" w:rsidRPr="00331314" w:rsidRDefault="002B768E" w:rsidP="00210F78">
            <w:pPr>
              <w:jc w:val="left"/>
              <w:rPr>
                <w:rFonts w:cs="Times New Roman"/>
                <w:sz w:val="20"/>
                <w:szCs w:val="20"/>
                <w:rPrChange w:id="205" w:author="Nguyen Thanh Quang" w:date="2014-11-05T10:15:00Z">
                  <w:rPr>
                    <w:rFonts w:ascii="Arial" w:hAnsi="Arial" w:cs="Arial"/>
                    <w:sz w:val="16"/>
                    <w:szCs w:val="16"/>
                  </w:rPr>
                </w:rPrChange>
              </w:rPr>
            </w:pPr>
            <w:r w:rsidRPr="00331314">
              <w:rPr>
                <w:rFonts w:cs="Times New Roman"/>
                <w:sz w:val="20"/>
                <w:szCs w:val="20"/>
                <w:rPrChange w:id="206" w:author="Nguyen Thanh Quang" w:date="2014-11-05T10:15:00Z">
                  <w:rPr>
                    <w:rFonts w:ascii="Arial" w:hAnsi="Arial" w:cs="Arial"/>
                    <w:sz w:val="16"/>
                    <w:szCs w:val="16"/>
                  </w:rPr>
                </w:rPrChange>
              </w:rPr>
              <w:t>Truck road, distance 50km</w:t>
            </w:r>
          </w:p>
        </w:tc>
        <w:tc>
          <w:tcPr>
            <w:tcW w:w="1710" w:type="dxa"/>
            <w:shd w:val="clear" w:color="auto" w:fill="DBE5F1" w:themeFill="accent1" w:themeFillTint="33"/>
          </w:tcPr>
          <w:p w14:paraId="14307813" w14:textId="77777777" w:rsidR="002B768E" w:rsidRPr="00331314" w:rsidRDefault="002B768E" w:rsidP="00210F78">
            <w:pPr>
              <w:jc w:val="left"/>
              <w:rPr>
                <w:rFonts w:cs="Times New Roman"/>
                <w:sz w:val="20"/>
                <w:szCs w:val="20"/>
                <w:rPrChange w:id="207" w:author="Nguyen Thanh Quang" w:date="2014-11-05T10:15:00Z">
                  <w:rPr>
                    <w:rFonts w:ascii="Arial" w:hAnsi="Arial" w:cs="Arial"/>
                    <w:sz w:val="16"/>
                    <w:szCs w:val="16"/>
                  </w:rPr>
                </w:rPrChange>
              </w:rPr>
            </w:pPr>
            <w:r w:rsidRPr="00331314">
              <w:rPr>
                <w:rFonts w:cs="Times New Roman"/>
                <w:sz w:val="20"/>
                <w:szCs w:val="20"/>
                <w:rPrChange w:id="208" w:author="Nguyen Thanh Quang" w:date="2014-11-05T10:15:00Z">
                  <w:rPr>
                    <w:rFonts w:ascii="Arial" w:hAnsi="Arial" w:cs="Arial"/>
                    <w:sz w:val="16"/>
                    <w:szCs w:val="16"/>
                  </w:rPr>
                </w:rPrChange>
              </w:rPr>
              <w:t>Industrial plant</w:t>
            </w:r>
          </w:p>
        </w:tc>
      </w:tr>
      <w:tr w:rsidR="002B768E" w:rsidRPr="00331314" w14:paraId="2B1AB1CC" w14:textId="77777777" w:rsidTr="00210F78">
        <w:tc>
          <w:tcPr>
            <w:tcW w:w="993" w:type="dxa"/>
            <w:shd w:val="clear" w:color="auto" w:fill="FDE9D9" w:themeFill="accent6" w:themeFillTint="33"/>
          </w:tcPr>
          <w:p w14:paraId="68469962" w14:textId="77777777" w:rsidR="002B768E" w:rsidRPr="00331314" w:rsidRDefault="002B768E" w:rsidP="00210F78">
            <w:pPr>
              <w:jc w:val="center"/>
              <w:rPr>
                <w:rFonts w:cs="Times New Roman"/>
                <w:b/>
                <w:sz w:val="20"/>
                <w:szCs w:val="20"/>
                <w:rPrChange w:id="209" w:author="Nguyen Thanh Quang" w:date="2014-11-05T10:15:00Z">
                  <w:rPr>
                    <w:rFonts w:ascii="Arial" w:hAnsi="Arial" w:cs="Arial"/>
                    <w:b/>
                    <w:sz w:val="16"/>
                    <w:szCs w:val="16"/>
                  </w:rPr>
                </w:rPrChange>
              </w:rPr>
            </w:pPr>
            <w:r w:rsidRPr="00331314">
              <w:rPr>
                <w:rFonts w:cs="Times New Roman"/>
                <w:b/>
                <w:sz w:val="20"/>
                <w:szCs w:val="20"/>
                <w:rPrChange w:id="210" w:author="Nguyen Thanh Quang" w:date="2014-11-05T10:15:00Z">
                  <w:rPr>
                    <w:rFonts w:ascii="Arial" w:hAnsi="Arial" w:cs="Arial"/>
                    <w:b/>
                    <w:sz w:val="16"/>
                    <w:szCs w:val="16"/>
                  </w:rPr>
                </w:rPrChange>
              </w:rPr>
              <w:t>Income</w:t>
            </w:r>
          </w:p>
        </w:tc>
        <w:tc>
          <w:tcPr>
            <w:tcW w:w="1797" w:type="dxa"/>
            <w:shd w:val="clear" w:color="auto" w:fill="FDE9D9" w:themeFill="accent6" w:themeFillTint="33"/>
          </w:tcPr>
          <w:p w14:paraId="777738E3" w14:textId="77777777" w:rsidR="002B768E" w:rsidRPr="00331314" w:rsidRDefault="002B768E" w:rsidP="00210F78">
            <w:pPr>
              <w:ind w:left="69"/>
              <w:jc w:val="left"/>
              <w:rPr>
                <w:rFonts w:cs="Times New Roman"/>
                <w:sz w:val="20"/>
                <w:szCs w:val="20"/>
                <w:rPrChange w:id="211" w:author="Nguyen Thanh Quang" w:date="2014-11-05T10:15:00Z">
                  <w:rPr>
                    <w:rFonts w:ascii="Arial" w:hAnsi="Arial" w:cs="Arial"/>
                    <w:sz w:val="16"/>
                    <w:szCs w:val="16"/>
                  </w:rPr>
                </w:rPrChange>
              </w:rPr>
            </w:pPr>
            <w:r w:rsidRPr="00331314">
              <w:rPr>
                <w:rFonts w:cs="Times New Roman"/>
                <w:sz w:val="20"/>
                <w:szCs w:val="20"/>
                <w:rPrChange w:id="212" w:author="Nguyen Thanh Quang" w:date="2014-11-05T10:15:00Z">
                  <w:rPr>
                    <w:rFonts w:ascii="Arial" w:hAnsi="Arial" w:cs="Arial"/>
                    <w:sz w:val="16"/>
                    <w:szCs w:val="16"/>
                  </w:rPr>
                </w:rPrChange>
              </w:rPr>
              <w:t>140,000VND/ ton</w:t>
            </w:r>
          </w:p>
        </w:tc>
        <w:tc>
          <w:tcPr>
            <w:tcW w:w="1800" w:type="dxa"/>
            <w:shd w:val="clear" w:color="auto" w:fill="FDE9D9" w:themeFill="accent6" w:themeFillTint="33"/>
          </w:tcPr>
          <w:p w14:paraId="33CE5912" w14:textId="77777777" w:rsidR="002B768E" w:rsidRPr="00331314" w:rsidRDefault="002B768E" w:rsidP="00210F78">
            <w:pPr>
              <w:ind w:left="8"/>
              <w:jc w:val="left"/>
              <w:rPr>
                <w:rFonts w:cs="Times New Roman"/>
                <w:sz w:val="20"/>
                <w:szCs w:val="20"/>
                <w:rPrChange w:id="213" w:author="Nguyen Thanh Quang" w:date="2014-11-05T10:15:00Z">
                  <w:rPr>
                    <w:rFonts w:ascii="Arial" w:hAnsi="Arial" w:cs="Arial"/>
                    <w:sz w:val="16"/>
                    <w:szCs w:val="16"/>
                  </w:rPr>
                </w:rPrChange>
              </w:rPr>
            </w:pPr>
            <w:r w:rsidRPr="00331314">
              <w:rPr>
                <w:rFonts w:cs="Times New Roman"/>
                <w:sz w:val="20"/>
                <w:szCs w:val="20"/>
                <w:rPrChange w:id="214" w:author="Nguyen Thanh Quang" w:date="2014-11-05T10:15:00Z">
                  <w:rPr>
                    <w:rFonts w:ascii="Arial" w:hAnsi="Arial" w:cs="Arial"/>
                    <w:sz w:val="16"/>
                    <w:szCs w:val="16"/>
                  </w:rPr>
                </w:rPrChange>
              </w:rPr>
              <w:t>150,000 VND/ ton</w:t>
            </w:r>
          </w:p>
        </w:tc>
        <w:tc>
          <w:tcPr>
            <w:tcW w:w="1739" w:type="dxa"/>
            <w:shd w:val="clear" w:color="auto" w:fill="FDE9D9" w:themeFill="accent6" w:themeFillTint="33"/>
          </w:tcPr>
          <w:p w14:paraId="0E3BE414" w14:textId="77777777" w:rsidR="002B768E" w:rsidRPr="00331314" w:rsidRDefault="002B768E" w:rsidP="00210F78">
            <w:pPr>
              <w:jc w:val="left"/>
              <w:rPr>
                <w:rFonts w:cs="Times New Roman"/>
                <w:sz w:val="20"/>
                <w:szCs w:val="20"/>
                <w:rPrChange w:id="215" w:author="Nguyen Thanh Quang" w:date="2014-11-05T10:15:00Z">
                  <w:rPr>
                    <w:rFonts w:ascii="Arial" w:hAnsi="Arial" w:cs="Arial"/>
                    <w:sz w:val="16"/>
                    <w:szCs w:val="16"/>
                  </w:rPr>
                </w:rPrChange>
              </w:rPr>
            </w:pPr>
            <w:r w:rsidRPr="00331314">
              <w:rPr>
                <w:rFonts w:cs="Times New Roman"/>
                <w:sz w:val="20"/>
                <w:szCs w:val="20"/>
                <w:rPrChange w:id="216" w:author="Nguyen Thanh Quang" w:date="2014-11-05T10:15:00Z">
                  <w:rPr>
                    <w:rFonts w:ascii="Arial" w:hAnsi="Arial" w:cs="Arial"/>
                    <w:sz w:val="16"/>
                    <w:szCs w:val="16"/>
                  </w:rPr>
                </w:rPrChange>
              </w:rPr>
              <w:t>180,000 VND/ ton</w:t>
            </w:r>
          </w:p>
        </w:tc>
        <w:tc>
          <w:tcPr>
            <w:tcW w:w="1771" w:type="dxa"/>
            <w:shd w:val="clear" w:color="auto" w:fill="FDE9D9" w:themeFill="accent6" w:themeFillTint="33"/>
          </w:tcPr>
          <w:p w14:paraId="2AA99342" w14:textId="77777777" w:rsidR="002B768E" w:rsidRPr="00331314" w:rsidRDefault="002B768E" w:rsidP="00210F78">
            <w:pPr>
              <w:jc w:val="left"/>
              <w:rPr>
                <w:rFonts w:cs="Times New Roman"/>
                <w:sz w:val="20"/>
                <w:szCs w:val="20"/>
                <w:rPrChange w:id="217" w:author="Nguyen Thanh Quang" w:date="2014-11-05T10:15:00Z">
                  <w:rPr>
                    <w:rFonts w:ascii="Arial" w:hAnsi="Arial" w:cs="Arial"/>
                    <w:sz w:val="16"/>
                    <w:szCs w:val="16"/>
                  </w:rPr>
                </w:rPrChange>
              </w:rPr>
            </w:pPr>
            <w:r w:rsidRPr="00331314">
              <w:rPr>
                <w:rFonts w:cs="Times New Roman"/>
                <w:sz w:val="20"/>
                <w:szCs w:val="20"/>
                <w:rPrChange w:id="218" w:author="Nguyen Thanh Quang" w:date="2014-11-05T10:15:00Z">
                  <w:rPr>
                    <w:rFonts w:ascii="Arial" w:hAnsi="Arial" w:cs="Arial"/>
                    <w:sz w:val="16"/>
                    <w:szCs w:val="16"/>
                  </w:rPr>
                </w:rPrChange>
              </w:rPr>
              <w:t>180,000 VND/ ton</w:t>
            </w:r>
          </w:p>
        </w:tc>
        <w:tc>
          <w:tcPr>
            <w:tcW w:w="1710" w:type="dxa"/>
            <w:shd w:val="clear" w:color="auto" w:fill="FDE9D9" w:themeFill="accent6" w:themeFillTint="33"/>
          </w:tcPr>
          <w:p w14:paraId="46830319" w14:textId="77777777" w:rsidR="002B768E" w:rsidRPr="00331314" w:rsidRDefault="002B768E" w:rsidP="00210F78">
            <w:pPr>
              <w:jc w:val="left"/>
              <w:rPr>
                <w:rFonts w:cs="Times New Roman"/>
                <w:sz w:val="20"/>
                <w:szCs w:val="20"/>
                <w:rPrChange w:id="219" w:author="Nguyen Thanh Quang" w:date="2014-11-05T10:15:00Z">
                  <w:rPr>
                    <w:rFonts w:ascii="Arial" w:hAnsi="Arial" w:cs="Arial"/>
                    <w:sz w:val="16"/>
                    <w:szCs w:val="16"/>
                  </w:rPr>
                </w:rPrChange>
              </w:rPr>
            </w:pPr>
          </w:p>
        </w:tc>
      </w:tr>
    </w:tbl>
    <w:p w14:paraId="3A239F2C" w14:textId="77777777" w:rsidR="002B768E" w:rsidRDefault="002B768E" w:rsidP="002B768E"/>
    <w:p w14:paraId="039E4071" w14:textId="77777777" w:rsidR="002B768E" w:rsidRDefault="002B768E" w:rsidP="002B768E">
      <w:r>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lastRenderedPageBreak/>
        <w:t xml:space="preserve">The price of </w:t>
      </w:r>
      <w:proofErr w:type="spellStart"/>
      <w:r>
        <w:t>fuelwood</w:t>
      </w:r>
      <w:proofErr w:type="spellEnd"/>
      <w:r>
        <w:t xml:space="preserve"> tends to remain stable in the last three years. According to VFD provincial officer of </w:t>
      </w:r>
      <w:proofErr w:type="spellStart"/>
      <w:r>
        <w:t>Nghe</w:t>
      </w:r>
      <w:proofErr w:type="spellEnd"/>
      <w:r>
        <w:t xml:space="preserve"> </w:t>
      </w:r>
      <w:proofErr w:type="gramStart"/>
      <w:r>
        <w:t>An</w:t>
      </w:r>
      <w:proofErr w:type="gramEnd"/>
      <w:r>
        <w:t xml:space="preserve"> province, the price of </w:t>
      </w:r>
      <w:proofErr w:type="spellStart"/>
      <w:r>
        <w:t>fuelwood</w:t>
      </w:r>
      <w:proofErr w:type="spellEnd"/>
      <w:r>
        <w:t xml:space="preserve"> tends to reduce because of the increasing supply of wood from Laos in recent years which has higher quality and lower price.</w:t>
      </w:r>
    </w:p>
    <w:p w14:paraId="471AEA98" w14:textId="77777777" w:rsidR="002B768E" w:rsidRDefault="002B768E" w:rsidP="002B768E">
      <w:r>
        <w:t xml:space="preserve">The value chain of </w:t>
      </w:r>
      <w:proofErr w:type="spellStart"/>
      <w:r>
        <w:t>fuelwood</w:t>
      </w:r>
      <w:proofErr w:type="spellEnd"/>
      <w:r>
        <w:t xml:space="preserve"> in Thanh Hoa and </w:t>
      </w:r>
      <w:proofErr w:type="spellStart"/>
      <w:r>
        <w:t>Nghe</w:t>
      </w:r>
      <w:proofErr w:type="spellEnd"/>
      <w:r>
        <w:t xml:space="preserve"> </w:t>
      </w:r>
      <w:proofErr w:type="gramStart"/>
      <w:r>
        <w:t>An</w:t>
      </w:r>
      <w:proofErr w:type="gramEnd"/>
      <w:r>
        <w:t xml:space="preserve"> is rather a simple one. In fact these activities are either illegal or with legality unidentified. Therefore it is not an ‘official value chain’, and the chain cannot be expanded farther than the distance of 50km. In other words, </w:t>
      </w:r>
      <w:proofErr w:type="spellStart"/>
      <w:r>
        <w:t>fuelwood</w:t>
      </w:r>
      <w:proofErr w:type="spellEnd"/>
      <w:r>
        <w:t xml:space="preserve"> exploited in Thanh Hoa and </w:t>
      </w:r>
      <w:proofErr w:type="spellStart"/>
      <w:r>
        <w:t>Nghe</w:t>
      </w:r>
      <w:proofErr w:type="spellEnd"/>
      <w:r>
        <w:t xml:space="preserve"> </w:t>
      </w:r>
      <w:proofErr w:type="gramStart"/>
      <w:r>
        <w:t>An</w:t>
      </w:r>
      <w:proofErr w:type="gramEnd"/>
      <w:r>
        <w:t xml:space="preserve"> are only to supply to local industrial demand.</w:t>
      </w:r>
    </w:p>
    <w:p w14:paraId="6EA6AB26" w14:textId="77777777" w:rsidR="002B768E" w:rsidRDefault="002B768E" w:rsidP="002B768E">
      <w:r>
        <w:t xml:space="preserve">All </w:t>
      </w:r>
      <w:proofErr w:type="spellStart"/>
      <w:r>
        <w:t>fuelwood</w:t>
      </w:r>
      <w:proofErr w:type="spellEnd"/>
      <w:r>
        <w:t xml:space="preserve"> for commercial demand are from natural forest. There is no afforestation activity for </w:t>
      </w:r>
      <w:proofErr w:type="spellStart"/>
      <w:r>
        <w:t>fuelwood</w:t>
      </w:r>
      <w:proofErr w:type="spellEnd"/>
      <w:r>
        <w:t xml:space="preserve">. Therefore there is no value created from </w:t>
      </w:r>
      <w:proofErr w:type="spellStart"/>
      <w:r>
        <w:t>fuelwood</w:t>
      </w:r>
      <w:proofErr w:type="spellEnd"/>
      <w:r>
        <w:t xml:space="preserve"> afforestation. There is neither processing of </w:t>
      </w:r>
      <w:proofErr w:type="spellStart"/>
      <w:r>
        <w:t>fuelwood</w:t>
      </w:r>
      <w:proofErr w:type="spellEnd"/>
      <w:r>
        <w:t xml:space="preserve"> in the value chain. </w:t>
      </w:r>
    </w:p>
    <w:p w14:paraId="0B00BA28" w14:textId="77777777" w:rsidR="002B768E" w:rsidRDefault="002B768E" w:rsidP="002B768E">
      <w:r>
        <w:t xml:space="preserve">There </w:t>
      </w:r>
      <w:proofErr w:type="gramStart"/>
      <w:r>
        <w:t>are no further chain</w:t>
      </w:r>
      <w:proofErr w:type="gramEnd"/>
      <w:r>
        <w:t xml:space="preserve">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commentRangeStart w:id="220"/>
      <w:r>
        <w:rPr>
          <w:b/>
          <w:i/>
        </w:rPr>
        <w:t>charcoal</w:t>
      </w:r>
      <w:commentRangeEnd w:id="220"/>
      <w:r w:rsidR="00331314">
        <w:rPr>
          <w:rStyle w:val="CommentReference"/>
        </w:rPr>
        <w:commentReference w:id="220"/>
      </w:r>
    </w:p>
    <w:p w14:paraId="282AA0D4" w14:textId="5336C7E9" w:rsidR="006F75CC" w:rsidRDefault="006F75CC" w:rsidP="002B768E">
      <w:r>
        <w:t xml:space="preserve">Charcoal is not popularly used in the area of research. In fact, among 221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w:t>
      </w:r>
      <w:proofErr w:type="spellStart"/>
      <w:r w:rsidR="00DF79A0">
        <w:t>fuelwood</w:t>
      </w:r>
      <w:proofErr w:type="spellEnd"/>
      <w:r w:rsidR="00DF79A0">
        <w:t xml:space="preserve"> value chain is as below:</w:t>
      </w:r>
    </w:p>
    <w:p w14:paraId="0EB43595" w14:textId="77777777" w:rsidR="00DF79A0" w:rsidRDefault="00DF79A0" w:rsidP="002B768E"/>
    <w:p w14:paraId="4DB6BAC3" w14:textId="77777777" w:rsidR="00DF79A0" w:rsidRDefault="00DF79A0" w:rsidP="002B768E"/>
    <w:p w14:paraId="227C761B" w14:textId="16677E8E" w:rsidR="00DF79A0" w:rsidRDefault="00DF79A0" w:rsidP="00DF79A0">
      <w:r>
        <w:rPr>
          <w:noProof/>
          <w:lang w:val="en-GB" w:eastAsia="en-GB"/>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685580" w:rsidRPr="00C7208A" w:rsidRDefault="00685580" w:rsidP="00DF79A0">
                            <w:pPr>
                              <w:spacing w:before="0" w:line="240" w:lineRule="auto"/>
                              <w:ind w:left="-90" w:right="-90"/>
                              <w:jc w:val="center"/>
                              <w:rPr>
                                <w:rFonts w:ascii="Arial" w:hAnsi="Arial" w:cs="Arial"/>
                                <w:sz w:val="18"/>
                                <w:szCs w:val="18"/>
                              </w:rPr>
                            </w:pPr>
                            <w:r>
                              <w:rPr>
                                <w:rFonts w:ascii="Arial" w:hAnsi="Arial" w:cs="Arial"/>
                                <w:sz w:val="18"/>
                                <w:szCs w:val="18"/>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2" o:spid="_x0000_s1042"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lzg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" adj="14865" fillcolor="#4f81bd [3204]" strokecolor="#243f60 [1604]" strokeweight="2pt">
                <v:textbox>
                  <w:txbxContent>
                    <w:p w14:paraId="6FC9CBA8" w14:textId="7B35BB69" w:rsidR="00685580" w:rsidRPr="00C7208A" w:rsidRDefault="00685580" w:rsidP="00DF79A0">
                      <w:pPr>
                        <w:spacing w:before="0" w:line="240" w:lineRule="auto"/>
                        <w:ind w:left="-90" w:right="-90"/>
                        <w:jc w:val="center"/>
                        <w:rPr>
                          <w:rFonts w:ascii="Arial" w:hAnsi="Arial" w:cs="Arial"/>
                          <w:sz w:val="18"/>
                          <w:szCs w:val="18"/>
                        </w:rPr>
                      </w:pPr>
                      <w:r>
                        <w:rPr>
                          <w:rFonts w:ascii="Arial" w:hAnsi="Arial" w:cs="Arial"/>
                          <w:sz w:val="18"/>
                          <w:szCs w:val="18"/>
                        </w:rPr>
                        <w:t>Consumption at Local Plants</w:t>
                      </w:r>
                    </w:p>
                  </w:txbxContent>
                </v:textbox>
              </v:shape>
            </w:pict>
          </mc:Fallback>
        </mc:AlternateContent>
      </w:r>
      <w:r>
        <w:rPr>
          <w:noProof/>
          <w:lang w:val="en-GB" w:eastAsia="en-GB"/>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685580" w:rsidRPr="00C7208A" w:rsidRDefault="00685580" w:rsidP="00DF79A0">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3" o:spid="_x0000_s1043"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" adj="14865" fillcolor="#4f81bd [3204]" strokecolor="#243f60 [1604]" strokeweight="2pt">
                <v:textbox>
                  <w:txbxContent>
                    <w:p w14:paraId="2B96E0C5" w14:textId="77777777" w:rsidR="00685580" w:rsidRPr="00C7208A" w:rsidRDefault="00685580" w:rsidP="00DF79A0">
                      <w:pPr>
                        <w:spacing w:before="0" w:line="240" w:lineRule="auto"/>
                        <w:ind w:left="-90" w:right="-181"/>
                        <w:jc w:val="center"/>
                        <w:rPr>
                          <w:rFonts w:ascii="Arial" w:hAnsi="Arial" w:cs="Arial"/>
                          <w:sz w:val="18"/>
                          <w:szCs w:val="18"/>
                        </w:rPr>
                      </w:pPr>
                      <w:r>
                        <w:rPr>
                          <w:rFonts w:ascii="Arial" w:hAnsi="Arial" w:cs="Arial"/>
                          <w:sz w:val="18"/>
                          <w:szCs w:val="18"/>
                        </w:rPr>
                        <w:t>Transportation</w:t>
                      </w:r>
                    </w:p>
                  </w:txbxContent>
                </v:textbox>
              </v:shape>
            </w:pict>
          </mc:Fallback>
        </mc:AlternateContent>
      </w:r>
      <w:r>
        <w:rPr>
          <w:noProof/>
          <w:lang w:val="en-GB" w:eastAsia="en-GB"/>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685580" w:rsidRPr="00C7208A" w:rsidRDefault="00685580" w:rsidP="00DF79A0">
                            <w:pPr>
                              <w:spacing w:before="0" w:line="240" w:lineRule="auto"/>
                              <w:jc w:val="center"/>
                              <w:rPr>
                                <w:rFonts w:ascii="Arial" w:hAnsi="Arial" w:cs="Arial"/>
                                <w:sz w:val="18"/>
                                <w:szCs w:val="18"/>
                              </w:rPr>
                            </w:pPr>
                            <w:r>
                              <w:rPr>
                                <w:rFonts w:ascii="Arial" w:hAnsi="Arial" w:cs="Arial"/>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5" o:spid="_x0000_s1044"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Mg0H3a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685580" w:rsidRPr="00C7208A" w:rsidRDefault="00685580" w:rsidP="00DF79A0">
                      <w:pPr>
                        <w:spacing w:before="0" w:line="240" w:lineRule="auto"/>
                        <w:jc w:val="center"/>
                        <w:rPr>
                          <w:rFonts w:ascii="Arial" w:hAnsi="Arial" w:cs="Arial"/>
                          <w:sz w:val="18"/>
                          <w:szCs w:val="18"/>
                        </w:rPr>
                      </w:pPr>
                      <w:r>
                        <w:rPr>
                          <w:rFonts w:ascii="Arial" w:hAnsi="Arial" w:cs="Arial"/>
                          <w:sz w:val="18"/>
                          <w:szCs w:val="18"/>
                        </w:rPr>
                        <w:t>Logging Wood</w:t>
                      </w:r>
                    </w:p>
                  </w:txbxContent>
                </v:textbox>
              </v:shape>
            </w:pict>
          </mc:Fallback>
        </mc:AlternateContent>
      </w:r>
    </w:p>
    <w:p w14:paraId="7627A640" w14:textId="65072D7D" w:rsidR="00DF79A0" w:rsidRDefault="00DF79A0" w:rsidP="002B768E">
      <w:r>
        <w:rPr>
          <w:noProof/>
          <w:lang w:val="en-GB" w:eastAsia="en-GB"/>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2302446"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Default="00685CDF" w:rsidP="002B768E">
      <w:r>
        <w:rPr>
          <w:noProof/>
          <w:lang w:val="en-GB" w:eastAsia="en-GB"/>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34D8E1E"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Default="00685CDF" w:rsidP="002B768E">
      <w:r>
        <w:rPr>
          <w:noProof/>
          <w:lang w:val="en-GB" w:eastAsia="en-GB"/>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685580" w:rsidRPr="00685CDF" w:rsidRDefault="00685580"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4" o:spid="_x0000_s1045"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" adj="14865" fillcolor="#f2dbdb [661]" strokecolor="#943634 [2405]" strokeweight="2pt">
                <v:textbox>
                  <w:txbxContent>
                    <w:p w14:paraId="14D8E159" w14:textId="565E34E7" w:rsidR="00685580" w:rsidRPr="00685CDF" w:rsidRDefault="00685580"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Domestic Retail</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685580" w:rsidRPr="00685CDF" w:rsidRDefault="00685580"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8" o:spid="_x0000_s1046"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WUTI&#10;gb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685580" w:rsidRPr="00685CDF" w:rsidRDefault="00685580" w:rsidP="00685CDF">
                      <w:pPr>
                        <w:spacing w:before="0" w:line="240" w:lineRule="auto"/>
                        <w:ind w:right="-90"/>
                        <w:jc w:val="center"/>
                        <w:rPr>
                          <w:rFonts w:ascii="Arial" w:hAnsi="Arial" w:cs="Arial"/>
                          <w:color w:val="000000" w:themeColor="text1"/>
                          <w:sz w:val="18"/>
                          <w:szCs w:val="18"/>
                        </w:rPr>
                      </w:pPr>
                      <w:r>
                        <w:rPr>
                          <w:rFonts w:ascii="Arial" w:hAnsi="Arial" w:cs="Arial"/>
                          <w:color w:val="000000" w:themeColor="text1"/>
                          <w:sz w:val="18"/>
                          <w:szCs w:val="18"/>
                        </w:rPr>
                        <w:t xml:space="preserve">Domestic Wholesale </w:t>
                      </w:r>
                    </w:p>
                  </w:txbxContent>
                </v:textbox>
              </v:shape>
            </w:pict>
          </mc:Fallback>
        </mc:AlternateContent>
      </w:r>
      <w:r w:rsidR="00DF79A0">
        <w:rPr>
          <w:noProof/>
          <w:lang w:val="en-GB" w:eastAsia="en-GB"/>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685580" w:rsidRPr="00685CDF" w:rsidRDefault="00685580" w:rsidP="00DF79A0">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6" o:spid="_x0000_s1047"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" adj="14865" fillcolor="#f2dbdb [661]" strokecolor="#943634 [2405]" strokeweight="2pt">
                <v:textbox>
                  <w:txbxContent>
                    <w:p w14:paraId="458F38A2" w14:textId="50C58D6C" w:rsidR="00685580" w:rsidRPr="00685CDF" w:rsidRDefault="00685580" w:rsidP="00DF79A0">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Charcoal Production</w:t>
                      </w:r>
                    </w:p>
                  </w:txbxContent>
                </v:textbox>
              </v:shape>
            </w:pict>
          </mc:Fallback>
        </mc:AlternateContent>
      </w:r>
    </w:p>
    <w:p w14:paraId="464AD721" w14:textId="5B533C34" w:rsidR="00DF79A0" w:rsidRDefault="00685CDF" w:rsidP="002B768E">
      <w:r>
        <w:rPr>
          <w:noProof/>
          <w:lang w:val="en-GB" w:eastAsia="en-GB"/>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4E1201C"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Default="00685CDF" w:rsidP="002B768E">
      <w:r>
        <w:rPr>
          <w:noProof/>
          <w:lang w:val="en-GB" w:eastAsia="en-GB"/>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39083F"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Default="00E41317" w:rsidP="002B768E">
      <w:r>
        <w:rPr>
          <w:noProof/>
          <w:lang w:val="en-GB" w:eastAsia="en-GB"/>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685580" w:rsidRPr="00685CDF" w:rsidRDefault="00685580" w:rsidP="00E41317">
                            <w:pPr>
                              <w:spacing w:before="0" w:line="240" w:lineRule="auto"/>
                              <w:jc w:val="center"/>
                              <w:rPr>
                                <w:rFonts w:ascii="Arial" w:hAnsi="Arial" w:cs="Arial"/>
                                <w:color w:val="000000" w:themeColor="text1"/>
                                <w:sz w:val="18"/>
                                <w:szCs w:val="18"/>
                              </w:rPr>
                            </w:pPr>
                            <w:r>
                              <w:rPr>
                                <w:rFonts w:ascii="Arial" w:hAnsi="Arial" w:cs="Arial"/>
                                <w:color w:val="000000" w:themeColor="text1"/>
                                <w:sz w:val="18"/>
                                <w:szCs w:val="18"/>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85" o:spid="_x0000_s1048"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RA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H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b50U&#10;QL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685580" w:rsidRPr="00685CDF" w:rsidRDefault="00685580" w:rsidP="00E41317">
                      <w:pPr>
                        <w:spacing w:before="0" w:line="240" w:lineRule="auto"/>
                        <w:jc w:val="center"/>
                        <w:rPr>
                          <w:rFonts w:ascii="Arial" w:hAnsi="Arial" w:cs="Arial"/>
                          <w:color w:val="000000" w:themeColor="text1"/>
                          <w:sz w:val="18"/>
                          <w:szCs w:val="18"/>
                        </w:rPr>
                      </w:pPr>
                      <w:r>
                        <w:rPr>
                          <w:rFonts w:ascii="Arial" w:hAnsi="Arial" w:cs="Arial"/>
                          <w:color w:val="000000" w:themeColor="text1"/>
                          <w:sz w:val="18"/>
                          <w:szCs w:val="18"/>
                        </w:rPr>
                        <w:t>Foreign Import</w:t>
                      </w:r>
                    </w:p>
                  </w:txbxContent>
                </v:textbox>
              </v:shape>
            </w:pict>
          </mc:Fallback>
        </mc:AlternateContent>
      </w:r>
      <w:r w:rsidR="00685CDF">
        <w:rPr>
          <w:noProof/>
          <w:lang w:val="en-GB" w:eastAsia="en-GB"/>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685580" w:rsidRPr="00685CDF" w:rsidRDefault="00685580" w:rsidP="00685CDF">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 xml:space="preserve">Charcoal </w:t>
                            </w:r>
                            <w:r>
                              <w:rPr>
                                <w:rFonts w:ascii="Arial" w:hAnsi="Arial" w:cs="Arial"/>
                                <w:color w:val="000000" w:themeColor="text1"/>
                                <w:sz w:val="18"/>
                                <w:szCs w:val="18"/>
                              </w:rP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entagon 79" o:spid="_x0000_s1049"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a3o8&#10;cb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685580" w:rsidRPr="00685CDF" w:rsidRDefault="00685580" w:rsidP="00685CDF">
                      <w:pPr>
                        <w:spacing w:before="0" w:line="240" w:lineRule="auto"/>
                        <w:jc w:val="center"/>
                        <w:rPr>
                          <w:rFonts w:ascii="Arial" w:hAnsi="Arial" w:cs="Arial"/>
                          <w:color w:val="000000" w:themeColor="text1"/>
                          <w:sz w:val="18"/>
                          <w:szCs w:val="18"/>
                        </w:rPr>
                      </w:pPr>
                      <w:r w:rsidRPr="00685CDF">
                        <w:rPr>
                          <w:rFonts w:ascii="Arial" w:hAnsi="Arial" w:cs="Arial"/>
                          <w:color w:val="000000" w:themeColor="text1"/>
                          <w:sz w:val="18"/>
                          <w:szCs w:val="18"/>
                        </w:rPr>
                        <w:t xml:space="preserve">Charcoal </w:t>
                      </w:r>
                      <w:r>
                        <w:rPr>
                          <w:rFonts w:ascii="Arial" w:hAnsi="Arial" w:cs="Arial"/>
                          <w:color w:val="000000" w:themeColor="text1"/>
                          <w:sz w:val="18"/>
                          <w:szCs w:val="18"/>
                        </w:rPr>
                        <w:t>Export</w:t>
                      </w:r>
                    </w:p>
                  </w:txbxContent>
                </v:textbox>
              </v:shape>
            </w:pict>
          </mc:Fallback>
        </mc:AlternateContent>
      </w:r>
    </w:p>
    <w:p w14:paraId="413A17DA" w14:textId="38E1AE3E" w:rsidR="00DF79A0" w:rsidRDefault="00685CDF" w:rsidP="002B768E">
      <w:r>
        <w:rPr>
          <w:noProof/>
          <w:lang w:val="en-GB" w:eastAsia="en-GB"/>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E7FEA5"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Default="00DF79A0" w:rsidP="002B768E"/>
    <w:p w14:paraId="7D209FA1" w14:textId="77777777" w:rsidR="00DF79A0" w:rsidRDefault="00DF79A0" w:rsidP="002B768E"/>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97"/>
        <w:gridCol w:w="1800"/>
        <w:gridCol w:w="1800"/>
        <w:gridCol w:w="1739"/>
        <w:gridCol w:w="1710"/>
      </w:tblGrid>
      <w:tr w:rsidR="00685CDF" w:rsidRPr="005D4B4E" w14:paraId="0C382820" w14:textId="77777777" w:rsidTr="00E41317">
        <w:tc>
          <w:tcPr>
            <w:tcW w:w="993" w:type="dxa"/>
            <w:shd w:val="clear" w:color="auto" w:fill="FDE9D9" w:themeFill="accent6" w:themeFillTint="33"/>
          </w:tcPr>
          <w:p w14:paraId="25EAD614" w14:textId="77777777" w:rsidR="00685CDF" w:rsidRPr="005D4B4E" w:rsidRDefault="00685CDF" w:rsidP="00641613">
            <w:pPr>
              <w:jc w:val="center"/>
              <w:rPr>
                <w:rFonts w:ascii="Arial" w:hAnsi="Arial" w:cs="Arial"/>
                <w:b/>
                <w:sz w:val="16"/>
                <w:szCs w:val="16"/>
              </w:rPr>
            </w:pPr>
            <w:r w:rsidRPr="005D4B4E">
              <w:rPr>
                <w:rFonts w:ascii="Arial" w:hAnsi="Arial" w:cs="Arial"/>
                <w:b/>
                <w:sz w:val="16"/>
                <w:szCs w:val="16"/>
              </w:rPr>
              <w:t>Actor</w:t>
            </w:r>
          </w:p>
        </w:tc>
        <w:tc>
          <w:tcPr>
            <w:tcW w:w="1797" w:type="dxa"/>
            <w:shd w:val="clear" w:color="auto" w:fill="FFFFFF" w:themeFill="background1"/>
          </w:tcPr>
          <w:p w14:paraId="3D237C95" w14:textId="6B38FE46" w:rsidR="00685CDF" w:rsidRPr="005D4B4E"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4C53C61"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5D4B4E" w:rsidRDefault="00685CDF" w:rsidP="00641613">
            <w:pPr>
              <w:ind w:left="8"/>
              <w:jc w:val="left"/>
              <w:rPr>
                <w:rFonts w:ascii="Arial" w:hAnsi="Arial" w:cs="Arial"/>
                <w:sz w:val="16"/>
                <w:szCs w:val="16"/>
              </w:rPr>
            </w:pPr>
            <w:r w:rsidRPr="005D4B4E">
              <w:rPr>
                <w:rFonts w:ascii="Arial" w:hAnsi="Arial" w:cs="Arial"/>
                <w:sz w:val="16"/>
                <w:szCs w:val="16"/>
              </w:rPr>
              <w:t>Transporter</w:t>
            </w:r>
          </w:p>
        </w:tc>
        <w:tc>
          <w:tcPr>
            <w:tcW w:w="1800" w:type="dxa"/>
            <w:shd w:val="clear" w:color="auto" w:fill="FDE9D9" w:themeFill="accent6" w:themeFillTint="33"/>
          </w:tcPr>
          <w:p w14:paraId="156F2644" w14:textId="664852CD" w:rsidR="00685CDF" w:rsidRPr="005D4B4E" w:rsidRDefault="00685CDF" w:rsidP="00641613">
            <w:pPr>
              <w:ind w:left="8"/>
              <w:jc w:val="left"/>
              <w:rPr>
                <w:rFonts w:ascii="Arial" w:hAnsi="Arial" w:cs="Arial"/>
                <w:sz w:val="16"/>
                <w:szCs w:val="16"/>
              </w:rPr>
            </w:pPr>
            <w:r>
              <w:rPr>
                <w:rFonts w:ascii="Arial" w:hAnsi="Arial" w:cs="Arial"/>
                <w:sz w:val="16"/>
                <w:szCs w:val="16"/>
              </w:rPr>
              <w:t>Charcoal producer</w:t>
            </w:r>
          </w:p>
        </w:tc>
        <w:tc>
          <w:tcPr>
            <w:tcW w:w="1739" w:type="dxa"/>
            <w:shd w:val="clear" w:color="auto" w:fill="FDE9D9" w:themeFill="accent6" w:themeFillTint="33"/>
          </w:tcPr>
          <w:p w14:paraId="3FD990BB" w14:textId="1B720156" w:rsidR="00685CDF" w:rsidRDefault="00685CDF" w:rsidP="00641613">
            <w:pPr>
              <w:rPr>
                <w:rFonts w:ascii="Arial" w:hAnsi="Arial" w:cs="Arial"/>
                <w:sz w:val="16"/>
                <w:szCs w:val="16"/>
              </w:rPr>
            </w:pPr>
            <w:r>
              <w:rPr>
                <w:rFonts w:ascii="Arial" w:hAnsi="Arial" w:cs="Arial"/>
                <w:sz w:val="16"/>
                <w:szCs w:val="16"/>
              </w:rPr>
              <w:t xml:space="preserve">Domestic </w:t>
            </w:r>
            <w:r w:rsidR="00E41317">
              <w:rPr>
                <w:rFonts w:ascii="Arial" w:hAnsi="Arial" w:cs="Arial"/>
                <w:sz w:val="16"/>
                <w:szCs w:val="16"/>
              </w:rPr>
              <w:t>W</w:t>
            </w:r>
            <w:r>
              <w:rPr>
                <w:rFonts w:ascii="Arial" w:hAnsi="Arial" w:cs="Arial"/>
                <w:sz w:val="16"/>
                <w:szCs w:val="16"/>
              </w:rPr>
              <w:t>holesale buyer</w:t>
            </w:r>
          </w:p>
          <w:p w14:paraId="641BB2C7" w14:textId="3B25B1C4" w:rsidR="00685CDF" w:rsidRPr="005D4B4E" w:rsidRDefault="00685CDF" w:rsidP="00641613">
            <w:pPr>
              <w:rPr>
                <w:rFonts w:ascii="Arial" w:hAnsi="Arial" w:cs="Arial"/>
                <w:sz w:val="16"/>
                <w:szCs w:val="16"/>
              </w:rPr>
            </w:pPr>
            <w:r>
              <w:rPr>
                <w:rFonts w:ascii="Arial" w:hAnsi="Arial" w:cs="Arial"/>
                <w:sz w:val="16"/>
                <w:szCs w:val="16"/>
              </w:rPr>
              <w:t>Charcoal exporter</w:t>
            </w:r>
          </w:p>
        </w:tc>
        <w:tc>
          <w:tcPr>
            <w:tcW w:w="1710" w:type="dxa"/>
            <w:shd w:val="clear" w:color="auto" w:fill="FDE9D9" w:themeFill="accent6" w:themeFillTint="33"/>
          </w:tcPr>
          <w:p w14:paraId="358C72D1" w14:textId="77777777" w:rsidR="001B68CE" w:rsidRDefault="00E41317" w:rsidP="00641613">
            <w:pPr>
              <w:rPr>
                <w:rFonts w:ascii="Arial" w:hAnsi="Arial" w:cs="Arial"/>
                <w:sz w:val="16"/>
                <w:szCs w:val="16"/>
              </w:rPr>
            </w:pPr>
            <w:r>
              <w:rPr>
                <w:rFonts w:ascii="Arial" w:hAnsi="Arial" w:cs="Arial"/>
                <w:sz w:val="16"/>
                <w:szCs w:val="16"/>
              </w:rPr>
              <w:t>Domestic Retailer</w:t>
            </w:r>
            <w:r w:rsidR="001B68CE">
              <w:rPr>
                <w:rFonts w:ascii="Arial" w:hAnsi="Arial" w:cs="Arial"/>
                <w:sz w:val="16"/>
                <w:szCs w:val="16"/>
              </w:rPr>
              <w:t xml:space="preserve"> </w:t>
            </w:r>
          </w:p>
          <w:p w14:paraId="2AA4B81E" w14:textId="681D7F36" w:rsidR="00685CDF" w:rsidRPr="005D4B4E" w:rsidRDefault="001B68CE" w:rsidP="00641613">
            <w:pPr>
              <w:rPr>
                <w:rFonts w:ascii="Arial" w:hAnsi="Arial" w:cs="Arial"/>
                <w:sz w:val="16"/>
                <w:szCs w:val="16"/>
              </w:rPr>
            </w:pPr>
            <w:r>
              <w:rPr>
                <w:rFonts w:ascii="Arial" w:hAnsi="Arial" w:cs="Arial"/>
                <w:sz w:val="16"/>
                <w:szCs w:val="16"/>
              </w:rPr>
              <w:t>Foreign Importer</w:t>
            </w:r>
          </w:p>
        </w:tc>
      </w:tr>
      <w:tr w:rsidR="00685CDF" w:rsidRPr="005D4B4E" w14:paraId="6523AB25" w14:textId="77777777" w:rsidTr="00E41317">
        <w:tc>
          <w:tcPr>
            <w:tcW w:w="993" w:type="dxa"/>
            <w:shd w:val="clear" w:color="auto" w:fill="DBE5F1" w:themeFill="accent1" w:themeFillTint="33"/>
          </w:tcPr>
          <w:p w14:paraId="61680334" w14:textId="18922F1A" w:rsidR="00685CDF" w:rsidRPr="005D4B4E" w:rsidRDefault="00685CDF" w:rsidP="00641613">
            <w:pPr>
              <w:jc w:val="center"/>
              <w:rPr>
                <w:rFonts w:ascii="Arial" w:hAnsi="Arial" w:cs="Arial"/>
                <w:b/>
                <w:sz w:val="16"/>
                <w:szCs w:val="16"/>
              </w:rPr>
            </w:pPr>
            <w:r w:rsidRPr="005D4B4E">
              <w:rPr>
                <w:rFonts w:ascii="Arial" w:hAnsi="Arial" w:cs="Arial"/>
                <w:b/>
                <w:sz w:val="16"/>
                <w:szCs w:val="16"/>
              </w:rPr>
              <w:t>Activity</w:t>
            </w:r>
          </w:p>
        </w:tc>
        <w:tc>
          <w:tcPr>
            <w:tcW w:w="1797" w:type="dxa"/>
            <w:shd w:val="clear" w:color="auto" w:fill="FFFFFF" w:themeFill="background1"/>
          </w:tcPr>
          <w:p w14:paraId="69AF64A3" w14:textId="776CC9E0" w:rsidR="00685CDF" w:rsidRPr="005D4B4E"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3C9D211"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5D4B4E" w:rsidRDefault="00685CDF" w:rsidP="00685CDF">
            <w:pPr>
              <w:ind w:left="8"/>
              <w:jc w:val="left"/>
              <w:rPr>
                <w:rFonts w:ascii="Arial" w:hAnsi="Arial" w:cs="Arial"/>
                <w:sz w:val="16"/>
                <w:szCs w:val="16"/>
              </w:rPr>
            </w:pPr>
            <w:r>
              <w:rPr>
                <w:rFonts w:ascii="Arial" w:hAnsi="Arial" w:cs="Arial"/>
                <w:sz w:val="16"/>
                <w:szCs w:val="16"/>
              </w:rPr>
              <w:t xml:space="preserve">Transporting </w:t>
            </w:r>
            <w:proofErr w:type="spellStart"/>
            <w:r>
              <w:rPr>
                <w:rFonts w:ascii="Arial" w:hAnsi="Arial" w:cs="Arial"/>
                <w:sz w:val="16"/>
                <w:szCs w:val="16"/>
              </w:rPr>
              <w:t>fuelwood</w:t>
            </w:r>
            <w:proofErr w:type="spellEnd"/>
            <w:r>
              <w:rPr>
                <w:rFonts w:ascii="Arial" w:hAnsi="Arial" w:cs="Arial"/>
                <w:sz w:val="16"/>
                <w:szCs w:val="16"/>
              </w:rPr>
              <w:t xml:space="preserve"> to charcoal </w:t>
            </w:r>
            <w:r>
              <w:rPr>
                <w:rFonts w:ascii="Arial" w:hAnsi="Arial" w:cs="Arial"/>
                <w:sz w:val="16"/>
                <w:szCs w:val="16"/>
              </w:rPr>
              <w:lastRenderedPageBreak/>
              <w:t>kiln</w:t>
            </w:r>
          </w:p>
        </w:tc>
        <w:tc>
          <w:tcPr>
            <w:tcW w:w="1800" w:type="dxa"/>
            <w:shd w:val="clear" w:color="auto" w:fill="DBE5F1" w:themeFill="accent1" w:themeFillTint="33"/>
          </w:tcPr>
          <w:p w14:paraId="701B7FE7" w14:textId="7F9D8212" w:rsidR="00685CDF" w:rsidRPr="005D4B4E" w:rsidRDefault="00685CDF" w:rsidP="00641613">
            <w:pPr>
              <w:ind w:left="8"/>
              <w:jc w:val="left"/>
              <w:rPr>
                <w:rFonts w:ascii="Arial" w:hAnsi="Arial" w:cs="Arial"/>
                <w:sz w:val="16"/>
                <w:szCs w:val="16"/>
              </w:rPr>
            </w:pPr>
            <w:r>
              <w:rPr>
                <w:rFonts w:ascii="Arial" w:hAnsi="Arial" w:cs="Arial"/>
                <w:sz w:val="16"/>
                <w:szCs w:val="16"/>
              </w:rPr>
              <w:lastRenderedPageBreak/>
              <w:t>Operate charcoal kiln</w:t>
            </w:r>
          </w:p>
        </w:tc>
        <w:tc>
          <w:tcPr>
            <w:tcW w:w="1739" w:type="dxa"/>
            <w:shd w:val="clear" w:color="auto" w:fill="DBE5F1" w:themeFill="accent1" w:themeFillTint="33"/>
          </w:tcPr>
          <w:p w14:paraId="30218452" w14:textId="26E649D4" w:rsidR="00685CDF" w:rsidRDefault="00E41317" w:rsidP="00641613">
            <w:pPr>
              <w:ind w:left="8"/>
              <w:jc w:val="left"/>
              <w:rPr>
                <w:rFonts w:ascii="Arial" w:hAnsi="Arial" w:cs="Arial"/>
                <w:sz w:val="16"/>
                <w:szCs w:val="16"/>
              </w:rPr>
            </w:pPr>
            <w:r>
              <w:rPr>
                <w:rFonts w:ascii="Arial" w:hAnsi="Arial" w:cs="Arial"/>
                <w:sz w:val="16"/>
                <w:szCs w:val="16"/>
              </w:rPr>
              <w:t>Wholesaling</w:t>
            </w:r>
          </w:p>
          <w:p w14:paraId="65E7C59C" w14:textId="1DA5825E" w:rsidR="00685CDF" w:rsidRPr="005D4B4E" w:rsidRDefault="00685CDF" w:rsidP="00641613">
            <w:pPr>
              <w:ind w:left="8"/>
              <w:jc w:val="left"/>
              <w:rPr>
                <w:rFonts w:ascii="Arial" w:hAnsi="Arial" w:cs="Arial"/>
                <w:sz w:val="16"/>
                <w:szCs w:val="16"/>
              </w:rPr>
            </w:pPr>
            <w:r>
              <w:rPr>
                <w:rFonts w:ascii="Arial" w:hAnsi="Arial" w:cs="Arial"/>
                <w:sz w:val="16"/>
                <w:szCs w:val="16"/>
              </w:rPr>
              <w:lastRenderedPageBreak/>
              <w:t>Export</w:t>
            </w:r>
            <w:r w:rsidR="00954E33">
              <w:rPr>
                <w:rFonts w:ascii="Arial" w:hAnsi="Arial" w:cs="Arial"/>
                <w:sz w:val="16"/>
                <w:szCs w:val="16"/>
              </w:rPr>
              <w:t>ing</w:t>
            </w:r>
          </w:p>
        </w:tc>
        <w:tc>
          <w:tcPr>
            <w:tcW w:w="1710" w:type="dxa"/>
            <w:shd w:val="clear" w:color="auto" w:fill="DBE5F1" w:themeFill="accent1" w:themeFillTint="33"/>
          </w:tcPr>
          <w:p w14:paraId="4EA618CD" w14:textId="77777777" w:rsidR="00685CDF" w:rsidRDefault="001B68CE" w:rsidP="00641613">
            <w:pPr>
              <w:jc w:val="left"/>
              <w:rPr>
                <w:rFonts w:ascii="Arial" w:hAnsi="Arial" w:cs="Arial"/>
                <w:sz w:val="16"/>
                <w:szCs w:val="16"/>
              </w:rPr>
            </w:pPr>
            <w:r>
              <w:rPr>
                <w:rFonts w:ascii="Arial" w:hAnsi="Arial" w:cs="Arial"/>
                <w:sz w:val="16"/>
                <w:szCs w:val="16"/>
              </w:rPr>
              <w:lastRenderedPageBreak/>
              <w:t>Retailing</w:t>
            </w:r>
          </w:p>
          <w:p w14:paraId="3D54468F" w14:textId="3B93FB65" w:rsidR="001B68CE" w:rsidRPr="005D4B4E" w:rsidRDefault="001B68CE" w:rsidP="00641613">
            <w:pPr>
              <w:jc w:val="left"/>
              <w:rPr>
                <w:rFonts w:ascii="Arial" w:hAnsi="Arial" w:cs="Arial"/>
                <w:sz w:val="16"/>
                <w:szCs w:val="16"/>
              </w:rPr>
            </w:pPr>
            <w:r>
              <w:rPr>
                <w:rFonts w:ascii="Arial" w:hAnsi="Arial" w:cs="Arial"/>
                <w:sz w:val="16"/>
                <w:szCs w:val="16"/>
              </w:rPr>
              <w:lastRenderedPageBreak/>
              <w:t>Foreign Importing</w:t>
            </w:r>
          </w:p>
        </w:tc>
      </w:tr>
      <w:tr w:rsidR="00685CDF" w:rsidRPr="005D4B4E" w14:paraId="474581E5" w14:textId="77777777" w:rsidTr="00E41317">
        <w:tc>
          <w:tcPr>
            <w:tcW w:w="993" w:type="dxa"/>
            <w:shd w:val="clear" w:color="auto" w:fill="FDE9D9" w:themeFill="accent6" w:themeFillTint="33"/>
          </w:tcPr>
          <w:p w14:paraId="2469AA6C" w14:textId="551256AD" w:rsidR="00685CDF" w:rsidRPr="005D4B4E" w:rsidRDefault="00685CDF" w:rsidP="00641613">
            <w:pPr>
              <w:jc w:val="center"/>
              <w:rPr>
                <w:rFonts w:ascii="Arial" w:hAnsi="Arial" w:cs="Arial"/>
                <w:b/>
                <w:sz w:val="16"/>
                <w:szCs w:val="16"/>
              </w:rPr>
            </w:pPr>
            <w:r>
              <w:rPr>
                <w:rFonts w:ascii="Arial" w:hAnsi="Arial" w:cs="Arial"/>
                <w:b/>
                <w:sz w:val="16"/>
                <w:szCs w:val="16"/>
              </w:rPr>
              <w:lastRenderedPageBreak/>
              <w:t xml:space="preserve">Price of </w:t>
            </w:r>
            <w:proofErr w:type="spellStart"/>
            <w:r>
              <w:rPr>
                <w:rFonts w:ascii="Arial" w:hAnsi="Arial" w:cs="Arial"/>
                <w:b/>
                <w:sz w:val="16"/>
                <w:szCs w:val="16"/>
              </w:rPr>
              <w:t>fuelwood</w:t>
            </w:r>
            <w:proofErr w:type="spellEnd"/>
            <w:r>
              <w:rPr>
                <w:rFonts w:ascii="Arial" w:hAnsi="Arial" w:cs="Arial"/>
                <w:b/>
                <w:sz w:val="16"/>
                <w:szCs w:val="16"/>
              </w:rPr>
              <w:t xml:space="preserve"> at this stage</w:t>
            </w:r>
          </w:p>
        </w:tc>
        <w:tc>
          <w:tcPr>
            <w:tcW w:w="1797" w:type="dxa"/>
            <w:shd w:val="clear" w:color="auto" w:fill="FFFFFF" w:themeFill="background1"/>
          </w:tcPr>
          <w:p w14:paraId="04BBAE01" w14:textId="0FD789CF" w:rsidR="00685CDF"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2852946"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Default="00685CDF" w:rsidP="00641613">
            <w:pPr>
              <w:ind w:left="8"/>
              <w:jc w:val="left"/>
              <w:rPr>
                <w:rFonts w:ascii="Arial" w:hAnsi="Arial" w:cs="Arial"/>
                <w:sz w:val="16"/>
                <w:szCs w:val="16"/>
              </w:rPr>
            </w:pPr>
            <w:r>
              <w:rPr>
                <w:rFonts w:ascii="Arial" w:hAnsi="Arial" w:cs="Arial"/>
                <w:sz w:val="16"/>
                <w:szCs w:val="16"/>
              </w:rPr>
              <w:t>650,000 VND/ ton</w:t>
            </w:r>
            <w:r w:rsidR="00E41317">
              <w:rPr>
                <w:rFonts w:ascii="Arial" w:hAnsi="Arial" w:cs="Arial"/>
                <w:sz w:val="16"/>
                <w:szCs w:val="16"/>
              </w:rPr>
              <w:t xml:space="preserve"> of </w:t>
            </w:r>
            <w:proofErr w:type="spellStart"/>
            <w:r w:rsidR="00E41317">
              <w:rPr>
                <w:rFonts w:ascii="Arial" w:hAnsi="Arial" w:cs="Arial"/>
                <w:sz w:val="16"/>
                <w:szCs w:val="16"/>
              </w:rPr>
              <w:t>fuelwood</w:t>
            </w:r>
            <w:proofErr w:type="spellEnd"/>
          </w:p>
        </w:tc>
        <w:tc>
          <w:tcPr>
            <w:tcW w:w="1800" w:type="dxa"/>
            <w:shd w:val="clear" w:color="auto" w:fill="FDE9D9" w:themeFill="accent6" w:themeFillTint="33"/>
          </w:tcPr>
          <w:p w14:paraId="2F0F1BC1" w14:textId="26CEA9A0" w:rsidR="00685CDF" w:rsidRDefault="00954E33" w:rsidP="00641613">
            <w:pPr>
              <w:ind w:left="8"/>
              <w:jc w:val="left"/>
              <w:rPr>
                <w:rFonts w:ascii="Arial" w:hAnsi="Arial" w:cs="Arial"/>
                <w:sz w:val="16"/>
                <w:szCs w:val="16"/>
              </w:rPr>
            </w:pPr>
            <w:r>
              <w:rPr>
                <w:rFonts w:ascii="Arial" w:hAnsi="Arial" w:cs="Arial"/>
                <w:sz w:val="16"/>
                <w:szCs w:val="16"/>
              </w:rPr>
              <w:t>6-7 million</w:t>
            </w:r>
            <w:r w:rsidR="00685CDF">
              <w:rPr>
                <w:rFonts w:ascii="Arial" w:hAnsi="Arial" w:cs="Arial"/>
                <w:sz w:val="16"/>
                <w:szCs w:val="16"/>
              </w:rPr>
              <w:t xml:space="preserve"> VND/ton</w:t>
            </w:r>
            <w:r w:rsidR="00E41317">
              <w:rPr>
                <w:rFonts w:ascii="Arial" w:hAnsi="Arial" w:cs="Arial"/>
                <w:sz w:val="16"/>
                <w:szCs w:val="16"/>
              </w:rPr>
              <w:t xml:space="preserve"> of charcoal</w:t>
            </w:r>
          </w:p>
        </w:tc>
        <w:tc>
          <w:tcPr>
            <w:tcW w:w="1739" w:type="dxa"/>
            <w:shd w:val="clear" w:color="auto" w:fill="FDE9D9" w:themeFill="accent6" w:themeFillTint="33"/>
          </w:tcPr>
          <w:p w14:paraId="71A88836" w14:textId="0C764485" w:rsidR="00685CDF" w:rsidRPr="005D4B4E" w:rsidRDefault="00E41317" w:rsidP="00641613">
            <w:pPr>
              <w:jc w:val="left"/>
              <w:rPr>
                <w:rFonts w:ascii="Arial" w:hAnsi="Arial" w:cs="Arial"/>
                <w:sz w:val="16"/>
                <w:szCs w:val="16"/>
              </w:rPr>
            </w:pPr>
            <w:r>
              <w:rPr>
                <w:rFonts w:ascii="Arial" w:hAnsi="Arial" w:cs="Arial"/>
                <w:sz w:val="16"/>
                <w:szCs w:val="16"/>
              </w:rPr>
              <w:t>8-10 million  VND/ ton of charcoal</w:t>
            </w:r>
          </w:p>
        </w:tc>
        <w:tc>
          <w:tcPr>
            <w:tcW w:w="1710" w:type="dxa"/>
            <w:shd w:val="clear" w:color="auto" w:fill="FDE9D9" w:themeFill="accent6" w:themeFillTint="33"/>
          </w:tcPr>
          <w:p w14:paraId="2659779F" w14:textId="77777777" w:rsidR="00E41317" w:rsidRDefault="00E41317" w:rsidP="00641613">
            <w:pPr>
              <w:jc w:val="left"/>
              <w:rPr>
                <w:rFonts w:ascii="Arial" w:hAnsi="Arial" w:cs="Arial"/>
                <w:sz w:val="16"/>
                <w:szCs w:val="16"/>
              </w:rPr>
            </w:pPr>
            <w:r>
              <w:rPr>
                <w:rFonts w:ascii="Arial" w:hAnsi="Arial" w:cs="Arial"/>
                <w:sz w:val="16"/>
                <w:szCs w:val="16"/>
              </w:rPr>
              <w:t xml:space="preserve">12,000,000 VND/ ton of charcoal </w:t>
            </w:r>
          </w:p>
          <w:p w14:paraId="3473530A" w14:textId="59DF7D65" w:rsidR="00685CDF" w:rsidRPr="005D4B4E" w:rsidRDefault="00E41317" w:rsidP="00641613">
            <w:pPr>
              <w:jc w:val="left"/>
              <w:rPr>
                <w:rFonts w:ascii="Arial" w:hAnsi="Arial" w:cs="Arial"/>
                <w:sz w:val="16"/>
                <w:szCs w:val="16"/>
              </w:rPr>
            </w:pPr>
            <w:r>
              <w:rPr>
                <w:rFonts w:ascii="Arial" w:hAnsi="Arial" w:cs="Arial"/>
                <w:sz w:val="16"/>
                <w:szCs w:val="16"/>
              </w:rPr>
              <w:t>(or 12,000 VND/ kg at the local market)</w:t>
            </w:r>
          </w:p>
        </w:tc>
      </w:tr>
      <w:tr w:rsidR="00685CDF" w:rsidRPr="005D4B4E" w14:paraId="1363E04F" w14:textId="77777777" w:rsidTr="00E41317">
        <w:tc>
          <w:tcPr>
            <w:tcW w:w="993" w:type="dxa"/>
            <w:shd w:val="clear" w:color="auto" w:fill="DBE5F1" w:themeFill="accent1" w:themeFillTint="33"/>
          </w:tcPr>
          <w:p w14:paraId="5095112C" w14:textId="77777777" w:rsidR="00685CDF" w:rsidRPr="005D4B4E" w:rsidRDefault="00685CDF" w:rsidP="00641613">
            <w:pPr>
              <w:jc w:val="center"/>
              <w:rPr>
                <w:rFonts w:ascii="Arial" w:hAnsi="Arial" w:cs="Arial"/>
                <w:b/>
                <w:sz w:val="16"/>
                <w:szCs w:val="16"/>
              </w:rPr>
            </w:pPr>
            <w:r>
              <w:rPr>
                <w:rFonts w:ascii="Arial" w:hAnsi="Arial" w:cs="Arial"/>
                <w:b/>
                <w:sz w:val="16"/>
                <w:szCs w:val="16"/>
              </w:rPr>
              <w:t>Location</w:t>
            </w:r>
          </w:p>
        </w:tc>
        <w:tc>
          <w:tcPr>
            <w:tcW w:w="1797" w:type="dxa"/>
            <w:shd w:val="clear" w:color="auto" w:fill="FFFFFF" w:themeFill="background1"/>
          </w:tcPr>
          <w:p w14:paraId="01C09CCE" w14:textId="06806AA8" w:rsidR="00685CDF" w:rsidRPr="005D4B4E"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0622CA2"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5D4B4E" w:rsidRDefault="00685CDF" w:rsidP="00641613">
            <w:pPr>
              <w:ind w:left="8"/>
              <w:jc w:val="left"/>
              <w:rPr>
                <w:rFonts w:ascii="Arial" w:hAnsi="Arial" w:cs="Arial"/>
                <w:sz w:val="16"/>
                <w:szCs w:val="16"/>
              </w:rPr>
            </w:pPr>
            <w:r>
              <w:rPr>
                <w:rFonts w:ascii="Arial" w:hAnsi="Arial" w:cs="Arial"/>
                <w:sz w:val="16"/>
                <w:szCs w:val="16"/>
              </w:rPr>
              <w:t>Roads</w:t>
            </w:r>
          </w:p>
        </w:tc>
        <w:tc>
          <w:tcPr>
            <w:tcW w:w="1800" w:type="dxa"/>
            <w:shd w:val="clear" w:color="auto" w:fill="DBE5F1" w:themeFill="accent1" w:themeFillTint="33"/>
          </w:tcPr>
          <w:p w14:paraId="554C39D1" w14:textId="55AB334E" w:rsidR="00685CDF" w:rsidRPr="005D4B4E" w:rsidRDefault="00685CDF" w:rsidP="00641613">
            <w:pPr>
              <w:ind w:left="8"/>
              <w:jc w:val="left"/>
              <w:rPr>
                <w:rFonts w:ascii="Arial" w:hAnsi="Arial" w:cs="Arial"/>
                <w:sz w:val="16"/>
                <w:szCs w:val="16"/>
              </w:rPr>
            </w:pPr>
          </w:p>
        </w:tc>
        <w:tc>
          <w:tcPr>
            <w:tcW w:w="1739" w:type="dxa"/>
            <w:shd w:val="clear" w:color="auto" w:fill="DBE5F1" w:themeFill="accent1" w:themeFillTint="33"/>
          </w:tcPr>
          <w:p w14:paraId="6852DC7E" w14:textId="3D25EFF2" w:rsidR="00685CDF" w:rsidRPr="005D4B4E" w:rsidRDefault="00685CDF" w:rsidP="00641613">
            <w:pPr>
              <w:jc w:val="left"/>
              <w:rPr>
                <w:rFonts w:ascii="Arial" w:hAnsi="Arial" w:cs="Arial"/>
                <w:sz w:val="16"/>
                <w:szCs w:val="16"/>
              </w:rPr>
            </w:pPr>
          </w:p>
        </w:tc>
        <w:tc>
          <w:tcPr>
            <w:tcW w:w="1710" w:type="dxa"/>
            <w:shd w:val="clear" w:color="auto" w:fill="DBE5F1" w:themeFill="accent1" w:themeFillTint="33"/>
          </w:tcPr>
          <w:p w14:paraId="6AD89F4B" w14:textId="78B3A321" w:rsidR="00685CDF" w:rsidRPr="005D4B4E" w:rsidRDefault="00685CDF" w:rsidP="00641613">
            <w:pPr>
              <w:jc w:val="left"/>
              <w:rPr>
                <w:rFonts w:ascii="Arial" w:hAnsi="Arial" w:cs="Arial"/>
                <w:sz w:val="16"/>
                <w:szCs w:val="16"/>
              </w:rPr>
            </w:pPr>
          </w:p>
        </w:tc>
      </w:tr>
      <w:tr w:rsidR="00685CDF" w:rsidRPr="005D4B4E" w14:paraId="087AEEA9" w14:textId="77777777" w:rsidTr="00E41317">
        <w:tc>
          <w:tcPr>
            <w:tcW w:w="993" w:type="dxa"/>
            <w:shd w:val="clear" w:color="auto" w:fill="FDE9D9" w:themeFill="accent6" w:themeFillTint="33"/>
          </w:tcPr>
          <w:p w14:paraId="79A0E514" w14:textId="77777777" w:rsidR="00685CDF" w:rsidRDefault="00685CDF" w:rsidP="00641613">
            <w:pPr>
              <w:jc w:val="center"/>
              <w:rPr>
                <w:rFonts w:ascii="Arial" w:hAnsi="Arial" w:cs="Arial"/>
                <w:b/>
                <w:sz w:val="16"/>
                <w:szCs w:val="16"/>
              </w:rPr>
            </w:pPr>
            <w:r>
              <w:rPr>
                <w:rFonts w:ascii="Arial" w:hAnsi="Arial" w:cs="Arial"/>
                <w:b/>
                <w:sz w:val="16"/>
                <w:szCs w:val="16"/>
              </w:rPr>
              <w:t>Income</w:t>
            </w:r>
          </w:p>
        </w:tc>
        <w:tc>
          <w:tcPr>
            <w:tcW w:w="1797" w:type="dxa"/>
            <w:shd w:val="clear" w:color="auto" w:fill="FFFFFF" w:themeFill="background1"/>
          </w:tcPr>
          <w:p w14:paraId="2C811AD1" w14:textId="332FD26A" w:rsidR="00685CDF" w:rsidRDefault="00E41317" w:rsidP="00641613">
            <w:pPr>
              <w:ind w:left="69"/>
              <w:jc w:val="left"/>
              <w:rPr>
                <w:rFonts w:ascii="Arial" w:hAnsi="Arial" w:cs="Arial"/>
                <w:sz w:val="16"/>
                <w:szCs w:val="16"/>
              </w:rPr>
            </w:pPr>
            <w:r>
              <w:rPr>
                <w:noProof/>
                <w:lang w:val="en-GB" w:eastAsia="en-GB"/>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AAF6698"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Default="00685CDF" w:rsidP="00641613">
            <w:pPr>
              <w:ind w:left="8"/>
              <w:jc w:val="left"/>
              <w:rPr>
                <w:rFonts w:ascii="Arial" w:hAnsi="Arial" w:cs="Arial"/>
                <w:sz w:val="16"/>
                <w:szCs w:val="16"/>
              </w:rPr>
            </w:pPr>
            <w:r>
              <w:rPr>
                <w:rFonts w:ascii="Arial" w:hAnsi="Arial" w:cs="Arial"/>
                <w:sz w:val="16"/>
                <w:szCs w:val="16"/>
              </w:rPr>
              <w:t>180,000 VND/ ton</w:t>
            </w:r>
          </w:p>
        </w:tc>
        <w:tc>
          <w:tcPr>
            <w:tcW w:w="1800" w:type="dxa"/>
            <w:shd w:val="clear" w:color="auto" w:fill="FDE9D9" w:themeFill="accent6" w:themeFillTint="33"/>
          </w:tcPr>
          <w:p w14:paraId="6FEE82CA" w14:textId="26A94F64" w:rsidR="00685CDF" w:rsidRDefault="00E41317" w:rsidP="00641613">
            <w:pPr>
              <w:ind w:left="8"/>
              <w:jc w:val="left"/>
              <w:rPr>
                <w:rFonts w:ascii="Arial" w:hAnsi="Arial" w:cs="Arial"/>
                <w:sz w:val="16"/>
                <w:szCs w:val="16"/>
              </w:rPr>
            </w:pPr>
            <w:r>
              <w:rPr>
                <w:rFonts w:ascii="Arial" w:hAnsi="Arial" w:cs="Arial"/>
                <w:sz w:val="16"/>
                <w:szCs w:val="16"/>
              </w:rPr>
              <w:t>1,800,000 VND/ ton</w:t>
            </w:r>
          </w:p>
        </w:tc>
        <w:tc>
          <w:tcPr>
            <w:tcW w:w="1739" w:type="dxa"/>
            <w:shd w:val="clear" w:color="auto" w:fill="FDE9D9" w:themeFill="accent6" w:themeFillTint="33"/>
          </w:tcPr>
          <w:p w14:paraId="2C1C686F" w14:textId="4FB5BEEA" w:rsidR="00685CDF" w:rsidRDefault="00954E33" w:rsidP="00641613">
            <w:pPr>
              <w:jc w:val="left"/>
              <w:rPr>
                <w:rFonts w:ascii="Arial" w:hAnsi="Arial" w:cs="Arial"/>
                <w:sz w:val="16"/>
                <w:szCs w:val="16"/>
              </w:rPr>
            </w:pPr>
            <w:r>
              <w:rPr>
                <w:rFonts w:ascii="Arial" w:hAnsi="Arial" w:cs="Arial"/>
                <w:sz w:val="16"/>
                <w:szCs w:val="16"/>
              </w:rPr>
              <w:t>2</w:t>
            </w:r>
            <w:r w:rsidR="00E41317">
              <w:rPr>
                <w:rFonts w:ascii="Arial" w:hAnsi="Arial" w:cs="Arial"/>
                <w:sz w:val="16"/>
                <w:szCs w:val="16"/>
              </w:rPr>
              <w:t>,000,000 VND/ ton</w:t>
            </w:r>
          </w:p>
        </w:tc>
        <w:tc>
          <w:tcPr>
            <w:tcW w:w="1710" w:type="dxa"/>
            <w:shd w:val="clear" w:color="auto" w:fill="FDE9D9" w:themeFill="accent6" w:themeFillTint="33"/>
          </w:tcPr>
          <w:p w14:paraId="0658672D" w14:textId="349382F4" w:rsidR="00685CDF" w:rsidRPr="005D4B4E" w:rsidRDefault="00E41317" w:rsidP="00641613">
            <w:pPr>
              <w:jc w:val="left"/>
              <w:rPr>
                <w:rFonts w:ascii="Arial" w:hAnsi="Arial" w:cs="Arial"/>
                <w:sz w:val="16"/>
                <w:szCs w:val="16"/>
              </w:rPr>
            </w:pPr>
            <w:r>
              <w:rPr>
                <w:rFonts w:ascii="Arial" w:hAnsi="Arial" w:cs="Arial"/>
                <w:sz w:val="16"/>
                <w:szCs w:val="16"/>
              </w:rPr>
              <w:t>4,000,000 VND/ ton</w:t>
            </w:r>
          </w:p>
        </w:tc>
      </w:tr>
    </w:tbl>
    <w:p w14:paraId="34E8ED87" w14:textId="0CE69F78" w:rsidR="00685CDF" w:rsidRDefault="00685CDF" w:rsidP="002B768E"/>
    <w:p w14:paraId="6798EA95" w14:textId="0151023A" w:rsidR="00DF79A0" w:rsidRDefault="00E41317" w:rsidP="002B768E">
      <w:r>
        <w:t>According to s</w:t>
      </w:r>
      <w:r w:rsidR="00330FDE">
        <w:t>everal charcoal production studies</w:t>
      </w:r>
      <w:r>
        <w:t xml:space="preserve">, the amount of </w:t>
      </w:r>
      <w:proofErr w:type="spellStart"/>
      <w:r>
        <w:t>fuelwood</w:t>
      </w:r>
      <w:proofErr w:type="spellEnd"/>
      <w:r>
        <w:t xml:space="preserve">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 xml:space="preserve">at an average rate, it consumes 6.5 tons of </w:t>
      </w:r>
      <w:proofErr w:type="spellStart"/>
      <w:r w:rsidR="00954E33">
        <w:t>fuelwood</w:t>
      </w:r>
      <w:proofErr w:type="spellEnd"/>
      <w:r w:rsidR="00954E33">
        <w:t xml:space="preserve">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21" w:name="_Toc402727667"/>
      <w:r>
        <w:t xml:space="preserve">Key factors driving deforestation and forest </w:t>
      </w:r>
      <w:commentRangeStart w:id="222"/>
      <w:r>
        <w:t>degradation</w:t>
      </w:r>
      <w:bookmarkEnd w:id="221"/>
      <w:commentRangeEnd w:id="222"/>
      <w:r w:rsidR="00331314">
        <w:rPr>
          <w:rStyle w:val="CommentReference"/>
          <w:rFonts w:ascii="Times New Roman" w:eastAsiaTheme="minorHAnsi" w:hAnsi="Times New Roman" w:cstheme="minorBidi"/>
          <w:b w:val="0"/>
          <w:bCs w:val="0"/>
          <w:color w:val="auto"/>
        </w:rPr>
        <w:commentReference w:id="222"/>
      </w:r>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658BB03E" w14:textId="2008B89D" w:rsidR="00FD0BA5" w:rsidRDefault="00FD0BA5" w:rsidP="00FD0BA5">
      <w:r>
        <w:t xml:space="preserve">In summary, </w:t>
      </w:r>
      <w:r w:rsidR="00BD2E71">
        <w:t>estimation of</w:t>
      </w:r>
      <w:r>
        <w:t xml:space="preserve"> </w:t>
      </w:r>
      <w:proofErr w:type="spellStart"/>
      <w:r>
        <w:t>fuelwood</w:t>
      </w:r>
      <w:proofErr w:type="spellEnd"/>
      <w:r>
        <w:t xml:space="preserve"> demand of households is </w:t>
      </w:r>
      <w:r w:rsidRPr="00DD2B26">
        <w:rPr>
          <w:b/>
        </w:rPr>
        <w:t>1,641,182</w:t>
      </w:r>
      <w:r>
        <w:t xml:space="preserve"> ton per year </w:t>
      </w:r>
      <w:r w:rsidR="00BD2E71">
        <w:t>including:</w:t>
      </w:r>
    </w:p>
    <w:p w14:paraId="1D3BF3E7" w14:textId="31C08333" w:rsidR="006D6ED5" w:rsidRDefault="006D6ED5">
      <w:pPr>
        <w:spacing w:before="0" w:after="200" w:line="276" w:lineRule="auto"/>
        <w:jc w:val="left"/>
      </w:pPr>
      <w:r>
        <w:br w:type="page"/>
      </w:r>
    </w:p>
    <w:p w14:paraId="556C2EF8" w14:textId="71F5096B" w:rsidR="00FD0BA5" w:rsidRDefault="002F7A7D" w:rsidP="002F7A7D">
      <w:pPr>
        <w:spacing w:before="360"/>
        <w:ind w:right="432"/>
      </w:pPr>
      <w:r>
        <w:lastRenderedPageBreak/>
        <w:t xml:space="preserve">Estimation of </w:t>
      </w:r>
      <w:proofErr w:type="spellStart"/>
      <w:r>
        <w:t>fuelwood</w:t>
      </w:r>
      <w:proofErr w:type="spellEnd"/>
      <w:r>
        <w:t xml:space="preserve"> consumption for household in Thanh Hoa and </w:t>
      </w:r>
      <w:proofErr w:type="spellStart"/>
      <w:r>
        <w:t>Nghe</w:t>
      </w:r>
      <w:proofErr w:type="spellEnd"/>
      <w:r>
        <w:t xml:space="preserve"> An: 1,641,182 ton per year including 1,452,740 ton per year for household cooking, and 188,442 ton per year for pig raising. The</w:t>
      </w:r>
      <w:r w:rsidR="00BD2E71">
        <w:t xml:space="preserve"> </w:t>
      </w:r>
      <w:proofErr w:type="spellStart"/>
      <w:r w:rsidR="00BD2E71">
        <w:t>fuelwood</w:t>
      </w:r>
      <w:proofErr w:type="spellEnd"/>
      <w:r w:rsidR="00BD2E71">
        <w:t xml:space="preserve"> is supplied from following sources</w:t>
      </w:r>
      <w:r w:rsidR="00FD0BA5">
        <w:t>:</w:t>
      </w:r>
    </w:p>
    <w:p w14:paraId="3252B0A5" w14:textId="77777777" w:rsidR="00FD0BA5" w:rsidRDefault="00FD0BA5" w:rsidP="00FD0BA5">
      <w:pPr>
        <w:pStyle w:val="ListParagraph"/>
        <w:numPr>
          <w:ilvl w:val="0"/>
          <w:numId w:val="5"/>
        </w:numPr>
        <w:contextualSpacing w:val="0"/>
      </w:pPr>
      <w:r>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 xml:space="preserve">The </w:t>
      </w:r>
      <w:proofErr w:type="spellStart"/>
      <w:r>
        <w:t>fuelwood</w:t>
      </w:r>
      <w:proofErr w:type="spellEnd"/>
      <w:r>
        <w:t xml:space="preserve"> </w:t>
      </w:r>
      <w:proofErr w:type="gramStart"/>
      <w:r>
        <w:t>demand for households by wood size are</w:t>
      </w:r>
      <w:proofErr w:type="gramEnd"/>
      <w:r>
        <w:t>:</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77777777" w:rsidR="00FD0BA5" w:rsidRDefault="00FD0BA5" w:rsidP="00FD0BA5">
      <w:r>
        <w:t xml:space="preserve">The total sustainable supply of </w:t>
      </w:r>
      <w:proofErr w:type="spellStart"/>
      <w:r>
        <w:t>fuelwood</w:t>
      </w:r>
      <w:proofErr w:type="spellEnd"/>
      <w:r>
        <w:t xml:space="preserve"> of dead trees, small trees and branches is calculated at </w:t>
      </w:r>
      <w:r w:rsidRPr="00771A56">
        <w:rPr>
          <w:b/>
        </w:rPr>
        <w:t>1,905,038</w:t>
      </w:r>
      <w:r>
        <w:t xml:space="preserve"> ton per year for the two provinces including:</w:t>
      </w:r>
    </w:p>
    <w:p w14:paraId="290B0CCE" w14:textId="77777777" w:rsidR="00FD0BA5" w:rsidRDefault="00FD0BA5" w:rsidP="00FD0BA5">
      <w:pPr>
        <w:pStyle w:val="ListParagraph"/>
        <w:numPr>
          <w:ilvl w:val="0"/>
          <w:numId w:val="5"/>
        </w:numPr>
        <w:contextualSpacing w:val="0"/>
      </w:pPr>
      <w:r>
        <w:t>1,157,136 ton per year from natural broad leaf forest</w:t>
      </w:r>
    </w:p>
    <w:p w14:paraId="27F6FB6D" w14:textId="77777777" w:rsidR="00FD0BA5" w:rsidRDefault="00FD0BA5" w:rsidP="00FD0BA5">
      <w:pPr>
        <w:pStyle w:val="ListParagraph"/>
        <w:numPr>
          <w:ilvl w:val="0"/>
          <w:numId w:val="5"/>
        </w:numPr>
        <w:contextualSpacing w:val="0"/>
      </w:pPr>
      <w:r>
        <w:t>146,812 ton per year from mixed woody bamboo</w:t>
      </w:r>
    </w:p>
    <w:p w14:paraId="49184E1A" w14:textId="77777777" w:rsidR="00FD0BA5" w:rsidRDefault="00FD0BA5" w:rsidP="00FD0BA5">
      <w:pPr>
        <w:pStyle w:val="ListParagraph"/>
        <w:numPr>
          <w:ilvl w:val="0"/>
          <w:numId w:val="5"/>
        </w:numPr>
        <w:contextualSpacing w:val="0"/>
      </w:pPr>
      <w:r>
        <w:t>31,897 ton per year from rock mountain forest</w:t>
      </w:r>
    </w:p>
    <w:p w14:paraId="44791C8D" w14:textId="77777777" w:rsidR="00FD0BA5" w:rsidRDefault="00FD0BA5" w:rsidP="00FD0BA5">
      <w:pPr>
        <w:pStyle w:val="ListParagraph"/>
        <w:numPr>
          <w:ilvl w:val="0"/>
          <w:numId w:val="5"/>
        </w:numPr>
        <w:contextualSpacing w:val="0"/>
      </w:pPr>
      <w:r>
        <w:t>203,569 ton per year from bamboo forest</w:t>
      </w:r>
    </w:p>
    <w:p w14:paraId="754936A5" w14:textId="77777777" w:rsidR="00FD0BA5" w:rsidRDefault="00FD0BA5" w:rsidP="00FD0BA5">
      <w:pPr>
        <w:pStyle w:val="ListParagraph"/>
        <w:numPr>
          <w:ilvl w:val="0"/>
          <w:numId w:val="5"/>
        </w:numPr>
        <w:contextualSpacing w:val="0"/>
      </w:pPr>
      <w:r>
        <w:t>365,623 ton per year from Acacia plantation forest</w:t>
      </w:r>
    </w:p>
    <w:p w14:paraId="14C24796" w14:textId="77777777" w:rsidR="00FD0BA5" w:rsidRDefault="00FD0BA5" w:rsidP="00FD0BA5">
      <w:r>
        <w:t xml:space="preserve">This sustainable supply can in theory fulfill the major </w:t>
      </w:r>
      <w:proofErr w:type="spellStart"/>
      <w:r>
        <w:t>fuelwood</w:t>
      </w:r>
      <w:proofErr w:type="spellEnd"/>
      <w:r>
        <w:t xml:space="preserve"> demand for household of which 96% of somewhat 1 million from natural forest is </w:t>
      </w:r>
      <w:proofErr w:type="spellStart"/>
      <w:r>
        <w:t>fuelwood</w:t>
      </w:r>
      <w:proofErr w:type="spellEnd"/>
      <w:r>
        <w:t xml:space="preserve"> of size less than 5cm.</w:t>
      </w:r>
    </w:p>
    <w:p w14:paraId="7C4111D7" w14:textId="77777777" w:rsidR="00FD0BA5" w:rsidRDefault="00FD0BA5" w:rsidP="00FD0BA5">
      <w:r>
        <w:t xml:space="preserve">Given the population growth rate of Thanh Hoa for the year of 2013 is 1.16% and that of </w:t>
      </w:r>
      <w:proofErr w:type="spellStart"/>
      <w:r>
        <w:t>Nghe</w:t>
      </w:r>
      <w:proofErr w:type="spellEnd"/>
      <w:r>
        <w:t xml:space="preserv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 xml:space="preserve">is one remarkable case in Tuong Duong district of </w:t>
      </w:r>
      <w:proofErr w:type="spellStart"/>
      <w:r w:rsidR="00D60630">
        <w:t>Nghe</w:t>
      </w:r>
      <w:proofErr w:type="spellEnd"/>
      <w:r w:rsidR="00D60630">
        <w:t xml:space="preserve"> </w:t>
      </w:r>
      <w:proofErr w:type="gramStart"/>
      <w:r w:rsidR="00D60630">
        <w:t>An</w:t>
      </w:r>
      <w:proofErr w:type="gramEnd"/>
      <w:r w:rsidR="00D60630">
        <w:t xml:space="preserve">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w:t>
      </w:r>
      <w:proofErr w:type="gramStart"/>
      <w:r w:rsidR="00D60630">
        <w:t>This annual activity of shifting cultivation include</w:t>
      </w:r>
      <w:proofErr w:type="gramEnd"/>
      <w:r w:rsidR="00D60630">
        <w:t xml:space="preserve"> the activity of burning forest. After the burning, there </w:t>
      </w:r>
      <w:proofErr w:type="gramStart"/>
      <w:r w:rsidR="00D60630">
        <w:t>are plenty of good big size natural wood</w:t>
      </w:r>
      <w:proofErr w:type="gramEnd"/>
      <w:r w:rsidR="00D60630">
        <w:t xml:space="preserve"> for the household to use as </w:t>
      </w:r>
      <w:proofErr w:type="spellStart"/>
      <w:r w:rsidR="00D60630">
        <w:t>fuelwood</w:t>
      </w:r>
      <w:proofErr w:type="spellEnd"/>
      <w:r w:rsidR="00D60630">
        <w:t xml:space="preserve">. According to these household, the natural wood collected from burning forest give them plenty of </w:t>
      </w:r>
      <w:proofErr w:type="spellStart"/>
      <w:r w:rsidR="00D60630">
        <w:t>fuelwood</w:t>
      </w:r>
      <w:proofErr w:type="spellEnd"/>
      <w:r w:rsidR="00D60630">
        <w:t xml:space="preserve"> for their cooking. It is even </w:t>
      </w:r>
      <w:proofErr w:type="gramStart"/>
      <w:r w:rsidR="00D60630">
        <w:t>exceed</w:t>
      </w:r>
      <w:proofErr w:type="gramEnd"/>
      <w:r w:rsidR="00D60630">
        <w:t xml:space="preserve"> their demand.</w:t>
      </w:r>
    </w:p>
    <w:p w14:paraId="79371323" w14:textId="77777777" w:rsidR="00D60630" w:rsidRDefault="00D60630" w:rsidP="00D60630">
      <w:r>
        <w:lastRenderedPageBreak/>
        <w:t xml:space="preserve">The below picture was taken with Tuong Duong district officer, that show the </w:t>
      </w:r>
      <w:proofErr w:type="spellStart"/>
      <w:r>
        <w:t>lost</w:t>
      </w:r>
      <w:proofErr w:type="spellEnd"/>
      <w:r>
        <w:t xml:space="preserve"> of natural forest caused by shifting cultivation.</w:t>
      </w:r>
    </w:p>
    <w:p w14:paraId="50E624A5" w14:textId="77777777" w:rsidR="00D60630" w:rsidRDefault="00D60630" w:rsidP="00D60630">
      <w:pPr>
        <w:spacing w:before="0" w:after="200" w:line="276" w:lineRule="auto"/>
        <w:jc w:val="center"/>
      </w:pPr>
      <w:r>
        <w:rPr>
          <w:noProof/>
          <w:lang w:val="en-GB" w:eastAsia="en-GB"/>
        </w:rPr>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1697C291" w:rsidR="00D60630" w:rsidRPr="00572B6D" w:rsidRDefault="00D60630" w:rsidP="00D60630">
      <w:pPr>
        <w:spacing w:before="0" w:after="200" w:line="276" w:lineRule="auto"/>
        <w:jc w:val="center"/>
        <w:rPr>
          <w:i/>
        </w:rPr>
      </w:pPr>
      <w:proofErr w:type="gramStart"/>
      <w:r w:rsidRPr="00572B6D">
        <w:rPr>
          <w:i/>
        </w:rPr>
        <w:t>Figure</w:t>
      </w:r>
      <w:r>
        <w:rPr>
          <w:i/>
        </w:rPr>
        <w:t xml:space="preserve"> </w:t>
      </w:r>
      <w:r w:rsidR="006773A0">
        <w:rPr>
          <w:i/>
        </w:rPr>
        <w:t>11</w:t>
      </w:r>
      <w:r w:rsidRPr="00572B6D">
        <w:rPr>
          <w:i/>
        </w:rPr>
        <w:t>.</w:t>
      </w:r>
      <w:proofErr w:type="gramEnd"/>
      <w:r w:rsidRPr="00572B6D">
        <w:rPr>
          <w:i/>
        </w:rPr>
        <w:t xml:space="preserve">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C6D3B57" w:rsidR="00FD0BA5" w:rsidRDefault="00FD0BA5" w:rsidP="00FD0BA5">
      <w:r>
        <w:t xml:space="preserve">Quantitative estimation for local industries’ </w:t>
      </w:r>
      <w:proofErr w:type="spellStart"/>
      <w:r>
        <w:t>fuelwood</w:t>
      </w:r>
      <w:proofErr w:type="spellEnd"/>
      <w:r>
        <w:t xml:space="preserve"> demand is not available for further analysis. However, qualitative assessment of commercial </w:t>
      </w:r>
      <w:proofErr w:type="spellStart"/>
      <w:r>
        <w:t>fuelwood</w:t>
      </w:r>
      <w:proofErr w:type="spellEnd"/>
      <w:r>
        <w:t xml:space="preserve"> demand and industrial </w:t>
      </w:r>
      <w:proofErr w:type="spellStart"/>
      <w:r>
        <w:t>fuelwood</w:t>
      </w:r>
      <w:proofErr w:type="spellEnd"/>
      <w:r>
        <w:t xml:space="preserve"> consumption shows that the 100% </w:t>
      </w:r>
      <w:proofErr w:type="spellStart"/>
      <w:r>
        <w:t>fuelwood</w:t>
      </w:r>
      <w:proofErr w:type="spellEnd"/>
      <w:r>
        <w:t xml:space="preserve"> consumed by industrial sector is exploited from natural forest, in which 85% are of the size more than 15cm. As having </w:t>
      </w:r>
      <w:r w:rsidR="00BA40A2">
        <w:t>analyzed</w:t>
      </w:r>
      <w:r>
        <w:t xml:space="preserve"> above for the two locations investigated, local industrial plants consume more than two third of </w:t>
      </w:r>
      <w:proofErr w:type="spellStart"/>
      <w:r>
        <w:t>fuelwood</w:t>
      </w:r>
      <w:proofErr w:type="spellEnd"/>
      <w:r>
        <w:t xml:space="preserve"> of size 15cm and above exploited from natural forest. Therefore it is suspected that </w:t>
      </w:r>
      <w:proofErr w:type="spellStart"/>
      <w:r>
        <w:t>fuelwood</w:t>
      </w:r>
      <w:proofErr w:type="spellEnd"/>
      <w:r>
        <w:t xml:space="preserve"> consumption of this sector is one of the major factors driving forest degradation. </w:t>
      </w:r>
    </w:p>
    <w:p w14:paraId="79007370" w14:textId="77777777" w:rsidR="00FD0BA5" w:rsidRDefault="00FD0BA5" w:rsidP="00FD0BA5">
      <w:r>
        <w:t xml:space="preserve">In addition, larger size of wood from natural forest are also exploited and supplied as material wood at MDF and furniture manufacturers. Therefore it requires further investigation of local industrial demand for wood of both </w:t>
      </w:r>
      <w:proofErr w:type="spellStart"/>
      <w:r>
        <w:t>fuelwood</w:t>
      </w:r>
      <w:proofErr w:type="spellEnd"/>
      <w:r>
        <w:t xml:space="preserve"> and material wood to identify key factors that driving forest degradation.</w:t>
      </w:r>
    </w:p>
    <w:p w14:paraId="0162A9AE" w14:textId="36EF6A8E" w:rsidR="00F05F26" w:rsidRDefault="00F05F26" w:rsidP="001626F9">
      <w:pPr>
        <w:pStyle w:val="Heading1"/>
        <w:ind w:left="360" w:hanging="360"/>
      </w:pPr>
      <w:bookmarkStart w:id="223" w:name="_Toc402727668"/>
      <w:r>
        <w:t>Recommendations</w:t>
      </w:r>
      <w:bookmarkEnd w:id="223"/>
    </w:p>
    <w:p w14:paraId="413B57A7" w14:textId="2A174D62" w:rsidR="00756F1C" w:rsidRDefault="003523BC" w:rsidP="00AF188B">
      <w:pPr>
        <w:pStyle w:val="Heading2"/>
      </w:pPr>
      <w:bookmarkStart w:id="224" w:name="_Toc402727669"/>
      <w:r>
        <w:t>Review</w:t>
      </w:r>
      <w:r w:rsidR="00756F1C">
        <w:t xml:space="preserve"> of land conversion in some specific area</w:t>
      </w:r>
      <w:bookmarkEnd w:id="224"/>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w:t>
      </w:r>
      <w:proofErr w:type="spellStart"/>
      <w:r w:rsidR="000829AE">
        <w:t>fuelwood</w:t>
      </w:r>
      <w:proofErr w:type="spellEnd"/>
      <w:r w:rsidR="000829AE">
        <w:t>,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25" w:name="_Toc402727670"/>
      <w:r>
        <w:lastRenderedPageBreak/>
        <w:t>F</w:t>
      </w:r>
      <w:r w:rsidR="00756F1C">
        <w:t>orest land administration</w:t>
      </w:r>
      <w:r>
        <w:t xml:space="preserve"> improvement</w:t>
      </w:r>
      <w:r w:rsidR="00756F1C">
        <w:t xml:space="preserve"> in some specific area</w:t>
      </w:r>
      <w:bookmarkEnd w:id="225"/>
    </w:p>
    <w:p w14:paraId="299A1C23" w14:textId="7F9A6A74"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E03BB8C" w:rsidR="00ED28C5" w:rsidRPr="00CC6DB7" w:rsidRDefault="00EA7F2A" w:rsidP="003523BC">
      <w:pPr>
        <w:rPr>
          <w:i/>
        </w:rPr>
      </w:pPr>
      <w:r>
        <w:t xml:space="preserve">It is recommended that </w:t>
      </w:r>
      <w:r w:rsidR="003523BC">
        <w:t xml:space="preserve">Thanh Hoa and </w:t>
      </w:r>
      <w:proofErr w:type="spellStart"/>
      <w:r w:rsidR="003523BC">
        <w:t>Nghe</w:t>
      </w:r>
      <w:proofErr w:type="spellEnd"/>
      <w:r w:rsidR="003523BC">
        <w:t xml:space="preserve"> </w:t>
      </w:r>
      <w:proofErr w:type="gramStart"/>
      <w:r w:rsidR="003523BC">
        <w:t>An</w:t>
      </w:r>
      <w:proofErr w:type="gramEnd"/>
      <w:r w:rsidR="003523BC">
        <w:t xml:space="preserve"> to implement</w:t>
      </w:r>
      <w:r>
        <w:t xml:space="preserve"> mapping of </w:t>
      </w:r>
      <w:r w:rsidR="003523BC">
        <w:t xml:space="preserve">shifting </w:t>
      </w:r>
      <w:r>
        <w:t xml:space="preserve">cultivation land </w:t>
      </w:r>
      <w:r w:rsidR="003523BC">
        <w:t>in the up land area.</w:t>
      </w:r>
    </w:p>
    <w:p w14:paraId="411425C5" w14:textId="77777777" w:rsidR="00F05F26" w:rsidRDefault="00F05F26" w:rsidP="00AF188B">
      <w:pPr>
        <w:pStyle w:val="Heading2"/>
      </w:pPr>
      <w:bookmarkStart w:id="226" w:name="_Toc402727671"/>
      <w:r>
        <w:t>Improved stoves</w:t>
      </w:r>
      <w:bookmarkEnd w:id="226"/>
    </w:p>
    <w:p w14:paraId="3B054FA2" w14:textId="12FAC464"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w:t>
      </w:r>
      <w:proofErr w:type="spellStart"/>
      <w:r w:rsidR="00875648">
        <w:t>fuelwood</w:t>
      </w:r>
      <w:proofErr w:type="spellEnd"/>
      <w:r w:rsidR="00875648">
        <w:t xml:space="preserve"> per month.</w:t>
      </w:r>
      <w:r>
        <w:t xml:space="preserve"> To these households, saving wood is relating to saving costs. Therefore improved stoves program may have more opportunity for </w:t>
      </w:r>
      <w:commentRangeStart w:id="227"/>
      <w:r>
        <w:t>success</w:t>
      </w:r>
      <w:commentRangeEnd w:id="227"/>
      <w:r w:rsidR="00331314">
        <w:rPr>
          <w:rStyle w:val="CommentReference"/>
        </w:rPr>
        <w:commentReference w:id="227"/>
      </w:r>
      <w:r>
        <w:t>.</w:t>
      </w:r>
      <w:r w:rsidR="00875648">
        <w:t xml:space="preserve"> </w:t>
      </w:r>
      <w:r w:rsidR="00837AD8">
        <w:t xml:space="preserve">This could lead to less demand for </w:t>
      </w:r>
      <w:proofErr w:type="spellStart"/>
      <w:r w:rsidR="00837AD8">
        <w:t>fuelwood</w:t>
      </w:r>
      <w:proofErr w:type="spellEnd"/>
      <w:r w:rsidR="00837AD8">
        <w:t>.</w:t>
      </w:r>
    </w:p>
    <w:p w14:paraId="568EE65F" w14:textId="0F65510C" w:rsidR="001F3E94" w:rsidRDefault="00BD2E71" w:rsidP="001F3E94">
      <w:pPr>
        <w:pStyle w:val="Heading2"/>
      </w:pPr>
      <w:bookmarkStart w:id="228"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w:t>
      </w:r>
      <w:proofErr w:type="spellStart"/>
      <w:r w:rsidR="001F3E94">
        <w:t>fuelwood</w:t>
      </w:r>
      <w:bookmarkEnd w:id="228"/>
      <w:proofErr w:type="spellEnd"/>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w:t>
      </w:r>
      <w:proofErr w:type="spellStart"/>
      <w:r>
        <w:t>fuelwood</w:t>
      </w:r>
      <w:proofErr w:type="spellEnd"/>
      <w:r>
        <w:t xml:space="preserve"> to agriculture biomass could be considered as a solution to reduce </w:t>
      </w:r>
      <w:proofErr w:type="spellStart"/>
      <w:r>
        <w:t>fuelwood</w:t>
      </w:r>
      <w:proofErr w:type="spellEnd"/>
      <w:r>
        <w:t xml:space="preserve"> </w:t>
      </w:r>
      <w:r w:rsidR="008209B4">
        <w:t>consumption</w:t>
      </w:r>
      <w:r>
        <w:t>.</w:t>
      </w:r>
    </w:p>
    <w:p w14:paraId="6B858B95" w14:textId="22BC079C" w:rsidR="00F05F26" w:rsidRDefault="00FA1C2C" w:rsidP="00FA1C2C">
      <w:pPr>
        <w:pStyle w:val="Heading2"/>
      </w:pPr>
      <w:bookmarkStart w:id="229" w:name="_Toc402727673"/>
      <w:r>
        <w:t xml:space="preserve">Creation of </w:t>
      </w:r>
      <w:proofErr w:type="spellStart"/>
      <w:r>
        <w:t>fuelwood</w:t>
      </w:r>
      <w:proofErr w:type="spellEnd"/>
      <w:r>
        <w:t xml:space="preserve"> source</w:t>
      </w:r>
      <w:bookmarkStart w:id="230" w:name="_GoBack"/>
      <w:bookmarkEnd w:id="229"/>
      <w:bookmarkEnd w:id="230"/>
    </w:p>
    <w:p w14:paraId="7D48D32E" w14:textId="22C15907" w:rsidR="00FA1C2C" w:rsidRPr="00FA1C2C" w:rsidRDefault="004003ED" w:rsidP="00FA1C2C">
      <w:r>
        <w:t xml:space="preserve">As the demand for </w:t>
      </w:r>
      <w:proofErr w:type="spellStart"/>
      <w:r>
        <w:t>fuelwood</w:t>
      </w:r>
      <w:proofErr w:type="spellEnd"/>
      <w:r>
        <w:t xml:space="preserve"> will not decrease significantly in coming years, a program of activit</w:t>
      </w:r>
      <w:r w:rsidR="00F81D36">
        <w:t xml:space="preserve">ies for planting </w:t>
      </w:r>
      <w:proofErr w:type="spellStart"/>
      <w:r w:rsidR="00F81D36">
        <w:t>fuelwood</w:t>
      </w:r>
      <w:proofErr w:type="spellEnd"/>
      <w:r w:rsidR="00F81D36">
        <w:t xml:space="preserve"> should be considered to create </w:t>
      </w:r>
      <w:proofErr w:type="spellStart"/>
      <w:r w:rsidR="00F81D36">
        <w:t>fuelwood</w:t>
      </w:r>
      <w:proofErr w:type="spellEnd"/>
      <w:r w:rsidR="00F81D36">
        <w:t xml:space="preserve"> for the future.</w:t>
      </w:r>
      <w:r w:rsidR="00CE4F61">
        <w:t xml:space="preserve"> Selected tree species that grow </w:t>
      </w:r>
      <w:r w:rsidR="003523BC">
        <w:t>fast</w:t>
      </w:r>
      <w:r w:rsidR="00CE4F61">
        <w:t xml:space="preserve"> and provide high quality wood could be consi</w:t>
      </w:r>
      <w:r w:rsidR="004D6B8F">
        <w:t xml:space="preserve">dered for plantation including </w:t>
      </w:r>
      <w:proofErr w:type="spellStart"/>
      <w:r w:rsidR="004D6B8F">
        <w:t>Melia</w:t>
      </w:r>
      <w:proofErr w:type="spellEnd"/>
      <w:r w:rsidR="004D6B8F">
        <w:t xml:space="preserve"> </w:t>
      </w:r>
      <w:proofErr w:type="spellStart"/>
      <w:r w:rsidR="004D6B8F">
        <w:t>Azedarach</w:t>
      </w:r>
      <w:proofErr w:type="spellEnd"/>
      <w:r w:rsidR="004D6B8F">
        <w:t xml:space="preserve">, Eucalyptus </w:t>
      </w:r>
      <w:proofErr w:type="spellStart"/>
      <w:r w:rsidR="004D6B8F">
        <w:t>C</w:t>
      </w:r>
      <w:r w:rsidR="00CE4F61" w:rsidRPr="00CE4F61">
        <w:t>amaldulensis</w:t>
      </w:r>
      <w:proofErr w:type="spellEnd"/>
      <w:r w:rsidR="00CE4F61" w:rsidRPr="00CE4F61">
        <w:t>.</w:t>
      </w:r>
      <w:r w:rsidR="00CE4F61">
        <w:t xml:space="preserve"> Commune</w:t>
      </w:r>
      <w:r w:rsidR="003523BC">
        <w:t>’s public</w:t>
      </w:r>
      <w:r w:rsidR="00CE4F61">
        <w:t xml:space="preserve"> land and unused land might be used for this purpose.</w:t>
      </w:r>
    </w:p>
    <w:p w14:paraId="54C8D8CB" w14:textId="77777777" w:rsidR="0078674A" w:rsidRDefault="0078674A" w:rsidP="0078674A">
      <w:pPr>
        <w:pStyle w:val="Heading2"/>
      </w:pPr>
      <w:bookmarkStart w:id="231" w:name="_Toc402727674"/>
      <w:r>
        <w:t xml:space="preserve">Further investigation of local industrial </w:t>
      </w:r>
      <w:proofErr w:type="spellStart"/>
      <w:r>
        <w:t>fuelwood</w:t>
      </w:r>
      <w:proofErr w:type="spellEnd"/>
      <w:r>
        <w:t xml:space="preserve"> demand</w:t>
      </w:r>
      <w:bookmarkEnd w:id="231"/>
    </w:p>
    <w:p w14:paraId="3831D7D0" w14:textId="77777777" w:rsidR="0078674A" w:rsidRDefault="0078674A" w:rsidP="0078674A">
      <w:r>
        <w:t xml:space="preserve">Since there is not sufficient data to estimate local </w:t>
      </w:r>
      <w:proofErr w:type="spellStart"/>
      <w:r>
        <w:t>fuelwood</w:t>
      </w:r>
      <w:proofErr w:type="spellEnd"/>
      <w:r>
        <w:t xml:space="preserve"> demand, it is recommended that further investigation should be conducted for this sector.</w:t>
      </w:r>
    </w:p>
    <w:p w14:paraId="6B3107E6" w14:textId="77777777" w:rsidR="0078674A" w:rsidRDefault="0078674A" w:rsidP="0078674A">
      <w:r>
        <w:t xml:space="preserve">In terms of qualitative analysis, 100% </w:t>
      </w:r>
      <w:proofErr w:type="spellStart"/>
      <w:r>
        <w:t>fuelwood</w:t>
      </w:r>
      <w:proofErr w:type="spellEnd"/>
      <w:r>
        <w:t xml:space="preserve"> consumed for this sector is from natural forest in which 15% of size 10-15cm, 50% of size 15-25cm, 35% of size &gt;25cm. Therefore it is contributing to exploitation of larger size of trees from natural forest.</w:t>
      </w:r>
    </w:p>
    <w:p w14:paraId="5308EB61" w14:textId="6B96F563" w:rsidR="0078674A" w:rsidRDefault="0078674A" w:rsidP="0078674A">
      <w:r>
        <w:t xml:space="preserve">However it should be noted that for MDF plants, 90% of wood is used as material </w:t>
      </w:r>
      <w:proofErr w:type="gramStart"/>
      <w:r>
        <w:t>wood,</w:t>
      </w:r>
      <w:proofErr w:type="gramEnd"/>
      <w:r>
        <w:t xml:space="preserve"> and 10% is used as </w:t>
      </w:r>
      <w:proofErr w:type="spellStart"/>
      <w:r>
        <w:t>fuelwood</w:t>
      </w:r>
      <w:proofErr w:type="spellEnd"/>
      <w:r>
        <w:t xml:space="preserve">. Besides that, most valuable wood from natural forest are exploited for </w:t>
      </w:r>
      <w:r>
        <w:lastRenderedPageBreak/>
        <w:t xml:space="preserve">furniture production. There is a </w:t>
      </w:r>
      <w:r w:rsidR="003523BC">
        <w:t>competence</w:t>
      </w:r>
      <w:r>
        <w:t xml:space="preserve"> of the same supply source for natural wood for different use purposes of </w:t>
      </w:r>
      <w:proofErr w:type="spellStart"/>
      <w:r>
        <w:t>fuelwood</w:t>
      </w:r>
      <w:proofErr w:type="spellEnd"/>
      <w:r>
        <w:t xml:space="preserve">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232" w:name="_Toc402727675"/>
      <w:r>
        <w:lastRenderedPageBreak/>
        <w:t>Appendix</w:t>
      </w:r>
      <w:bookmarkEnd w:id="232"/>
    </w:p>
    <w:p w14:paraId="7800B7B6" w14:textId="77777777" w:rsidR="00775B53" w:rsidRDefault="00775B53" w:rsidP="00775B53"/>
    <w:p w14:paraId="392B76BF" w14:textId="20CAE6BE" w:rsidR="00775B53" w:rsidRPr="00862624" w:rsidRDefault="00775B53" w:rsidP="00775B53">
      <w:pPr>
        <w:rPr>
          <w:b/>
        </w:rPr>
      </w:pPr>
      <w:proofErr w:type="gramStart"/>
      <w:r w:rsidRPr="00862624">
        <w:rPr>
          <w:b/>
        </w:rPr>
        <w:t>Appendix 1.</w:t>
      </w:r>
      <w:proofErr w:type="gramEnd"/>
      <w:r w:rsidRPr="00862624">
        <w:rPr>
          <w:b/>
        </w:rPr>
        <w:t xml:space="preserve">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 xml:space="preserve">Lang </w:t>
            </w:r>
            <w:proofErr w:type="spellStart"/>
            <w:r>
              <w:rPr>
                <w:rFonts w:cs="Times New Roman"/>
                <w:szCs w:val="24"/>
              </w:rPr>
              <w:t>Chanh</w:t>
            </w:r>
            <w:proofErr w:type="spellEnd"/>
            <w:r>
              <w:rPr>
                <w:rFonts w:cs="Times New Roman"/>
                <w:szCs w:val="24"/>
              </w:rPr>
              <w:t xml:space="preserve"> Forest product processing </w:t>
            </w:r>
            <w:proofErr w:type="spellStart"/>
            <w:r>
              <w:rPr>
                <w:rFonts w:cs="Times New Roman"/>
                <w:szCs w:val="24"/>
              </w:rPr>
              <w:t>Cooperationn</w:t>
            </w:r>
            <w:proofErr w:type="spellEnd"/>
            <w:r>
              <w:rPr>
                <w:rFonts w:cs="Times New Roman"/>
                <w:szCs w:val="24"/>
              </w:rPr>
              <w:t xml:space="preserve">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 xml:space="preserve">Quang Hien commune, Lang </w:t>
            </w:r>
            <w:proofErr w:type="spellStart"/>
            <w:r>
              <w:t>Chanh</w:t>
            </w:r>
            <w:proofErr w:type="spellEnd"/>
            <w:r>
              <w:t xml:space="preserve">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 xml:space="preserve">Village 5, Hung Son commune, Anh Son district, </w:t>
            </w:r>
            <w:proofErr w:type="spellStart"/>
            <w:r>
              <w:t>Nghe</w:t>
            </w:r>
            <w:proofErr w:type="spellEnd"/>
            <w:r>
              <w:t xml:space="preserv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 xml:space="preserve">Hung </w:t>
            </w:r>
            <w:proofErr w:type="spellStart"/>
            <w:r>
              <w:t>Phu</w:t>
            </w:r>
            <w:proofErr w:type="spellEnd"/>
            <w:r>
              <w:t xml:space="preserve"> commune, Hung Nguyen district, </w:t>
            </w:r>
            <w:proofErr w:type="spellStart"/>
            <w:r>
              <w:t>Nghe</w:t>
            </w:r>
            <w:proofErr w:type="spellEnd"/>
            <w:r>
              <w:t xml:space="preserve"> An province</w:t>
            </w:r>
          </w:p>
        </w:tc>
      </w:tr>
      <w:tr w:rsidR="00775B53" w14:paraId="7CD5AEF0" w14:textId="77777777" w:rsidTr="00862624">
        <w:tc>
          <w:tcPr>
            <w:tcW w:w="3690" w:type="dxa"/>
          </w:tcPr>
          <w:p w14:paraId="4D2E7D65" w14:textId="02874370" w:rsidR="00775B53" w:rsidRDefault="00862624" w:rsidP="00862624">
            <w:pPr>
              <w:jc w:val="left"/>
            </w:pPr>
            <w:proofErr w:type="spellStart"/>
            <w:r>
              <w:t>Muc</w:t>
            </w:r>
            <w:proofErr w:type="spellEnd"/>
            <w:r>
              <w:t xml:space="preserve">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 xml:space="preserve">Thanh Thuy commune, Thanh </w:t>
            </w:r>
            <w:proofErr w:type="spellStart"/>
            <w:r>
              <w:t>Chuong</w:t>
            </w:r>
            <w:proofErr w:type="spellEnd"/>
            <w:r>
              <w:t xml:space="preserve"> district, </w:t>
            </w:r>
            <w:proofErr w:type="spellStart"/>
            <w:r>
              <w:t>Nghe</w:t>
            </w:r>
            <w:proofErr w:type="spellEnd"/>
            <w:r>
              <w:t xml:space="preserv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 xml:space="preserve">Bai </w:t>
            </w:r>
            <w:proofErr w:type="spellStart"/>
            <w:r>
              <w:t>Chanh</w:t>
            </w:r>
            <w:proofErr w:type="spellEnd"/>
            <w:r>
              <w:t xml:space="preserve">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 xml:space="preserve">Bai </w:t>
            </w:r>
            <w:proofErr w:type="spellStart"/>
            <w:r>
              <w:t>Chanh</w:t>
            </w:r>
            <w:proofErr w:type="spellEnd"/>
            <w:r>
              <w:t xml:space="preserve">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proofErr w:type="gramStart"/>
      <w:r w:rsidRPr="00862624">
        <w:rPr>
          <w:b/>
        </w:rPr>
        <w:t xml:space="preserve">Appendix </w:t>
      </w:r>
      <w:r>
        <w:rPr>
          <w:b/>
        </w:rPr>
        <w:t>2</w:t>
      </w:r>
      <w:r w:rsidRPr="00862624">
        <w:rPr>
          <w:b/>
        </w:rPr>
        <w:t>.</w:t>
      </w:r>
      <w:proofErr w:type="gramEnd"/>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 xml:space="preserve">Nam Son commune, </w:t>
            </w:r>
            <w:proofErr w:type="spellStart"/>
            <w:r>
              <w:t>Quy</w:t>
            </w:r>
            <w:proofErr w:type="spellEnd"/>
            <w:r>
              <w:t xml:space="preserve"> Hop district, </w:t>
            </w:r>
            <w:proofErr w:type="spellStart"/>
            <w:r>
              <w:t>Nghe</w:t>
            </w:r>
            <w:proofErr w:type="spellEnd"/>
            <w:r>
              <w:t xml:space="preserv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 xml:space="preserve">Lang </w:t>
            </w:r>
            <w:proofErr w:type="spellStart"/>
            <w:r>
              <w:t>Chanh</w:t>
            </w:r>
            <w:proofErr w:type="spellEnd"/>
            <w:r>
              <w:t xml:space="preserve"> town, Lang </w:t>
            </w:r>
            <w:proofErr w:type="spellStart"/>
            <w:r>
              <w:t>Chanh</w:t>
            </w:r>
            <w:proofErr w:type="spellEnd"/>
            <w:r>
              <w:t xml:space="preserve">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 xml:space="preserve">Mr. Bao </w:t>
            </w:r>
            <w:proofErr w:type="spellStart"/>
            <w:r>
              <w:t>Sinh</w:t>
            </w:r>
            <w:proofErr w:type="spellEnd"/>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 xml:space="preserve">Lang </w:t>
            </w:r>
            <w:proofErr w:type="spellStart"/>
            <w:r>
              <w:t>Chanh</w:t>
            </w:r>
            <w:proofErr w:type="spellEnd"/>
            <w:r>
              <w:t xml:space="preserve"> town, Lang </w:t>
            </w:r>
            <w:proofErr w:type="spellStart"/>
            <w:r>
              <w:t>Chanh</w:t>
            </w:r>
            <w:proofErr w:type="spellEnd"/>
            <w:r>
              <w:t xml:space="preserve">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 xml:space="preserve">Lang </w:t>
            </w:r>
            <w:proofErr w:type="spellStart"/>
            <w:r>
              <w:t>Chanh</w:t>
            </w:r>
            <w:proofErr w:type="spellEnd"/>
            <w:r>
              <w:t xml:space="preserve"> town, Lang </w:t>
            </w:r>
            <w:proofErr w:type="spellStart"/>
            <w:r>
              <w:t>Chanh</w:t>
            </w:r>
            <w:proofErr w:type="spellEnd"/>
            <w:r>
              <w:t xml:space="preserve">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proofErr w:type="gramStart"/>
      <w:r w:rsidRPr="00BD4388">
        <w:rPr>
          <w:b/>
        </w:rPr>
        <w:t>Appendix 3.</w:t>
      </w:r>
      <w:proofErr w:type="gramEnd"/>
      <w:r w:rsidRPr="00BD4388">
        <w:rPr>
          <w:b/>
        </w:rPr>
        <w:t xml:space="preserve">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proofErr w:type="spellStart"/>
            <w:r w:rsidRPr="00BD4388">
              <w:rPr>
                <w:rFonts w:ascii="Calibri" w:eastAsia="Times New Roman" w:hAnsi="Calibri" w:cs="Times New Roman"/>
                <w:b/>
                <w:color w:val="000000"/>
                <w:sz w:val="22"/>
              </w:rPr>
              <w:t>Nghe</w:t>
            </w:r>
            <w:proofErr w:type="spellEnd"/>
            <w:r w:rsidRPr="00BD4388">
              <w:rPr>
                <w:rFonts w:ascii="Calibri" w:eastAsia="Times New Roman" w:hAnsi="Calibri" w:cs="Times New Roman"/>
                <w:b/>
                <w:color w:val="000000"/>
                <w:sz w:val="22"/>
              </w:rPr>
              <w:t xml:space="preserv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 xml:space="preserve">Anh </w:t>
            </w:r>
            <w:proofErr w:type="spellStart"/>
            <w:r w:rsidRPr="00BD4388">
              <w:rPr>
                <w:rFonts w:ascii="Calibri" w:eastAsia="Times New Roman" w:hAnsi="Calibri" w:cs="Times New Roman"/>
                <w:color w:val="000000"/>
                <w:sz w:val="22"/>
              </w:rPr>
              <w:t>Sơn</w:t>
            </w:r>
            <w:proofErr w:type="spellEnd"/>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proofErr w:type="spellStart"/>
            <w:r w:rsidRPr="00BD4388">
              <w:rPr>
                <w:rFonts w:ascii="Calibri" w:eastAsia="Times New Roman" w:hAnsi="Calibri" w:cs="Times New Roman"/>
                <w:color w:val="000000"/>
                <w:sz w:val="22"/>
              </w:rPr>
              <w:t>Bá</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Thước</w:t>
            </w:r>
            <w:proofErr w:type="spellEnd"/>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Con </w:t>
            </w:r>
            <w:proofErr w:type="spellStart"/>
            <w:r w:rsidRPr="00BD4388">
              <w:rPr>
                <w:rFonts w:ascii="Calibri" w:eastAsia="Times New Roman" w:hAnsi="Calibri" w:cs="Times New Roman"/>
                <w:color w:val="000000"/>
                <w:sz w:val="22"/>
              </w:rPr>
              <w:t>Cuông</w:t>
            </w:r>
            <w:proofErr w:type="spellEnd"/>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Bim</w:t>
            </w:r>
            <w:proofErr w:type="spellEnd"/>
            <w:r w:rsidRPr="00BD4388">
              <w:rPr>
                <w:rFonts w:ascii="Calibri" w:eastAsia="Times New Roman" w:hAnsi="Calibri" w:cs="Times New Roman"/>
                <w:color w:val="000000"/>
                <w:sz w:val="22"/>
              </w:rPr>
              <w:t xml:space="preserve">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Cửa</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Lò</w:t>
            </w:r>
            <w:proofErr w:type="spellEnd"/>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Cẩm</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Thủy</w:t>
            </w:r>
            <w:proofErr w:type="spellEnd"/>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Diễn</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Châu</w:t>
            </w:r>
            <w:proofErr w:type="spellEnd"/>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Đông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Sơn</w:t>
            </w:r>
            <w:proofErr w:type="spellEnd"/>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Đô</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Lương</w:t>
            </w:r>
            <w:proofErr w:type="spellEnd"/>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Hưng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Nguyên</w:t>
            </w:r>
            <w:proofErr w:type="spellEnd"/>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Hậu</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Lộc</w:t>
            </w:r>
            <w:proofErr w:type="spellEnd"/>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Kỳ</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Sơn</w:t>
            </w:r>
            <w:proofErr w:type="spellEnd"/>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Hoằng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Hóa</w:t>
            </w:r>
            <w:proofErr w:type="spellEnd"/>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Nam </w:t>
            </w:r>
            <w:proofErr w:type="spellStart"/>
            <w:r w:rsidRPr="00BD4388">
              <w:rPr>
                <w:rFonts w:ascii="Calibri" w:eastAsia="Times New Roman" w:hAnsi="Calibri" w:cs="Times New Roman"/>
                <w:color w:val="000000"/>
                <w:sz w:val="22"/>
              </w:rPr>
              <w:t>Đàn</w:t>
            </w:r>
            <w:proofErr w:type="spellEnd"/>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Lang </w:t>
            </w:r>
            <w:proofErr w:type="spellStart"/>
            <w:r w:rsidRPr="00BD4388">
              <w:rPr>
                <w:rFonts w:ascii="Calibri" w:eastAsia="Times New Roman" w:hAnsi="Calibri" w:cs="Times New Roman"/>
                <w:color w:val="000000"/>
                <w:sz w:val="22"/>
              </w:rPr>
              <w:t>Chánh</w:t>
            </w:r>
            <w:proofErr w:type="spellEnd"/>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Nghi </w:t>
            </w:r>
            <w:proofErr w:type="spellStart"/>
            <w:r w:rsidRPr="00BD4388">
              <w:rPr>
                <w:rFonts w:ascii="Calibri" w:eastAsia="Times New Roman" w:hAnsi="Calibri" w:cs="Times New Roman"/>
                <w:color w:val="000000"/>
                <w:sz w:val="22"/>
              </w:rPr>
              <w:t>Lộc</w:t>
            </w:r>
            <w:proofErr w:type="spellEnd"/>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Mường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Lát</w:t>
            </w:r>
            <w:proofErr w:type="spellEnd"/>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Nghĩa</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Đàn</w:t>
            </w:r>
            <w:proofErr w:type="spellEnd"/>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Nga </w:t>
            </w:r>
            <w:proofErr w:type="spellStart"/>
            <w:r w:rsidRPr="00BD4388">
              <w:rPr>
                <w:rFonts w:ascii="Calibri" w:eastAsia="Times New Roman" w:hAnsi="Calibri" w:cs="Times New Roman"/>
                <w:color w:val="000000"/>
                <w:sz w:val="22"/>
              </w:rPr>
              <w:t>Sơn</w:t>
            </w:r>
            <w:proofErr w:type="spellEnd"/>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Quế</w:t>
            </w:r>
            <w:proofErr w:type="spellEnd"/>
            <w:r w:rsidRPr="00BD4388">
              <w:rPr>
                <w:rFonts w:ascii="Calibri" w:eastAsia="Times New Roman" w:hAnsi="Calibri" w:cs="Times New Roman"/>
                <w:color w:val="000000"/>
                <w:sz w:val="22"/>
              </w:rPr>
              <w:t xml:space="preserve">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Ngọc </w:t>
            </w:r>
            <w:proofErr w:type="spellStart"/>
            <w:r w:rsidRPr="00BD4388">
              <w:rPr>
                <w:rFonts w:ascii="Calibri" w:eastAsia="Times New Roman" w:hAnsi="Calibri" w:cs="Times New Roman"/>
                <w:color w:val="000000"/>
                <w:sz w:val="22"/>
              </w:rPr>
              <w:t>Lạc</w:t>
            </w:r>
            <w:proofErr w:type="spellEnd"/>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Quỳ</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Châu</w:t>
            </w:r>
            <w:proofErr w:type="spellEnd"/>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Như</w:t>
            </w:r>
            <w:proofErr w:type="spellEnd"/>
            <w:r w:rsidRPr="00BD4388">
              <w:rPr>
                <w:rFonts w:ascii="Calibri" w:eastAsia="Times New Roman" w:hAnsi="Calibri" w:cs="Times New Roman"/>
                <w:color w:val="000000"/>
                <w:sz w:val="22"/>
              </w:rPr>
              <w:t xml:space="preserve">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Quỳ</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Hợp</w:t>
            </w:r>
            <w:proofErr w:type="spellEnd"/>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Như</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Xuân</w:t>
            </w:r>
            <w:proofErr w:type="spellEnd"/>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Quỳnh</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Lưu</w:t>
            </w:r>
            <w:proofErr w:type="spellEnd"/>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Nông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Cống</w:t>
            </w:r>
            <w:proofErr w:type="spellEnd"/>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Tân</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Kỳ</w:t>
            </w:r>
            <w:proofErr w:type="spellEnd"/>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Quan</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Hóa</w:t>
            </w:r>
            <w:proofErr w:type="spellEnd"/>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Thái</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Ḥa</w:t>
            </w:r>
            <w:proofErr w:type="spellEnd"/>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Quan</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Sơn</w:t>
            </w:r>
            <w:proofErr w:type="spellEnd"/>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Thanh </w:t>
            </w:r>
            <w:proofErr w:type="spellStart"/>
            <w:r w:rsidRPr="00BD4388">
              <w:rPr>
                <w:rFonts w:ascii="Calibri" w:eastAsia="Times New Roman" w:hAnsi="Calibri" w:cs="Times New Roman"/>
                <w:color w:val="000000"/>
                <w:sz w:val="22"/>
              </w:rPr>
              <w:t>Chương</w:t>
            </w:r>
            <w:proofErr w:type="spellEnd"/>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Quảng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Xương</w:t>
            </w:r>
            <w:proofErr w:type="spellEnd"/>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Tương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Dương</w:t>
            </w:r>
            <w:proofErr w:type="spellEnd"/>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Sầm</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Sơn</w:t>
            </w:r>
            <w:proofErr w:type="spellEnd"/>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Thạch</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Thành</w:t>
            </w:r>
            <w:proofErr w:type="spellEnd"/>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Yên</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Thành</w:t>
            </w:r>
            <w:proofErr w:type="spellEnd"/>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 xml:space="preserve">Thanh </w:t>
            </w:r>
            <w:proofErr w:type="spellStart"/>
            <w:r w:rsidRPr="00BD4388">
              <w:rPr>
                <w:rFonts w:ascii="Calibri" w:eastAsia="Times New Roman" w:hAnsi="Calibri" w:cs="Times New Roman"/>
                <w:color w:val="000000"/>
                <w:sz w:val="22"/>
              </w:rPr>
              <w:t>Hóa</w:t>
            </w:r>
            <w:proofErr w:type="spellEnd"/>
            <w:r w:rsidRPr="00BD4388">
              <w:rPr>
                <w:rFonts w:ascii="Calibri" w:eastAsia="Times New Roman" w:hAnsi="Calibri" w:cs="Times New Roman"/>
                <w:color w:val="000000"/>
                <w:sz w:val="22"/>
              </w:rPr>
              <w:t xml:space="preserve">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Thiệu</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Hóa</w:t>
            </w:r>
            <w:proofErr w:type="spellEnd"/>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Thọ</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Xuân</w:t>
            </w:r>
            <w:proofErr w:type="spellEnd"/>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Thường</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Xuân</w:t>
            </w:r>
            <w:proofErr w:type="spellEnd"/>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Tĩnh</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Gia</w:t>
            </w:r>
            <w:proofErr w:type="spellEnd"/>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Triệu</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Sơn</w:t>
            </w:r>
            <w:proofErr w:type="spellEnd"/>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Vĩnh</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Lộc</w:t>
            </w:r>
            <w:proofErr w:type="spellEnd"/>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proofErr w:type="spellStart"/>
            <w:r w:rsidRPr="00BD4388">
              <w:rPr>
                <w:rFonts w:ascii="Calibri" w:eastAsia="Times New Roman" w:hAnsi="Calibri" w:cs="Times New Roman"/>
                <w:color w:val="000000"/>
                <w:sz w:val="22"/>
              </w:rPr>
              <w:t>Yên</w:t>
            </w:r>
            <w:proofErr w:type="spellEnd"/>
            <w:r w:rsidRPr="00BD4388">
              <w:rPr>
                <w:rFonts w:ascii="Calibri" w:eastAsia="Times New Roman" w:hAnsi="Calibri" w:cs="Times New Roman"/>
                <w:color w:val="000000"/>
                <w:sz w:val="22"/>
              </w:rPr>
              <w:t xml:space="preserve"> </w:t>
            </w:r>
            <w:proofErr w:type="spellStart"/>
            <w:r w:rsidRPr="00BD4388">
              <w:rPr>
                <w:rFonts w:ascii="Calibri" w:eastAsia="Times New Roman" w:hAnsi="Calibri" w:cs="Times New Roman"/>
                <w:color w:val="000000"/>
                <w:sz w:val="22"/>
              </w:rPr>
              <w:t>Định</w:t>
            </w:r>
            <w:proofErr w:type="spellEnd"/>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EE0B4C">
      <w:footerReference w:type="default" r:id="rId41"/>
      <w:pgSz w:w="11909" w:h="16834" w:code="9"/>
      <w:pgMar w:top="1260" w:right="1199" w:bottom="1170" w:left="1170" w:header="720" w:footer="345"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Nguyen Thanh Quang" w:date="2014-11-04T15:01:00Z" w:initials="Quang">
    <w:p w14:paraId="17D48B57" w14:textId="592CE602" w:rsidR="00685580" w:rsidRDefault="00685580">
      <w:pPr>
        <w:pStyle w:val="CommentText"/>
      </w:pPr>
      <w:r>
        <w:rPr>
          <w:rStyle w:val="CommentReference"/>
        </w:rPr>
        <w:annotationRef/>
      </w:r>
      <w:r>
        <w:t>What do you mean? Please make it clear.</w:t>
      </w:r>
    </w:p>
  </w:comment>
  <w:comment w:id="47" w:author="Nguyen Thanh Quang" w:date="2014-11-04T15:05:00Z" w:initials="Quang">
    <w:p w14:paraId="6649EFBA" w14:textId="3BE2F793" w:rsidR="00685580" w:rsidRDefault="00685580">
      <w:pPr>
        <w:pStyle w:val="CommentText"/>
      </w:pPr>
      <w:r>
        <w:rPr>
          <w:rStyle w:val="CommentReference"/>
        </w:rPr>
        <w:annotationRef/>
      </w:r>
      <w:r>
        <w:t>Use average value for these groups</w:t>
      </w:r>
    </w:p>
  </w:comment>
  <w:comment w:id="51" w:author="Nguyen Thanh Quang" w:date="2014-11-04T15:21:00Z" w:initials="Quang">
    <w:p w14:paraId="57857B78" w14:textId="42ACE1F8" w:rsidR="00685580" w:rsidRDefault="00685580">
      <w:pPr>
        <w:pStyle w:val="CommentText"/>
      </w:pPr>
      <w:r>
        <w:rPr>
          <w:rStyle w:val="CommentReference"/>
        </w:rPr>
        <w:annotationRef/>
      </w:r>
      <w:r>
        <w:t>Please put legend here</w:t>
      </w:r>
    </w:p>
  </w:comment>
  <w:comment w:id="58" w:author="Nguyen Thanh Quang" w:date="2014-11-04T15:50:00Z" w:initials="Quang">
    <w:p w14:paraId="4A2E0BE4" w14:textId="48A2B15A" w:rsidR="00685580" w:rsidRDefault="00685580">
      <w:pPr>
        <w:pStyle w:val="CommentText"/>
      </w:pPr>
      <w:r>
        <w:rPr>
          <w:rStyle w:val="CommentReference"/>
        </w:rPr>
        <w:annotationRef/>
      </w:r>
      <w:r>
        <w:t>Are you sure?</w:t>
      </w:r>
    </w:p>
  </w:comment>
  <w:comment w:id="66" w:author="Nguyen Thanh Quang" w:date="2014-11-04T15:59:00Z" w:initials="Quang">
    <w:p w14:paraId="12BAAF98" w14:textId="57F808C7" w:rsidR="00685580" w:rsidRDefault="00685580">
      <w:pPr>
        <w:pStyle w:val="CommentText"/>
      </w:pPr>
      <w:r>
        <w:rPr>
          <w:rStyle w:val="CommentReference"/>
        </w:rPr>
        <w:annotationRef/>
      </w:r>
      <w:r>
        <w:t>??</w:t>
      </w:r>
    </w:p>
  </w:comment>
  <w:comment w:id="71" w:author="Nguyen Thanh Quang" w:date="2014-11-04T16:03:00Z" w:initials="Quang">
    <w:p w14:paraId="7D70B868" w14:textId="77777777" w:rsidR="00685580" w:rsidRDefault="00685580">
      <w:pPr>
        <w:pStyle w:val="CommentText"/>
      </w:pPr>
      <w:r>
        <w:rPr>
          <w:rStyle w:val="CommentReference"/>
        </w:rPr>
        <w:annotationRef/>
      </w:r>
      <w:r>
        <w:t>For whole province or selected areas.</w:t>
      </w:r>
    </w:p>
    <w:p w14:paraId="5FDE87BE" w14:textId="13680ED2" w:rsidR="00685580" w:rsidRDefault="00685580">
      <w:pPr>
        <w:pStyle w:val="CommentText"/>
      </w:pPr>
      <w:r>
        <w:t>As cluster approach was used so that it is possible to estimate wood consumption for whole province? If possible, please estimate and put number here.</w:t>
      </w:r>
    </w:p>
  </w:comment>
  <w:comment w:id="73" w:author="Nguyen Thanh Quang" w:date="2014-11-04T16:11:00Z" w:initials="Quang">
    <w:p w14:paraId="6599DFD7" w14:textId="01ECC6DF" w:rsidR="00685580" w:rsidRPr="003F5057" w:rsidRDefault="00685580">
      <w:pPr>
        <w:pStyle w:val="CommentText"/>
      </w:pPr>
      <w:r>
        <w:rPr>
          <w:rStyle w:val="CommentReference"/>
        </w:rPr>
        <w:annotationRef/>
      </w:r>
      <w:r>
        <w:t>Why R</w:t>
      </w:r>
      <w:r>
        <w:rPr>
          <w:vertAlign w:val="superscript"/>
        </w:rPr>
        <w:t>2</w:t>
      </w:r>
      <w:r>
        <w:t xml:space="preserve"> is very low? It seems to be low reliability or relationships between variables of wood use vs LPG –electricity??</w:t>
      </w:r>
    </w:p>
  </w:comment>
  <w:comment w:id="74" w:author="Nguyen Thanh Quang" w:date="2014-11-04T16:09:00Z" w:initials="Quang">
    <w:p w14:paraId="17471337" w14:textId="7C461BCD" w:rsidR="00685580" w:rsidRDefault="00685580">
      <w:pPr>
        <w:pStyle w:val="CommentText"/>
      </w:pPr>
      <w:r>
        <w:rPr>
          <w:rStyle w:val="CommentReference"/>
        </w:rPr>
        <w:annotationRef/>
      </w:r>
      <w:r>
        <w:t>5 or 6??</w:t>
      </w:r>
    </w:p>
  </w:comment>
  <w:comment w:id="76" w:author="Nguyen Thanh Quang" w:date="2014-11-05T10:01:00Z" w:initials="Quang">
    <w:p w14:paraId="7396090A" w14:textId="393F2914" w:rsidR="00685580" w:rsidRDefault="00685580">
      <w:pPr>
        <w:pStyle w:val="CommentText"/>
      </w:pPr>
      <w:r>
        <w:rPr>
          <w:rStyle w:val="CommentReference"/>
        </w:rPr>
        <w:annotationRef/>
      </w:r>
      <w:r>
        <w:t>As above: for whole province or selected survey area??</w:t>
      </w:r>
    </w:p>
    <w:p w14:paraId="2073A34A" w14:textId="2A733D2F" w:rsidR="007E0A74" w:rsidRDefault="007E0A74">
      <w:pPr>
        <w:pStyle w:val="CommentText"/>
      </w:pPr>
      <w:r>
        <w:t xml:space="preserve">Put box number and use the same color for all boxes </w:t>
      </w:r>
    </w:p>
  </w:comment>
  <w:comment w:id="85" w:author="Nguyen Thanh Quang" w:date="2014-11-04T16:17:00Z" w:initials="Quang">
    <w:p w14:paraId="18CAB65B" w14:textId="4A0B2EC1" w:rsidR="00685580" w:rsidRDefault="00685580">
      <w:pPr>
        <w:pStyle w:val="CommentText"/>
      </w:pPr>
      <w:r>
        <w:rPr>
          <w:rStyle w:val="CommentReference"/>
        </w:rPr>
        <w:annotationRef/>
      </w:r>
      <w:r>
        <w:t>% percentage disappears in the charts</w:t>
      </w:r>
    </w:p>
  </w:comment>
  <w:comment w:id="86" w:author="Nguyen Thanh Quang" w:date="2014-11-05T09:15:00Z" w:initials="Quang">
    <w:p w14:paraId="304DA4ED" w14:textId="77777777" w:rsidR="00685580" w:rsidRDefault="00685580" w:rsidP="0067380B">
      <w:pPr>
        <w:pStyle w:val="CommentText"/>
      </w:pPr>
      <w:r>
        <w:rPr>
          <w:rStyle w:val="CommentReference"/>
        </w:rPr>
        <w:annotationRef/>
      </w:r>
      <w:r>
        <w:t xml:space="preserve">This </w:t>
      </w:r>
      <w:proofErr w:type="spellStart"/>
      <w:r>
        <w:t>paraghrap</w:t>
      </w:r>
      <w:proofErr w:type="spellEnd"/>
      <w:r>
        <w:t xml:space="preserve"> is very difficult for reader to understand.</w:t>
      </w:r>
    </w:p>
    <w:p w14:paraId="50EEB724" w14:textId="77777777" w:rsidR="00685580" w:rsidRDefault="00685580" w:rsidP="0067380B">
      <w:pPr>
        <w:pStyle w:val="CommentText"/>
      </w:pPr>
      <w:r>
        <w:t>Please estimate it by average number (pig heads), don’t use concept of pig old.</w:t>
      </w:r>
    </w:p>
    <w:p w14:paraId="4FB0D88C" w14:textId="6BC7AC57" w:rsidR="00685580" w:rsidRDefault="00685580" w:rsidP="0067380B">
      <w:pPr>
        <w:pStyle w:val="CommentText"/>
      </w:pPr>
      <w:r>
        <w:t xml:space="preserve">In the fact you are estimating fuel use for pig raising (table below) based on </w:t>
      </w:r>
      <w:proofErr w:type="spellStart"/>
      <w:r>
        <w:t>fuelwood</w:t>
      </w:r>
      <w:proofErr w:type="spellEnd"/>
      <w:r>
        <w:t>/pig head.</w:t>
      </w:r>
    </w:p>
  </w:comment>
  <w:comment w:id="87" w:author="Nguyen Thanh Quang" w:date="2014-11-05T09:15:00Z" w:initials="Quang">
    <w:p w14:paraId="662B8030" w14:textId="35A73FA9" w:rsidR="00685580" w:rsidRDefault="00685580">
      <w:pPr>
        <w:pStyle w:val="CommentText"/>
      </w:pPr>
      <w:r>
        <w:rPr>
          <w:rStyle w:val="CommentReference"/>
        </w:rPr>
        <w:annotationRef/>
      </w:r>
      <w:r>
        <w:t>As above</w:t>
      </w:r>
    </w:p>
  </w:comment>
  <w:comment w:id="88" w:author="Nguyen Thanh Quang" w:date="2014-11-05T09:31:00Z" w:initials="Quang">
    <w:p w14:paraId="18A754AE" w14:textId="77777777" w:rsidR="00685580" w:rsidRDefault="00685580">
      <w:pPr>
        <w:pStyle w:val="CommentText"/>
      </w:pPr>
      <w:r>
        <w:rPr>
          <w:rStyle w:val="CommentReference"/>
        </w:rPr>
        <w:annotationRef/>
      </w:r>
      <w:r>
        <w:t>Stove cost and willing to pay for new/improved stove?</w:t>
      </w:r>
    </w:p>
    <w:p w14:paraId="6C41FDE0" w14:textId="4AC3CB13" w:rsidR="00685580" w:rsidRDefault="00685580">
      <w:pPr>
        <w:pStyle w:val="CommentText"/>
      </w:pPr>
      <w:r>
        <w:t xml:space="preserve">Please add photos of traditional stove vs improved </w:t>
      </w:r>
      <w:proofErr w:type="spellStart"/>
      <w:r>
        <w:t>cookstove</w:t>
      </w:r>
      <w:proofErr w:type="spellEnd"/>
      <w:r>
        <w:t xml:space="preserve"> you mentioned here for illustration </w:t>
      </w:r>
    </w:p>
    <w:p w14:paraId="3E897AC3" w14:textId="06AD373A" w:rsidR="00096736" w:rsidRDefault="00096736">
      <w:pPr>
        <w:pStyle w:val="CommentText"/>
      </w:pPr>
      <w:r>
        <w:t>Also mention their kitchen situation: combined with living house? Ventilation? Number of doors</w:t>
      </w:r>
      <w:proofErr w:type="gramStart"/>
      <w:r>
        <w:t>?...</w:t>
      </w:r>
      <w:proofErr w:type="gramEnd"/>
      <w:r>
        <w:t xml:space="preserve"> </w:t>
      </w:r>
    </w:p>
  </w:comment>
  <w:comment w:id="89" w:author="Nguyen Thanh Quang" w:date="2014-11-05T10:00:00Z" w:initials="Quang">
    <w:p w14:paraId="568C14E7" w14:textId="2EAB9F56" w:rsidR="00685580" w:rsidRDefault="00685580">
      <w:pPr>
        <w:pStyle w:val="CommentText"/>
      </w:pPr>
      <w:r>
        <w:rPr>
          <w:rStyle w:val="CommentReference"/>
        </w:rPr>
        <w:annotationRef/>
      </w:r>
      <w:proofErr w:type="spellStart"/>
      <w:r>
        <w:t>Resvised</w:t>
      </w:r>
      <w:proofErr w:type="spellEnd"/>
      <w:r>
        <w:t xml:space="preserve"> as commented above</w:t>
      </w:r>
    </w:p>
    <w:p w14:paraId="393C531C" w14:textId="5EE55ED3" w:rsidR="007E0A74" w:rsidRDefault="007E0A74">
      <w:pPr>
        <w:pStyle w:val="CommentText"/>
      </w:pPr>
      <w:r>
        <w:t>Put box number??</w:t>
      </w:r>
    </w:p>
  </w:comment>
  <w:comment w:id="93" w:author="Nguyen Thanh Quang" w:date="2014-11-05T09:52:00Z" w:initials="Quang">
    <w:p w14:paraId="1DAE062B" w14:textId="520A5751" w:rsidR="00837C11" w:rsidRDefault="00837C11">
      <w:pPr>
        <w:pStyle w:val="CommentText"/>
      </w:pPr>
      <w:r>
        <w:rPr>
          <w:rStyle w:val="CommentReference"/>
        </w:rPr>
        <w:annotationRef/>
      </w:r>
      <w:r>
        <w:t>What are conclusions after your analysis? I don’t see a result at provincial level which we need to know.</w:t>
      </w:r>
    </w:p>
  </w:comment>
  <w:comment w:id="94" w:author="Nguyen Thanh Quang" w:date="2014-11-05T09:22:00Z" w:initials="Quang">
    <w:p w14:paraId="1AA49D63" w14:textId="77777777" w:rsidR="00685580" w:rsidRDefault="00685580">
      <w:pPr>
        <w:pStyle w:val="CommentText"/>
      </w:pPr>
      <w:r>
        <w:rPr>
          <w:rStyle w:val="CommentReference"/>
        </w:rPr>
        <w:annotationRef/>
      </w:r>
      <w:r>
        <w:t xml:space="preserve">Why they buy </w:t>
      </w:r>
      <w:proofErr w:type="spellStart"/>
      <w:r>
        <w:t>fuelwood</w:t>
      </w:r>
      <w:proofErr w:type="spellEnd"/>
      <w:r>
        <w:t xml:space="preserve">? </w:t>
      </w:r>
    </w:p>
    <w:p w14:paraId="3FD3F4B7" w14:textId="2853C71A" w:rsidR="00685580" w:rsidRDefault="00685580">
      <w:pPr>
        <w:pStyle w:val="CommentText"/>
      </w:pPr>
      <w:r>
        <w:t>You mean middle man selling bamboo as well??</w:t>
      </w:r>
    </w:p>
  </w:comment>
  <w:comment w:id="95" w:author="Nguyen Thanh Quang" w:date="2014-11-05T09:38:00Z" w:initials="Quang">
    <w:p w14:paraId="5D23B69F" w14:textId="3ECEEA6E" w:rsidR="00BF2DC2" w:rsidRDefault="00BF2DC2">
      <w:pPr>
        <w:pStyle w:val="CommentText"/>
      </w:pPr>
      <w:r>
        <w:rPr>
          <w:rStyle w:val="CommentReference"/>
        </w:rPr>
        <w:annotationRef/>
      </w:r>
      <w:r>
        <w:t xml:space="preserve">It is impossible to assume this amount for whole Lang Chang district, it appears to be very lower household consumption, please be </w:t>
      </w:r>
      <w:proofErr w:type="spellStart"/>
      <w:r>
        <w:t>carefull</w:t>
      </w:r>
      <w:proofErr w:type="spellEnd"/>
      <w:r>
        <w:t xml:space="preserve"> in your assumptions</w:t>
      </w:r>
    </w:p>
  </w:comment>
  <w:comment w:id="96" w:author="Nguyen Thanh Quang" w:date="2014-11-05T09:36:00Z" w:initials="Quang">
    <w:p w14:paraId="26F6DA45" w14:textId="77777777" w:rsidR="00BF2DC2" w:rsidRDefault="00BF2DC2">
      <w:pPr>
        <w:pStyle w:val="CommentText"/>
      </w:pPr>
      <w:r>
        <w:rPr>
          <w:rStyle w:val="CommentReference"/>
        </w:rPr>
        <w:annotationRef/>
      </w:r>
      <w:r>
        <w:t>What you found when interviewed them during your visit?</w:t>
      </w:r>
    </w:p>
    <w:p w14:paraId="1A75248C" w14:textId="67204C80" w:rsidR="00BF2DC2" w:rsidRDefault="00BF2DC2">
      <w:pPr>
        <w:pStyle w:val="CommentText"/>
      </w:pPr>
      <w:r>
        <w:t>I see so much assumptions in the report while you investigated and field visit.</w:t>
      </w:r>
    </w:p>
  </w:comment>
  <w:comment w:id="97" w:author="Nguyen Thanh Quang" w:date="2014-11-05T10:04:00Z" w:initials="Quang">
    <w:p w14:paraId="652726E8" w14:textId="77777777" w:rsidR="007E0A74" w:rsidRDefault="007E0A74">
      <w:pPr>
        <w:pStyle w:val="CommentText"/>
      </w:pPr>
      <w:r>
        <w:rPr>
          <w:rStyle w:val="CommentReference"/>
        </w:rPr>
        <w:annotationRef/>
      </w:r>
      <w:r>
        <w:t>What is reliability?</w:t>
      </w:r>
    </w:p>
    <w:p w14:paraId="21FEF1AB" w14:textId="35723000" w:rsidR="007E0A74" w:rsidRDefault="007E0A74">
      <w:pPr>
        <w:pStyle w:val="CommentText"/>
      </w:pPr>
      <w:r>
        <w:t>You are concluding with only some interviews with middlemen??? Please crosscheck with other sources as well to affirm this statement</w:t>
      </w:r>
    </w:p>
  </w:comment>
  <w:comment w:id="98" w:author="Nguyen Thanh Quang" w:date="2014-11-05T10:05:00Z" w:initials="Quang">
    <w:p w14:paraId="78A84E8E" w14:textId="3141663F" w:rsidR="007E0A74" w:rsidRDefault="007E0A74">
      <w:pPr>
        <w:pStyle w:val="CommentText"/>
      </w:pPr>
      <w:r>
        <w:rPr>
          <w:rStyle w:val="CommentReference"/>
        </w:rPr>
        <w:annotationRef/>
      </w:r>
      <w:r>
        <w:t>But it can be rubber tree???</w:t>
      </w:r>
    </w:p>
  </w:comment>
  <w:comment w:id="99" w:author="Nguyen Thanh Quang" w:date="2014-11-05T10:06:00Z" w:initials="Quang">
    <w:p w14:paraId="679752AA" w14:textId="3C0AA3A2" w:rsidR="007E0A74" w:rsidRDefault="007E0A74">
      <w:pPr>
        <w:pStyle w:val="CommentText"/>
      </w:pPr>
      <w:r>
        <w:rPr>
          <w:rStyle w:val="CommentReference"/>
        </w:rPr>
        <w:annotationRef/>
      </w:r>
      <w:r>
        <w:t>But better quality?</w:t>
      </w:r>
    </w:p>
  </w:comment>
  <w:comment w:id="220" w:author="Nguyen Thanh Quang" w:date="2014-11-05T10:18:00Z" w:initials="Quang">
    <w:p w14:paraId="4040239D" w14:textId="021969F7" w:rsidR="00331314" w:rsidRDefault="00331314">
      <w:pPr>
        <w:pStyle w:val="CommentText"/>
      </w:pPr>
      <w:r>
        <w:rPr>
          <w:rStyle w:val="CommentReference"/>
        </w:rPr>
        <w:annotationRef/>
      </w:r>
      <w:r>
        <w:t>Put sources here</w:t>
      </w:r>
    </w:p>
  </w:comment>
  <w:comment w:id="222" w:author="Nguyen Thanh Quang" w:date="2014-11-05T10:18:00Z" w:initials="Quang">
    <w:p w14:paraId="2571773C" w14:textId="0E67D417" w:rsidR="00331314" w:rsidRDefault="00331314">
      <w:pPr>
        <w:pStyle w:val="CommentText"/>
      </w:pPr>
      <w:r>
        <w:rPr>
          <w:rStyle w:val="CommentReference"/>
        </w:rPr>
        <w:annotationRef/>
      </w:r>
      <w:r>
        <w:t>Revise numbers according to comments above</w:t>
      </w:r>
    </w:p>
  </w:comment>
  <w:comment w:id="227" w:author="Nguyen Thanh Quang" w:date="2014-11-05T10:21:00Z" w:initials="Quang">
    <w:p w14:paraId="2402E13A" w14:textId="40ECC320" w:rsidR="00331314" w:rsidRDefault="00331314">
      <w:pPr>
        <w:pStyle w:val="CommentText"/>
      </w:pPr>
      <w:r>
        <w:rPr>
          <w:rStyle w:val="CommentReference"/>
        </w:rPr>
        <w:annotationRef/>
      </w:r>
      <w:r>
        <w:t>Where?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32108B" w14:textId="77777777" w:rsidR="009C7524" w:rsidRDefault="009C7524" w:rsidP="003618C0">
      <w:pPr>
        <w:spacing w:before="0" w:line="240" w:lineRule="auto"/>
      </w:pPr>
      <w:r>
        <w:separator/>
      </w:r>
    </w:p>
  </w:endnote>
  <w:endnote w:type="continuationSeparator" w:id="0">
    <w:p w14:paraId="43648B95" w14:textId="77777777" w:rsidR="009C7524" w:rsidRDefault="009C7524"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A508BEE" w:rsidR="00685580" w:rsidRDefault="00685580" w:rsidP="00FA248B">
    <w:pPr>
      <w:pStyle w:val="Footer"/>
      <w:tabs>
        <w:tab w:val="center" w:pos="4770"/>
        <w:tab w:val="left" w:pos="5445"/>
      </w:tabs>
      <w:jc w:val="left"/>
    </w:pPr>
    <w:r>
      <w:tab/>
    </w:r>
    <w:r>
      <w:tab/>
    </w:r>
    <w:r>
      <w:rPr>
        <w:noProof/>
      </w:rPr>
      <w:tab/>
    </w:r>
  </w:p>
  <w:p w14:paraId="3C5C246D" w14:textId="77777777" w:rsidR="00685580" w:rsidRDefault="006855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E9190" w14:textId="01240627" w:rsidR="00685580" w:rsidRDefault="00685580">
    <w:pPr>
      <w:pStyle w:val="Footer"/>
      <w:jc w:val="center"/>
    </w:pPr>
  </w:p>
  <w:p w14:paraId="5BC3154E" w14:textId="77777777" w:rsidR="00685580" w:rsidRDefault="006855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685580" w:rsidRDefault="00685580">
        <w:pPr>
          <w:pStyle w:val="Footer"/>
          <w:jc w:val="center"/>
        </w:pPr>
        <w:r>
          <w:fldChar w:fldCharType="begin"/>
        </w:r>
        <w:r>
          <w:instrText xml:space="preserve"> PAGE   \* MERGEFORMAT </w:instrText>
        </w:r>
        <w:r>
          <w:fldChar w:fldCharType="separate"/>
        </w:r>
        <w:r w:rsidR="00331314">
          <w:rPr>
            <w:noProof/>
          </w:rPr>
          <w:t>34</w:t>
        </w:r>
        <w:r>
          <w:rPr>
            <w:noProof/>
          </w:rPr>
          <w:fldChar w:fldCharType="end"/>
        </w:r>
      </w:p>
    </w:sdtContent>
  </w:sdt>
  <w:p w14:paraId="0D365C01" w14:textId="77777777" w:rsidR="00685580" w:rsidRDefault="006855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E68438" w14:textId="77777777" w:rsidR="009C7524" w:rsidRDefault="009C7524" w:rsidP="003618C0">
      <w:pPr>
        <w:spacing w:before="0" w:line="240" w:lineRule="auto"/>
      </w:pPr>
      <w:r>
        <w:separator/>
      </w:r>
    </w:p>
  </w:footnote>
  <w:footnote w:type="continuationSeparator" w:id="0">
    <w:p w14:paraId="268DC574" w14:textId="77777777" w:rsidR="009C7524" w:rsidRDefault="009C7524" w:rsidP="003618C0">
      <w:pPr>
        <w:spacing w:before="0" w:line="240" w:lineRule="auto"/>
      </w:pPr>
      <w:r>
        <w:continuationSeparator/>
      </w:r>
    </w:p>
  </w:footnote>
  <w:footnote w:id="1">
    <w:p w14:paraId="17CE0595" w14:textId="77777777" w:rsidR="00685580" w:rsidRDefault="00685580" w:rsidP="00807C37">
      <w:pPr>
        <w:spacing w:line="240" w:lineRule="auto"/>
      </w:pPr>
      <w:r>
        <w:rPr>
          <w:vertAlign w:val="superscript"/>
        </w:rPr>
        <w:footnoteRef/>
      </w:r>
      <w:r>
        <w:rPr>
          <w:sz w:val="20"/>
        </w:rPr>
        <w:t xml:space="preserve"> R. Johnson and D. </w:t>
      </w:r>
      <w:proofErr w:type="spellStart"/>
      <w:r>
        <w:rPr>
          <w:sz w:val="20"/>
        </w:rPr>
        <w:t>Wichern</w:t>
      </w:r>
      <w:proofErr w:type="spellEnd"/>
      <w:r>
        <w:rPr>
          <w:sz w:val="20"/>
        </w:rPr>
        <w:t xml:space="preserve"> (1992). </w:t>
      </w:r>
      <w:proofErr w:type="gramStart"/>
      <w:r>
        <w:rPr>
          <w:i/>
          <w:sz w:val="20"/>
        </w:rPr>
        <w:t>Applied Multivariate Statistical Methods</w:t>
      </w:r>
      <w:r>
        <w:rPr>
          <w:sz w:val="20"/>
        </w:rPr>
        <w:t>, Third Edition.</w:t>
      </w:r>
      <w:proofErr w:type="gramEnd"/>
      <w:r>
        <w:rPr>
          <w:sz w:val="20"/>
        </w:rPr>
        <w:t xml:space="preserve"> </w:t>
      </w:r>
      <w:proofErr w:type="gramStart"/>
      <w:r>
        <w:rPr>
          <w:sz w:val="20"/>
        </w:rPr>
        <w:t>Prentice Hall.</w:t>
      </w:r>
      <w:proofErr w:type="gramEnd"/>
    </w:p>
  </w:footnote>
  <w:footnote w:id="2">
    <w:p w14:paraId="2E59BE05" w14:textId="77777777" w:rsidR="00685580" w:rsidRDefault="00685580" w:rsidP="00C879CF">
      <w:pPr>
        <w:pStyle w:val="FootnoteText"/>
      </w:pPr>
      <w:r>
        <w:rPr>
          <w:rStyle w:val="FootnoteReference"/>
        </w:rPr>
        <w:footnoteRef/>
      </w:r>
      <w:r>
        <w:t xml:space="preserve"> Preliminary account of litter production in a New Zealand lowland </w:t>
      </w:r>
      <w:proofErr w:type="spellStart"/>
      <w:r>
        <w:t>podocarp-ratabroadleaf</w:t>
      </w:r>
      <w:proofErr w:type="spellEnd"/>
      <w:r>
        <w:t xml:space="preserve"> forest, New Zealand Journal of Botany, 13:2, 173-187</w:t>
      </w:r>
    </w:p>
  </w:footnote>
  <w:footnote w:id="3">
    <w:p w14:paraId="43DB8488" w14:textId="77777777" w:rsidR="00685580" w:rsidRDefault="00685580" w:rsidP="00C879CF">
      <w:pPr>
        <w:pStyle w:val="FootnoteText"/>
      </w:pPr>
      <w:r>
        <w:rPr>
          <w:rStyle w:val="FootnoteReference"/>
        </w:rPr>
        <w:footnoteRef/>
      </w:r>
      <w:r w:rsidRPr="00273376">
        <w:rPr>
          <w:lang w:val="nl-NL"/>
        </w:rPr>
        <w:t xml:space="preserve"> Scheer, </w:t>
      </w:r>
      <w:proofErr w:type="spellStart"/>
      <w:r w:rsidRPr="00273376">
        <w:rPr>
          <w:lang w:val="nl-NL"/>
        </w:rPr>
        <w:t>Maurício</w:t>
      </w:r>
      <w:proofErr w:type="spellEnd"/>
      <w:r w:rsidRPr="00273376">
        <w:rPr>
          <w:lang w:val="nl-NL"/>
        </w:rPr>
        <w:t xml:space="preserve"> </w:t>
      </w:r>
      <w:proofErr w:type="spellStart"/>
      <w:r w:rsidRPr="00273376">
        <w:rPr>
          <w:lang w:val="nl-NL"/>
        </w:rPr>
        <w:t>Bergamini</w:t>
      </w:r>
      <w:proofErr w:type="spellEnd"/>
      <w:r w:rsidRPr="00273376">
        <w:rPr>
          <w:lang w:val="nl-NL"/>
        </w:rPr>
        <w:t xml:space="preserve">, et al. </w:t>
      </w:r>
      <w:proofErr w:type="gramStart"/>
      <w:r w:rsidRPr="00BF7E22">
        <w:t>"Patterns of litter production in a secondary alluvial Atlantic Rain Forest in southern Brazil."</w:t>
      </w:r>
      <w:proofErr w:type="gramEnd"/>
      <w:r w:rsidRPr="00BF7E22">
        <w:t xml:space="preserve"> Brazilian Journal of Botany 32.4 (2009): 805-817.</w:t>
      </w:r>
    </w:p>
  </w:footnote>
  <w:footnote w:id="4">
    <w:p w14:paraId="57783085" w14:textId="77777777" w:rsidR="00685580" w:rsidRDefault="00685580" w:rsidP="00C879CF">
      <w:pPr>
        <w:pStyle w:val="FootnoteText"/>
      </w:pPr>
      <w:r>
        <w:rPr>
          <w:rStyle w:val="FootnoteReference"/>
        </w:rPr>
        <w:footnoteRef/>
      </w:r>
      <w:r>
        <w:t xml:space="preserve"> L</w:t>
      </w:r>
      <w:r w:rsidRPr="00B7194F">
        <w:t>itter production and leaf-litter decomposition in natural and mon</w:t>
      </w:r>
      <w:r>
        <w:t xml:space="preserve">oculture plantation forests of </w:t>
      </w:r>
      <w:proofErr w:type="spellStart"/>
      <w:r>
        <w:t>C</w:t>
      </w:r>
      <w:r w:rsidRPr="00B7194F">
        <w:t>astanopsis</w:t>
      </w:r>
      <w:proofErr w:type="spellEnd"/>
      <w:r w:rsidRPr="00B7194F">
        <w:t xml:space="preserve"> </w:t>
      </w:r>
      <w:proofErr w:type="spellStart"/>
      <w:r>
        <w:t>kawakamii</w:t>
      </w:r>
      <w:proofErr w:type="spellEnd"/>
      <w:r>
        <w:t xml:space="preserve"> in subtropical C</w:t>
      </w:r>
      <w:r w:rsidRPr="00B7194F">
        <w:t>hina</w:t>
      </w:r>
    </w:p>
  </w:footnote>
  <w:footnote w:id="5">
    <w:p w14:paraId="38EA335C" w14:textId="77777777" w:rsidR="00685580" w:rsidRDefault="00685580" w:rsidP="00C879CF">
      <w:pPr>
        <w:pStyle w:val="FootnoteText"/>
      </w:pPr>
      <w:r>
        <w:rPr>
          <w:rStyle w:val="FootnoteReference"/>
        </w:rPr>
        <w:footnoteRef/>
      </w:r>
      <w:r>
        <w:t xml:space="preserve"> </w:t>
      </w:r>
      <w:proofErr w:type="gramStart"/>
      <w:r>
        <w:t>D.T. Le.</w:t>
      </w:r>
      <w:proofErr w:type="gramEnd"/>
      <w:r>
        <w:t xml:space="preserve"> </w:t>
      </w:r>
      <w:proofErr w:type="gramStart"/>
      <w:r>
        <w:t xml:space="preserve">Et al “Litter production of the secondary forest in Me Linh, Vinh Phuc </w:t>
      </w:r>
      <w:proofErr w:type="spellStart"/>
      <w:r>
        <w:t>provice</w:t>
      </w:r>
      <w:proofErr w:type="spellEnd"/>
      <w:r>
        <w:t>.</w:t>
      </w:r>
      <w:proofErr w:type="gramEnd"/>
      <w:r>
        <w:t xml:space="preserve"> Vietnam Journal of Biology (2009)</w:t>
      </w:r>
    </w:p>
  </w:footnote>
  <w:footnote w:id="6">
    <w:p w14:paraId="0BC1307C" w14:textId="77777777" w:rsidR="00685580" w:rsidRDefault="00685580" w:rsidP="00C879CF">
      <w:pPr>
        <w:pStyle w:val="FootnoteText"/>
      </w:pPr>
      <w:r>
        <w:rPr>
          <w:rStyle w:val="FootnoteReference"/>
        </w:rPr>
        <w:footnoteRef/>
      </w:r>
      <w:r>
        <w:t xml:space="preserve"> </w:t>
      </w:r>
      <w:proofErr w:type="spellStart"/>
      <w:proofErr w:type="gramStart"/>
      <w:r w:rsidRPr="00F468C6">
        <w:t>Nordeco</w:t>
      </w:r>
      <w:proofErr w:type="spellEnd"/>
      <w:r w:rsidRPr="00F468C6">
        <w:t xml:space="preserve"> (2010).</w:t>
      </w:r>
      <w:proofErr w:type="gramEnd"/>
      <w:r w:rsidRPr="00F468C6">
        <w:t xml:space="preserve"> Technical report: Technical Assistance in the Development of the National REDD </w:t>
      </w:r>
      <w:proofErr w:type="spellStart"/>
      <w:r w:rsidRPr="00F468C6">
        <w:t>Programme</w:t>
      </w:r>
      <w:proofErr w:type="spellEnd"/>
      <w:r w:rsidRPr="00F468C6">
        <w:t xml:space="preserve"> of Vietnam. Component of Collecting Information and Analyzing Trends of Forest Resources and Forest Carbon Stock for Establishment of the Interim Baseline Reference Scenarios (Danish Forestry Extension / </w:t>
      </w:r>
      <w:proofErr w:type="spellStart"/>
      <w:r w:rsidRPr="00F468C6">
        <w:t>Nordeco</w:t>
      </w:r>
      <w:proofErr w:type="spellEnd"/>
      <w:r w:rsidRPr="00F468C6">
        <w:t>,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outline w:val="0"/>
        <w:shadow w:val="0"/>
        <w:emboss w:val="0"/>
        <w:imprint w:val="0"/>
        <w:vanish w:val="0"/>
        <w:kern w:val="0"/>
        <w:sz w:val="2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78A"/>
    <w:rsid w:val="00096736"/>
    <w:rsid w:val="00096982"/>
    <w:rsid w:val="00096BB4"/>
    <w:rsid w:val="000A3A68"/>
    <w:rsid w:val="000A6871"/>
    <w:rsid w:val="000A77E6"/>
    <w:rsid w:val="000B2050"/>
    <w:rsid w:val="000B45FD"/>
    <w:rsid w:val="000B7BB5"/>
    <w:rsid w:val="000C025D"/>
    <w:rsid w:val="000D2B20"/>
    <w:rsid w:val="000D367A"/>
    <w:rsid w:val="000D44E5"/>
    <w:rsid w:val="000E086C"/>
    <w:rsid w:val="000E230A"/>
    <w:rsid w:val="000E4EB4"/>
    <w:rsid w:val="000E695A"/>
    <w:rsid w:val="000F084F"/>
    <w:rsid w:val="000F2965"/>
    <w:rsid w:val="000F432F"/>
    <w:rsid w:val="000F5E78"/>
    <w:rsid w:val="00103887"/>
    <w:rsid w:val="00104D70"/>
    <w:rsid w:val="00111F7C"/>
    <w:rsid w:val="00114F8A"/>
    <w:rsid w:val="00130EF7"/>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25EB"/>
    <w:rsid w:val="001E2714"/>
    <w:rsid w:val="001E2D31"/>
    <w:rsid w:val="001E2FF0"/>
    <w:rsid w:val="001E3253"/>
    <w:rsid w:val="001E5A64"/>
    <w:rsid w:val="001F3E94"/>
    <w:rsid w:val="0020498A"/>
    <w:rsid w:val="0020574E"/>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6E4E"/>
    <w:rsid w:val="0027262B"/>
    <w:rsid w:val="00273376"/>
    <w:rsid w:val="002758C8"/>
    <w:rsid w:val="002761D7"/>
    <w:rsid w:val="00280BF4"/>
    <w:rsid w:val="00282D2C"/>
    <w:rsid w:val="00290DFD"/>
    <w:rsid w:val="00290F44"/>
    <w:rsid w:val="002912F2"/>
    <w:rsid w:val="00295BDF"/>
    <w:rsid w:val="00296A0F"/>
    <w:rsid w:val="00297F0A"/>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31314"/>
    <w:rsid w:val="003429A8"/>
    <w:rsid w:val="00345534"/>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5944"/>
    <w:rsid w:val="00396DEC"/>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3F3A"/>
    <w:rsid w:val="003C5D84"/>
    <w:rsid w:val="003C65AA"/>
    <w:rsid w:val="003C6ABA"/>
    <w:rsid w:val="003C6C94"/>
    <w:rsid w:val="003C73D0"/>
    <w:rsid w:val="003C777A"/>
    <w:rsid w:val="003D10C6"/>
    <w:rsid w:val="003E1AA9"/>
    <w:rsid w:val="003E3C68"/>
    <w:rsid w:val="003F3DEA"/>
    <w:rsid w:val="003F4D86"/>
    <w:rsid w:val="003F5057"/>
    <w:rsid w:val="003F7BE0"/>
    <w:rsid w:val="004002C8"/>
    <w:rsid w:val="004003ED"/>
    <w:rsid w:val="00400DB8"/>
    <w:rsid w:val="004055FA"/>
    <w:rsid w:val="00406B7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6115"/>
    <w:rsid w:val="00467300"/>
    <w:rsid w:val="00471DB0"/>
    <w:rsid w:val="00473CA3"/>
    <w:rsid w:val="004762ED"/>
    <w:rsid w:val="0048273D"/>
    <w:rsid w:val="004851BD"/>
    <w:rsid w:val="00486538"/>
    <w:rsid w:val="004922AD"/>
    <w:rsid w:val="00497A2C"/>
    <w:rsid w:val="004A0EEB"/>
    <w:rsid w:val="004A1A4B"/>
    <w:rsid w:val="004A1B51"/>
    <w:rsid w:val="004B1A4C"/>
    <w:rsid w:val="004B54EC"/>
    <w:rsid w:val="004B5769"/>
    <w:rsid w:val="004B646A"/>
    <w:rsid w:val="004C5272"/>
    <w:rsid w:val="004C5AFA"/>
    <w:rsid w:val="004D1F39"/>
    <w:rsid w:val="004D2B71"/>
    <w:rsid w:val="004D2EB1"/>
    <w:rsid w:val="004D3B14"/>
    <w:rsid w:val="004D6B8F"/>
    <w:rsid w:val="004E16A9"/>
    <w:rsid w:val="004E48BB"/>
    <w:rsid w:val="004E4D23"/>
    <w:rsid w:val="004E5565"/>
    <w:rsid w:val="004E6EE5"/>
    <w:rsid w:val="004F2F68"/>
    <w:rsid w:val="004F3AAA"/>
    <w:rsid w:val="004F3AF4"/>
    <w:rsid w:val="004F3CFA"/>
    <w:rsid w:val="004F6698"/>
    <w:rsid w:val="0050531B"/>
    <w:rsid w:val="0050665B"/>
    <w:rsid w:val="00513429"/>
    <w:rsid w:val="005222F3"/>
    <w:rsid w:val="00523B3D"/>
    <w:rsid w:val="00530C9E"/>
    <w:rsid w:val="0053297E"/>
    <w:rsid w:val="00533459"/>
    <w:rsid w:val="00537C6F"/>
    <w:rsid w:val="005420FF"/>
    <w:rsid w:val="00547523"/>
    <w:rsid w:val="005534E2"/>
    <w:rsid w:val="00554CC6"/>
    <w:rsid w:val="00556A66"/>
    <w:rsid w:val="00556FA8"/>
    <w:rsid w:val="005632B4"/>
    <w:rsid w:val="0056437C"/>
    <w:rsid w:val="005647B4"/>
    <w:rsid w:val="00566462"/>
    <w:rsid w:val="00572B6D"/>
    <w:rsid w:val="00576894"/>
    <w:rsid w:val="00586CE7"/>
    <w:rsid w:val="00595202"/>
    <w:rsid w:val="00595C29"/>
    <w:rsid w:val="00595E73"/>
    <w:rsid w:val="005A01E7"/>
    <w:rsid w:val="005A0ACF"/>
    <w:rsid w:val="005A2A5B"/>
    <w:rsid w:val="005A5FB5"/>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4187"/>
    <w:rsid w:val="00606FCE"/>
    <w:rsid w:val="00610A35"/>
    <w:rsid w:val="00612DC6"/>
    <w:rsid w:val="00612E2B"/>
    <w:rsid w:val="006136C4"/>
    <w:rsid w:val="006141AB"/>
    <w:rsid w:val="00614EA2"/>
    <w:rsid w:val="00616431"/>
    <w:rsid w:val="0061718C"/>
    <w:rsid w:val="00620778"/>
    <w:rsid w:val="00622845"/>
    <w:rsid w:val="00623618"/>
    <w:rsid w:val="006240D8"/>
    <w:rsid w:val="0062422D"/>
    <w:rsid w:val="006303DF"/>
    <w:rsid w:val="006342E8"/>
    <w:rsid w:val="006344FD"/>
    <w:rsid w:val="00634E62"/>
    <w:rsid w:val="0063607F"/>
    <w:rsid w:val="00637E76"/>
    <w:rsid w:val="00640C99"/>
    <w:rsid w:val="00641613"/>
    <w:rsid w:val="00641834"/>
    <w:rsid w:val="00643496"/>
    <w:rsid w:val="00654FE8"/>
    <w:rsid w:val="006555AF"/>
    <w:rsid w:val="0065641E"/>
    <w:rsid w:val="00660DFA"/>
    <w:rsid w:val="00660E1C"/>
    <w:rsid w:val="00661A6A"/>
    <w:rsid w:val="0067380B"/>
    <w:rsid w:val="006745BC"/>
    <w:rsid w:val="006773A0"/>
    <w:rsid w:val="0068052B"/>
    <w:rsid w:val="00680831"/>
    <w:rsid w:val="006811F6"/>
    <w:rsid w:val="006824B6"/>
    <w:rsid w:val="00685580"/>
    <w:rsid w:val="00685CDF"/>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3575"/>
    <w:rsid w:val="006D6ED5"/>
    <w:rsid w:val="006D6F1D"/>
    <w:rsid w:val="006E0BBA"/>
    <w:rsid w:val="006E3AF6"/>
    <w:rsid w:val="006E4E45"/>
    <w:rsid w:val="006F2C91"/>
    <w:rsid w:val="006F3421"/>
    <w:rsid w:val="006F3BC5"/>
    <w:rsid w:val="006F6774"/>
    <w:rsid w:val="006F75CC"/>
    <w:rsid w:val="00703468"/>
    <w:rsid w:val="007047C4"/>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5FA5"/>
    <w:rsid w:val="007465DB"/>
    <w:rsid w:val="00747891"/>
    <w:rsid w:val="007520D2"/>
    <w:rsid w:val="00756C25"/>
    <w:rsid w:val="00756F1C"/>
    <w:rsid w:val="00761FC5"/>
    <w:rsid w:val="007632BE"/>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0A74"/>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542"/>
    <w:rsid w:val="00830700"/>
    <w:rsid w:val="00831134"/>
    <w:rsid w:val="00831B72"/>
    <w:rsid w:val="008337C4"/>
    <w:rsid w:val="00834C34"/>
    <w:rsid w:val="00835084"/>
    <w:rsid w:val="00835F47"/>
    <w:rsid w:val="00837AD8"/>
    <w:rsid w:val="00837C11"/>
    <w:rsid w:val="0084043C"/>
    <w:rsid w:val="00845BAD"/>
    <w:rsid w:val="008479B9"/>
    <w:rsid w:val="0085090B"/>
    <w:rsid w:val="00853813"/>
    <w:rsid w:val="00856D78"/>
    <w:rsid w:val="00862006"/>
    <w:rsid w:val="00862624"/>
    <w:rsid w:val="00863431"/>
    <w:rsid w:val="00864839"/>
    <w:rsid w:val="008674A3"/>
    <w:rsid w:val="0087089B"/>
    <w:rsid w:val="008716BD"/>
    <w:rsid w:val="00875648"/>
    <w:rsid w:val="00876060"/>
    <w:rsid w:val="00876AC6"/>
    <w:rsid w:val="00880A35"/>
    <w:rsid w:val="008827BF"/>
    <w:rsid w:val="00886360"/>
    <w:rsid w:val="00886441"/>
    <w:rsid w:val="008873B2"/>
    <w:rsid w:val="00891F8D"/>
    <w:rsid w:val="008923C6"/>
    <w:rsid w:val="00892729"/>
    <w:rsid w:val="00897ED6"/>
    <w:rsid w:val="008A7158"/>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4052"/>
    <w:rsid w:val="0099684E"/>
    <w:rsid w:val="009A51B5"/>
    <w:rsid w:val="009B0FB9"/>
    <w:rsid w:val="009B3D18"/>
    <w:rsid w:val="009B4A7F"/>
    <w:rsid w:val="009B5223"/>
    <w:rsid w:val="009C6DFC"/>
    <w:rsid w:val="009C7524"/>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981"/>
    <w:rsid w:val="00A20620"/>
    <w:rsid w:val="00A216F5"/>
    <w:rsid w:val="00A23ED5"/>
    <w:rsid w:val="00A2484A"/>
    <w:rsid w:val="00A264F8"/>
    <w:rsid w:val="00A30FB7"/>
    <w:rsid w:val="00A33BD4"/>
    <w:rsid w:val="00A34910"/>
    <w:rsid w:val="00A421C9"/>
    <w:rsid w:val="00A4401B"/>
    <w:rsid w:val="00A447BF"/>
    <w:rsid w:val="00A45BFA"/>
    <w:rsid w:val="00A4685E"/>
    <w:rsid w:val="00A507E7"/>
    <w:rsid w:val="00A50B79"/>
    <w:rsid w:val="00A521AE"/>
    <w:rsid w:val="00A6072E"/>
    <w:rsid w:val="00A655A4"/>
    <w:rsid w:val="00A657EF"/>
    <w:rsid w:val="00A7178E"/>
    <w:rsid w:val="00A730AA"/>
    <w:rsid w:val="00A731C2"/>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B18A3"/>
    <w:rsid w:val="00AB4FEB"/>
    <w:rsid w:val="00AB65B7"/>
    <w:rsid w:val="00AB7DF4"/>
    <w:rsid w:val="00AC2C79"/>
    <w:rsid w:val="00AC424E"/>
    <w:rsid w:val="00AC4A75"/>
    <w:rsid w:val="00AC5749"/>
    <w:rsid w:val="00AC7A69"/>
    <w:rsid w:val="00AD08D1"/>
    <w:rsid w:val="00AD1BD2"/>
    <w:rsid w:val="00AD1EFE"/>
    <w:rsid w:val="00AD3E43"/>
    <w:rsid w:val="00AD5DE0"/>
    <w:rsid w:val="00AD6D8E"/>
    <w:rsid w:val="00AE0696"/>
    <w:rsid w:val="00AE50B6"/>
    <w:rsid w:val="00AE5BB5"/>
    <w:rsid w:val="00AF188B"/>
    <w:rsid w:val="00AF3256"/>
    <w:rsid w:val="00AF54F8"/>
    <w:rsid w:val="00AF5675"/>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43A7"/>
    <w:rsid w:val="00B56758"/>
    <w:rsid w:val="00B57061"/>
    <w:rsid w:val="00B601D6"/>
    <w:rsid w:val="00B61F7B"/>
    <w:rsid w:val="00B64045"/>
    <w:rsid w:val="00B641BA"/>
    <w:rsid w:val="00B65CA7"/>
    <w:rsid w:val="00B672BD"/>
    <w:rsid w:val="00B7194F"/>
    <w:rsid w:val="00B73DF6"/>
    <w:rsid w:val="00B7778E"/>
    <w:rsid w:val="00B77E2D"/>
    <w:rsid w:val="00B8038A"/>
    <w:rsid w:val="00B82D44"/>
    <w:rsid w:val="00B83661"/>
    <w:rsid w:val="00B864C4"/>
    <w:rsid w:val="00B93A18"/>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7348"/>
    <w:rsid w:val="00BD2E71"/>
    <w:rsid w:val="00BD4388"/>
    <w:rsid w:val="00BD6C81"/>
    <w:rsid w:val="00BD7355"/>
    <w:rsid w:val="00BE43CD"/>
    <w:rsid w:val="00BE6AA3"/>
    <w:rsid w:val="00BF2DC2"/>
    <w:rsid w:val="00BF7E22"/>
    <w:rsid w:val="00C035B2"/>
    <w:rsid w:val="00C04D9F"/>
    <w:rsid w:val="00C1085A"/>
    <w:rsid w:val="00C10C4C"/>
    <w:rsid w:val="00C11C10"/>
    <w:rsid w:val="00C11CE9"/>
    <w:rsid w:val="00C12816"/>
    <w:rsid w:val="00C12C82"/>
    <w:rsid w:val="00C131F0"/>
    <w:rsid w:val="00C14124"/>
    <w:rsid w:val="00C1424A"/>
    <w:rsid w:val="00C14B5D"/>
    <w:rsid w:val="00C16760"/>
    <w:rsid w:val="00C2039A"/>
    <w:rsid w:val="00C242F5"/>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86DFD"/>
    <w:rsid w:val="00C879CF"/>
    <w:rsid w:val="00C90318"/>
    <w:rsid w:val="00C91BBE"/>
    <w:rsid w:val="00C92721"/>
    <w:rsid w:val="00C9774D"/>
    <w:rsid w:val="00CA0024"/>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3C1F"/>
    <w:rsid w:val="00CE4BE1"/>
    <w:rsid w:val="00CE4F61"/>
    <w:rsid w:val="00CE591E"/>
    <w:rsid w:val="00CF354A"/>
    <w:rsid w:val="00CF69C2"/>
    <w:rsid w:val="00D00B32"/>
    <w:rsid w:val="00D03E38"/>
    <w:rsid w:val="00D13161"/>
    <w:rsid w:val="00D1400B"/>
    <w:rsid w:val="00D15232"/>
    <w:rsid w:val="00D159F1"/>
    <w:rsid w:val="00D2245A"/>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D6E"/>
    <w:rsid w:val="00DE2174"/>
    <w:rsid w:val="00DE38A4"/>
    <w:rsid w:val="00DE4161"/>
    <w:rsid w:val="00DE6B40"/>
    <w:rsid w:val="00DF279D"/>
    <w:rsid w:val="00DF37C3"/>
    <w:rsid w:val="00DF3EBD"/>
    <w:rsid w:val="00DF6EBB"/>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B39"/>
    <w:rsid w:val="00E41317"/>
    <w:rsid w:val="00E414E5"/>
    <w:rsid w:val="00E42978"/>
    <w:rsid w:val="00E44F45"/>
    <w:rsid w:val="00E50148"/>
    <w:rsid w:val="00E5076F"/>
    <w:rsid w:val="00E5091E"/>
    <w:rsid w:val="00E511F7"/>
    <w:rsid w:val="00E513D9"/>
    <w:rsid w:val="00E524D8"/>
    <w:rsid w:val="00E53CD2"/>
    <w:rsid w:val="00E55167"/>
    <w:rsid w:val="00E563C9"/>
    <w:rsid w:val="00E60E37"/>
    <w:rsid w:val="00E61733"/>
    <w:rsid w:val="00E640E4"/>
    <w:rsid w:val="00E65568"/>
    <w:rsid w:val="00E65D77"/>
    <w:rsid w:val="00E662D9"/>
    <w:rsid w:val="00E669CD"/>
    <w:rsid w:val="00E66A94"/>
    <w:rsid w:val="00E71D4E"/>
    <w:rsid w:val="00E7747D"/>
    <w:rsid w:val="00E844EE"/>
    <w:rsid w:val="00E85EF5"/>
    <w:rsid w:val="00E8653D"/>
    <w:rsid w:val="00E91F46"/>
    <w:rsid w:val="00E97115"/>
    <w:rsid w:val="00EA0670"/>
    <w:rsid w:val="00EA4039"/>
    <w:rsid w:val="00EA4CDE"/>
    <w:rsid w:val="00EA516F"/>
    <w:rsid w:val="00EA60CC"/>
    <w:rsid w:val="00EA7AF3"/>
    <w:rsid w:val="00EA7F2A"/>
    <w:rsid w:val="00EB011E"/>
    <w:rsid w:val="00EB052A"/>
    <w:rsid w:val="00EB1AD4"/>
    <w:rsid w:val="00EB6359"/>
    <w:rsid w:val="00EC00EF"/>
    <w:rsid w:val="00EC018A"/>
    <w:rsid w:val="00EC2053"/>
    <w:rsid w:val="00EC251B"/>
    <w:rsid w:val="00EC3316"/>
    <w:rsid w:val="00EC37FE"/>
    <w:rsid w:val="00EC4005"/>
    <w:rsid w:val="00EC5660"/>
    <w:rsid w:val="00ED28C5"/>
    <w:rsid w:val="00ED5926"/>
    <w:rsid w:val="00EE0355"/>
    <w:rsid w:val="00EE0B4C"/>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7762"/>
    <w:rsid w:val="00FE12D1"/>
    <w:rsid w:val="00FE1A04"/>
    <w:rsid w:val="00FE391C"/>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comments" Target="comments.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chart" Target="charts/chart2.xml"/><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0.png"/><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Fuel wood use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tx>
                <c:rich>
                  <a:bodyPr/>
                  <a:lstStyle/>
                  <a:p>
                    <a:fld id="{6942897A-970E-4F17-A19A-1D8C220CB72D}" type="CELLRANGE">
                      <a:rPr lang="en-US"/>
                      <a:pPr/>
                      <a:t>[CELLRANGE]</a:t>
                    </a:fld>
                    <a:r>
                      <a:rPr lang="en-US" baseline="0"/>
                      <a:t>, </a:t>
                    </a:r>
                    <a:fld id="{0C2B50FA-B729-4280-AF2D-26FF2D405B9B}" type="VALUE">
                      <a:rPr lang="en-US" baseline="0"/>
                      <a:pPr/>
                      <a:t>[VALUE]</a:t>
                    </a:fld>
                    <a:r>
                      <a:rPr lang="en-US" baseline="0"/>
                      <a:t>%</a:t>
                    </a:r>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Lst>
            </c:dLbl>
            <c:dLbl>
              <c:idx val="1"/>
              <c:tx>
                <c:rich>
                  <a:bodyPr/>
                  <a:lstStyle/>
                  <a:p>
                    <a:fld id="{2DB6D356-814D-45A7-8303-B914F89DBF20}" type="CELLRANGE">
                      <a:rPr lang="en-US"/>
                      <a:pPr/>
                      <a:t>[CELLRANGE]</a:t>
                    </a:fld>
                    <a:r>
                      <a:rPr lang="en-US" baseline="0"/>
                      <a:t>, </a:t>
                    </a:r>
                    <a:fld id="{ECCA6B20-CE4B-4BF9-9ACF-BE911C8AED9D}" type="VALUE">
                      <a:rPr lang="en-US" baseline="0"/>
                      <a:pPr/>
                      <a:t>[VALUE]</a:t>
                    </a:fld>
                    <a:r>
                      <a:rPr lang="en-US" baseline="0"/>
                      <a:t>%</a:t>
                    </a:r>
                  </a:p>
                </c:rich>
              </c:tx>
              <c:showLegendKey val="0"/>
              <c:showVal val="1"/>
              <c:showCatName val="0"/>
              <c:showSerName val="0"/>
              <c:showPercent val="0"/>
              <c:showBubbleSize val="0"/>
              <c:extLst>
                <c:ext xmlns:c15="http://schemas.microsoft.com/office/drawing/2012/chart" uri="{CE6537A1-D6FC-4f65-9D91-7224C49458BB}">
                  <c15:dlblFieldTable/>
                  <c15:showDataLabelsRange val="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howDataLabelsRange val="1"/>
              </c:ext>
            </c:extLst>
          </c:dLbls>
          <c:cat>
            <c:strRef>
              <c:f>Sheet1!$A$2:$A$3</c:f>
              <c:strCache>
                <c:ptCount val="2"/>
                <c:pt idx="0">
                  <c:v>Woman</c:v>
                </c:pt>
                <c:pt idx="1">
                  <c:v>Man</c:v>
                </c:pt>
              </c:strCache>
            </c:strRef>
          </c:cat>
          <c:val>
            <c:numRef>
              <c:f>Sheet1!$B$2:$B$3</c:f>
              <c:numCache>
                <c:formatCode>General</c:formatCode>
                <c:ptCount val="2"/>
                <c:pt idx="0">
                  <c:v>74</c:v>
                </c:pt>
                <c:pt idx="1">
                  <c:v>26</c:v>
                </c:pt>
              </c:numCache>
            </c:numRef>
          </c:val>
          <c:extLst>
            <c:ext xmlns:c15="http://schemas.microsoft.com/office/drawing/2012/chart" uri="{02D57815-91ED-43cb-92C2-25804820EDAC}">
              <c15:datalabelsRange>
                <c15:f>Sheet1!$A$2:$A$3</c15:f>
                <c15:dlblRangeCache>
                  <c:ptCount val="2"/>
                  <c:pt idx="0">
                    <c:v>Woman</c:v>
                  </c:pt>
                  <c:pt idx="1">
                    <c:v>Man</c:v>
                  </c:pt>
                </c15:dlblRangeCache>
              </c15:datalabelsRange>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Fuel wood collection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dLbl>
              <c:idx val="0"/>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fld id="{FF92D88D-9FDD-4AC8-8404-3334847CA90F}" type="CELLRANGE">
                      <a:rPr lang="en-US">
                        <a:solidFill>
                          <a:schemeClr val="tx1"/>
                        </a:solidFill>
                      </a:rPr>
                      <a:pPr>
                        <a:defRPr sz="1100" b="0" i="0" u="none" strike="noStrike" kern="1200" baseline="0">
                          <a:solidFill>
                            <a:schemeClr val="tx1"/>
                          </a:solidFill>
                          <a:latin typeface="+mn-lt"/>
                          <a:ea typeface="+mn-ea"/>
                          <a:cs typeface="+mn-cs"/>
                        </a:defRPr>
                      </a:pPr>
                      <a:t>[CELLRANGE]</a:t>
                    </a:fld>
                    <a:r>
                      <a:rPr lang="en-US" baseline="0">
                        <a:solidFill>
                          <a:schemeClr val="tx1"/>
                        </a:solidFill>
                      </a:rPr>
                      <a:t>, </a:t>
                    </a:r>
                    <a:fld id="{E763ECD0-130E-4956-9777-FC4BF5D118C5}" type="VALUE">
                      <a:rPr lang="en-US" baseline="0">
                        <a:solidFill>
                          <a:schemeClr val="tx1"/>
                        </a:solidFill>
                      </a:rPr>
                      <a:pPr>
                        <a:defRPr sz="1100" b="0" i="0" u="none" strike="noStrike" kern="1200" baseline="0">
                          <a:solidFill>
                            <a:schemeClr val="tx1"/>
                          </a:solidFill>
                          <a:latin typeface="+mn-lt"/>
                          <a:ea typeface="+mn-ea"/>
                          <a:cs typeface="+mn-cs"/>
                        </a:defRPr>
                      </a:pPr>
                      <a:t>[VALUE]</a:t>
                    </a:fld>
                    <a:r>
                      <a:rPr lang="en-US" baseline="0">
                        <a:solidFill>
                          <a:schemeClr val="tx1"/>
                        </a:solidFill>
                      </a:rPr>
                      <a:t>%</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dlblFieldTable/>
                  <c15:showDataLabelsRange val="1"/>
                </c:ext>
              </c:extLst>
            </c:dLbl>
            <c:dLbl>
              <c:idx val="1"/>
              <c:tx>
                <c:rich>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fld id="{EEBE76B3-765A-4A0A-929C-B464D51A82B4}" type="CELLRANGE">
                      <a:rPr lang="en-US">
                        <a:solidFill>
                          <a:schemeClr val="tx1"/>
                        </a:solidFill>
                      </a:rPr>
                      <a:pPr>
                        <a:defRPr sz="1100" b="0" i="0" u="none" strike="noStrike" kern="1200" baseline="0">
                          <a:solidFill>
                            <a:schemeClr val="tx1"/>
                          </a:solidFill>
                          <a:latin typeface="+mn-lt"/>
                          <a:ea typeface="+mn-ea"/>
                          <a:cs typeface="+mn-cs"/>
                        </a:defRPr>
                      </a:pPr>
                      <a:t>[CELLRANGE]</a:t>
                    </a:fld>
                    <a:r>
                      <a:rPr lang="en-US" baseline="0">
                        <a:solidFill>
                          <a:schemeClr val="tx1"/>
                        </a:solidFill>
                      </a:rPr>
                      <a:t>, </a:t>
                    </a:r>
                    <a:fld id="{7086A4B4-6E33-4125-94EE-59E3E8BC57F0}" type="VALUE">
                      <a:rPr lang="en-US" baseline="0">
                        <a:solidFill>
                          <a:schemeClr val="tx1"/>
                        </a:solidFill>
                      </a:rPr>
                      <a:pPr>
                        <a:defRPr sz="1100" b="0" i="0" u="none" strike="noStrike" kern="1200" baseline="0">
                          <a:solidFill>
                            <a:schemeClr val="tx1"/>
                          </a:solidFill>
                          <a:latin typeface="+mn-lt"/>
                          <a:ea typeface="+mn-ea"/>
                          <a:cs typeface="+mn-cs"/>
                        </a:defRPr>
                      </a:pPr>
                      <a:t>[VALUE]</a:t>
                    </a:fld>
                    <a:r>
                      <a:rPr lang="en-US" baseline="0">
                        <a:solidFill>
                          <a:schemeClr val="tx1"/>
                        </a:solidFill>
                      </a:rPr>
                      <a:t>%</a:t>
                    </a:r>
                  </a:p>
                </c:rich>
              </c:tx>
              <c:spPr>
                <a:noFill/>
                <a:ln>
                  <a:noFill/>
                </a:ln>
                <a:effectLst/>
              </c:spPr>
              <c:showLegendKey val="0"/>
              <c:showVal val="1"/>
              <c:showCatName val="0"/>
              <c:showSerName val="0"/>
              <c:showPercent val="0"/>
              <c:showBubbleSize val="0"/>
              <c:extLst>
                <c:ext xmlns:c15="http://schemas.microsoft.com/office/drawing/2012/chart" uri="{CE6537A1-D6FC-4f65-9D91-7224C49458BB}">
                  <c15:dlblFieldTable/>
                  <c15:showDataLabelsRange val="1"/>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howDataLabelsRange val="1"/>
              </c:ext>
            </c:extLst>
          </c:dLbls>
          <c:cat>
            <c:strRef>
              <c:f>Sheet1!$A$2:$A$3</c:f>
              <c:strCache>
                <c:ptCount val="2"/>
                <c:pt idx="0">
                  <c:v>Woman</c:v>
                </c:pt>
                <c:pt idx="1">
                  <c:v>Man</c:v>
                </c:pt>
              </c:strCache>
            </c:strRef>
          </c:cat>
          <c:val>
            <c:numRef>
              <c:f>Sheet1!$B$2:$B$3</c:f>
              <c:numCache>
                <c:formatCode>General</c:formatCode>
                <c:ptCount val="2"/>
                <c:pt idx="0">
                  <c:v>88</c:v>
                </c:pt>
                <c:pt idx="1">
                  <c:v>12</c:v>
                </c:pt>
              </c:numCache>
            </c:numRef>
          </c:val>
          <c:extLst>
            <c:ext xmlns:c15="http://schemas.microsoft.com/office/drawing/2012/chart" uri="{02D57815-91ED-43cb-92C2-25804820EDAC}">
              <c15:datalabelsRange>
                <c15:f>Sheet1!$A$2:$A$3</c15:f>
                <c15:dlblRangeCache>
                  <c:ptCount val="2"/>
                  <c:pt idx="0">
                    <c:v>Woman</c:v>
                  </c:pt>
                  <c:pt idx="1">
                    <c:v>Man</c:v>
                  </c:pt>
                </c15:dlblRangeCache>
              </c15:datalabelsRange>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40497-8903-4EB7-9C4F-8B9CBAC19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11887</Words>
  <Characters>67759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79488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Nguyen Thanh Quang</cp:lastModifiedBy>
  <cp:revision>74</cp:revision>
  <cp:lastPrinted>2014-10-31T14:54:00Z</cp:lastPrinted>
  <dcterms:created xsi:type="dcterms:W3CDTF">2014-10-20T03:40:00Z</dcterms:created>
  <dcterms:modified xsi:type="dcterms:W3CDTF">2014-11-05T03:21:00Z</dcterms:modified>
</cp:coreProperties>
</file>