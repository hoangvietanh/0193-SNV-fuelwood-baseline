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60800" behindDoc="0" locked="0" layoutInCell="1" allowOverlap="1" wp14:anchorId="62A2D559" wp14:editId="04936A19">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5pt;margin-top:-29.55pt;width:447.25pt;height:29.55pt;z-index:2516608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4DC21F3F"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467300">
        <w:rPr>
          <w:rFonts w:ascii="Arial" w:hAnsi="Arial" w:cs="Arial"/>
          <w:b/>
          <w:szCs w:val="24"/>
        </w:rPr>
        <w:t>21/10/2014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6736D23D" w14:textId="77777777" w:rsidR="007832B4" w:rsidRDefault="005632B4">
          <w:pPr>
            <w:pStyle w:val="TOC1"/>
            <w:tabs>
              <w:tab w:val="right" w:leader="dot" w:pos="9530"/>
            </w:tabs>
            <w:rPr>
              <w:rFonts w:asciiTheme="minorHAnsi" w:eastAsiaTheme="minorEastAsia" w:hAnsiTheme="minorHAnsi"/>
              <w:noProof/>
              <w:sz w:val="22"/>
            </w:rPr>
          </w:pPr>
          <w:r>
            <w:fldChar w:fldCharType="begin"/>
          </w:r>
          <w:r>
            <w:instrText xml:space="preserve"> TOC \o "1-3" \h \z \u </w:instrText>
          </w:r>
          <w:r>
            <w:fldChar w:fldCharType="separate"/>
          </w:r>
          <w:hyperlink w:anchor="_Toc401651597" w:history="1">
            <w:r w:rsidR="007832B4" w:rsidRPr="00D3757E">
              <w:rPr>
                <w:rStyle w:val="Hyperlink"/>
                <w:noProof/>
              </w:rPr>
              <w:t>Abbreviations</w:t>
            </w:r>
            <w:r w:rsidR="007832B4">
              <w:rPr>
                <w:noProof/>
                <w:webHidden/>
              </w:rPr>
              <w:tab/>
            </w:r>
            <w:r w:rsidR="007832B4">
              <w:rPr>
                <w:noProof/>
                <w:webHidden/>
              </w:rPr>
              <w:fldChar w:fldCharType="begin"/>
            </w:r>
            <w:r w:rsidR="007832B4">
              <w:rPr>
                <w:noProof/>
                <w:webHidden/>
              </w:rPr>
              <w:instrText xml:space="preserve"> PAGEREF _Toc401651597 \h </w:instrText>
            </w:r>
            <w:r w:rsidR="007832B4">
              <w:rPr>
                <w:noProof/>
                <w:webHidden/>
              </w:rPr>
            </w:r>
            <w:r w:rsidR="007832B4">
              <w:rPr>
                <w:noProof/>
                <w:webHidden/>
              </w:rPr>
              <w:fldChar w:fldCharType="separate"/>
            </w:r>
            <w:r w:rsidR="00044A56">
              <w:rPr>
                <w:noProof/>
                <w:webHidden/>
              </w:rPr>
              <w:t>3</w:t>
            </w:r>
            <w:r w:rsidR="007832B4">
              <w:rPr>
                <w:noProof/>
                <w:webHidden/>
              </w:rPr>
              <w:fldChar w:fldCharType="end"/>
            </w:r>
          </w:hyperlink>
        </w:p>
        <w:p w14:paraId="3D2C5DBB" w14:textId="77777777" w:rsidR="007832B4" w:rsidRDefault="00012434">
          <w:pPr>
            <w:pStyle w:val="TOC1"/>
            <w:tabs>
              <w:tab w:val="right" w:leader="dot" w:pos="9530"/>
            </w:tabs>
            <w:rPr>
              <w:rFonts w:asciiTheme="minorHAnsi" w:eastAsiaTheme="minorEastAsia" w:hAnsiTheme="minorHAnsi"/>
              <w:noProof/>
              <w:sz w:val="22"/>
            </w:rPr>
          </w:pPr>
          <w:r>
            <w:fldChar w:fldCharType="begin"/>
          </w:r>
          <w:r>
            <w:instrText xml:space="preserve"> HYPERLINK \l "_Toc401651598" </w:instrText>
          </w:r>
          <w:r>
            <w:fldChar w:fldCharType="separate"/>
          </w:r>
          <w:r w:rsidR="007832B4" w:rsidRPr="00D3757E">
            <w:rPr>
              <w:rStyle w:val="Hyperlink"/>
              <w:noProof/>
            </w:rPr>
            <w:t>Executive Summary</w:t>
          </w:r>
          <w:r w:rsidR="007832B4">
            <w:rPr>
              <w:noProof/>
              <w:webHidden/>
            </w:rPr>
            <w:tab/>
          </w:r>
          <w:r w:rsidR="007832B4">
            <w:rPr>
              <w:noProof/>
              <w:webHidden/>
            </w:rPr>
            <w:fldChar w:fldCharType="begin"/>
          </w:r>
          <w:r w:rsidR="007832B4">
            <w:rPr>
              <w:noProof/>
              <w:webHidden/>
            </w:rPr>
            <w:instrText xml:space="preserve"> PAGEREF _Toc401651598 \h </w:instrText>
          </w:r>
          <w:r w:rsidR="007832B4">
            <w:rPr>
              <w:noProof/>
              <w:webHidden/>
            </w:rPr>
          </w:r>
          <w:r w:rsidR="007832B4">
            <w:rPr>
              <w:noProof/>
              <w:webHidden/>
            </w:rPr>
            <w:fldChar w:fldCharType="separate"/>
          </w:r>
          <w:ins w:id="0" w:author="HongAnh" w:date="2014-10-27T12:05:00Z">
            <w:r w:rsidR="00044A56">
              <w:rPr>
                <w:noProof/>
                <w:webHidden/>
              </w:rPr>
              <w:t>4</w:t>
            </w:r>
          </w:ins>
          <w:del w:id="1" w:author="HongAnh" w:date="2014-10-27T11:56:00Z">
            <w:r w:rsidR="00FA5AD0" w:rsidDel="00031124">
              <w:rPr>
                <w:noProof/>
                <w:webHidden/>
              </w:rPr>
              <w:delText>4</w:delText>
            </w:r>
          </w:del>
          <w:r w:rsidR="007832B4">
            <w:rPr>
              <w:noProof/>
              <w:webHidden/>
            </w:rPr>
            <w:fldChar w:fldCharType="end"/>
          </w:r>
          <w:r>
            <w:rPr>
              <w:noProof/>
            </w:rPr>
            <w:fldChar w:fldCharType="end"/>
          </w:r>
        </w:p>
        <w:p w14:paraId="6A14942A" w14:textId="77777777" w:rsidR="007832B4" w:rsidRDefault="00012434">
          <w:pPr>
            <w:pStyle w:val="TOC1"/>
            <w:tabs>
              <w:tab w:val="right" w:leader="dot" w:pos="9530"/>
            </w:tabs>
            <w:rPr>
              <w:rFonts w:asciiTheme="minorHAnsi" w:eastAsiaTheme="minorEastAsia" w:hAnsiTheme="minorHAnsi"/>
              <w:noProof/>
              <w:sz w:val="22"/>
            </w:rPr>
          </w:pPr>
          <w:r>
            <w:fldChar w:fldCharType="begin"/>
          </w:r>
          <w:r>
            <w:instrText xml:space="preserve"> HYPERLINK \l "_Toc401651599" </w:instrText>
          </w:r>
          <w:r>
            <w:fldChar w:fldCharType="separate"/>
          </w:r>
          <w:r w:rsidR="007832B4" w:rsidRPr="00D3757E">
            <w:rPr>
              <w:rStyle w:val="Hyperlink"/>
              <w:noProof/>
            </w:rPr>
            <w:t>Selected definitions of terms used in this report</w:t>
          </w:r>
          <w:r w:rsidR="007832B4">
            <w:rPr>
              <w:noProof/>
              <w:webHidden/>
            </w:rPr>
            <w:tab/>
          </w:r>
          <w:r w:rsidR="007832B4">
            <w:rPr>
              <w:noProof/>
              <w:webHidden/>
            </w:rPr>
            <w:fldChar w:fldCharType="begin"/>
          </w:r>
          <w:r w:rsidR="007832B4">
            <w:rPr>
              <w:noProof/>
              <w:webHidden/>
            </w:rPr>
            <w:instrText xml:space="preserve"> PAGEREF _Toc401651599 \h </w:instrText>
          </w:r>
          <w:r w:rsidR="007832B4">
            <w:rPr>
              <w:noProof/>
              <w:webHidden/>
            </w:rPr>
          </w:r>
          <w:r w:rsidR="007832B4">
            <w:rPr>
              <w:noProof/>
              <w:webHidden/>
            </w:rPr>
            <w:fldChar w:fldCharType="separate"/>
          </w:r>
          <w:ins w:id="2" w:author="HongAnh" w:date="2014-10-27T12:05:00Z">
            <w:r w:rsidR="00044A56">
              <w:rPr>
                <w:noProof/>
                <w:webHidden/>
              </w:rPr>
              <w:t>7</w:t>
            </w:r>
          </w:ins>
          <w:del w:id="3" w:author="HongAnh" w:date="2014-10-27T11:56:00Z">
            <w:r w:rsidR="00FA5AD0" w:rsidDel="00031124">
              <w:rPr>
                <w:noProof/>
                <w:webHidden/>
              </w:rPr>
              <w:delText>7</w:delText>
            </w:r>
          </w:del>
          <w:r w:rsidR="007832B4">
            <w:rPr>
              <w:noProof/>
              <w:webHidden/>
            </w:rPr>
            <w:fldChar w:fldCharType="end"/>
          </w:r>
          <w:r>
            <w:rPr>
              <w:noProof/>
            </w:rPr>
            <w:fldChar w:fldCharType="end"/>
          </w:r>
        </w:p>
        <w:p w14:paraId="3285092B" w14:textId="77777777" w:rsidR="007832B4" w:rsidRDefault="00012434">
          <w:pPr>
            <w:pStyle w:val="TOC1"/>
            <w:tabs>
              <w:tab w:val="left" w:pos="480"/>
              <w:tab w:val="right" w:leader="dot" w:pos="9530"/>
            </w:tabs>
            <w:rPr>
              <w:rFonts w:asciiTheme="minorHAnsi" w:eastAsiaTheme="minorEastAsia" w:hAnsiTheme="minorHAnsi"/>
              <w:noProof/>
              <w:sz w:val="22"/>
            </w:rPr>
          </w:pPr>
          <w:r>
            <w:fldChar w:fldCharType="begin"/>
          </w:r>
          <w:r>
            <w:instrText xml:space="preserve"> HYPERLINK \l "_Toc401651600" </w:instrText>
          </w:r>
          <w:r>
            <w:fldChar w:fldCharType="separate"/>
          </w:r>
          <w:r w:rsidR="007832B4" w:rsidRPr="00D3757E">
            <w:rPr>
              <w:rStyle w:val="Hyperlink"/>
              <w:noProof/>
            </w:rPr>
            <w:t>1</w:t>
          </w:r>
          <w:r w:rsidR="007832B4">
            <w:rPr>
              <w:rFonts w:asciiTheme="minorHAnsi" w:eastAsiaTheme="minorEastAsia" w:hAnsiTheme="minorHAnsi"/>
              <w:noProof/>
              <w:sz w:val="22"/>
            </w:rPr>
            <w:tab/>
          </w:r>
          <w:r w:rsidR="007832B4" w:rsidRPr="00D3757E">
            <w:rPr>
              <w:rStyle w:val="Hyperlink"/>
              <w:noProof/>
            </w:rPr>
            <w:t>Introduction</w:t>
          </w:r>
          <w:r w:rsidR="007832B4">
            <w:rPr>
              <w:noProof/>
              <w:webHidden/>
            </w:rPr>
            <w:tab/>
          </w:r>
          <w:r w:rsidR="007832B4">
            <w:rPr>
              <w:noProof/>
              <w:webHidden/>
            </w:rPr>
            <w:fldChar w:fldCharType="begin"/>
          </w:r>
          <w:r w:rsidR="007832B4">
            <w:rPr>
              <w:noProof/>
              <w:webHidden/>
            </w:rPr>
            <w:instrText xml:space="preserve"> PAGEREF _Toc401651600 \h </w:instrText>
          </w:r>
          <w:r w:rsidR="007832B4">
            <w:rPr>
              <w:noProof/>
              <w:webHidden/>
            </w:rPr>
          </w:r>
          <w:r w:rsidR="007832B4">
            <w:rPr>
              <w:noProof/>
              <w:webHidden/>
            </w:rPr>
            <w:fldChar w:fldCharType="separate"/>
          </w:r>
          <w:ins w:id="4" w:author="HongAnh" w:date="2014-10-27T12:05:00Z">
            <w:r w:rsidR="00044A56">
              <w:rPr>
                <w:noProof/>
                <w:webHidden/>
              </w:rPr>
              <w:t>9</w:t>
            </w:r>
          </w:ins>
          <w:del w:id="5" w:author="HongAnh" w:date="2014-10-27T11:56:00Z">
            <w:r w:rsidR="00FA5AD0" w:rsidDel="00031124">
              <w:rPr>
                <w:noProof/>
                <w:webHidden/>
              </w:rPr>
              <w:delText>9</w:delText>
            </w:r>
          </w:del>
          <w:r w:rsidR="007832B4">
            <w:rPr>
              <w:noProof/>
              <w:webHidden/>
            </w:rPr>
            <w:fldChar w:fldCharType="end"/>
          </w:r>
          <w:r>
            <w:rPr>
              <w:noProof/>
            </w:rPr>
            <w:fldChar w:fldCharType="end"/>
          </w:r>
        </w:p>
        <w:p w14:paraId="34BD7E67" w14:textId="77777777" w:rsidR="007832B4" w:rsidRDefault="00012434">
          <w:pPr>
            <w:pStyle w:val="TOC1"/>
            <w:tabs>
              <w:tab w:val="left" w:pos="480"/>
              <w:tab w:val="right" w:leader="dot" w:pos="9530"/>
            </w:tabs>
            <w:rPr>
              <w:rFonts w:asciiTheme="minorHAnsi" w:eastAsiaTheme="minorEastAsia" w:hAnsiTheme="minorHAnsi"/>
              <w:noProof/>
              <w:sz w:val="22"/>
            </w:rPr>
          </w:pPr>
          <w:r>
            <w:fldChar w:fldCharType="begin"/>
          </w:r>
          <w:r>
            <w:instrText xml:space="preserve"> HYPERLINK \l "_Toc401651601" </w:instrText>
          </w:r>
          <w:r>
            <w:fldChar w:fldCharType="separate"/>
          </w:r>
          <w:r w:rsidR="007832B4" w:rsidRPr="00D3757E">
            <w:rPr>
              <w:rStyle w:val="Hyperlink"/>
              <w:noProof/>
            </w:rPr>
            <w:t>2</w:t>
          </w:r>
          <w:r w:rsidR="007832B4">
            <w:rPr>
              <w:rFonts w:asciiTheme="minorHAnsi" w:eastAsiaTheme="minorEastAsia" w:hAnsiTheme="minorHAnsi"/>
              <w:noProof/>
              <w:sz w:val="22"/>
            </w:rPr>
            <w:tab/>
          </w:r>
          <w:r w:rsidR="007832B4" w:rsidRPr="00D3757E">
            <w:rPr>
              <w:rStyle w:val="Hyperlink"/>
              <w:noProof/>
            </w:rPr>
            <w:t>Method</w:t>
          </w:r>
          <w:r w:rsidR="007832B4">
            <w:rPr>
              <w:noProof/>
              <w:webHidden/>
            </w:rPr>
            <w:tab/>
          </w:r>
          <w:r w:rsidR="007832B4">
            <w:rPr>
              <w:noProof/>
              <w:webHidden/>
            </w:rPr>
            <w:fldChar w:fldCharType="begin"/>
          </w:r>
          <w:r w:rsidR="007832B4">
            <w:rPr>
              <w:noProof/>
              <w:webHidden/>
            </w:rPr>
            <w:instrText xml:space="preserve"> PAGEREF _Toc401651601 \h </w:instrText>
          </w:r>
          <w:r w:rsidR="007832B4">
            <w:rPr>
              <w:noProof/>
              <w:webHidden/>
            </w:rPr>
          </w:r>
          <w:r w:rsidR="007832B4">
            <w:rPr>
              <w:noProof/>
              <w:webHidden/>
            </w:rPr>
            <w:fldChar w:fldCharType="separate"/>
          </w:r>
          <w:ins w:id="6" w:author="HongAnh" w:date="2014-10-27T12:05:00Z">
            <w:r w:rsidR="00044A56">
              <w:rPr>
                <w:noProof/>
                <w:webHidden/>
              </w:rPr>
              <w:t>9</w:t>
            </w:r>
          </w:ins>
          <w:del w:id="7" w:author="HongAnh" w:date="2014-10-27T11:56:00Z">
            <w:r w:rsidR="00FA5AD0" w:rsidDel="00031124">
              <w:rPr>
                <w:noProof/>
                <w:webHidden/>
              </w:rPr>
              <w:delText>9</w:delText>
            </w:r>
          </w:del>
          <w:r w:rsidR="007832B4">
            <w:rPr>
              <w:noProof/>
              <w:webHidden/>
            </w:rPr>
            <w:fldChar w:fldCharType="end"/>
          </w:r>
          <w:r>
            <w:rPr>
              <w:noProof/>
            </w:rPr>
            <w:fldChar w:fldCharType="end"/>
          </w:r>
        </w:p>
        <w:p w14:paraId="64A70FB4"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"_Toc401651602" </w:instrText>
          </w:r>
          <w:r>
            <w:fldChar w:fldCharType="separate"/>
          </w:r>
          <w:r w:rsidR="007832B4" w:rsidRPr="00D3757E">
            <w:rPr>
              <w:rStyle w:val="Hyperlink"/>
              <w:noProof/>
            </w:rPr>
            <w:t>2.1</w:t>
          </w:r>
          <w:r w:rsidR="007832B4">
            <w:rPr>
              <w:rFonts w:asciiTheme="minorHAnsi" w:eastAsiaTheme="minorEastAsia" w:hAnsiTheme="minorHAnsi"/>
              <w:noProof/>
              <w:sz w:val="22"/>
            </w:rPr>
            <w:tab/>
          </w:r>
          <w:r w:rsidR="007832B4" w:rsidRPr="00D3757E">
            <w:rPr>
              <w:rStyle w:val="Hyperlink"/>
              <w:noProof/>
            </w:rPr>
            <w:t>Clustering design</w:t>
          </w:r>
          <w:r w:rsidR="007832B4">
            <w:rPr>
              <w:noProof/>
              <w:webHidden/>
            </w:rPr>
            <w:tab/>
          </w:r>
          <w:r w:rsidR="007832B4">
            <w:rPr>
              <w:noProof/>
              <w:webHidden/>
            </w:rPr>
            <w:fldChar w:fldCharType="begin"/>
          </w:r>
          <w:r w:rsidR="007832B4">
            <w:rPr>
              <w:noProof/>
              <w:webHidden/>
            </w:rPr>
            <w:instrText xml:space="preserve"> PAGEREF _Toc401651602 \h </w:instrText>
          </w:r>
          <w:r w:rsidR="007832B4">
            <w:rPr>
              <w:noProof/>
              <w:webHidden/>
            </w:rPr>
          </w:r>
          <w:r w:rsidR="007832B4">
            <w:rPr>
              <w:noProof/>
              <w:webHidden/>
            </w:rPr>
            <w:fldChar w:fldCharType="separate"/>
          </w:r>
          <w:ins w:id="8" w:author="HongAnh" w:date="2014-10-27T12:05:00Z">
            <w:r w:rsidR="00044A56">
              <w:rPr>
                <w:noProof/>
                <w:webHidden/>
              </w:rPr>
              <w:t>10</w:t>
            </w:r>
          </w:ins>
          <w:del w:id="9" w:author="HongAnh" w:date="2014-10-27T11:56:00Z">
            <w:r w:rsidR="00FA5AD0" w:rsidDel="00031124">
              <w:rPr>
                <w:noProof/>
                <w:webHidden/>
              </w:rPr>
              <w:delText>10</w:delText>
            </w:r>
          </w:del>
          <w:r w:rsidR="007832B4">
            <w:rPr>
              <w:noProof/>
              <w:webHidden/>
            </w:rPr>
            <w:fldChar w:fldCharType="end"/>
          </w:r>
          <w:r>
            <w:rPr>
              <w:noProof/>
            </w:rPr>
            <w:fldChar w:fldCharType="end"/>
          </w:r>
        </w:p>
        <w:p w14:paraId="781267DF"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"_Toc401651603" </w:instrText>
          </w:r>
          <w:r>
            <w:fldChar w:fldCharType="separate"/>
          </w:r>
          <w:r w:rsidR="007832B4" w:rsidRPr="00D3757E">
            <w:rPr>
              <w:rStyle w:val="Hyperlink"/>
              <w:noProof/>
            </w:rPr>
            <w:t>2.2</w:t>
          </w:r>
          <w:r w:rsidR="007832B4">
            <w:rPr>
              <w:rFonts w:asciiTheme="minorHAnsi" w:eastAsiaTheme="minorEastAsia" w:hAnsiTheme="minorHAnsi"/>
              <w:noProof/>
              <w:sz w:val="22"/>
            </w:rPr>
            <w:tab/>
          </w:r>
          <w:r w:rsidR="007832B4" w:rsidRPr="00D3757E">
            <w:rPr>
              <w:rStyle w:val="Hyperlink"/>
              <w:noProof/>
            </w:rPr>
            <w:t>Field survey</w:t>
          </w:r>
          <w:r w:rsidR="007832B4">
            <w:rPr>
              <w:noProof/>
              <w:webHidden/>
            </w:rPr>
            <w:tab/>
          </w:r>
          <w:r w:rsidR="007832B4">
            <w:rPr>
              <w:noProof/>
              <w:webHidden/>
            </w:rPr>
            <w:fldChar w:fldCharType="begin"/>
          </w:r>
          <w:r w:rsidR="007832B4">
            <w:rPr>
              <w:noProof/>
              <w:webHidden/>
            </w:rPr>
            <w:instrText xml:space="preserve"> PAGEREF _Toc401651603 \h </w:instrText>
          </w:r>
          <w:r w:rsidR="007832B4">
            <w:rPr>
              <w:noProof/>
              <w:webHidden/>
            </w:rPr>
          </w:r>
          <w:r w:rsidR="007832B4">
            <w:rPr>
              <w:noProof/>
              <w:webHidden/>
            </w:rPr>
            <w:fldChar w:fldCharType="separate"/>
          </w:r>
          <w:ins w:id="10" w:author="HongAnh" w:date="2014-10-27T12:05:00Z">
            <w:r w:rsidR="00044A56">
              <w:rPr>
                <w:noProof/>
                <w:webHidden/>
              </w:rPr>
              <w:t>14</w:t>
            </w:r>
          </w:ins>
          <w:del w:id="11" w:author="HongAnh" w:date="2014-10-27T11:56:00Z">
            <w:r w:rsidR="00FA5AD0" w:rsidDel="00031124">
              <w:rPr>
                <w:noProof/>
                <w:webHidden/>
              </w:rPr>
              <w:delText>14</w:delText>
            </w:r>
          </w:del>
          <w:r w:rsidR="007832B4">
            <w:rPr>
              <w:noProof/>
              <w:webHidden/>
            </w:rPr>
            <w:fldChar w:fldCharType="end"/>
          </w:r>
          <w:r>
            <w:rPr>
              <w:noProof/>
            </w:rPr>
            <w:fldChar w:fldCharType="end"/>
          </w:r>
        </w:p>
        <w:p w14:paraId="7527BD09"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"_Toc401651604" </w:instrText>
          </w:r>
          <w:r>
            <w:fldChar w:fldCharType="separate"/>
          </w:r>
          <w:r w:rsidR="007832B4" w:rsidRPr="00D3757E">
            <w:rPr>
              <w:rStyle w:val="Hyperlink"/>
              <w:noProof/>
            </w:rPr>
            <w:t>2.3</w:t>
          </w:r>
          <w:r w:rsidR="007832B4">
            <w:rPr>
              <w:rFonts w:asciiTheme="minorHAnsi" w:eastAsiaTheme="minorEastAsia" w:hAnsiTheme="minorHAnsi"/>
              <w:noProof/>
              <w:sz w:val="22"/>
            </w:rPr>
            <w:tab/>
          </w:r>
          <w:r w:rsidR="007832B4" w:rsidRPr="00D3757E">
            <w:rPr>
              <w:rStyle w:val="Hyperlink"/>
              <w:noProof/>
            </w:rPr>
            <w:t>Data processing and analysis</w:t>
          </w:r>
          <w:r w:rsidR="007832B4">
            <w:rPr>
              <w:noProof/>
              <w:webHidden/>
            </w:rPr>
            <w:tab/>
          </w:r>
          <w:r w:rsidR="007832B4">
            <w:rPr>
              <w:noProof/>
              <w:webHidden/>
            </w:rPr>
            <w:fldChar w:fldCharType="begin"/>
          </w:r>
          <w:r w:rsidR="007832B4">
            <w:rPr>
              <w:noProof/>
              <w:webHidden/>
            </w:rPr>
            <w:instrText xml:space="preserve"> PAGEREF _Toc401651604 \h </w:instrText>
          </w:r>
          <w:r w:rsidR="007832B4">
            <w:rPr>
              <w:noProof/>
              <w:webHidden/>
            </w:rPr>
          </w:r>
          <w:r w:rsidR="007832B4">
            <w:rPr>
              <w:noProof/>
              <w:webHidden/>
            </w:rPr>
            <w:fldChar w:fldCharType="separate"/>
          </w:r>
          <w:ins w:id="12" w:author="HongAnh" w:date="2014-10-27T12:05:00Z">
            <w:r w:rsidR="00044A56">
              <w:rPr>
                <w:noProof/>
                <w:webHidden/>
              </w:rPr>
              <w:t>17</w:t>
            </w:r>
          </w:ins>
          <w:del w:id="13" w:author="HongAnh" w:date="2014-10-27T11:56:00Z">
            <w:r w:rsidR="00FA5AD0" w:rsidDel="00031124">
              <w:rPr>
                <w:noProof/>
                <w:webHidden/>
              </w:rPr>
              <w:delText>17</w:delText>
            </w:r>
          </w:del>
          <w:r w:rsidR="007832B4">
            <w:rPr>
              <w:noProof/>
              <w:webHidden/>
            </w:rPr>
            <w:fldChar w:fldCharType="end"/>
          </w:r>
          <w:r>
            <w:rPr>
              <w:noProof/>
            </w:rPr>
            <w:fldChar w:fldCharType="end"/>
          </w:r>
        </w:p>
        <w:p w14:paraId="108BF92F"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"_Toc401651605" </w:instrText>
          </w:r>
          <w:r>
            <w:fldChar w:fldCharType="separate"/>
          </w:r>
          <w:r w:rsidR="007832B4" w:rsidRPr="00D3757E">
            <w:rPr>
              <w:rStyle w:val="Hyperlink"/>
              <w:noProof/>
            </w:rPr>
            <w:t>2.3.1</w:t>
          </w:r>
          <w:r w:rsidR="007832B4">
            <w:rPr>
              <w:rFonts w:asciiTheme="minorHAnsi" w:eastAsiaTheme="minorEastAsia" w:hAnsiTheme="minorHAnsi"/>
              <w:noProof/>
              <w:sz w:val="22"/>
            </w:rPr>
            <w:tab/>
          </w:r>
          <w:r w:rsidR="007832B4" w:rsidRPr="00D3757E">
            <w:rPr>
              <w:rStyle w:val="Hyperlink"/>
              <w:noProof/>
            </w:rPr>
            <w:t>Data processing for household survey</w:t>
          </w:r>
          <w:r w:rsidR="007832B4">
            <w:rPr>
              <w:noProof/>
              <w:webHidden/>
            </w:rPr>
            <w:tab/>
          </w:r>
          <w:r w:rsidR="007832B4">
            <w:rPr>
              <w:noProof/>
              <w:webHidden/>
            </w:rPr>
            <w:fldChar w:fldCharType="begin"/>
          </w:r>
          <w:r w:rsidR="007832B4">
            <w:rPr>
              <w:noProof/>
              <w:webHidden/>
            </w:rPr>
            <w:instrText xml:space="preserve"> PAGEREF _Toc401651605 \h </w:instrText>
          </w:r>
          <w:r w:rsidR="007832B4">
            <w:rPr>
              <w:noProof/>
              <w:webHidden/>
            </w:rPr>
          </w:r>
          <w:r w:rsidR="007832B4">
            <w:rPr>
              <w:noProof/>
              <w:webHidden/>
            </w:rPr>
            <w:fldChar w:fldCharType="separate"/>
          </w:r>
          <w:ins w:id="14" w:author="HongAnh" w:date="2014-10-27T12:05:00Z">
            <w:r w:rsidR="00044A56">
              <w:rPr>
                <w:noProof/>
                <w:webHidden/>
              </w:rPr>
              <w:t>17</w:t>
            </w:r>
          </w:ins>
          <w:del w:id="15" w:author="HongAnh" w:date="2014-10-27T11:56:00Z">
            <w:r w:rsidR="00FA5AD0" w:rsidDel="00031124">
              <w:rPr>
                <w:noProof/>
                <w:webHidden/>
              </w:rPr>
              <w:delText>17</w:delText>
            </w:r>
          </w:del>
          <w:r w:rsidR="007832B4">
            <w:rPr>
              <w:noProof/>
              <w:webHidden/>
            </w:rPr>
            <w:fldChar w:fldCharType="end"/>
          </w:r>
          <w:r>
            <w:rPr>
              <w:noProof/>
            </w:rPr>
            <w:fldChar w:fldCharType="end"/>
          </w:r>
        </w:p>
        <w:p w14:paraId="64E33DBD"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"_Toc401651606" </w:instrText>
          </w:r>
          <w:r>
            <w:fldChar w:fldCharType="separate"/>
          </w:r>
          <w:r w:rsidR="007832B4" w:rsidRPr="00D3757E">
            <w:rPr>
              <w:rStyle w:val="Hyperlink"/>
              <w:noProof/>
            </w:rPr>
            <w:t>2.3.2</w:t>
          </w:r>
          <w:r w:rsidR="007832B4">
            <w:rPr>
              <w:rFonts w:asciiTheme="minorHAnsi" w:eastAsiaTheme="minorEastAsia" w:hAnsiTheme="minorHAnsi"/>
              <w:noProof/>
              <w:sz w:val="22"/>
            </w:rPr>
            <w:tab/>
          </w:r>
          <w:r w:rsidR="007832B4" w:rsidRPr="00D3757E">
            <w:rPr>
              <w:rStyle w:val="Hyperlink"/>
              <w:noProof/>
            </w:rPr>
            <w:t>Data processing for industrial and commercial fuelwood survey</w:t>
          </w:r>
          <w:r w:rsidR="007832B4">
            <w:rPr>
              <w:noProof/>
              <w:webHidden/>
            </w:rPr>
            <w:tab/>
          </w:r>
          <w:r w:rsidR="007832B4">
            <w:rPr>
              <w:noProof/>
              <w:webHidden/>
            </w:rPr>
            <w:fldChar w:fldCharType="begin"/>
          </w:r>
          <w:r w:rsidR="007832B4">
            <w:rPr>
              <w:noProof/>
              <w:webHidden/>
            </w:rPr>
            <w:instrText xml:space="preserve"> PAGEREF _Toc401651606 \h </w:instrText>
          </w:r>
          <w:r w:rsidR="007832B4">
            <w:rPr>
              <w:noProof/>
              <w:webHidden/>
            </w:rPr>
          </w:r>
          <w:r w:rsidR="007832B4">
            <w:rPr>
              <w:noProof/>
              <w:webHidden/>
            </w:rPr>
            <w:fldChar w:fldCharType="separate"/>
          </w:r>
          <w:ins w:id="16" w:author="HongAnh" w:date="2014-10-27T12:05:00Z">
            <w:r w:rsidR="00044A56">
              <w:rPr>
                <w:noProof/>
                <w:webHidden/>
              </w:rPr>
              <w:t>18</w:t>
            </w:r>
          </w:ins>
          <w:del w:id="17" w:author="HongAnh" w:date="2014-10-27T11:56:00Z">
            <w:r w:rsidR="00FA5AD0" w:rsidDel="00031124">
              <w:rPr>
                <w:noProof/>
                <w:webHidden/>
              </w:rPr>
              <w:delText>18</w:delText>
            </w:r>
          </w:del>
          <w:r w:rsidR="007832B4">
            <w:rPr>
              <w:noProof/>
              <w:webHidden/>
            </w:rPr>
            <w:fldChar w:fldCharType="end"/>
          </w:r>
          <w:r>
            <w:rPr>
              <w:noProof/>
            </w:rPr>
            <w:fldChar w:fldCharType="end"/>
          </w:r>
        </w:p>
        <w:p w14:paraId="7CC4684E"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"_Toc401651607" </w:instrText>
          </w:r>
          <w:r>
            <w:fldChar w:fldCharType="separate"/>
          </w:r>
          <w:r w:rsidR="007832B4" w:rsidRPr="00D3757E">
            <w:rPr>
              <w:rStyle w:val="Hyperlink"/>
              <w:noProof/>
            </w:rPr>
            <w:t>2.3.3</w:t>
          </w:r>
          <w:r w:rsidR="007832B4">
            <w:rPr>
              <w:rFonts w:asciiTheme="minorHAnsi" w:eastAsiaTheme="minorEastAsia" w:hAnsiTheme="minorHAnsi"/>
              <w:noProof/>
              <w:sz w:val="22"/>
            </w:rPr>
            <w:tab/>
          </w:r>
          <w:r w:rsidR="007832B4" w:rsidRPr="00D3757E">
            <w:rPr>
              <w:rStyle w:val="Hyperlink"/>
              <w:noProof/>
            </w:rPr>
            <w:t>Data processing for fuelwood using for pig raising</w:t>
          </w:r>
          <w:r w:rsidR="007832B4">
            <w:rPr>
              <w:noProof/>
              <w:webHidden/>
            </w:rPr>
            <w:tab/>
          </w:r>
          <w:r w:rsidR="007832B4">
            <w:rPr>
              <w:noProof/>
              <w:webHidden/>
            </w:rPr>
            <w:fldChar w:fldCharType="begin"/>
          </w:r>
          <w:r w:rsidR="007832B4">
            <w:rPr>
              <w:noProof/>
              <w:webHidden/>
            </w:rPr>
            <w:instrText xml:space="preserve"> PAGEREF _Toc401651607 \h </w:instrText>
          </w:r>
          <w:r w:rsidR="007832B4">
            <w:rPr>
              <w:noProof/>
              <w:webHidden/>
            </w:rPr>
          </w:r>
          <w:r w:rsidR="007832B4">
            <w:rPr>
              <w:noProof/>
              <w:webHidden/>
            </w:rPr>
            <w:fldChar w:fldCharType="separate"/>
          </w:r>
          <w:ins w:id="18" w:author="HongAnh" w:date="2014-10-27T12:05:00Z">
            <w:r w:rsidR="00044A56">
              <w:rPr>
                <w:noProof/>
                <w:webHidden/>
              </w:rPr>
              <w:t>19</w:t>
            </w:r>
          </w:ins>
          <w:del w:id="19" w:author="HongAnh" w:date="2014-10-27T11:56:00Z">
            <w:r w:rsidR="00FA5AD0" w:rsidDel="00031124">
              <w:rPr>
                <w:noProof/>
                <w:webHidden/>
              </w:rPr>
              <w:delText>19</w:delText>
            </w:r>
          </w:del>
          <w:r w:rsidR="007832B4">
            <w:rPr>
              <w:noProof/>
              <w:webHidden/>
            </w:rPr>
            <w:fldChar w:fldCharType="end"/>
          </w:r>
          <w:r>
            <w:rPr>
              <w:noProof/>
            </w:rPr>
            <w:fldChar w:fldCharType="end"/>
          </w:r>
        </w:p>
        <w:p w14:paraId="15E260B7" w14:textId="77777777" w:rsidR="007832B4" w:rsidRDefault="00012434">
          <w:pPr>
            <w:pStyle w:val="TOC1"/>
            <w:tabs>
              <w:tab w:val="left" w:pos="480"/>
              <w:tab w:val="right" w:leader="dot" w:pos="9530"/>
            </w:tabs>
            <w:rPr>
              <w:rFonts w:asciiTheme="minorHAnsi" w:eastAsiaTheme="minorEastAsia" w:hAnsiTheme="minorHAnsi"/>
              <w:noProof/>
              <w:sz w:val="22"/>
            </w:rPr>
          </w:pPr>
          <w:r>
            <w:fldChar w:fldCharType="begin"/>
          </w:r>
          <w:r>
            <w:instrText xml:space="preserve"> HYPERLINK \l "_Toc401651608" </w:instrText>
          </w:r>
          <w:r>
            <w:fldChar w:fldCharType="separate"/>
          </w:r>
          <w:r w:rsidR="007832B4" w:rsidRPr="00D3757E">
            <w:rPr>
              <w:rStyle w:val="Hyperlink"/>
              <w:noProof/>
            </w:rPr>
            <w:t>3</w:t>
          </w:r>
          <w:r w:rsidR="007832B4">
            <w:rPr>
              <w:rFonts w:asciiTheme="minorHAnsi" w:eastAsiaTheme="minorEastAsia" w:hAnsiTheme="minorHAnsi"/>
              <w:noProof/>
              <w:sz w:val="22"/>
            </w:rPr>
            <w:tab/>
          </w:r>
          <w:r w:rsidR="007832B4" w:rsidRPr="00D3757E">
            <w:rPr>
              <w:rStyle w:val="Hyperlink"/>
              <w:noProof/>
            </w:rPr>
            <w:t>Findings</w:t>
          </w:r>
          <w:r w:rsidR="007832B4">
            <w:rPr>
              <w:noProof/>
              <w:webHidden/>
            </w:rPr>
            <w:tab/>
          </w:r>
          <w:r w:rsidR="007832B4">
            <w:rPr>
              <w:noProof/>
              <w:webHidden/>
            </w:rPr>
            <w:fldChar w:fldCharType="begin"/>
          </w:r>
          <w:r w:rsidR="007832B4">
            <w:rPr>
              <w:noProof/>
              <w:webHidden/>
            </w:rPr>
            <w:instrText xml:space="preserve"> PAGEREF _Toc401651608 \h </w:instrText>
          </w:r>
          <w:r w:rsidR="007832B4">
            <w:rPr>
              <w:noProof/>
              <w:webHidden/>
            </w:rPr>
          </w:r>
          <w:r w:rsidR="007832B4">
            <w:rPr>
              <w:noProof/>
              <w:webHidden/>
            </w:rPr>
            <w:fldChar w:fldCharType="separate"/>
          </w:r>
          <w:ins w:id="20" w:author="HongAnh" w:date="2014-10-27T12:05:00Z">
            <w:r w:rsidR="00044A56">
              <w:rPr>
                <w:noProof/>
                <w:webHidden/>
              </w:rPr>
              <w:t>19</w:t>
            </w:r>
          </w:ins>
          <w:del w:id="21" w:author="HongAnh" w:date="2014-10-27T11:56:00Z">
            <w:r w:rsidR="00FA5AD0" w:rsidDel="00031124">
              <w:rPr>
                <w:noProof/>
                <w:webHidden/>
              </w:rPr>
              <w:delText>19</w:delText>
            </w:r>
          </w:del>
          <w:r w:rsidR="007832B4">
            <w:rPr>
              <w:noProof/>
              <w:webHidden/>
            </w:rPr>
            <w:fldChar w:fldCharType="end"/>
          </w:r>
          <w:r>
            <w:rPr>
              <w:noProof/>
            </w:rPr>
            <w:fldChar w:fldCharType="end"/>
          </w:r>
        </w:p>
        <w:p w14:paraId="28A50102"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"_Toc401651609" </w:instrText>
          </w:r>
          <w:r>
            <w:fldChar w:fldCharType="separate"/>
          </w:r>
          <w:r w:rsidR="007832B4" w:rsidRPr="00D3757E">
            <w:rPr>
              <w:rStyle w:val="Hyperlink"/>
              <w:noProof/>
            </w:rPr>
            <w:t>3.1</w:t>
          </w:r>
          <w:r w:rsidR="007832B4">
            <w:rPr>
              <w:rFonts w:asciiTheme="minorHAnsi" w:eastAsiaTheme="minorEastAsia" w:hAnsiTheme="minorHAnsi"/>
              <w:noProof/>
              <w:sz w:val="22"/>
            </w:rPr>
            <w:tab/>
          </w:r>
          <w:r w:rsidR="007832B4" w:rsidRPr="00D3757E">
            <w:rPr>
              <w:rStyle w:val="Hyperlink"/>
              <w:noProof/>
            </w:rPr>
            <w:t>Value chain of fuelwood</w:t>
          </w:r>
          <w:r w:rsidR="007832B4">
            <w:rPr>
              <w:noProof/>
              <w:webHidden/>
            </w:rPr>
            <w:tab/>
          </w:r>
          <w:r w:rsidR="007832B4">
            <w:rPr>
              <w:noProof/>
              <w:webHidden/>
            </w:rPr>
            <w:fldChar w:fldCharType="begin"/>
          </w:r>
          <w:r w:rsidR="007832B4">
            <w:rPr>
              <w:noProof/>
              <w:webHidden/>
            </w:rPr>
            <w:instrText xml:space="preserve"> PAGEREF _Toc401651609 \h </w:instrText>
          </w:r>
          <w:r w:rsidR="007832B4">
            <w:rPr>
              <w:noProof/>
              <w:webHidden/>
            </w:rPr>
          </w:r>
          <w:r w:rsidR="007832B4">
            <w:rPr>
              <w:noProof/>
              <w:webHidden/>
            </w:rPr>
            <w:fldChar w:fldCharType="separate"/>
          </w:r>
          <w:ins w:id="22" w:author="HongAnh" w:date="2014-10-27T12:05:00Z">
            <w:r w:rsidR="00044A56">
              <w:rPr>
                <w:noProof/>
                <w:webHidden/>
              </w:rPr>
              <w:t>19</w:t>
            </w:r>
          </w:ins>
          <w:del w:id="23" w:author="HongAnh" w:date="2014-10-27T11:56:00Z">
            <w:r w:rsidR="00FA5AD0" w:rsidDel="00031124">
              <w:rPr>
                <w:noProof/>
                <w:webHidden/>
              </w:rPr>
              <w:delText>19</w:delText>
            </w:r>
          </w:del>
          <w:r w:rsidR="007832B4">
            <w:rPr>
              <w:noProof/>
              <w:webHidden/>
            </w:rPr>
            <w:fldChar w:fldCharType="end"/>
          </w:r>
          <w:r>
            <w:rPr>
              <w:noProof/>
            </w:rPr>
            <w:fldChar w:fldCharType="end"/>
          </w:r>
        </w:p>
        <w:p w14:paraId="5D2469DD"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"_Toc401651610" </w:instrText>
          </w:r>
          <w:r>
            <w:fldChar w:fldCharType="separate"/>
          </w:r>
          <w:r w:rsidR="007832B4" w:rsidRPr="00D3757E">
            <w:rPr>
              <w:rStyle w:val="Hyperlink"/>
              <w:noProof/>
            </w:rPr>
            <w:t>3.2</w:t>
          </w:r>
          <w:r w:rsidR="007832B4">
            <w:rPr>
              <w:rFonts w:asciiTheme="minorHAnsi" w:eastAsiaTheme="minorEastAsia" w:hAnsiTheme="minorHAnsi"/>
              <w:noProof/>
              <w:sz w:val="22"/>
            </w:rPr>
            <w:tab/>
          </w:r>
          <w:r w:rsidR="007832B4" w:rsidRPr="00D3757E">
            <w:rPr>
              <w:rStyle w:val="Hyperlink"/>
              <w:noProof/>
            </w:rPr>
            <w:t>Fuelwood demand</w:t>
          </w:r>
          <w:r w:rsidR="007832B4">
            <w:rPr>
              <w:noProof/>
              <w:webHidden/>
            </w:rPr>
            <w:tab/>
          </w:r>
          <w:r w:rsidR="007832B4">
            <w:rPr>
              <w:noProof/>
              <w:webHidden/>
            </w:rPr>
            <w:fldChar w:fldCharType="begin"/>
          </w:r>
          <w:r w:rsidR="007832B4">
            <w:rPr>
              <w:noProof/>
              <w:webHidden/>
            </w:rPr>
            <w:instrText xml:space="preserve"> PAGEREF _Toc401651610 \h </w:instrText>
          </w:r>
          <w:r w:rsidR="007832B4">
            <w:rPr>
              <w:noProof/>
              <w:webHidden/>
            </w:rPr>
          </w:r>
          <w:r w:rsidR="007832B4">
            <w:rPr>
              <w:noProof/>
              <w:webHidden/>
            </w:rPr>
            <w:fldChar w:fldCharType="separate"/>
          </w:r>
          <w:ins w:id="24" w:author="HongAnh" w:date="2014-10-27T12:05:00Z">
            <w:r w:rsidR="00044A56">
              <w:rPr>
                <w:noProof/>
                <w:webHidden/>
              </w:rPr>
              <w:t>20</w:t>
            </w:r>
          </w:ins>
          <w:del w:id="25" w:author="HongAnh" w:date="2014-10-27T11:56:00Z">
            <w:r w:rsidR="00FA5AD0" w:rsidDel="00031124">
              <w:rPr>
                <w:noProof/>
                <w:webHidden/>
              </w:rPr>
              <w:delText>20</w:delText>
            </w:r>
          </w:del>
          <w:r w:rsidR="007832B4">
            <w:rPr>
              <w:noProof/>
              <w:webHidden/>
            </w:rPr>
            <w:fldChar w:fldCharType="end"/>
          </w:r>
          <w:r>
            <w:rPr>
              <w:noProof/>
            </w:rPr>
            <w:fldChar w:fldCharType="end"/>
          </w:r>
        </w:p>
        <w:p w14:paraId="58FE2FB5"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"_Toc401651611" </w:instrText>
          </w:r>
          <w:r>
            <w:fldChar w:fldCharType="separate"/>
          </w:r>
          <w:r w:rsidR="007832B4" w:rsidRPr="00D3757E">
            <w:rPr>
              <w:rStyle w:val="Hyperlink"/>
              <w:noProof/>
            </w:rPr>
            <w:t>3.2.1</w:t>
          </w:r>
          <w:r w:rsidR="007832B4">
            <w:rPr>
              <w:rFonts w:asciiTheme="minorHAnsi" w:eastAsiaTheme="minorEastAsia" w:hAnsiTheme="minorHAnsi"/>
              <w:noProof/>
              <w:sz w:val="22"/>
            </w:rPr>
            <w:tab/>
          </w:r>
          <w:r w:rsidR="007832B4" w:rsidRPr="00D3757E">
            <w:rPr>
              <w:rStyle w:val="Hyperlink"/>
              <w:noProof/>
            </w:rPr>
            <w:t>Household fuelwood demand</w:t>
          </w:r>
          <w:r w:rsidR="007832B4">
            <w:rPr>
              <w:noProof/>
              <w:webHidden/>
            </w:rPr>
            <w:tab/>
          </w:r>
          <w:r w:rsidR="007832B4">
            <w:rPr>
              <w:noProof/>
              <w:webHidden/>
            </w:rPr>
            <w:fldChar w:fldCharType="begin"/>
          </w:r>
          <w:r w:rsidR="007832B4">
            <w:rPr>
              <w:noProof/>
              <w:webHidden/>
            </w:rPr>
            <w:instrText xml:space="preserve"> PAGEREF _Toc401651611 \h </w:instrText>
          </w:r>
          <w:r w:rsidR="007832B4">
            <w:rPr>
              <w:noProof/>
              <w:webHidden/>
            </w:rPr>
          </w:r>
          <w:r w:rsidR="007832B4">
            <w:rPr>
              <w:noProof/>
              <w:webHidden/>
            </w:rPr>
            <w:fldChar w:fldCharType="separate"/>
          </w:r>
          <w:ins w:id="26" w:author="HongAnh" w:date="2014-10-27T12:05:00Z">
            <w:r w:rsidR="00044A56">
              <w:rPr>
                <w:noProof/>
                <w:webHidden/>
              </w:rPr>
              <w:t>21</w:t>
            </w:r>
          </w:ins>
          <w:del w:id="27" w:author="HongAnh" w:date="2014-10-27T11:56:00Z">
            <w:r w:rsidR="00FA5AD0" w:rsidDel="00031124">
              <w:rPr>
                <w:noProof/>
                <w:webHidden/>
              </w:rPr>
              <w:delText>21</w:delText>
            </w:r>
          </w:del>
          <w:r w:rsidR="007832B4">
            <w:rPr>
              <w:noProof/>
              <w:webHidden/>
            </w:rPr>
            <w:fldChar w:fldCharType="end"/>
          </w:r>
          <w:r>
            <w:rPr>
              <w:noProof/>
            </w:rPr>
            <w:fldChar w:fldCharType="end"/>
          </w:r>
        </w:p>
        <w:p w14:paraId="2A79063A"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"_Toc401651612" </w:instrText>
          </w:r>
          <w:r>
            <w:fldChar w:fldCharType="separate"/>
          </w:r>
          <w:r w:rsidR="007832B4" w:rsidRPr="00D3757E">
            <w:rPr>
              <w:rStyle w:val="Hyperlink"/>
              <w:noProof/>
            </w:rPr>
            <w:t>3.2.2</w:t>
          </w:r>
          <w:r w:rsidR="007832B4">
            <w:rPr>
              <w:rFonts w:asciiTheme="minorHAnsi" w:eastAsiaTheme="minorEastAsia" w:hAnsiTheme="minorHAnsi"/>
              <w:noProof/>
              <w:sz w:val="22"/>
            </w:rPr>
            <w:tab/>
          </w:r>
          <w:r w:rsidR="007832B4" w:rsidRPr="00D3757E">
            <w:rPr>
              <w:rStyle w:val="Hyperlink"/>
              <w:noProof/>
            </w:rPr>
            <w:t>Industrial and commercial fuelwood demand</w:t>
          </w:r>
          <w:r w:rsidR="007832B4">
            <w:rPr>
              <w:noProof/>
              <w:webHidden/>
            </w:rPr>
            <w:tab/>
          </w:r>
          <w:r w:rsidR="007832B4">
            <w:rPr>
              <w:noProof/>
              <w:webHidden/>
            </w:rPr>
            <w:fldChar w:fldCharType="begin"/>
          </w:r>
          <w:r w:rsidR="007832B4">
            <w:rPr>
              <w:noProof/>
              <w:webHidden/>
            </w:rPr>
            <w:instrText xml:space="preserve"> PAGEREF _Toc401651612 \h </w:instrText>
          </w:r>
          <w:r w:rsidR="007832B4">
            <w:rPr>
              <w:noProof/>
              <w:webHidden/>
            </w:rPr>
          </w:r>
          <w:r w:rsidR="007832B4">
            <w:rPr>
              <w:noProof/>
              <w:webHidden/>
            </w:rPr>
            <w:fldChar w:fldCharType="separate"/>
          </w:r>
          <w:ins w:id="28" w:author="HongAnh" w:date="2014-10-27T12:05:00Z">
            <w:r w:rsidR="00044A56">
              <w:rPr>
                <w:noProof/>
                <w:webHidden/>
              </w:rPr>
              <w:t>34</w:t>
            </w:r>
          </w:ins>
          <w:del w:id="29" w:author="HongAnh" w:date="2014-10-27T11:56:00Z">
            <w:r w:rsidR="00FA5AD0" w:rsidDel="00031124">
              <w:rPr>
                <w:noProof/>
                <w:webHidden/>
              </w:rPr>
              <w:delText>34</w:delText>
            </w:r>
          </w:del>
          <w:r w:rsidR="007832B4">
            <w:rPr>
              <w:noProof/>
              <w:webHidden/>
            </w:rPr>
            <w:fldChar w:fldCharType="end"/>
          </w:r>
          <w:r>
            <w:rPr>
              <w:noProof/>
            </w:rPr>
            <w:fldChar w:fldCharType="end"/>
          </w:r>
        </w:p>
        <w:p w14:paraId="7FF09FE1"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"_Toc401651613" </w:instrText>
          </w:r>
          <w:r>
            <w:fldChar w:fldCharType="separate"/>
          </w:r>
          <w:r w:rsidR="007832B4" w:rsidRPr="00D3757E">
            <w:rPr>
              <w:rStyle w:val="Hyperlink"/>
              <w:noProof/>
            </w:rPr>
            <w:t>3.2.3</w:t>
          </w:r>
          <w:r w:rsidR="007832B4">
            <w:rPr>
              <w:rFonts w:asciiTheme="minorHAnsi" w:eastAsiaTheme="minorEastAsia" w:hAnsiTheme="minorHAnsi"/>
              <w:noProof/>
              <w:sz w:val="22"/>
            </w:rPr>
            <w:tab/>
          </w:r>
          <w:r w:rsidR="007832B4" w:rsidRPr="00D3757E">
            <w:rPr>
              <w:rStyle w:val="Hyperlink"/>
              <w:noProof/>
            </w:rPr>
            <w:t>Total fuelwood demand in Thanh Hoa and Nghe An</w:t>
          </w:r>
          <w:r w:rsidR="007832B4">
            <w:rPr>
              <w:noProof/>
              <w:webHidden/>
            </w:rPr>
            <w:tab/>
          </w:r>
          <w:r w:rsidR="007832B4">
            <w:rPr>
              <w:noProof/>
              <w:webHidden/>
            </w:rPr>
            <w:fldChar w:fldCharType="begin"/>
          </w:r>
          <w:r w:rsidR="007832B4">
            <w:rPr>
              <w:noProof/>
              <w:webHidden/>
            </w:rPr>
            <w:instrText xml:space="preserve"> PAGEREF _Toc401651613 \h </w:instrText>
          </w:r>
          <w:r w:rsidR="007832B4">
            <w:rPr>
              <w:noProof/>
              <w:webHidden/>
            </w:rPr>
          </w:r>
          <w:r w:rsidR="007832B4">
            <w:rPr>
              <w:noProof/>
              <w:webHidden/>
            </w:rPr>
            <w:fldChar w:fldCharType="separate"/>
          </w:r>
          <w:ins w:id="30" w:author="HongAnh" w:date="2014-10-27T12:05:00Z">
            <w:r w:rsidR="00044A56">
              <w:rPr>
                <w:noProof/>
                <w:webHidden/>
              </w:rPr>
              <w:t>45</w:t>
            </w:r>
          </w:ins>
          <w:del w:id="31" w:author="HongAnh" w:date="2014-10-27T11:56:00Z">
            <w:r w:rsidR="00FA5AD0" w:rsidDel="00031124">
              <w:rPr>
                <w:noProof/>
                <w:webHidden/>
              </w:rPr>
              <w:delText>45</w:delText>
            </w:r>
          </w:del>
          <w:r w:rsidR="007832B4">
            <w:rPr>
              <w:noProof/>
              <w:webHidden/>
            </w:rPr>
            <w:fldChar w:fldCharType="end"/>
          </w:r>
          <w:r>
            <w:rPr>
              <w:noProof/>
            </w:rPr>
            <w:fldChar w:fldCharType="end"/>
          </w:r>
        </w:p>
        <w:p w14:paraId="4D327F83"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"_Toc401651614" </w:instrText>
          </w:r>
          <w:r>
            <w:fldChar w:fldCharType="separate"/>
          </w:r>
          <w:r w:rsidR="007832B4" w:rsidRPr="00D3757E">
            <w:rPr>
              <w:rStyle w:val="Hyperlink"/>
              <w:noProof/>
            </w:rPr>
            <w:t>3.3</w:t>
          </w:r>
          <w:r w:rsidR="007832B4">
            <w:rPr>
              <w:rFonts w:asciiTheme="minorHAnsi" w:eastAsiaTheme="minorEastAsia" w:hAnsiTheme="minorHAnsi"/>
              <w:noProof/>
              <w:sz w:val="22"/>
            </w:rPr>
            <w:tab/>
          </w:r>
          <w:r w:rsidR="007832B4" w:rsidRPr="00D3757E">
            <w:rPr>
              <w:rStyle w:val="Hyperlink"/>
              <w:noProof/>
            </w:rPr>
            <w:t>Sustainable fuelwood supply</w:t>
          </w:r>
          <w:r w:rsidR="007832B4">
            <w:rPr>
              <w:noProof/>
              <w:webHidden/>
            </w:rPr>
            <w:tab/>
          </w:r>
          <w:r w:rsidR="007832B4">
            <w:rPr>
              <w:noProof/>
              <w:webHidden/>
            </w:rPr>
            <w:fldChar w:fldCharType="begin"/>
          </w:r>
          <w:r w:rsidR="007832B4">
            <w:rPr>
              <w:noProof/>
              <w:webHidden/>
            </w:rPr>
            <w:instrText xml:space="preserve"> PAGEREF _Toc401651614 \h </w:instrText>
          </w:r>
          <w:r w:rsidR="007832B4">
            <w:rPr>
              <w:noProof/>
              <w:webHidden/>
            </w:rPr>
          </w:r>
          <w:r w:rsidR="007832B4">
            <w:rPr>
              <w:noProof/>
              <w:webHidden/>
            </w:rPr>
            <w:fldChar w:fldCharType="separate"/>
          </w:r>
          <w:ins w:id="32" w:author="HongAnh" w:date="2014-10-27T12:05:00Z">
            <w:r w:rsidR="00044A56">
              <w:rPr>
                <w:noProof/>
                <w:webHidden/>
              </w:rPr>
              <w:t>46</w:t>
            </w:r>
          </w:ins>
          <w:del w:id="33" w:author="HongAnh" w:date="2014-10-27T11:56:00Z">
            <w:r w:rsidR="00FA5AD0" w:rsidDel="00031124">
              <w:rPr>
                <w:noProof/>
                <w:webHidden/>
              </w:rPr>
              <w:delText>46</w:delText>
            </w:r>
          </w:del>
          <w:r w:rsidR="007832B4">
            <w:rPr>
              <w:noProof/>
              <w:webHidden/>
            </w:rPr>
            <w:fldChar w:fldCharType="end"/>
          </w:r>
          <w:r>
            <w:rPr>
              <w:noProof/>
            </w:rPr>
            <w:fldChar w:fldCharType="end"/>
          </w:r>
        </w:p>
        <w:p w14:paraId="25529956"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"_Toc401651615" </w:instrText>
          </w:r>
          <w:r>
            <w:fldChar w:fldCharType="separate"/>
          </w:r>
          <w:r w:rsidR="007832B4" w:rsidRPr="00D3757E">
            <w:rPr>
              <w:rStyle w:val="Hyperlink"/>
              <w:noProof/>
            </w:rPr>
            <w:t>3.3.1</w:t>
          </w:r>
          <w:r w:rsidR="007832B4">
            <w:rPr>
              <w:rFonts w:asciiTheme="minorHAnsi" w:eastAsiaTheme="minorEastAsia" w:hAnsiTheme="minorHAnsi"/>
              <w:noProof/>
              <w:sz w:val="22"/>
            </w:rPr>
            <w:tab/>
          </w:r>
          <w:r w:rsidR="007832B4" w:rsidRPr="00D3757E">
            <w:rPr>
              <w:rStyle w:val="Hyperlink"/>
              <w:noProof/>
            </w:rPr>
            <w:t>Estimation of fuelwood production by forest type</w:t>
          </w:r>
          <w:r w:rsidR="007832B4">
            <w:rPr>
              <w:noProof/>
              <w:webHidden/>
            </w:rPr>
            <w:tab/>
          </w:r>
          <w:r w:rsidR="007832B4">
            <w:rPr>
              <w:noProof/>
              <w:webHidden/>
            </w:rPr>
            <w:fldChar w:fldCharType="begin"/>
          </w:r>
          <w:r w:rsidR="007832B4">
            <w:rPr>
              <w:noProof/>
              <w:webHidden/>
            </w:rPr>
            <w:instrText xml:space="preserve"> PAGEREF _Toc401651615 \h </w:instrText>
          </w:r>
          <w:r w:rsidR="007832B4">
            <w:rPr>
              <w:noProof/>
              <w:webHidden/>
            </w:rPr>
          </w:r>
          <w:r w:rsidR="007832B4">
            <w:rPr>
              <w:noProof/>
              <w:webHidden/>
            </w:rPr>
            <w:fldChar w:fldCharType="separate"/>
          </w:r>
          <w:ins w:id="34" w:author="HongAnh" w:date="2014-10-27T12:05:00Z">
            <w:r w:rsidR="00044A56">
              <w:rPr>
                <w:noProof/>
                <w:webHidden/>
              </w:rPr>
              <w:t>46</w:t>
            </w:r>
          </w:ins>
          <w:del w:id="35" w:author="HongAnh" w:date="2014-10-27T11:56:00Z">
            <w:r w:rsidR="00FA5AD0" w:rsidDel="00031124">
              <w:rPr>
                <w:noProof/>
                <w:webHidden/>
              </w:rPr>
              <w:delText>46</w:delText>
            </w:r>
          </w:del>
          <w:r w:rsidR="007832B4">
            <w:rPr>
              <w:noProof/>
              <w:webHidden/>
            </w:rPr>
            <w:fldChar w:fldCharType="end"/>
          </w:r>
          <w:r>
            <w:rPr>
              <w:noProof/>
            </w:rPr>
            <w:fldChar w:fldCharType="end"/>
          </w:r>
        </w:p>
        <w:p w14:paraId="6CD13C6D" w14:textId="77777777" w:rsidR="007832B4" w:rsidRDefault="00012434">
          <w:pPr>
            <w:pStyle w:val="TOC3"/>
            <w:tabs>
              <w:tab w:val="left" w:pos="1320"/>
              <w:tab w:val="right" w:leader="dot" w:pos="9530"/>
            </w:tabs>
            <w:rPr>
              <w:rFonts w:asciiTheme="minorHAnsi" w:eastAsiaTheme="minorEastAsia" w:hAnsiTheme="minorHAnsi"/>
              <w:noProof/>
              <w:sz w:val="22"/>
            </w:rPr>
          </w:pPr>
          <w:r>
            <w:fldChar w:fldCharType="begin"/>
          </w:r>
          <w:r>
            <w:instrText xml:space="preserve"> HYPERLINK \l "_Toc401651616" </w:instrText>
          </w:r>
          <w:r>
            <w:fldChar w:fldCharType="separate"/>
          </w:r>
          <w:r w:rsidR="007832B4" w:rsidRPr="00D3757E">
            <w:rPr>
              <w:rStyle w:val="Hyperlink"/>
              <w:noProof/>
              <w:lang w:val="en-GB"/>
            </w:rPr>
            <w:t>3.3.2</w:t>
          </w:r>
          <w:r w:rsidR="007832B4">
            <w:rPr>
              <w:rFonts w:asciiTheme="minorHAnsi" w:eastAsiaTheme="minorEastAsia" w:hAnsiTheme="minorHAnsi"/>
              <w:noProof/>
              <w:sz w:val="22"/>
            </w:rPr>
            <w:tab/>
          </w:r>
          <w:r w:rsidR="007832B4" w:rsidRPr="00D3757E">
            <w:rPr>
              <w:rStyle w:val="Hyperlink"/>
              <w:noProof/>
              <w:lang w:val="en-GB"/>
            </w:rPr>
            <w:t>Fuelwood supply estimation for Thanh Hoa and Nghe An</w:t>
          </w:r>
          <w:r w:rsidR="007832B4">
            <w:rPr>
              <w:noProof/>
              <w:webHidden/>
            </w:rPr>
            <w:tab/>
          </w:r>
          <w:r w:rsidR="007832B4">
            <w:rPr>
              <w:noProof/>
              <w:webHidden/>
            </w:rPr>
            <w:fldChar w:fldCharType="begin"/>
          </w:r>
          <w:r w:rsidR="007832B4">
            <w:rPr>
              <w:noProof/>
              <w:webHidden/>
            </w:rPr>
            <w:instrText xml:space="preserve"> PAGEREF _Toc401651616 \h </w:instrText>
          </w:r>
          <w:r w:rsidR="007832B4">
            <w:rPr>
              <w:noProof/>
              <w:webHidden/>
            </w:rPr>
          </w:r>
          <w:r w:rsidR="007832B4">
            <w:rPr>
              <w:noProof/>
              <w:webHidden/>
            </w:rPr>
            <w:fldChar w:fldCharType="separate"/>
          </w:r>
          <w:ins w:id="36" w:author="HongAnh" w:date="2014-10-27T12:05:00Z">
            <w:r w:rsidR="00044A56">
              <w:rPr>
                <w:noProof/>
                <w:webHidden/>
              </w:rPr>
              <w:t>47</w:t>
            </w:r>
          </w:ins>
          <w:del w:id="37" w:author="HongAnh" w:date="2014-10-27T11:56:00Z">
            <w:r w:rsidR="00FA5AD0" w:rsidDel="00031124">
              <w:rPr>
                <w:noProof/>
                <w:webHidden/>
              </w:rPr>
              <w:delText>47</w:delText>
            </w:r>
          </w:del>
          <w:r w:rsidR="007832B4">
            <w:rPr>
              <w:noProof/>
              <w:webHidden/>
            </w:rPr>
            <w:fldChar w:fldCharType="end"/>
          </w:r>
          <w:r>
            <w:rPr>
              <w:noProof/>
            </w:rPr>
            <w:fldChar w:fldCharType="end"/>
          </w:r>
        </w:p>
        <w:p w14:paraId="320806AD"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"_Toc401651617" </w:instrText>
          </w:r>
          <w:r>
            <w:fldChar w:fldCharType="separate"/>
          </w:r>
          <w:r w:rsidR="007832B4" w:rsidRPr="00D3757E">
            <w:rPr>
              <w:rStyle w:val="Hyperlink"/>
              <w:noProof/>
            </w:rPr>
            <w:t>3.4</w:t>
          </w:r>
          <w:r w:rsidR="007832B4">
            <w:rPr>
              <w:rFonts w:asciiTheme="minorHAnsi" w:eastAsiaTheme="minorEastAsia" w:hAnsiTheme="minorHAnsi"/>
              <w:noProof/>
              <w:sz w:val="22"/>
            </w:rPr>
            <w:tab/>
          </w:r>
          <w:r w:rsidR="007832B4" w:rsidRPr="00D3757E">
            <w:rPr>
              <w:rStyle w:val="Hyperlink"/>
              <w:noProof/>
            </w:rPr>
            <w:t>Key factors driving forest degradation</w:t>
          </w:r>
          <w:r w:rsidR="007832B4">
            <w:rPr>
              <w:noProof/>
              <w:webHidden/>
            </w:rPr>
            <w:tab/>
          </w:r>
          <w:r w:rsidR="007832B4">
            <w:rPr>
              <w:noProof/>
              <w:webHidden/>
            </w:rPr>
            <w:fldChar w:fldCharType="begin"/>
          </w:r>
          <w:r w:rsidR="007832B4">
            <w:rPr>
              <w:noProof/>
              <w:webHidden/>
            </w:rPr>
            <w:instrText xml:space="preserve"> PAGEREF _Toc401651617 \h </w:instrText>
          </w:r>
          <w:r w:rsidR="007832B4">
            <w:rPr>
              <w:noProof/>
              <w:webHidden/>
            </w:rPr>
          </w:r>
          <w:r w:rsidR="007832B4">
            <w:rPr>
              <w:noProof/>
              <w:webHidden/>
            </w:rPr>
            <w:fldChar w:fldCharType="separate"/>
          </w:r>
          <w:ins w:id="38" w:author="HongAnh" w:date="2014-10-27T12:05:00Z">
            <w:r w:rsidR="00044A56">
              <w:rPr>
                <w:noProof/>
                <w:webHidden/>
              </w:rPr>
              <w:t>49</w:t>
            </w:r>
          </w:ins>
          <w:del w:id="39" w:author="HongAnh" w:date="2014-10-27T11:56:00Z">
            <w:r w:rsidR="00FA5AD0" w:rsidDel="00031124">
              <w:rPr>
                <w:noProof/>
                <w:webHidden/>
              </w:rPr>
              <w:delText>49</w:delText>
            </w:r>
          </w:del>
          <w:r w:rsidR="007832B4">
            <w:rPr>
              <w:noProof/>
              <w:webHidden/>
            </w:rPr>
            <w:fldChar w:fldCharType="end"/>
          </w:r>
          <w:r>
            <w:rPr>
              <w:noProof/>
            </w:rPr>
            <w:fldChar w:fldCharType="end"/>
          </w:r>
        </w:p>
        <w:p w14:paraId="78F4F608" w14:textId="77777777" w:rsidR="007832B4" w:rsidRDefault="00012434">
          <w:pPr>
            <w:pStyle w:val="TOC1"/>
            <w:tabs>
              <w:tab w:val="left" w:pos="480"/>
              <w:tab w:val="right" w:leader="dot" w:pos="9530"/>
            </w:tabs>
            <w:rPr>
              <w:rFonts w:asciiTheme="minorHAnsi" w:eastAsiaTheme="minorEastAsia" w:hAnsiTheme="minorHAnsi"/>
              <w:noProof/>
              <w:sz w:val="22"/>
            </w:rPr>
          </w:pPr>
          <w:r>
            <w:fldChar w:fldCharType="begin"/>
          </w:r>
          <w:r>
            <w:instrText xml:space="preserve"> HYPERLINK \l "_Toc401651618" </w:instrText>
          </w:r>
          <w:r>
            <w:fldChar w:fldCharType="separate"/>
          </w:r>
          <w:r w:rsidR="007832B4" w:rsidRPr="00D3757E">
            <w:rPr>
              <w:rStyle w:val="Hyperlink"/>
              <w:noProof/>
            </w:rPr>
            <w:t>4</w:t>
          </w:r>
          <w:r w:rsidR="007832B4">
            <w:rPr>
              <w:rFonts w:asciiTheme="minorHAnsi" w:eastAsiaTheme="minorEastAsia" w:hAnsiTheme="minorHAnsi"/>
              <w:noProof/>
              <w:sz w:val="22"/>
            </w:rPr>
            <w:tab/>
          </w:r>
          <w:r w:rsidR="007832B4" w:rsidRPr="00D3757E">
            <w:rPr>
              <w:rStyle w:val="Hyperlink"/>
              <w:noProof/>
            </w:rPr>
            <w:t>Recommendations</w:t>
          </w:r>
          <w:r w:rsidR="007832B4">
            <w:rPr>
              <w:noProof/>
              <w:webHidden/>
            </w:rPr>
            <w:tab/>
          </w:r>
          <w:r w:rsidR="007832B4">
            <w:rPr>
              <w:noProof/>
              <w:webHidden/>
            </w:rPr>
            <w:fldChar w:fldCharType="begin"/>
          </w:r>
          <w:r w:rsidR="007832B4">
            <w:rPr>
              <w:noProof/>
              <w:webHidden/>
            </w:rPr>
            <w:instrText xml:space="preserve"> PAGEREF _Toc401651618 \h </w:instrText>
          </w:r>
          <w:r w:rsidR="007832B4">
            <w:rPr>
              <w:noProof/>
              <w:webHidden/>
            </w:rPr>
          </w:r>
          <w:r w:rsidR="007832B4">
            <w:rPr>
              <w:noProof/>
              <w:webHidden/>
            </w:rPr>
            <w:fldChar w:fldCharType="separate"/>
          </w:r>
          <w:ins w:id="40" w:author="HongAnh" w:date="2014-10-27T12:05:00Z">
            <w:r w:rsidR="00044A56">
              <w:rPr>
                <w:noProof/>
                <w:webHidden/>
              </w:rPr>
              <w:t>51</w:t>
            </w:r>
          </w:ins>
          <w:del w:id="41" w:author="HongAnh" w:date="2014-10-27T11:56:00Z">
            <w:r w:rsidR="00FA5AD0" w:rsidDel="00031124">
              <w:rPr>
                <w:noProof/>
                <w:webHidden/>
              </w:rPr>
              <w:delText>51</w:delText>
            </w:r>
          </w:del>
          <w:r w:rsidR="007832B4">
            <w:rPr>
              <w:noProof/>
              <w:webHidden/>
            </w:rPr>
            <w:fldChar w:fldCharType="end"/>
          </w:r>
          <w:r>
            <w:rPr>
              <w:noProof/>
            </w:rPr>
            <w:fldChar w:fldCharType="end"/>
          </w:r>
        </w:p>
        <w:p w14:paraId="688F9348"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"_Toc401651619" </w:instrText>
          </w:r>
          <w:r>
            <w:fldChar w:fldCharType="separate"/>
          </w:r>
          <w:r w:rsidR="007832B4" w:rsidRPr="00D3757E">
            <w:rPr>
              <w:rStyle w:val="Hyperlink"/>
              <w:noProof/>
            </w:rPr>
            <w:t>4.1</w:t>
          </w:r>
          <w:r w:rsidR="007832B4">
            <w:rPr>
              <w:rFonts w:asciiTheme="minorHAnsi" w:eastAsiaTheme="minorEastAsia" w:hAnsiTheme="minorHAnsi"/>
              <w:noProof/>
              <w:sz w:val="22"/>
            </w:rPr>
            <w:tab/>
          </w:r>
          <w:r w:rsidR="007832B4" w:rsidRPr="00D3757E">
            <w:rPr>
              <w:rStyle w:val="Hyperlink"/>
              <w:noProof/>
            </w:rPr>
            <w:t>Urgent need for revision of land conversion in some specific area</w:t>
          </w:r>
          <w:r w:rsidR="007832B4">
            <w:rPr>
              <w:noProof/>
              <w:webHidden/>
            </w:rPr>
            <w:tab/>
          </w:r>
          <w:r w:rsidR="007832B4">
            <w:rPr>
              <w:noProof/>
              <w:webHidden/>
            </w:rPr>
            <w:fldChar w:fldCharType="begin"/>
          </w:r>
          <w:r w:rsidR="007832B4">
            <w:rPr>
              <w:noProof/>
              <w:webHidden/>
            </w:rPr>
            <w:instrText xml:space="preserve"> PAGEREF _Toc401651619 \h </w:instrText>
          </w:r>
          <w:r w:rsidR="007832B4">
            <w:rPr>
              <w:noProof/>
              <w:webHidden/>
            </w:rPr>
          </w:r>
          <w:r w:rsidR="007832B4">
            <w:rPr>
              <w:noProof/>
              <w:webHidden/>
            </w:rPr>
            <w:fldChar w:fldCharType="separate"/>
          </w:r>
          <w:ins w:id="42" w:author="HongAnh" w:date="2014-10-27T12:05:00Z">
            <w:r w:rsidR="00044A56">
              <w:rPr>
                <w:noProof/>
                <w:webHidden/>
              </w:rPr>
              <w:t>51</w:t>
            </w:r>
          </w:ins>
          <w:del w:id="43" w:author="HongAnh" w:date="2014-10-27T11:56:00Z">
            <w:r w:rsidR="00FA5AD0" w:rsidDel="00031124">
              <w:rPr>
                <w:noProof/>
                <w:webHidden/>
              </w:rPr>
              <w:delText>51</w:delText>
            </w:r>
          </w:del>
          <w:r w:rsidR="007832B4">
            <w:rPr>
              <w:noProof/>
              <w:webHidden/>
            </w:rPr>
            <w:fldChar w:fldCharType="end"/>
          </w:r>
          <w:r>
            <w:rPr>
              <w:noProof/>
            </w:rPr>
            <w:fldChar w:fldCharType="end"/>
          </w:r>
        </w:p>
        <w:p w14:paraId="67120D17"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"_Toc401651620" </w:instrText>
          </w:r>
          <w:r>
            <w:fldChar w:fldCharType="separate"/>
          </w:r>
          <w:r w:rsidR="007832B4" w:rsidRPr="00D3757E">
            <w:rPr>
              <w:rStyle w:val="Hyperlink"/>
              <w:noProof/>
            </w:rPr>
            <w:t>4.2</w:t>
          </w:r>
          <w:r w:rsidR="007832B4">
            <w:rPr>
              <w:rFonts w:asciiTheme="minorHAnsi" w:eastAsiaTheme="minorEastAsia" w:hAnsiTheme="minorHAnsi"/>
              <w:noProof/>
              <w:sz w:val="22"/>
            </w:rPr>
            <w:tab/>
          </w:r>
          <w:r w:rsidR="007832B4" w:rsidRPr="00D3757E">
            <w:rPr>
              <w:rStyle w:val="Hyperlink"/>
              <w:noProof/>
            </w:rPr>
            <w:t>Urgent need for forest land administration in some specific area</w:t>
          </w:r>
          <w:r w:rsidR="007832B4">
            <w:rPr>
              <w:noProof/>
              <w:webHidden/>
            </w:rPr>
            <w:tab/>
          </w:r>
          <w:r w:rsidR="007832B4">
            <w:rPr>
              <w:noProof/>
              <w:webHidden/>
            </w:rPr>
            <w:fldChar w:fldCharType="begin"/>
          </w:r>
          <w:r w:rsidR="007832B4">
            <w:rPr>
              <w:noProof/>
              <w:webHidden/>
            </w:rPr>
            <w:instrText xml:space="preserve"> PAGEREF _Toc401651620 \h </w:instrText>
          </w:r>
          <w:r w:rsidR="007832B4">
            <w:rPr>
              <w:noProof/>
              <w:webHidden/>
            </w:rPr>
          </w:r>
          <w:r w:rsidR="007832B4">
            <w:rPr>
              <w:noProof/>
              <w:webHidden/>
            </w:rPr>
            <w:fldChar w:fldCharType="separate"/>
          </w:r>
          <w:ins w:id="44" w:author="HongAnh" w:date="2014-10-27T12:05:00Z">
            <w:r w:rsidR="00044A56">
              <w:rPr>
                <w:noProof/>
                <w:webHidden/>
              </w:rPr>
              <w:t>51</w:t>
            </w:r>
          </w:ins>
          <w:del w:id="45" w:author="HongAnh" w:date="2014-10-27T11:56:00Z">
            <w:r w:rsidR="00FA5AD0" w:rsidDel="00031124">
              <w:rPr>
                <w:noProof/>
                <w:webHidden/>
              </w:rPr>
              <w:delText>51</w:delText>
            </w:r>
          </w:del>
          <w:r w:rsidR="007832B4">
            <w:rPr>
              <w:noProof/>
              <w:webHidden/>
            </w:rPr>
            <w:fldChar w:fldCharType="end"/>
          </w:r>
          <w:r>
            <w:rPr>
              <w:noProof/>
            </w:rPr>
            <w:fldChar w:fldCharType="end"/>
          </w:r>
        </w:p>
        <w:p w14:paraId="3A8D26B0"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"_Toc401651621" </w:instrText>
          </w:r>
          <w:r>
            <w:fldChar w:fldCharType="separate"/>
          </w:r>
          <w:r w:rsidR="007832B4" w:rsidRPr="00D3757E">
            <w:rPr>
              <w:rStyle w:val="Hyperlink"/>
              <w:noProof/>
            </w:rPr>
            <w:t>4.3</w:t>
          </w:r>
          <w:r w:rsidR="007832B4">
            <w:rPr>
              <w:rFonts w:asciiTheme="minorHAnsi" w:eastAsiaTheme="minorEastAsia" w:hAnsiTheme="minorHAnsi"/>
              <w:noProof/>
              <w:sz w:val="22"/>
            </w:rPr>
            <w:tab/>
          </w:r>
          <w:r w:rsidR="007832B4" w:rsidRPr="00D3757E">
            <w:rPr>
              <w:rStyle w:val="Hyperlink"/>
              <w:noProof/>
            </w:rPr>
            <w:t>Improved stoves</w:t>
          </w:r>
          <w:r w:rsidR="007832B4">
            <w:rPr>
              <w:noProof/>
              <w:webHidden/>
            </w:rPr>
            <w:tab/>
          </w:r>
          <w:r w:rsidR="007832B4">
            <w:rPr>
              <w:noProof/>
              <w:webHidden/>
            </w:rPr>
            <w:fldChar w:fldCharType="begin"/>
          </w:r>
          <w:r w:rsidR="007832B4">
            <w:rPr>
              <w:noProof/>
              <w:webHidden/>
            </w:rPr>
            <w:instrText xml:space="preserve"> PAGEREF _Toc401651621 \h </w:instrText>
          </w:r>
          <w:r w:rsidR="007832B4">
            <w:rPr>
              <w:noProof/>
              <w:webHidden/>
            </w:rPr>
          </w:r>
          <w:r w:rsidR="007832B4">
            <w:rPr>
              <w:noProof/>
              <w:webHidden/>
            </w:rPr>
            <w:fldChar w:fldCharType="separate"/>
          </w:r>
          <w:ins w:id="46" w:author="HongAnh" w:date="2014-10-27T12:05:00Z">
            <w:r w:rsidR="00044A56">
              <w:rPr>
                <w:noProof/>
                <w:webHidden/>
              </w:rPr>
              <w:t>52</w:t>
            </w:r>
          </w:ins>
          <w:del w:id="47" w:author="HongAnh" w:date="2014-10-27T11:56:00Z">
            <w:r w:rsidR="00FA5AD0" w:rsidDel="00031124">
              <w:rPr>
                <w:noProof/>
                <w:webHidden/>
              </w:rPr>
              <w:delText>51</w:delText>
            </w:r>
          </w:del>
          <w:r w:rsidR="007832B4">
            <w:rPr>
              <w:noProof/>
              <w:webHidden/>
            </w:rPr>
            <w:fldChar w:fldCharType="end"/>
          </w:r>
          <w:r>
            <w:rPr>
              <w:noProof/>
            </w:rPr>
            <w:fldChar w:fldCharType="end"/>
          </w:r>
        </w:p>
        <w:p w14:paraId="54120707"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"_Toc401651622" </w:instrText>
          </w:r>
          <w:r>
            <w:fldChar w:fldCharType="separate"/>
          </w:r>
          <w:r w:rsidR="007832B4" w:rsidRPr="00D3757E">
            <w:rPr>
              <w:rStyle w:val="Hyperlink"/>
              <w:noProof/>
            </w:rPr>
            <w:t>4.4</w:t>
          </w:r>
          <w:r w:rsidR="007832B4">
            <w:rPr>
              <w:rFonts w:asciiTheme="minorHAnsi" w:eastAsiaTheme="minorEastAsia" w:hAnsiTheme="minorHAnsi"/>
              <w:noProof/>
              <w:sz w:val="22"/>
            </w:rPr>
            <w:tab/>
          </w:r>
          <w:r w:rsidR="007832B4" w:rsidRPr="00D3757E">
            <w:rPr>
              <w:rStyle w:val="Hyperlink"/>
              <w:noProof/>
            </w:rPr>
            <w:t>Potential of using agriculture residues as an alternative to fuelwood</w:t>
          </w:r>
          <w:r w:rsidR="007832B4">
            <w:rPr>
              <w:noProof/>
              <w:webHidden/>
            </w:rPr>
            <w:tab/>
          </w:r>
          <w:r w:rsidR="007832B4">
            <w:rPr>
              <w:noProof/>
              <w:webHidden/>
            </w:rPr>
            <w:fldChar w:fldCharType="begin"/>
          </w:r>
          <w:r w:rsidR="007832B4">
            <w:rPr>
              <w:noProof/>
              <w:webHidden/>
            </w:rPr>
            <w:instrText xml:space="preserve"> PAGEREF _Toc401651622 \h </w:instrText>
          </w:r>
          <w:r w:rsidR="007832B4">
            <w:rPr>
              <w:noProof/>
              <w:webHidden/>
            </w:rPr>
          </w:r>
          <w:r w:rsidR="007832B4">
            <w:rPr>
              <w:noProof/>
              <w:webHidden/>
            </w:rPr>
            <w:fldChar w:fldCharType="separate"/>
          </w:r>
          <w:ins w:id="48" w:author="HongAnh" w:date="2014-10-27T12:05:00Z">
            <w:r w:rsidR="00044A56">
              <w:rPr>
                <w:noProof/>
                <w:webHidden/>
              </w:rPr>
              <w:t>52</w:t>
            </w:r>
          </w:ins>
          <w:del w:id="49" w:author="HongAnh" w:date="2014-10-27T11:56:00Z">
            <w:r w:rsidR="00FA5AD0" w:rsidDel="00031124">
              <w:rPr>
                <w:noProof/>
                <w:webHidden/>
              </w:rPr>
              <w:delText>52</w:delText>
            </w:r>
          </w:del>
          <w:r w:rsidR="007832B4">
            <w:rPr>
              <w:noProof/>
              <w:webHidden/>
            </w:rPr>
            <w:fldChar w:fldCharType="end"/>
          </w:r>
          <w:r>
            <w:rPr>
              <w:noProof/>
            </w:rPr>
            <w:fldChar w:fldCharType="end"/>
          </w:r>
        </w:p>
        <w:p w14:paraId="52A47042"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"_Toc401651623" </w:instrText>
          </w:r>
          <w:r>
            <w:fldChar w:fldCharType="separate"/>
          </w:r>
          <w:r w:rsidR="007832B4" w:rsidRPr="00D3757E">
            <w:rPr>
              <w:rStyle w:val="Hyperlink"/>
              <w:noProof/>
            </w:rPr>
            <w:t>4.5</w:t>
          </w:r>
          <w:r w:rsidR="007832B4">
            <w:rPr>
              <w:rFonts w:asciiTheme="minorHAnsi" w:eastAsiaTheme="minorEastAsia" w:hAnsiTheme="minorHAnsi"/>
              <w:noProof/>
              <w:sz w:val="22"/>
            </w:rPr>
            <w:tab/>
          </w:r>
          <w:r w:rsidR="007832B4" w:rsidRPr="00D3757E">
            <w:rPr>
              <w:rStyle w:val="Hyperlink"/>
              <w:noProof/>
            </w:rPr>
            <w:t>Creation of fuelwood source</w:t>
          </w:r>
          <w:r w:rsidR="007832B4">
            <w:rPr>
              <w:noProof/>
              <w:webHidden/>
            </w:rPr>
            <w:tab/>
          </w:r>
          <w:r w:rsidR="007832B4">
            <w:rPr>
              <w:noProof/>
              <w:webHidden/>
            </w:rPr>
            <w:fldChar w:fldCharType="begin"/>
          </w:r>
          <w:r w:rsidR="007832B4">
            <w:rPr>
              <w:noProof/>
              <w:webHidden/>
            </w:rPr>
            <w:instrText xml:space="preserve"> PAGEREF _Toc401651623 \h </w:instrText>
          </w:r>
          <w:r w:rsidR="007832B4">
            <w:rPr>
              <w:noProof/>
              <w:webHidden/>
            </w:rPr>
          </w:r>
          <w:r w:rsidR="007832B4">
            <w:rPr>
              <w:noProof/>
              <w:webHidden/>
            </w:rPr>
            <w:fldChar w:fldCharType="separate"/>
          </w:r>
          <w:ins w:id="50" w:author="HongAnh" w:date="2014-10-27T12:05:00Z">
            <w:r w:rsidR="00044A56">
              <w:rPr>
                <w:noProof/>
                <w:webHidden/>
              </w:rPr>
              <w:t>52</w:t>
            </w:r>
          </w:ins>
          <w:del w:id="51" w:author="HongAnh" w:date="2014-10-27T11:56:00Z">
            <w:r w:rsidR="00FA5AD0" w:rsidDel="00031124">
              <w:rPr>
                <w:noProof/>
                <w:webHidden/>
              </w:rPr>
              <w:delText>52</w:delText>
            </w:r>
          </w:del>
          <w:r w:rsidR="007832B4">
            <w:rPr>
              <w:noProof/>
              <w:webHidden/>
            </w:rPr>
            <w:fldChar w:fldCharType="end"/>
          </w:r>
          <w:r>
            <w:rPr>
              <w:noProof/>
            </w:rPr>
            <w:fldChar w:fldCharType="end"/>
          </w:r>
        </w:p>
        <w:p w14:paraId="09737038" w14:textId="77777777" w:rsidR="007832B4" w:rsidRDefault="00012434">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"_Toc401651624" </w:instrText>
          </w:r>
          <w:r>
            <w:fldChar w:fldCharType="separate"/>
          </w:r>
          <w:r w:rsidR="007832B4" w:rsidRPr="00D3757E">
            <w:rPr>
              <w:rStyle w:val="Hyperlink"/>
              <w:noProof/>
            </w:rPr>
            <w:t>4.6</w:t>
          </w:r>
          <w:r w:rsidR="007832B4">
            <w:rPr>
              <w:rFonts w:asciiTheme="minorHAnsi" w:eastAsiaTheme="minorEastAsia" w:hAnsiTheme="minorHAnsi"/>
              <w:noProof/>
              <w:sz w:val="22"/>
            </w:rPr>
            <w:tab/>
          </w:r>
          <w:r w:rsidR="007832B4" w:rsidRPr="00D3757E">
            <w:rPr>
              <w:rStyle w:val="Hyperlink"/>
              <w:noProof/>
            </w:rPr>
            <w:t>Further investigation of local industrial fuelwood demand</w:t>
          </w:r>
          <w:r w:rsidR="007832B4">
            <w:rPr>
              <w:noProof/>
              <w:webHidden/>
            </w:rPr>
            <w:tab/>
          </w:r>
          <w:r w:rsidR="007832B4">
            <w:rPr>
              <w:noProof/>
              <w:webHidden/>
            </w:rPr>
            <w:fldChar w:fldCharType="begin"/>
          </w:r>
          <w:r w:rsidR="007832B4">
            <w:rPr>
              <w:noProof/>
              <w:webHidden/>
            </w:rPr>
            <w:instrText xml:space="preserve"> PAGEREF _Toc401651624 \h </w:instrText>
          </w:r>
          <w:r w:rsidR="007832B4">
            <w:rPr>
              <w:noProof/>
              <w:webHidden/>
            </w:rPr>
          </w:r>
          <w:r w:rsidR="007832B4">
            <w:rPr>
              <w:noProof/>
              <w:webHidden/>
            </w:rPr>
            <w:fldChar w:fldCharType="separate"/>
          </w:r>
          <w:ins w:id="52" w:author="HongAnh" w:date="2014-10-27T12:05:00Z">
            <w:r w:rsidR="00044A56">
              <w:rPr>
                <w:noProof/>
                <w:webHidden/>
              </w:rPr>
              <w:t>52</w:t>
            </w:r>
          </w:ins>
          <w:del w:id="53" w:author="HongAnh" w:date="2014-10-27T11:56:00Z">
            <w:r w:rsidR="00FA5AD0" w:rsidDel="00031124">
              <w:rPr>
                <w:noProof/>
                <w:webHidden/>
              </w:rPr>
              <w:delText>52</w:delText>
            </w:r>
          </w:del>
          <w:r w:rsidR="007832B4">
            <w:rPr>
              <w:noProof/>
              <w:webHidden/>
            </w:rPr>
            <w:fldChar w:fldCharType="end"/>
          </w:r>
          <w:r>
            <w:rPr>
              <w:noProof/>
            </w:rPr>
            <w:fldChar w:fldCharType="end"/>
          </w:r>
        </w:p>
        <w:p w14:paraId="2CA4B876" w14:textId="77777777" w:rsidR="007832B4" w:rsidRDefault="00012434">
          <w:pPr>
            <w:pStyle w:val="TOC1"/>
            <w:tabs>
              <w:tab w:val="right" w:leader="dot" w:pos="9530"/>
            </w:tabs>
            <w:rPr>
              <w:rFonts w:asciiTheme="minorHAnsi" w:eastAsiaTheme="minorEastAsia" w:hAnsiTheme="minorHAnsi"/>
              <w:noProof/>
              <w:sz w:val="22"/>
            </w:rPr>
          </w:pPr>
          <w:r>
            <w:fldChar w:fldCharType="begin"/>
          </w:r>
          <w:r>
            <w:instrText xml:space="preserve"> HYPERLINK \l "_Toc401651625" </w:instrText>
          </w:r>
          <w:r>
            <w:fldChar w:fldCharType="separate"/>
          </w:r>
          <w:r w:rsidR="007832B4" w:rsidRPr="00D3757E">
            <w:rPr>
              <w:rStyle w:val="Hyperlink"/>
              <w:noProof/>
            </w:rPr>
            <w:t>Appendis</w:t>
          </w:r>
          <w:r w:rsidR="007832B4">
            <w:rPr>
              <w:noProof/>
              <w:webHidden/>
            </w:rPr>
            <w:tab/>
          </w:r>
          <w:r w:rsidR="007832B4">
            <w:rPr>
              <w:noProof/>
              <w:webHidden/>
            </w:rPr>
            <w:fldChar w:fldCharType="begin"/>
          </w:r>
          <w:r w:rsidR="007832B4">
            <w:rPr>
              <w:noProof/>
              <w:webHidden/>
            </w:rPr>
            <w:instrText xml:space="preserve"> PAGEREF _Toc401651625 \h </w:instrText>
          </w:r>
          <w:r w:rsidR="007832B4">
            <w:rPr>
              <w:noProof/>
              <w:webHidden/>
            </w:rPr>
          </w:r>
          <w:r w:rsidR="007832B4">
            <w:rPr>
              <w:noProof/>
              <w:webHidden/>
            </w:rPr>
            <w:fldChar w:fldCharType="separate"/>
          </w:r>
          <w:ins w:id="54" w:author="HongAnh" w:date="2014-10-27T12:05:00Z">
            <w:r w:rsidR="00044A56">
              <w:rPr>
                <w:noProof/>
                <w:webHidden/>
              </w:rPr>
              <w:t>53</w:t>
            </w:r>
          </w:ins>
          <w:del w:id="55" w:author="HongAnh" w:date="2014-10-27T11:56:00Z">
            <w:r w:rsidR="00FA5AD0" w:rsidDel="00031124">
              <w:rPr>
                <w:noProof/>
                <w:webHidden/>
              </w:rPr>
              <w:delText>53</w:delText>
            </w:r>
          </w:del>
          <w:r w:rsidR="007832B4">
            <w:rPr>
              <w:noProof/>
              <w:webHidden/>
            </w:rPr>
            <w:fldChar w:fldCharType="end"/>
          </w:r>
          <w:r>
            <w:rPr>
              <w:noProof/>
            </w:rPr>
            <w:fldChar w:fldCharType="end"/>
          </w:r>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Default="003033EA" w:rsidP="003033EA">
      <w:pPr>
        <w:pStyle w:val="Heading1"/>
        <w:numPr>
          <w:ilvl w:val="0"/>
          <w:numId w:val="0"/>
        </w:numPr>
        <w:ind w:left="432" w:hanging="432"/>
      </w:pPr>
      <w:bookmarkStart w:id="56" w:name="_Toc401651597"/>
      <w:r>
        <w:lastRenderedPageBreak/>
        <w:t>Abbreviations</w:t>
      </w:r>
      <w:bookmarkEnd w:id="56"/>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0512AD56" w:rsidR="00D77F1F" w:rsidRDefault="00D77F1F">
            <w:pPr>
              <w:spacing w:before="0" w:after="200" w:line="276" w:lineRule="auto"/>
              <w:jc w:val="left"/>
            </w:pPr>
            <w:r>
              <w:t>Medium Density Fibreboard</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58F6583B" w14:textId="0356CB32" w:rsidR="003033EA" w:rsidRDefault="003033EA">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AC48A1F" w14:textId="5B0E91A5" w:rsidR="00A10514" w:rsidRDefault="00A10514" w:rsidP="00DA72CD">
      <w:pPr>
        <w:pStyle w:val="Heading1"/>
        <w:numPr>
          <w:ilvl w:val="0"/>
          <w:numId w:val="0"/>
        </w:numPr>
        <w:ind w:left="432" w:hanging="432"/>
      </w:pPr>
      <w:bookmarkStart w:id="57" w:name="_Toc401651598"/>
      <w:r>
        <w:lastRenderedPageBreak/>
        <w:t>Executive Summary</w:t>
      </w:r>
      <w:bookmarkEnd w:id="57"/>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2094B09E" w:rsidR="00467300" w:rsidRDefault="006824B6" w:rsidP="00A10514">
      <w:r>
        <w:t xml:space="preserve">General objectives of the study is </w:t>
      </w:r>
      <w:r w:rsidRPr="006824B6">
        <w:t>to evaluate and assess whole fuel wood value chain from plantation, exploitation; processing and consumption to identify what are key drivers driving forest degradation and deforestation.</w:t>
      </w:r>
    </w:p>
    <w:p w14:paraId="7C69F895" w14:textId="77777777" w:rsidR="006824B6" w:rsidRPr="006824B6" w:rsidRDefault="006824B6" w:rsidP="006824B6">
      <w:r w:rsidRPr="006824B6">
        <w:t>The specific tasks of this work to be conducted in two provinces Thanh Hoa and Nghe An are:</w:t>
      </w:r>
    </w:p>
    <w:p w14:paraId="26AD61E8" w14:textId="77777777" w:rsidR="006824B6" w:rsidRPr="006824B6" w:rsidRDefault="006824B6" w:rsidP="002C5438">
      <w:pPr>
        <w:pStyle w:val="ListParagraph"/>
        <w:numPr>
          <w:ilvl w:val="0"/>
          <w:numId w:val="6"/>
        </w:numPr>
        <w:contextualSpacing w:val="0"/>
      </w:pPr>
      <w:r w:rsidRPr="006824B6">
        <w:t xml:space="preserve">to assess current situation and future trends of firewood for household cooking use, including sources, types, collection distances and time, who is collector and consumption amount; </w:t>
      </w:r>
    </w:p>
    <w:p w14:paraId="6491C829" w14:textId="77777777" w:rsidR="006824B6" w:rsidRPr="006824B6" w:rsidRDefault="006824B6" w:rsidP="002C5438">
      <w:pPr>
        <w:pStyle w:val="ListParagraph"/>
        <w:numPr>
          <w:ilvl w:val="0"/>
          <w:numId w:val="6"/>
        </w:numPr>
        <w:contextualSpacing w:val="0"/>
      </w:pPr>
      <w:r w:rsidRPr="006824B6">
        <w:t>to understand perception of local people on current practice of cook stove usage (current cooking behavior, types of stove and cooking purposes)</w:t>
      </w:r>
    </w:p>
    <w:p w14:paraId="47B8C6A7" w14:textId="77777777" w:rsidR="006824B6" w:rsidRPr="006824B6" w:rsidRDefault="006824B6" w:rsidP="002C5438">
      <w:pPr>
        <w:pStyle w:val="ListParagraph"/>
        <w:numPr>
          <w:ilvl w:val="0"/>
          <w:numId w:val="6"/>
        </w:numPr>
        <w:contextualSpacing w:val="0"/>
      </w:pPr>
      <w:r w:rsidRPr="006824B6">
        <w:t>to consult their acceptance on new stoves which are cleaner and more efficient</w:t>
      </w:r>
    </w:p>
    <w:p w14:paraId="16A9D4E1" w14:textId="77777777" w:rsidR="006824B6" w:rsidRPr="006824B6" w:rsidRDefault="006824B6" w:rsidP="002C5438">
      <w:pPr>
        <w:pStyle w:val="ListParagraph"/>
        <w:numPr>
          <w:ilvl w:val="0"/>
          <w:numId w:val="6"/>
        </w:numPr>
        <w:contextualSpacing w:val="0"/>
      </w:pPr>
      <w:r w:rsidRPr="006824B6">
        <w:t>to identify and analyze key local stakeholders driving this process (i.e industrial processing factories which consumes firewood to generate steam/heat for production, and which uses firewood as material such as paper mills, charcoal kilns, wood chippers...)</w:t>
      </w:r>
    </w:p>
    <w:p w14:paraId="0C5877E9" w14:textId="77777777" w:rsidR="006824B6" w:rsidRPr="006824B6" w:rsidRDefault="006824B6" w:rsidP="002C5438">
      <w:pPr>
        <w:pStyle w:val="ListParagraph"/>
        <w:numPr>
          <w:ilvl w:val="0"/>
          <w:numId w:val="6"/>
        </w:numPr>
        <w:contextualSpacing w:val="0"/>
      </w:pPr>
      <w:r w:rsidRPr="006824B6">
        <w:t>to define the sources, types, collection and consumption for commercial and industrial uses such as pulp-paper mills, charcoal kilns, firewood fired boilers/furnaces, wood chipper, MDF…</w:t>
      </w:r>
    </w:p>
    <w:p w14:paraId="38FCD3A7" w14:textId="77777777" w:rsidR="006824B6" w:rsidRPr="006824B6" w:rsidRDefault="006824B6" w:rsidP="002C5438">
      <w:pPr>
        <w:pStyle w:val="ListParagraph"/>
        <w:numPr>
          <w:ilvl w:val="0"/>
          <w:numId w:val="6"/>
        </w:numPr>
        <w:contextualSpacing w:val="0"/>
      </w:pPr>
      <w:r w:rsidRPr="006824B6">
        <w:t>to assess the impact of commercial firewood collection and use</w:t>
      </w:r>
    </w:p>
    <w:p w14:paraId="6FF92E51" w14:textId="1E15E9D4" w:rsidR="006824B6" w:rsidRPr="008674A3" w:rsidRDefault="006824B6" w:rsidP="00A10514">
      <w:pPr>
        <w:rPr>
          <w:u w:val="single"/>
        </w:rPr>
      </w:pPr>
      <w:r w:rsidRPr="008674A3">
        <w:rPr>
          <w:u w:val="single"/>
        </w:rPr>
        <w:t>General findings of this research include:</w:t>
      </w:r>
    </w:p>
    <w:p w14:paraId="0B678996" w14:textId="02238DA6" w:rsidR="006824B6" w:rsidRDefault="006824B6" w:rsidP="00A10514">
      <w:r>
        <w:t>Fuelwood in Thanh Hoa and Nghe An are mainly consumed in two sectors: residential sector and industrial sector. Commercial activit</w:t>
      </w:r>
      <w:r w:rsidR="000D2B20">
        <w:t>ies of fuelwood including exploitation, transportation and trading only take place locally. There are no commercial fuelwood taken farther than a distance of approximately 50 km.</w:t>
      </w:r>
    </w:p>
    <w:p w14:paraId="004C1739" w14:textId="7E3939B3" w:rsidR="000D2B20" w:rsidRDefault="000D2B20" w:rsidP="00A10514">
      <w:r w:rsidRPr="000D2B20">
        <w:rPr>
          <w:b/>
          <w:i/>
        </w:rPr>
        <w:t>For residential sector</w:t>
      </w:r>
      <w:r>
        <w:t>, fuelwood are consumed by households for 2 major purposes: 1) for human needs including cooking and heating; and 2) for household income making activities including pig raising, distilling alcohol, processing semi-ready food.</w:t>
      </w:r>
    </w:p>
    <w:p w14:paraId="3C1B0D3A" w14:textId="24167A54" w:rsidR="007520D2" w:rsidRDefault="007520D2" w:rsidP="00A10514">
      <w:r>
        <w:t xml:space="preserve">Almost households collect fuelwood for their own demands and not for selling. Therefore </w:t>
      </w:r>
      <w:r w:rsidRPr="003033EA">
        <w:rPr>
          <w:i/>
        </w:rPr>
        <w:t>there is no value chain of fuelwood identified in residential sector</w:t>
      </w:r>
      <w:r>
        <w:t>, as there is no other actors or activities involves in consumption of fuelwood.</w:t>
      </w:r>
    </w:p>
    <w:p w14:paraId="4F47D605" w14:textId="34441F47" w:rsidR="002C0CE8" w:rsidRDefault="002C0CE8" w:rsidP="00A10514">
      <w:r>
        <w:t>A majority of fuelwood consumed at residential sector comes from natural forests because the wood from natural forest provide better quality of fire. On the other hand, wood from plantation forest</w:t>
      </w:r>
      <w:r w:rsidR="00714AB8">
        <w:t xml:space="preserve"> (mainly Acacia and Bamboo)</w:t>
      </w:r>
      <w:r>
        <w:t xml:space="preserve"> can be sold </w:t>
      </w:r>
      <w:r w:rsidR="00714AB8">
        <w:t xml:space="preserve">and help making good income for farmers. </w:t>
      </w:r>
      <w:r w:rsidR="00714AB8">
        <w:lastRenderedPageBreak/>
        <w:t xml:space="preserve">Therefore they would not use Acacia and Bamboo as the major source of fuelwood, but only use residues of Acacia and Bamboo for </w:t>
      </w:r>
      <w:r w:rsidR="00660E1C">
        <w:t xml:space="preserve">partly </w:t>
      </w:r>
      <w:r w:rsidR="00714AB8">
        <w:t xml:space="preserve">energy </w:t>
      </w:r>
      <w:r w:rsidR="00660E1C">
        <w:t>demand.</w:t>
      </w:r>
    </w:p>
    <w:p w14:paraId="3D0642F9" w14:textId="013F0C4A" w:rsidR="00660E1C" w:rsidRDefault="00660E1C" w:rsidP="00A10514">
      <w:r>
        <w:t xml:space="preserve">For residential sector, the size of </w:t>
      </w:r>
      <w:r w:rsidR="007520D2">
        <w:t>fuel</w:t>
      </w:r>
      <w:r>
        <w:t xml:space="preserve">wood </w:t>
      </w:r>
      <w:r w:rsidR="007520D2">
        <w:t>most used by people is less than 15cm in diameter.</w:t>
      </w:r>
    </w:p>
    <w:p w14:paraId="746777A1" w14:textId="1744F041" w:rsidR="000D2B20" w:rsidRDefault="000D2B20" w:rsidP="00A10514">
      <w:r>
        <w:t>Estimation</w:t>
      </w:r>
      <w:r w:rsidR="007520D2">
        <w:t xml:space="preserve"> of total fuelwood demand by residential sector for human needs and pig raising is about 1.6 million tons per year. Due to lack of data on household additional jobs, no estimation for fuelwood demand for additional job has been calculated. Estimation of sustainable potential fuelwood supply from existing natural and plantation forest in the area is 1.9 million tons annualy. Therefore in theory, the supply of fuelwood can fulfill the demand of households sustainably.</w:t>
      </w:r>
    </w:p>
    <w:p w14:paraId="021EE331" w14:textId="06AC17E5" w:rsidR="00AA3553" w:rsidRDefault="00AA3553" w:rsidP="00A10514">
      <w:r>
        <w:t>During survey of residential fuelwood demand, it is found out that in Tuong Duong district of Nghe An province, lack of land certificate with accurate maps is creating deforestation. Farmers conduct shifting cultivation on natural forest because there is not a clear boundary between forest and cultivation area.</w:t>
      </w:r>
    </w:p>
    <w:p w14:paraId="5665F31E" w14:textId="77777777" w:rsidR="00423DF6" w:rsidRDefault="00114F8A" w:rsidP="00A10514">
      <w:r w:rsidRPr="00612DC6">
        <w:rPr>
          <w:b/>
          <w:i/>
        </w:rPr>
        <w:t>For commercial</w:t>
      </w:r>
      <w:r w:rsidR="00612DC6" w:rsidRPr="00612DC6">
        <w:rPr>
          <w:b/>
          <w:i/>
        </w:rPr>
        <w:t xml:space="preserve"> and industrial</w:t>
      </w:r>
      <w:r w:rsidRPr="00612DC6">
        <w:rPr>
          <w:b/>
          <w:i/>
        </w:rPr>
        <w:t xml:space="preserve"> sector</w:t>
      </w:r>
      <w:r>
        <w:t>,</w:t>
      </w:r>
      <w:r w:rsidR="00612DC6">
        <w:t xml:space="preserve"> surveys were conducted at seven local plants, two middlemen for fuelwood and three middlemen for material wood of Acacia and Bamboo. </w:t>
      </w:r>
      <w:r w:rsidR="00423DF6">
        <w:t xml:space="preserve">All fuelwood supplied to industrial sector comes from natural forest. Part of this supply is identified as illegal, while the rest is under grey area, where it is not possible to identified if legal or not legal. </w:t>
      </w:r>
    </w:p>
    <w:p w14:paraId="3FD8CD1A" w14:textId="48A58F8B" w:rsidR="00423DF6" w:rsidRDefault="00423DF6" w:rsidP="00A10514">
      <w:r w:rsidRPr="00AA3553">
        <w:rPr>
          <w:i/>
        </w:rPr>
        <w:t>Value chain of fuelwood</w:t>
      </w:r>
      <w:r>
        <w:t xml:space="preserve"> for local industrial demand happens within a geographical distance of approximately 50 km. It involves simple activities of logging, cutting, loading, transporting and trading. Because all fuelwood supplied to industrial plants are from natural forest, in fact there is not an activity of fuelwood production or afforestation. Also, there is </w:t>
      </w:r>
      <w:commentRangeStart w:id="58"/>
      <w:r>
        <w:t>not</w:t>
      </w:r>
      <w:commentRangeEnd w:id="58"/>
      <w:r w:rsidR="001F625C">
        <w:rPr>
          <w:rStyle w:val="CommentReference"/>
        </w:rPr>
        <w:commentReference w:id="58"/>
      </w:r>
      <w:r>
        <w:t xml:space="preserve"> </w:t>
      </w:r>
      <w:r w:rsidR="00DE4161">
        <w:t>processing activity involved.</w:t>
      </w:r>
      <w:r w:rsidR="00641834">
        <w:t xml:space="preserve"> In this chain, the middleman plays a very important role to arrange the connection of activities.</w:t>
      </w:r>
    </w:p>
    <w:p w14:paraId="410BD6F5" w14:textId="2ACB75BF" w:rsidR="00612DC6" w:rsidRDefault="00423DF6" w:rsidP="00A10514">
      <w:r>
        <w:t>It is important to note that the price of fuelwood sold to local industrial plants is lower than the price of plantation forest wood (Acacia and Bamboo) therefore it is anticipated that natural forest wood will be continuously exploited to supply to the demand of local industrial.</w:t>
      </w:r>
    </w:p>
    <w:p w14:paraId="7BBD5DFC" w14:textId="10B111C1" w:rsidR="00423DF6" w:rsidRDefault="00423DF6" w:rsidP="00A10514">
      <w:r>
        <w:t xml:space="preserve">It is also very important to note that a majority of fuelwood consumed by industrial plants is of the </w:t>
      </w:r>
      <w:commentRangeStart w:id="59"/>
      <w:r>
        <w:t>size</w:t>
      </w:r>
      <w:commentRangeEnd w:id="59"/>
      <w:r w:rsidR="005D3AF9">
        <w:rPr>
          <w:rStyle w:val="CommentReference"/>
        </w:rPr>
        <w:commentReference w:id="59"/>
      </w:r>
      <w:r>
        <w:t xml:space="preserve"> of 15 cm and larger. In terms of forest degradation, major drivers of forest degradation</w:t>
      </w:r>
      <w:r w:rsidR="00DE4161">
        <w:t xml:space="preserve"> is losing larger trees. Therefore it is </w:t>
      </w:r>
      <w:r w:rsidR="008674A3">
        <w:t>suspected</w:t>
      </w:r>
      <w:r w:rsidR="00DE4161">
        <w:t xml:space="preserve"> that industrial demand for fuelwood might be one of the key drivers driving forest degradation.</w:t>
      </w:r>
    </w:p>
    <w:p w14:paraId="317355E1" w14:textId="390BCBC3" w:rsidR="00DE4161" w:rsidRDefault="00DE4161" w:rsidP="00A10514">
      <w:r>
        <w:t>However, it is also noted that demand for material wood of MDF plants also place a pressure on wood supply from natural forest. In a MDF plant survey, the material wood counts for 90% of wood purchased, while fuelwood counts for 10% of wood purchased. Since material wood is not studied in this research, further studies should be conducted on this subject.</w:t>
      </w:r>
    </w:p>
    <w:p w14:paraId="1FEF69AE" w14:textId="04B89737" w:rsidR="007520D2" w:rsidRDefault="00DE4161" w:rsidP="00A10514">
      <w:r>
        <w:t>Due to l</w:t>
      </w:r>
      <w:r w:rsidR="00612DC6">
        <w:t xml:space="preserve">ack of </w:t>
      </w:r>
      <w:r>
        <w:t>statistics on local industries, there is not a reliable estimation of fuelwood demand for this sector. Further studies should be conducted to collect primary data on local industries.</w:t>
      </w:r>
    </w:p>
    <w:p w14:paraId="6441670B" w14:textId="6088142F" w:rsidR="007520D2" w:rsidRPr="008674A3" w:rsidRDefault="00AA3553" w:rsidP="00A10514">
      <w:pPr>
        <w:rPr>
          <w:u w:val="single"/>
        </w:rPr>
      </w:pPr>
      <w:r w:rsidRPr="008674A3">
        <w:rPr>
          <w:u w:val="single"/>
        </w:rPr>
        <w:t>Specific recommendations include:</w:t>
      </w:r>
    </w:p>
    <w:p w14:paraId="0294E11F" w14:textId="77777777" w:rsidR="00A10A94" w:rsidRDefault="00A10A94" w:rsidP="002C5438">
      <w:pPr>
        <w:pStyle w:val="ListParagraph"/>
        <w:numPr>
          <w:ilvl w:val="0"/>
          <w:numId w:val="6"/>
        </w:numPr>
        <w:contextualSpacing w:val="0"/>
      </w:pPr>
      <w:r>
        <w:t xml:space="preserve">Revision of land conversion plan in which natural forest is vastly converted into plantation forest. This converstion create two incomes for farmers: 1) exploitation of natural tree to </w:t>
      </w:r>
      <w:r>
        <w:lastRenderedPageBreak/>
        <w:t>prepare empty land for plantation; and 2) plantation of material wood which is currently selling at higher price compared to fuelwood. This is vastly cause forest degradation.</w:t>
      </w:r>
    </w:p>
    <w:p w14:paraId="248D1E32" w14:textId="77777777" w:rsidR="00A10A94" w:rsidRDefault="00A10A94" w:rsidP="002C5438">
      <w:pPr>
        <w:pStyle w:val="ListParagraph"/>
        <w:numPr>
          <w:ilvl w:val="0"/>
          <w:numId w:val="6"/>
        </w:numPr>
        <w:contextualSpacing w:val="0"/>
      </w:pPr>
      <w:r>
        <w:t>Supporting forest land management by issuing land certificate with specific map for shifting cultivation land.</w:t>
      </w:r>
    </w:p>
    <w:p w14:paraId="61C6D871" w14:textId="77777777" w:rsidR="00A10A94" w:rsidRDefault="00A10A94" w:rsidP="002C5438">
      <w:pPr>
        <w:pStyle w:val="ListParagraph"/>
        <w:numPr>
          <w:ilvl w:val="0"/>
          <w:numId w:val="6"/>
        </w:numPr>
        <w:contextualSpacing w:val="0"/>
      </w:pPr>
      <w:r>
        <w:t>Promoting use of agriculture residues to replace fuelwood for cooking.</w:t>
      </w:r>
    </w:p>
    <w:p w14:paraId="246A5952" w14:textId="77777777" w:rsidR="00A10A94" w:rsidRDefault="00A10A94" w:rsidP="002C5438">
      <w:pPr>
        <w:pStyle w:val="ListParagraph"/>
        <w:numPr>
          <w:ilvl w:val="0"/>
          <w:numId w:val="6"/>
        </w:numPr>
        <w:contextualSpacing w:val="0"/>
      </w:pPr>
      <w:r>
        <w:t>Creating of fuelwood source is a long-term sustainable method to balance fuelwood demand and supply.</w:t>
      </w:r>
    </w:p>
    <w:p w14:paraId="1EF15258" w14:textId="77777777" w:rsidR="00A10A94" w:rsidRDefault="00A10A94" w:rsidP="002C5438">
      <w:pPr>
        <w:pStyle w:val="ListParagraph"/>
        <w:numPr>
          <w:ilvl w:val="0"/>
          <w:numId w:val="6"/>
        </w:numPr>
        <w:contextualSpacing w:val="0"/>
      </w:pPr>
      <w:r>
        <w:t>Further investigation in local industrial demand for fuelwood and material wood to clearly identify key drivers driving forest degradation.</w:t>
      </w:r>
    </w:p>
    <w:p w14:paraId="5F7B276A" w14:textId="77777777" w:rsidR="00AA3553" w:rsidRDefault="00AA3553" w:rsidP="00A10514"/>
    <w:p w14:paraId="2046437D" w14:textId="77777777" w:rsidR="00321B51" w:rsidRDefault="00321B51">
      <w:pPr>
        <w:spacing w:before="0" w:after="200" w:line="276" w:lineRule="auto"/>
        <w:jc w:val="left"/>
      </w:pPr>
      <w:r>
        <w:br w:type="page"/>
      </w:r>
    </w:p>
    <w:p w14:paraId="0435BD45" w14:textId="3312B497" w:rsidR="00321B51" w:rsidRDefault="00D03E38" w:rsidP="00321B51">
      <w:pPr>
        <w:pStyle w:val="Heading1"/>
        <w:numPr>
          <w:ilvl w:val="0"/>
          <w:numId w:val="0"/>
        </w:numPr>
        <w:ind w:left="432" w:hanging="432"/>
      </w:pPr>
      <w:bookmarkStart w:id="60" w:name="_Toc401651599"/>
      <w:commentRangeStart w:id="61"/>
      <w:r>
        <w:lastRenderedPageBreak/>
        <w:t>Selected</w:t>
      </w:r>
      <w:commentRangeEnd w:id="61"/>
      <w:r w:rsidR="005D3AF9">
        <w:rPr>
          <w:rStyle w:val="CommentReference"/>
          <w:rFonts w:ascii="Times New Roman" w:eastAsiaTheme="minorHAnsi" w:hAnsi="Times New Roman" w:cstheme="minorBidi"/>
          <w:b w:val="0"/>
          <w:bCs w:val="0"/>
          <w:color w:val="auto"/>
        </w:rPr>
        <w:commentReference w:id="61"/>
      </w:r>
      <w:r>
        <w:t xml:space="preserve"> definition</w:t>
      </w:r>
      <w:r w:rsidR="005B56A4">
        <w:t>s</w:t>
      </w:r>
      <w:r>
        <w:t xml:space="preserve"> of terms </w:t>
      </w:r>
      <w:commentRangeStart w:id="62"/>
      <w:r w:rsidR="00321B51">
        <w:t>used</w:t>
      </w:r>
      <w:commentRangeEnd w:id="62"/>
      <w:r w:rsidR="00FA5AD0">
        <w:rPr>
          <w:rStyle w:val="CommentReference"/>
          <w:rFonts w:ascii="Times New Roman" w:eastAsiaTheme="minorHAnsi" w:hAnsi="Times New Roman" w:cstheme="minorBidi"/>
          <w:b w:val="0"/>
          <w:bCs w:val="0"/>
          <w:color w:val="auto"/>
        </w:rPr>
        <w:commentReference w:id="62"/>
      </w:r>
      <w:r w:rsidR="00321B51">
        <w:t xml:space="preserve"> in this report</w:t>
      </w:r>
      <w:bookmarkEnd w:id="60"/>
    </w:p>
    <w:p w14:paraId="61055F0B" w14:textId="77777777" w:rsidR="00321B51" w:rsidRPr="00321B51" w:rsidRDefault="00321B51" w:rsidP="00321B51">
      <w:pPr>
        <w:rPr>
          <w:b/>
        </w:rPr>
      </w:pPr>
      <w:r w:rsidRPr="00321B51">
        <w:rPr>
          <w:b/>
        </w:rPr>
        <w:t>Value Chain</w:t>
      </w:r>
    </w:p>
    <w:p w14:paraId="41DD39F2" w14:textId="1A84E854" w:rsidR="00321B51" w:rsidRDefault="00321B51" w:rsidP="00321B51">
      <w:r>
        <w:t>According to several common definitions, the term “Value chain” denotes a chain of activities and related market, which contribute directly to the production, transformation and distribution to final markets of a single product.</w:t>
      </w:r>
    </w:p>
    <w:p w14:paraId="14CC50C6" w14:textId="31261DDB" w:rsidR="000113F7" w:rsidRDefault="000113F7" w:rsidP="00321B51">
      <w:r>
        <w:t xml:space="preserve">At earlier time, the term was used at corporate level. At later time it was applied to industry level. </w:t>
      </w:r>
    </w:p>
    <w:p w14:paraId="0A8AF91D" w14:textId="435F3340" w:rsidR="00347EB4" w:rsidRDefault="00347EB4" w:rsidP="00347EB4">
      <w:r>
        <w:t xml:space="preserve">According to the report </w:t>
      </w:r>
      <w:r w:rsidRPr="00347EB4">
        <w:rPr>
          <w:i/>
        </w:rPr>
        <w:t>‘Woodfuel value chain in Keynya and Rwanda’</w:t>
      </w:r>
      <w:r>
        <w:t xml:space="preserve"> </w:t>
      </w:r>
      <w:r w:rsidRPr="00347EB4">
        <w:t>Geoffrey M. Ndegwa</w:t>
      </w:r>
      <w:r>
        <w:t>, 2010, ‘a value chain analysis as a tool is important in understanding the sequence of related business activities from production to consumption of woodfuel, and the functions of the operators and supporters  in  the  chain.  The  analysis  helps  to  identify  money  flow,  the  bottlenecks  in  the chain and their causes, understand the relationships between businesses in the chain and other market players, the role of specific market functions and the rules that govern the chain (GTZ, 2007).  This  should  lead  to  identification  of  capacities  and  incentives  of  the  actors  where intervention can be made to eliminate the bottlenecks (Matthias and Tapera, 2009)’.</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2F193BC6" w:rsidR="007C46AE" w:rsidRDefault="007C46AE" w:rsidP="007C46AE">
      <w:r>
        <w:t>1. Deforestation implies the long-term or permanent loss of forest cover and implies transformation into another land use. Such a loss can only be</w:t>
      </w:r>
      <w:r w:rsidR="005D3AF9">
        <w:t xml:space="preserve"> </w:t>
      </w:r>
      <w:r>
        <w:t>caused and maintained by a continued human</w:t>
      </w:r>
      <w:r w:rsidR="005D3AF9">
        <w:t xml:space="preserve"> </w:t>
      </w:r>
      <w:r>
        <w:t xml:space="preserve">induced or natural perturbation. </w:t>
      </w:r>
    </w:p>
    <w:p w14:paraId="58B340C8" w14:textId="77777777" w:rsidR="007C46AE" w:rsidRDefault="007C46AE" w:rsidP="007C46AE">
      <w:r>
        <w:t xml:space="preserve">2. It includes areas of forest converted to agriculture, pasture, water reservoirs and urban areas. </w:t>
      </w:r>
    </w:p>
    <w:p w14:paraId="5D5322A6" w14:textId="7616F1C5" w:rsidR="007C46AE" w:rsidRDefault="007C46AE" w:rsidP="007C46AE">
      <w:r>
        <w:t>3. The term specifically excludes areas where the trees have been removed as a result of harvesting or logging, and where the forest is expected to regenerate naturally or with the aid of silvicultural measures. Unless logging is followed by the clearing of the remaining logged-over forest for the introduction of alternative land uses, or the maintenance of the clearings through continued disturbance, forests commonly regenerate, although</w:t>
      </w:r>
      <w:ins w:id="63" w:author="Nguyen Thanh Quang" w:date="2014-10-23T15:57:00Z">
        <w:r w:rsidR="005D3AF9">
          <w:t xml:space="preserve"> </w:t>
        </w:r>
      </w:ins>
      <w:r>
        <w:t xml:space="preserve">often to a different, secondary condition. In areas of shifting agriculture, forest, forest fallow and agricultural lands appear in a dynamic pattern where deforestation and the return of forest occur frequently in small patches. To simplify reporting of such areas, the net change over a larger area is typically used. </w:t>
      </w:r>
    </w:p>
    <w:p w14:paraId="398C7FE4" w14:textId="2A249F09" w:rsidR="007C46AE" w:rsidRDefault="007C46AE" w:rsidP="007C46AE">
      <w:r>
        <w:t>4. Deforestation also includes areas where, for example, the impact of disturbance, over-utilization or changing environmental conditions affects the forest to an extent that it cannot sustain a tree cover above the 10 percent threshold.</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4A57F7B8" w14:textId="77777777" w:rsidR="004453DF" w:rsidRDefault="004453DF" w:rsidP="007C46AE"/>
    <w:p w14:paraId="3A60C62C" w14:textId="6DB820E7" w:rsidR="00D03E38" w:rsidRPr="007C46AE" w:rsidRDefault="00D03E38" w:rsidP="00321B51">
      <w:pPr>
        <w:rPr>
          <w:b/>
        </w:rPr>
      </w:pPr>
      <w:r w:rsidRPr="007C46AE">
        <w:rPr>
          <w:b/>
        </w:rPr>
        <w:lastRenderedPageBreak/>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127E701F" w14:textId="020F8BBE" w:rsidR="007C46AE" w:rsidRDefault="007C46AE" w:rsidP="007C46AE">
      <w:r>
        <w:t xml:space="preserve">FAO, 2000: a reduction of canopy cover or stocking within the forest. For the purpose of having a harmonized set of forest and forest change definitions, that also is measurable with conventional techniques, forestdegradation is assumed to be indicated by the reduction of canopy cover and/or stocking of the forest through logging, fire, windfelling or other events, provided that the canopy cover stays above 10% (cf. definition of forest).In a more general sense, forest degradation is the long-term reduction of the overall supply of benefits from forest, which includes wood, biodiversity and other products or service. </w:t>
      </w:r>
    </w:p>
    <w:p w14:paraId="6F1D6DF2" w14:textId="49B8358B"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fires,or due to attacks by insects, diseases, plant parasites or other natural sources suchas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24332346" w:rsidR="00D03E38" w:rsidRPr="00E1058C" w:rsidRDefault="00E1058C" w:rsidP="00321B51">
      <w:pPr>
        <w:rPr>
          <w:b/>
        </w:rPr>
      </w:pPr>
      <w:r w:rsidRPr="00E1058C">
        <w:rPr>
          <w:b/>
        </w:rPr>
        <w:t>Sustainable Wood Supply</w:t>
      </w:r>
    </w:p>
    <w:p w14:paraId="6A35921C" w14:textId="21C0DE36" w:rsidR="00E1058C" w:rsidRDefault="00E1058C" w:rsidP="00E1058C">
      <w:r>
        <w:t xml:space="preserve">According to the report </w:t>
      </w:r>
      <w:r w:rsidRPr="004254CC">
        <w:rPr>
          <w:i/>
        </w:rPr>
        <w:t>‘Potential Sustainable Wood Supply’</w:t>
      </w:r>
      <w:r>
        <w:t>, FAO, 2008, ‘sustainable potential wood supply’ is the level of supply which can be maintained indefinitely without compromising the ability of the system to supply goods and services for future generations.</w:t>
      </w:r>
    </w:p>
    <w:p w14:paraId="35E230BD" w14:textId="62FD3E37" w:rsidR="004E4D23" w:rsidRPr="004E4D23" w:rsidRDefault="004453DF" w:rsidP="0053297E">
      <w:pPr>
        <w:rPr>
          <w:rStyle w:val="apple-style-span"/>
          <w:color w:val="000000"/>
          <w:sz w:val="22"/>
        </w:rPr>
      </w:pPr>
      <w:r>
        <w:t xml:space="preserve">According to </w:t>
      </w:r>
      <w:r w:rsidR="0053297E" w:rsidRPr="0053297E">
        <w:rPr>
          <w:i/>
        </w:rPr>
        <w:t>Circular</w:t>
      </w:r>
      <w:r w:rsidRPr="0053297E">
        <w:rPr>
          <w:i/>
        </w:rPr>
        <w:t xml:space="preserve"> No. </w:t>
      </w:r>
      <w:r w:rsidR="0053297E" w:rsidRPr="0053297E">
        <w:rPr>
          <w:i/>
        </w:rPr>
        <w:t>35</w:t>
      </w:r>
      <w:r w:rsidRPr="0053297E">
        <w:rPr>
          <w:i/>
        </w:rPr>
        <w:t>/20</w:t>
      </w:r>
      <w:r w:rsidR="0053297E" w:rsidRPr="0053297E">
        <w:rPr>
          <w:i/>
        </w:rPr>
        <w:t>11</w:t>
      </w:r>
      <w:r w:rsidRPr="0053297E">
        <w:rPr>
          <w:i/>
        </w:rPr>
        <w:t>/</w:t>
      </w:r>
      <w:r w:rsidR="0053297E" w:rsidRPr="0053297E">
        <w:rPr>
          <w:i/>
        </w:rPr>
        <w:t xml:space="preserve">TT-BNNPTNT </w:t>
      </w:r>
      <w:r w:rsidR="004E4D23" w:rsidRPr="0053297E">
        <w:rPr>
          <w:i/>
        </w:rPr>
        <w:t xml:space="preserve">dated </w:t>
      </w:r>
      <w:r w:rsidR="0053297E" w:rsidRPr="0053297E">
        <w:rPr>
          <w:i/>
        </w:rPr>
        <w:t>20 May 2011</w:t>
      </w:r>
      <w:r w:rsidR="004E4D23" w:rsidRPr="0053297E">
        <w:rPr>
          <w:i/>
        </w:rPr>
        <w:t xml:space="preserve">, promulgating the </w:t>
      </w:r>
      <w:r w:rsidR="0053297E" w:rsidRPr="0053297E">
        <w:rPr>
          <w:i/>
        </w:rPr>
        <w:t>Guidance</w:t>
      </w:r>
      <w:r w:rsidR="004E4D23" w:rsidRPr="0053297E">
        <w:rPr>
          <w:i/>
        </w:rPr>
        <w:t xml:space="preserve"> on exploitation</w:t>
      </w:r>
      <w:r w:rsidR="0053297E" w:rsidRPr="0053297E">
        <w:rPr>
          <w:i/>
        </w:rPr>
        <w:t xml:space="preserve"> and extraction</w:t>
      </w:r>
      <w:r w:rsidR="004E4D23" w:rsidRPr="0053297E">
        <w:rPr>
          <w:i/>
        </w:rPr>
        <w:t xml:space="preserve"> of timber </w:t>
      </w:r>
      <w:r w:rsidR="0053297E" w:rsidRPr="0053297E">
        <w:rPr>
          <w:i/>
        </w:rPr>
        <w:t>and non-timber forest products</w:t>
      </w:r>
      <w:r w:rsidR="0053297E">
        <w:t xml:space="preserve"> has detailed instruction for sustainable wood exploitation.</w:t>
      </w:r>
    </w:p>
    <w:p w14:paraId="3AEAF2EF" w14:textId="1B23A4D5" w:rsidR="006824B6" w:rsidRDefault="006824B6" w:rsidP="00E1058C">
      <w:r>
        <w:t xml:space="preserve">In this report, </w:t>
      </w:r>
      <w:r w:rsidR="000D2B20">
        <w:t xml:space="preserve">it is understood that </w:t>
      </w:r>
      <w:r w:rsidR="0053297E">
        <w:t>over-exploitation</w:t>
      </w:r>
      <w:r w:rsidR="000D2B20">
        <w:t xml:space="preserve"> of larger trees is the major cause to forest degradation, while harvesting of dead trees and cutting small tree and branches at a sustainable quantity of wood supply will not drive forest degradation.</w:t>
      </w:r>
    </w:p>
    <w:p w14:paraId="11F95AA0" w14:textId="77777777" w:rsidR="00321B51" w:rsidRDefault="00321B51" w:rsidP="00321B51"/>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64" w:name="_Toc401651600"/>
      <w:r w:rsidRPr="005D493B">
        <w:lastRenderedPageBreak/>
        <w:t>Introduction</w:t>
      </w:r>
      <w:bookmarkEnd w:id="64"/>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3DDE6026"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65" w:name="_Toc401651601"/>
      <w:r>
        <w:t>Method</w:t>
      </w:r>
      <w:bookmarkEnd w:id="65"/>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66" w:name="_Toc401651602"/>
      <w:r>
        <w:t>Clusterin</w:t>
      </w:r>
      <w:r w:rsidR="00BD7355">
        <w:t>g design</w:t>
      </w:r>
      <w:bookmarkEnd w:id="66"/>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044A56">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C149E9" w14:paraId="637DE0C3" w14:textId="77777777" w:rsidTr="00D416A4">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96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33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D416A4">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96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D416A4">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960" w:type="dxa"/>
            <w:tcMar>
              <w:top w:w="100" w:type="dxa"/>
              <w:left w:w="100" w:type="dxa"/>
              <w:bottom w:w="100" w:type="dxa"/>
              <w:right w:w="100" w:type="dxa"/>
            </w:tcMar>
          </w:tcPr>
          <w:p w14:paraId="425A49DC" w14:textId="3BF670D3" w:rsidR="00807C37" w:rsidRPr="00C149E9" w:rsidRDefault="00807C37" w:rsidP="00C035B2">
            <w:pPr>
              <w:spacing w:before="0"/>
              <w:jc w:val="left"/>
              <w:rPr>
                <w:rFonts w:cs="Times New Roman"/>
                <w:szCs w:val="24"/>
              </w:rPr>
            </w:pPr>
            <w:r w:rsidRPr="00C149E9">
              <w:rPr>
                <w:rFonts w:cs="Times New Roman"/>
                <w:szCs w:val="24"/>
              </w:rPr>
              <w:t xml:space="preserve">Geographic character of a population in relationship with biomass source and consumption. People living in higher altitude usually consume more </w:t>
            </w:r>
            <w:r w:rsidR="00604187">
              <w:rPr>
                <w:rFonts w:cs="Times New Roman"/>
                <w:szCs w:val="24"/>
              </w:rPr>
              <w:t>fuelwood</w:t>
            </w:r>
            <w:r w:rsidRPr="00C149E9">
              <w:rPr>
                <w:rFonts w:cs="Times New Roman"/>
                <w:szCs w:val="24"/>
              </w:rPr>
              <w:t xml:space="preserve"> for heating</w:t>
            </w:r>
          </w:p>
        </w:tc>
        <w:tc>
          <w:tcPr>
            <w:tcW w:w="333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D416A4">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96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33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D416A4">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96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33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D416A4">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960" w:type="dxa"/>
            <w:tcMar>
              <w:top w:w="100" w:type="dxa"/>
              <w:left w:w="100" w:type="dxa"/>
              <w:bottom w:w="100" w:type="dxa"/>
              <w:right w:w="100" w:type="dxa"/>
            </w:tcMar>
          </w:tcPr>
          <w:p w14:paraId="73F213EA" w14:textId="29C3B5C2"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D416A4">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t>Min temp of coldest month</w:t>
            </w:r>
          </w:p>
        </w:tc>
        <w:tc>
          <w:tcPr>
            <w:tcW w:w="3960" w:type="dxa"/>
            <w:tcMar>
              <w:top w:w="100" w:type="dxa"/>
              <w:left w:w="100" w:type="dxa"/>
              <w:bottom w:w="100" w:type="dxa"/>
              <w:right w:w="100" w:type="dxa"/>
            </w:tcMar>
          </w:tcPr>
          <w:p w14:paraId="39BBE261" w14:textId="006CFEBA"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lastRenderedPageBreak/>
              <w:t>Cover % of natural forest area</w:t>
            </w:r>
          </w:p>
        </w:tc>
        <w:tc>
          <w:tcPr>
            <w:tcW w:w="3960" w:type="dxa"/>
            <w:tcMar>
              <w:top w:w="100" w:type="dxa"/>
              <w:left w:w="100" w:type="dxa"/>
              <w:bottom w:w="100" w:type="dxa"/>
              <w:right w:w="100" w:type="dxa"/>
            </w:tcMar>
          </w:tcPr>
          <w:p w14:paraId="54E24C79" w14:textId="4FE519F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D416A4">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960" w:type="dxa"/>
            <w:tcMar>
              <w:top w:w="100" w:type="dxa"/>
              <w:left w:w="100" w:type="dxa"/>
              <w:bottom w:w="100" w:type="dxa"/>
              <w:right w:w="100" w:type="dxa"/>
            </w:tcMar>
          </w:tcPr>
          <w:p w14:paraId="70CE2B4D" w14:textId="487A4C4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67" w:name="_Ref399598621"/>
      <w:r>
        <w:t xml:space="preserve">Table </w:t>
      </w:r>
      <w:fldSimple w:instr=" SEQ Table \* ARABIC ">
        <w:r w:rsidR="00044A56">
          <w:rPr>
            <w:noProof/>
          </w:rPr>
          <w:t>2</w:t>
        </w:r>
      </w:fldSimple>
      <w:bookmarkEnd w:id="67"/>
      <w:r>
        <w:t>. Characteris</w:t>
      </w:r>
      <w:r w:rsidR="007825FB">
        <w:t>ti</w:t>
      </w:r>
      <w:r>
        <w:t>c</w:t>
      </w:r>
      <w:r w:rsidR="007825FB">
        <w:t>s</w:t>
      </w:r>
      <w:r>
        <w:t xml:space="preserve"> of cluster</w:t>
      </w:r>
    </w:p>
    <w:tbl>
      <w:tblPr>
        <w:tblW w:w="9375" w:type="dxa"/>
        <w:tblInd w:w="93" w:type="dxa"/>
        <w:tblLook w:val="04A0" w:firstRow="1" w:lastRow="0" w:firstColumn="1" w:lastColumn="0" w:noHBand="0" w:noVBand="1"/>
      </w:tblPr>
      <w:tblGrid>
        <w:gridCol w:w="1060"/>
        <w:gridCol w:w="1205"/>
        <w:gridCol w:w="1260"/>
        <w:gridCol w:w="1067"/>
        <w:gridCol w:w="1076"/>
        <w:gridCol w:w="997"/>
        <w:gridCol w:w="1257"/>
        <w:gridCol w:w="1453"/>
      </w:tblGrid>
      <w:tr w:rsidR="00E511F7" w:rsidRPr="00971D7E" w14:paraId="0912CCB1" w14:textId="77777777" w:rsidTr="00006E7C">
        <w:trPr>
          <w:trHeight w:val="1268"/>
        </w:trPr>
        <w:tc>
          <w:tcPr>
            <w:tcW w:w="1060" w:type="dxa"/>
            <w:tcBorders>
              <w:top w:val="nil"/>
              <w:left w:val="nil"/>
              <w:bottom w:val="single" w:sz="4" w:space="0" w:color="95B3D7"/>
              <w:right w:val="nil"/>
            </w:tcBorders>
            <w:shd w:val="clear" w:color="DCE6F1" w:fill="DCE6F1"/>
            <w:noWrap/>
            <w:hideMark/>
          </w:tcPr>
          <w:p w14:paraId="1B2E9887"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Cluster</w:t>
            </w:r>
          </w:p>
        </w:tc>
        <w:tc>
          <w:tcPr>
            <w:tcW w:w="1205" w:type="dxa"/>
            <w:tcBorders>
              <w:top w:val="nil"/>
              <w:left w:val="nil"/>
              <w:bottom w:val="single" w:sz="4" w:space="0" w:color="95B3D7"/>
              <w:right w:val="nil"/>
            </w:tcBorders>
            <w:shd w:val="clear" w:color="DCE6F1" w:fill="DCE6F1"/>
            <w:hideMark/>
          </w:tcPr>
          <w:p w14:paraId="659E30EF"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natural forest (ha/person)</w:t>
            </w:r>
          </w:p>
        </w:tc>
        <w:tc>
          <w:tcPr>
            <w:tcW w:w="1260" w:type="dxa"/>
            <w:tcBorders>
              <w:top w:val="nil"/>
              <w:left w:val="nil"/>
              <w:bottom w:val="single" w:sz="4" w:space="0" w:color="95B3D7"/>
              <w:right w:val="nil"/>
            </w:tcBorders>
            <w:shd w:val="clear" w:color="DCE6F1" w:fill="DCE6F1"/>
            <w:hideMark/>
          </w:tcPr>
          <w:p w14:paraId="00C81C04"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plantation forest (ha/person)</w:t>
            </w:r>
          </w:p>
        </w:tc>
        <w:tc>
          <w:tcPr>
            <w:tcW w:w="1067" w:type="dxa"/>
            <w:tcBorders>
              <w:top w:val="nil"/>
              <w:left w:val="nil"/>
              <w:bottom w:val="single" w:sz="4" w:space="0" w:color="95B3D7"/>
              <w:right w:val="nil"/>
            </w:tcBorders>
            <w:shd w:val="clear" w:color="DCE6F1" w:fill="DCE6F1"/>
            <w:hideMark/>
          </w:tcPr>
          <w:p w14:paraId="17E77B1B" w14:textId="2A314B62"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w:t>
            </w:r>
            <w:r w:rsidR="002B4947" w:rsidRPr="00006E7C">
              <w:rPr>
                <w:rFonts w:ascii="Arial" w:eastAsia="Times New Roman" w:hAnsi="Arial" w:cs="Arial"/>
                <w:b/>
                <w:bCs/>
                <w:color w:val="000000"/>
                <w:sz w:val="18"/>
                <w:szCs w:val="18"/>
              </w:rPr>
              <w:t>.</w:t>
            </w:r>
            <w:r w:rsidRPr="00006E7C">
              <w:rPr>
                <w:rFonts w:ascii="Arial" w:eastAsia="Times New Roman" w:hAnsi="Arial" w:cs="Arial"/>
                <w:b/>
                <w:bCs/>
                <w:color w:val="000000"/>
                <w:sz w:val="18"/>
                <w:szCs w:val="18"/>
              </w:rPr>
              <w:t xml:space="preserve"> ratio of natural forest by commune (%)</w:t>
            </w:r>
          </w:p>
        </w:tc>
        <w:tc>
          <w:tcPr>
            <w:tcW w:w="1076" w:type="dxa"/>
            <w:tcBorders>
              <w:top w:val="nil"/>
              <w:left w:val="nil"/>
              <w:bottom w:val="single" w:sz="4" w:space="0" w:color="95B3D7"/>
              <w:right w:val="nil"/>
            </w:tcBorders>
            <w:shd w:val="clear" w:color="DCE6F1" w:fill="DCE6F1"/>
            <w:hideMark/>
          </w:tcPr>
          <w:p w14:paraId="266A7063" w14:textId="25E0231C"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plantation forest (%)</w:t>
            </w:r>
          </w:p>
        </w:tc>
        <w:tc>
          <w:tcPr>
            <w:tcW w:w="997" w:type="dxa"/>
            <w:tcBorders>
              <w:top w:val="nil"/>
              <w:left w:val="nil"/>
              <w:bottom w:val="single" w:sz="4" w:space="0" w:color="95B3D7"/>
              <w:right w:val="nil"/>
            </w:tcBorders>
            <w:shd w:val="clear" w:color="DCE6F1" w:fill="DCE6F1"/>
            <w:hideMark/>
          </w:tcPr>
          <w:p w14:paraId="5C664012"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elevation (m)</w:t>
            </w:r>
          </w:p>
        </w:tc>
        <w:tc>
          <w:tcPr>
            <w:tcW w:w="1257" w:type="dxa"/>
            <w:tcBorders>
              <w:top w:val="nil"/>
              <w:left w:val="nil"/>
              <w:bottom w:val="single" w:sz="4" w:space="0" w:color="95B3D7"/>
              <w:right w:val="nil"/>
            </w:tcBorders>
            <w:shd w:val="clear" w:color="DCE6F1" w:fill="DCE6F1"/>
            <w:hideMark/>
          </w:tcPr>
          <w:p w14:paraId="59B4DA47"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annual temperature (C deg)</w:t>
            </w:r>
          </w:p>
        </w:tc>
        <w:tc>
          <w:tcPr>
            <w:tcW w:w="1453" w:type="dxa"/>
            <w:tcBorders>
              <w:top w:val="nil"/>
              <w:left w:val="nil"/>
              <w:bottom w:val="single" w:sz="4" w:space="0" w:color="95B3D7"/>
              <w:right w:val="nil"/>
            </w:tcBorders>
            <w:shd w:val="clear" w:color="DCE6F1" w:fill="DCE6F1"/>
            <w:hideMark/>
          </w:tcPr>
          <w:p w14:paraId="0A26AEF6"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temperature of the coldest month (C Deg)</w:t>
            </w:r>
          </w:p>
        </w:tc>
      </w:tr>
      <w:tr w:rsidR="00E511F7" w:rsidRPr="00971D7E" w14:paraId="05667F0B" w14:textId="77777777" w:rsidTr="00006E7C">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w:t>
            </w:r>
          </w:p>
        </w:tc>
        <w:tc>
          <w:tcPr>
            <w:tcW w:w="1205" w:type="dxa"/>
            <w:tcBorders>
              <w:top w:val="nil"/>
              <w:left w:val="nil"/>
              <w:bottom w:val="nil"/>
              <w:right w:val="nil"/>
            </w:tcBorders>
            <w:shd w:val="clear" w:color="auto" w:fill="auto"/>
            <w:noWrap/>
            <w:vAlign w:val="bottom"/>
            <w:hideMark/>
          </w:tcPr>
          <w:p w14:paraId="7EFC67F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342C4DA3"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2AB2BF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w:t>
            </w:r>
          </w:p>
        </w:tc>
        <w:tc>
          <w:tcPr>
            <w:tcW w:w="1076" w:type="dxa"/>
            <w:tcBorders>
              <w:top w:val="nil"/>
              <w:left w:val="nil"/>
              <w:bottom w:val="nil"/>
              <w:right w:val="nil"/>
            </w:tcBorders>
            <w:shd w:val="clear" w:color="auto" w:fill="auto"/>
            <w:noWrap/>
            <w:vAlign w:val="bottom"/>
            <w:hideMark/>
          </w:tcPr>
          <w:p w14:paraId="1BC2CD6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0.7</w:t>
            </w:r>
          </w:p>
        </w:tc>
        <w:tc>
          <w:tcPr>
            <w:tcW w:w="997" w:type="dxa"/>
            <w:tcBorders>
              <w:top w:val="nil"/>
              <w:left w:val="nil"/>
              <w:bottom w:val="nil"/>
              <w:right w:val="nil"/>
            </w:tcBorders>
            <w:shd w:val="clear" w:color="auto" w:fill="auto"/>
            <w:noWrap/>
            <w:vAlign w:val="bottom"/>
            <w:hideMark/>
          </w:tcPr>
          <w:p w14:paraId="1B4F532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12.2</w:t>
            </w:r>
          </w:p>
        </w:tc>
        <w:tc>
          <w:tcPr>
            <w:tcW w:w="1257" w:type="dxa"/>
            <w:tcBorders>
              <w:top w:val="nil"/>
              <w:left w:val="nil"/>
              <w:bottom w:val="nil"/>
              <w:right w:val="nil"/>
            </w:tcBorders>
            <w:shd w:val="clear" w:color="auto" w:fill="auto"/>
            <w:noWrap/>
            <w:vAlign w:val="bottom"/>
            <w:hideMark/>
          </w:tcPr>
          <w:p w14:paraId="4D36758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21.7</w:t>
            </w:r>
          </w:p>
        </w:tc>
        <w:tc>
          <w:tcPr>
            <w:tcW w:w="1453" w:type="dxa"/>
            <w:tcBorders>
              <w:top w:val="nil"/>
              <w:left w:val="nil"/>
              <w:bottom w:val="nil"/>
              <w:right w:val="nil"/>
            </w:tcBorders>
            <w:shd w:val="clear" w:color="auto" w:fill="auto"/>
            <w:noWrap/>
            <w:vAlign w:val="bottom"/>
            <w:hideMark/>
          </w:tcPr>
          <w:p w14:paraId="3D47C53D"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13.9</w:t>
            </w:r>
          </w:p>
        </w:tc>
      </w:tr>
      <w:tr w:rsidR="00E511F7" w:rsidRPr="00971D7E" w14:paraId="45390690" w14:textId="77777777" w:rsidTr="00006E7C">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w:t>
            </w:r>
          </w:p>
        </w:tc>
        <w:tc>
          <w:tcPr>
            <w:tcW w:w="1205" w:type="dxa"/>
            <w:tcBorders>
              <w:top w:val="nil"/>
              <w:left w:val="nil"/>
              <w:bottom w:val="nil"/>
              <w:right w:val="nil"/>
            </w:tcBorders>
            <w:shd w:val="clear" w:color="auto" w:fill="auto"/>
            <w:noWrap/>
            <w:vAlign w:val="bottom"/>
            <w:hideMark/>
          </w:tcPr>
          <w:p w14:paraId="3B57B92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2F674B6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8C4DC1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w:t>
            </w:r>
          </w:p>
        </w:tc>
        <w:tc>
          <w:tcPr>
            <w:tcW w:w="1076" w:type="dxa"/>
            <w:tcBorders>
              <w:top w:val="nil"/>
              <w:left w:val="nil"/>
              <w:bottom w:val="nil"/>
              <w:right w:val="nil"/>
            </w:tcBorders>
            <w:shd w:val="clear" w:color="auto" w:fill="auto"/>
            <w:noWrap/>
            <w:vAlign w:val="bottom"/>
            <w:hideMark/>
          </w:tcPr>
          <w:p w14:paraId="233CACE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1.8</w:t>
            </w:r>
          </w:p>
        </w:tc>
        <w:tc>
          <w:tcPr>
            <w:tcW w:w="997" w:type="dxa"/>
            <w:tcBorders>
              <w:top w:val="nil"/>
              <w:left w:val="nil"/>
              <w:bottom w:val="nil"/>
              <w:right w:val="nil"/>
            </w:tcBorders>
            <w:shd w:val="clear" w:color="auto" w:fill="auto"/>
            <w:noWrap/>
            <w:vAlign w:val="bottom"/>
            <w:hideMark/>
          </w:tcPr>
          <w:p w14:paraId="69C31E5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14.2</w:t>
            </w:r>
          </w:p>
        </w:tc>
        <w:tc>
          <w:tcPr>
            <w:tcW w:w="1257" w:type="dxa"/>
            <w:tcBorders>
              <w:top w:val="nil"/>
              <w:left w:val="nil"/>
              <w:bottom w:val="nil"/>
              <w:right w:val="nil"/>
            </w:tcBorders>
            <w:shd w:val="clear" w:color="auto" w:fill="auto"/>
            <w:noWrap/>
            <w:vAlign w:val="bottom"/>
            <w:hideMark/>
          </w:tcPr>
          <w:p w14:paraId="7D7007C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24.3</w:t>
            </w:r>
          </w:p>
        </w:tc>
        <w:tc>
          <w:tcPr>
            <w:tcW w:w="1453" w:type="dxa"/>
            <w:tcBorders>
              <w:top w:val="nil"/>
              <w:left w:val="nil"/>
              <w:bottom w:val="nil"/>
              <w:right w:val="nil"/>
            </w:tcBorders>
            <w:shd w:val="clear" w:color="auto" w:fill="auto"/>
            <w:noWrap/>
            <w:vAlign w:val="bottom"/>
            <w:hideMark/>
          </w:tcPr>
          <w:p w14:paraId="4DE7807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14.4</w:t>
            </w:r>
          </w:p>
        </w:tc>
      </w:tr>
      <w:tr w:rsidR="00E511F7" w:rsidRPr="00971D7E" w14:paraId="7B33DF33" w14:textId="77777777" w:rsidTr="00006E7C">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w:t>
            </w:r>
          </w:p>
        </w:tc>
        <w:tc>
          <w:tcPr>
            <w:tcW w:w="1205" w:type="dxa"/>
            <w:tcBorders>
              <w:top w:val="nil"/>
              <w:left w:val="nil"/>
              <w:bottom w:val="nil"/>
              <w:right w:val="nil"/>
            </w:tcBorders>
            <w:shd w:val="clear" w:color="auto" w:fill="auto"/>
            <w:noWrap/>
            <w:vAlign w:val="bottom"/>
            <w:hideMark/>
          </w:tcPr>
          <w:p w14:paraId="012D698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0.021</w:t>
            </w:r>
          </w:p>
        </w:tc>
        <w:tc>
          <w:tcPr>
            <w:tcW w:w="1260" w:type="dxa"/>
            <w:tcBorders>
              <w:top w:val="nil"/>
              <w:left w:val="nil"/>
              <w:bottom w:val="nil"/>
              <w:right w:val="nil"/>
            </w:tcBorders>
            <w:shd w:val="clear" w:color="auto" w:fill="auto"/>
            <w:noWrap/>
            <w:vAlign w:val="bottom"/>
            <w:hideMark/>
          </w:tcPr>
          <w:p w14:paraId="46373E1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0.06</w:t>
            </w:r>
          </w:p>
        </w:tc>
        <w:tc>
          <w:tcPr>
            <w:tcW w:w="1067" w:type="dxa"/>
            <w:tcBorders>
              <w:top w:val="nil"/>
              <w:left w:val="nil"/>
              <w:bottom w:val="nil"/>
              <w:right w:val="nil"/>
            </w:tcBorders>
            <w:shd w:val="clear" w:color="auto" w:fill="auto"/>
            <w:noWrap/>
            <w:vAlign w:val="bottom"/>
            <w:hideMark/>
          </w:tcPr>
          <w:p w14:paraId="505683A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4.0</w:t>
            </w:r>
          </w:p>
        </w:tc>
        <w:tc>
          <w:tcPr>
            <w:tcW w:w="1076" w:type="dxa"/>
            <w:tcBorders>
              <w:top w:val="nil"/>
              <w:left w:val="nil"/>
              <w:bottom w:val="nil"/>
              <w:right w:val="nil"/>
            </w:tcBorders>
            <w:shd w:val="clear" w:color="auto" w:fill="auto"/>
            <w:noWrap/>
            <w:vAlign w:val="bottom"/>
            <w:hideMark/>
          </w:tcPr>
          <w:p w14:paraId="2204730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20.1</w:t>
            </w:r>
          </w:p>
        </w:tc>
        <w:tc>
          <w:tcPr>
            <w:tcW w:w="997" w:type="dxa"/>
            <w:tcBorders>
              <w:top w:val="nil"/>
              <w:left w:val="nil"/>
              <w:bottom w:val="nil"/>
              <w:right w:val="nil"/>
            </w:tcBorders>
            <w:shd w:val="clear" w:color="auto" w:fill="auto"/>
            <w:noWrap/>
            <w:vAlign w:val="bottom"/>
            <w:hideMark/>
          </w:tcPr>
          <w:p w14:paraId="1FBEC97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46.9</w:t>
            </w:r>
          </w:p>
        </w:tc>
        <w:tc>
          <w:tcPr>
            <w:tcW w:w="1257" w:type="dxa"/>
            <w:tcBorders>
              <w:top w:val="nil"/>
              <w:left w:val="nil"/>
              <w:bottom w:val="nil"/>
              <w:right w:val="nil"/>
            </w:tcBorders>
            <w:shd w:val="clear" w:color="auto" w:fill="auto"/>
            <w:noWrap/>
            <w:vAlign w:val="bottom"/>
            <w:hideMark/>
          </w:tcPr>
          <w:p w14:paraId="75428FF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24.2</w:t>
            </w:r>
          </w:p>
        </w:tc>
        <w:tc>
          <w:tcPr>
            <w:tcW w:w="1453" w:type="dxa"/>
            <w:tcBorders>
              <w:top w:val="nil"/>
              <w:left w:val="nil"/>
              <w:bottom w:val="nil"/>
              <w:right w:val="nil"/>
            </w:tcBorders>
            <w:shd w:val="clear" w:color="auto" w:fill="auto"/>
            <w:noWrap/>
            <w:vAlign w:val="bottom"/>
            <w:hideMark/>
          </w:tcPr>
          <w:p w14:paraId="159B2053"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14.3</w:t>
            </w:r>
          </w:p>
        </w:tc>
      </w:tr>
      <w:tr w:rsidR="00E511F7" w:rsidRPr="00971D7E" w14:paraId="2E4CBB2A" w14:textId="77777777" w:rsidTr="00006E7C">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w:t>
            </w:r>
          </w:p>
        </w:tc>
        <w:tc>
          <w:tcPr>
            <w:tcW w:w="1205" w:type="dxa"/>
            <w:tcBorders>
              <w:top w:val="nil"/>
              <w:left w:val="nil"/>
              <w:bottom w:val="nil"/>
              <w:right w:val="nil"/>
            </w:tcBorders>
            <w:shd w:val="clear" w:color="auto" w:fill="auto"/>
            <w:noWrap/>
            <w:vAlign w:val="bottom"/>
            <w:hideMark/>
          </w:tcPr>
          <w:p w14:paraId="683E3B32"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0.058</w:t>
            </w:r>
          </w:p>
        </w:tc>
        <w:tc>
          <w:tcPr>
            <w:tcW w:w="1260" w:type="dxa"/>
            <w:tcBorders>
              <w:top w:val="nil"/>
              <w:left w:val="nil"/>
              <w:bottom w:val="nil"/>
              <w:right w:val="nil"/>
            </w:tcBorders>
            <w:shd w:val="clear" w:color="auto" w:fill="auto"/>
            <w:noWrap/>
            <w:vAlign w:val="bottom"/>
            <w:hideMark/>
          </w:tcPr>
          <w:p w14:paraId="3671E01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0.09</w:t>
            </w:r>
          </w:p>
        </w:tc>
        <w:tc>
          <w:tcPr>
            <w:tcW w:w="1067" w:type="dxa"/>
            <w:tcBorders>
              <w:top w:val="nil"/>
              <w:left w:val="nil"/>
              <w:bottom w:val="nil"/>
              <w:right w:val="nil"/>
            </w:tcBorders>
            <w:shd w:val="clear" w:color="auto" w:fill="auto"/>
            <w:noWrap/>
            <w:vAlign w:val="bottom"/>
            <w:hideMark/>
          </w:tcPr>
          <w:p w14:paraId="49AF37B6"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10.1</w:t>
            </w:r>
          </w:p>
        </w:tc>
        <w:tc>
          <w:tcPr>
            <w:tcW w:w="1076" w:type="dxa"/>
            <w:tcBorders>
              <w:top w:val="nil"/>
              <w:left w:val="nil"/>
              <w:bottom w:val="nil"/>
              <w:right w:val="nil"/>
            </w:tcBorders>
            <w:shd w:val="clear" w:color="auto" w:fill="auto"/>
            <w:noWrap/>
            <w:vAlign w:val="bottom"/>
            <w:hideMark/>
          </w:tcPr>
          <w:p w14:paraId="61F91B0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19.6</w:t>
            </w:r>
          </w:p>
        </w:tc>
        <w:tc>
          <w:tcPr>
            <w:tcW w:w="997" w:type="dxa"/>
            <w:tcBorders>
              <w:top w:val="nil"/>
              <w:left w:val="nil"/>
              <w:bottom w:val="nil"/>
              <w:right w:val="nil"/>
            </w:tcBorders>
            <w:shd w:val="clear" w:color="auto" w:fill="auto"/>
            <w:noWrap/>
            <w:vAlign w:val="bottom"/>
            <w:hideMark/>
          </w:tcPr>
          <w:p w14:paraId="2C8EDA8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84.4</w:t>
            </w:r>
          </w:p>
        </w:tc>
        <w:tc>
          <w:tcPr>
            <w:tcW w:w="1257" w:type="dxa"/>
            <w:tcBorders>
              <w:top w:val="nil"/>
              <w:left w:val="nil"/>
              <w:bottom w:val="nil"/>
              <w:right w:val="nil"/>
            </w:tcBorders>
            <w:shd w:val="clear" w:color="auto" w:fill="auto"/>
            <w:noWrap/>
            <w:vAlign w:val="bottom"/>
            <w:hideMark/>
          </w:tcPr>
          <w:p w14:paraId="7F63022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24.1</w:t>
            </w:r>
          </w:p>
        </w:tc>
        <w:tc>
          <w:tcPr>
            <w:tcW w:w="1453" w:type="dxa"/>
            <w:tcBorders>
              <w:top w:val="nil"/>
              <w:left w:val="nil"/>
              <w:bottom w:val="nil"/>
              <w:right w:val="nil"/>
            </w:tcBorders>
            <w:shd w:val="clear" w:color="auto" w:fill="auto"/>
            <w:noWrap/>
            <w:vAlign w:val="bottom"/>
            <w:hideMark/>
          </w:tcPr>
          <w:p w14:paraId="14557A9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14.0</w:t>
            </w:r>
          </w:p>
        </w:tc>
      </w:tr>
      <w:tr w:rsidR="00E511F7" w:rsidRPr="00971D7E" w14:paraId="0F651059" w14:textId="77777777" w:rsidTr="00006E7C">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w:t>
            </w:r>
          </w:p>
        </w:tc>
        <w:tc>
          <w:tcPr>
            <w:tcW w:w="1205" w:type="dxa"/>
            <w:tcBorders>
              <w:top w:val="nil"/>
              <w:left w:val="nil"/>
              <w:bottom w:val="nil"/>
              <w:right w:val="nil"/>
            </w:tcBorders>
            <w:shd w:val="clear" w:color="auto" w:fill="auto"/>
            <w:noWrap/>
            <w:vAlign w:val="bottom"/>
            <w:hideMark/>
          </w:tcPr>
          <w:p w14:paraId="49B1E43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0.925</w:t>
            </w:r>
          </w:p>
        </w:tc>
        <w:tc>
          <w:tcPr>
            <w:tcW w:w="1260" w:type="dxa"/>
            <w:tcBorders>
              <w:top w:val="nil"/>
              <w:left w:val="nil"/>
              <w:bottom w:val="nil"/>
              <w:right w:val="nil"/>
            </w:tcBorders>
            <w:shd w:val="clear" w:color="auto" w:fill="auto"/>
            <w:noWrap/>
            <w:vAlign w:val="bottom"/>
            <w:hideMark/>
          </w:tcPr>
          <w:p w14:paraId="488CFBA1"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639E2DA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49.2</w:t>
            </w:r>
          </w:p>
        </w:tc>
        <w:tc>
          <w:tcPr>
            <w:tcW w:w="1076" w:type="dxa"/>
            <w:tcBorders>
              <w:top w:val="nil"/>
              <w:left w:val="nil"/>
              <w:bottom w:val="nil"/>
              <w:right w:val="nil"/>
            </w:tcBorders>
            <w:shd w:val="clear" w:color="auto" w:fill="auto"/>
            <w:noWrap/>
            <w:vAlign w:val="bottom"/>
            <w:hideMark/>
          </w:tcPr>
          <w:p w14:paraId="464B05B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7.9</w:t>
            </w:r>
          </w:p>
        </w:tc>
        <w:tc>
          <w:tcPr>
            <w:tcW w:w="997" w:type="dxa"/>
            <w:tcBorders>
              <w:top w:val="nil"/>
              <w:left w:val="nil"/>
              <w:bottom w:val="nil"/>
              <w:right w:val="nil"/>
            </w:tcBorders>
            <w:shd w:val="clear" w:color="auto" w:fill="auto"/>
            <w:noWrap/>
            <w:vAlign w:val="bottom"/>
            <w:hideMark/>
          </w:tcPr>
          <w:p w14:paraId="4726017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293.6</w:t>
            </w:r>
          </w:p>
        </w:tc>
        <w:tc>
          <w:tcPr>
            <w:tcW w:w="1257" w:type="dxa"/>
            <w:tcBorders>
              <w:top w:val="nil"/>
              <w:left w:val="nil"/>
              <w:bottom w:val="nil"/>
              <w:right w:val="nil"/>
            </w:tcBorders>
            <w:shd w:val="clear" w:color="auto" w:fill="auto"/>
            <w:noWrap/>
            <w:vAlign w:val="bottom"/>
            <w:hideMark/>
          </w:tcPr>
          <w:p w14:paraId="1813D601"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23.0</w:t>
            </w:r>
          </w:p>
        </w:tc>
        <w:tc>
          <w:tcPr>
            <w:tcW w:w="1453" w:type="dxa"/>
            <w:tcBorders>
              <w:top w:val="nil"/>
              <w:left w:val="nil"/>
              <w:bottom w:val="nil"/>
              <w:right w:val="nil"/>
            </w:tcBorders>
            <w:shd w:val="clear" w:color="auto" w:fill="auto"/>
            <w:noWrap/>
            <w:vAlign w:val="bottom"/>
            <w:hideMark/>
          </w:tcPr>
          <w:p w14:paraId="4C05A3AD"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12.4</w:t>
            </w:r>
          </w:p>
        </w:tc>
      </w:tr>
      <w:tr w:rsidR="00E511F7" w:rsidRPr="00971D7E" w14:paraId="2CD498A4" w14:textId="77777777" w:rsidTr="00006E7C">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w:t>
            </w:r>
          </w:p>
        </w:tc>
        <w:tc>
          <w:tcPr>
            <w:tcW w:w="1205" w:type="dxa"/>
            <w:tcBorders>
              <w:top w:val="nil"/>
              <w:left w:val="nil"/>
              <w:bottom w:val="nil"/>
              <w:right w:val="nil"/>
            </w:tcBorders>
            <w:shd w:val="clear" w:color="auto" w:fill="auto"/>
            <w:noWrap/>
            <w:vAlign w:val="bottom"/>
            <w:hideMark/>
          </w:tcPr>
          <w:p w14:paraId="7437AAD5"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2.262</w:t>
            </w:r>
          </w:p>
        </w:tc>
        <w:tc>
          <w:tcPr>
            <w:tcW w:w="1260" w:type="dxa"/>
            <w:tcBorders>
              <w:top w:val="nil"/>
              <w:left w:val="nil"/>
              <w:bottom w:val="nil"/>
              <w:right w:val="nil"/>
            </w:tcBorders>
            <w:shd w:val="clear" w:color="auto" w:fill="auto"/>
            <w:noWrap/>
            <w:vAlign w:val="bottom"/>
            <w:hideMark/>
          </w:tcPr>
          <w:p w14:paraId="16A1B28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544AB65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54.6</w:t>
            </w:r>
          </w:p>
        </w:tc>
        <w:tc>
          <w:tcPr>
            <w:tcW w:w="1076" w:type="dxa"/>
            <w:tcBorders>
              <w:top w:val="nil"/>
              <w:left w:val="nil"/>
              <w:bottom w:val="nil"/>
              <w:right w:val="nil"/>
            </w:tcBorders>
            <w:shd w:val="clear" w:color="auto" w:fill="auto"/>
            <w:noWrap/>
            <w:vAlign w:val="bottom"/>
            <w:hideMark/>
          </w:tcPr>
          <w:p w14:paraId="51420484"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3.8</w:t>
            </w:r>
          </w:p>
        </w:tc>
        <w:tc>
          <w:tcPr>
            <w:tcW w:w="997" w:type="dxa"/>
            <w:tcBorders>
              <w:top w:val="nil"/>
              <w:left w:val="nil"/>
              <w:bottom w:val="nil"/>
              <w:right w:val="nil"/>
            </w:tcBorders>
            <w:shd w:val="clear" w:color="auto" w:fill="auto"/>
            <w:noWrap/>
            <w:vAlign w:val="bottom"/>
            <w:hideMark/>
          </w:tcPr>
          <w:p w14:paraId="6CB41EC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669.1</w:t>
            </w:r>
          </w:p>
        </w:tc>
        <w:tc>
          <w:tcPr>
            <w:tcW w:w="1257" w:type="dxa"/>
            <w:tcBorders>
              <w:top w:val="nil"/>
              <w:left w:val="nil"/>
              <w:bottom w:val="nil"/>
              <w:right w:val="nil"/>
            </w:tcBorders>
            <w:shd w:val="clear" w:color="auto" w:fill="auto"/>
            <w:noWrap/>
            <w:vAlign w:val="bottom"/>
            <w:hideMark/>
          </w:tcPr>
          <w:p w14:paraId="550DCEE6"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20.9</w:t>
            </w:r>
          </w:p>
        </w:tc>
        <w:tc>
          <w:tcPr>
            <w:tcW w:w="1453" w:type="dxa"/>
            <w:tcBorders>
              <w:top w:val="nil"/>
              <w:left w:val="nil"/>
              <w:bottom w:val="nil"/>
              <w:right w:val="nil"/>
            </w:tcBorders>
            <w:shd w:val="clear" w:color="auto" w:fill="auto"/>
            <w:noWrap/>
            <w:vAlign w:val="bottom"/>
            <w:hideMark/>
          </w:tcPr>
          <w:p w14:paraId="0DC72B4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10.0</w:t>
            </w:r>
          </w:p>
        </w:tc>
      </w:tr>
    </w:tbl>
    <w:p w14:paraId="72F08E7C" w14:textId="77777777" w:rsidR="00E511F7" w:rsidRPr="00E511F7" w:rsidRDefault="00E511F7" w:rsidP="00E511F7"/>
    <w:p w14:paraId="7FF5B000" w14:textId="096B4E1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ins w:id="68" w:author="HongAnh" w:date="2014-10-27T12:05:00Z">
          <w:r w:rsidR="00044A56">
            <w:rPr>
              <w:noProof/>
            </w:rPr>
            <w:t>3</w:t>
          </w:r>
        </w:ins>
        <w:ins w:id="69" w:author="Nguyen Thanh Quang" w:date="2014-10-24T09:12:00Z">
          <w:del w:id="70" w:author="HongAnh" w:date="2014-10-27T11:56:00Z">
            <w:r w:rsidR="00FA5AD0" w:rsidDel="00031124">
              <w:rPr>
                <w:noProof/>
              </w:rPr>
              <w:delText>3</w:delText>
            </w:r>
          </w:del>
        </w:ins>
        <w:del w:id="71" w:author="HongAnh" w:date="2014-10-27T11:56:00Z">
          <w:r w:rsidR="00006E7C" w:rsidDel="00031124">
            <w:rPr>
              <w:noProof/>
            </w:rPr>
            <w:delText>2</w:delText>
          </w:r>
        </w:del>
      </w:fldSimple>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Pr="00006E7C" w:rsidRDefault="00EA0670" w:rsidP="00C553A9">
      <w:pPr>
        <w:spacing w:after="120"/>
        <w:jc w:val="center"/>
        <w:rPr>
          <w:bCs/>
          <w:i/>
        </w:rPr>
      </w:pPr>
      <w:r w:rsidRPr="00006E7C">
        <w:rPr>
          <w:i/>
        </w:rPr>
        <w:lastRenderedPageBreak/>
        <w:t xml:space="preserve">Table </w:t>
      </w:r>
      <w:r w:rsidR="00B65CA7" w:rsidRPr="00006E7C">
        <w:rPr>
          <w:i/>
        </w:rPr>
        <w:fldChar w:fldCharType="begin"/>
      </w:r>
      <w:r w:rsidR="00B65CA7" w:rsidRPr="00006E7C">
        <w:rPr>
          <w:i/>
        </w:rPr>
        <w:instrText xml:space="preserve"> SEQ Table \* ARABIC </w:instrText>
      </w:r>
      <w:r w:rsidR="00B65CA7" w:rsidRPr="00006E7C">
        <w:rPr>
          <w:i/>
        </w:rPr>
        <w:fldChar w:fldCharType="separate"/>
      </w:r>
      <w:ins w:id="72" w:author="HongAnh" w:date="2014-10-27T12:05:00Z">
        <w:r w:rsidR="00044A56">
          <w:rPr>
            <w:i/>
            <w:noProof/>
          </w:rPr>
          <w:t>4</w:t>
        </w:r>
      </w:ins>
      <w:ins w:id="73" w:author="Nguyen Thanh Quang" w:date="2014-10-24T09:12:00Z">
        <w:del w:id="74" w:author="HongAnh" w:date="2014-10-27T11:56:00Z">
          <w:r w:rsidR="00FA5AD0" w:rsidDel="00031124">
            <w:rPr>
              <w:i/>
              <w:noProof/>
            </w:rPr>
            <w:delText>4</w:delText>
          </w:r>
        </w:del>
      </w:ins>
      <w:del w:id="75" w:author="HongAnh" w:date="2014-10-27T11:56:00Z">
        <w:r w:rsidR="008B59F1" w:rsidRPr="00006E7C" w:rsidDel="00031124">
          <w:rPr>
            <w:i/>
            <w:noProof/>
          </w:rPr>
          <w:delText>3</w:delText>
        </w:r>
      </w:del>
      <w:r w:rsidR="00B65CA7" w:rsidRPr="00006E7C">
        <w:rPr>
          <w:i/>
          <w:noProof/>
        </w:rPr>
        <w:fldChar w:fldCharType="end"/>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C12C82" w14:paraId="02E5ED0B" w14:textId="77777777" w:rsidTr="00D416A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648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D416A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648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CFBEA8"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D416A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648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D416A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648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D416A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648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D416A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648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044A56">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594886F" w:rsidR="00421D17" w:rsidRDefault="00EA0670" w:rsidP="00C553A9">
      <w:pPr>
        <w:pStyle w:val="Caption"/>
        <w:spacing w:after="120" w:line="288" w:lineRule="auto"/>
      </w:pPr>
      <w:bookmarkStart w:id="76" w:name="_Ref399087172"/>
      <w:r>
        <w:lastRenderedPageBreak/>
        <w:t xml:space="preserve">Table </w:t>
      </w:r>
      <w:fldSimple w:instr=" SEQ Table \* ARABIC ">
        <w:ins w:id="77" w:author="HongAnh" w:date="2014-10-27T12:05:00Z">
          <w:r w:rsidR="00044A56">
            <w:rPr>
              <w:noProof/>
            </w:rPr>
            <w:t>5</w:t>
          </w:r>
        </w:ins>
        <w:ins w:id="78" w:author="Nguyen Thanh Quang" w:date="2014-10-24T09:12:00Z">
          <w:del w:id="79" w:author="HongAnh" w:date="2014-10-27T11:56:00Z">
            <w:r w:rsidR="00FA5AD0" w:rsidDel="00031124">
              <w:rPr>
                <w:noProof/>
              </w:rPr>
              <w:delText>5</w:delText>
            </w:r>
          </w:del>
        </w:ins>
        <w:del w:id="80" w:author="HongAnh" w:date="2014-10-27T11:56:00Z">
          <w:r w:rsidR="008B59F1" w:rsidDel="00031124">
            <w:rPr>
              <w:noProof/>
            </w:rPr>
            <w:delText>4</w:delText>
          </w:r>
        </w:del>
      </w:fldSimple>
      <w:bookmarkEnd w:id="76"/>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8C1EB2"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STT</w:t>
            </w:r>
          </w:p>
        </w:tc>
        <w:tc>
          <w:tcPr>
            <w:tcW w:w="1790" w:type="dxa"/>
            <w:tcBorders>
              <w:top w:val="single" w:sz="4" w:space="0" w:color="auto"/>
              <w:bottom w:val="single" w:sz="4" w:space="0" w:color="auto"/>
            </w:tcBorders>
            <w:shd w:val="clear" w:color="auto" w:fill="auto"/>
            <w:noWrap/>
          </w:tcPr>
          <w:p w14:paraId="33241F51"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Province</w:t>
            </w:r>
          </w:p>
        </w:tc>
        <w:tc>
          <w:tcPr>
            <w:tcW w:w="2070" w:type="dxa"/>
            <w:tcBorders>
              <w:top w:val="single" w:sz="4" w:space="0" w:color="auto"/>
              <w:bottom w:val="single" w:sz="4" w:space="0" w:color="auto"/>
            </w:tcBorders>
            <w:shd w:val="clear" w:color="auto" w:fill="auto"/>
            <w:noWrap/>
          </w:tcPr>
          <w:p w14:paraId="0BD23D45"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District</w:t>
            </w:r>
          </w:p>
        </w:tc>
        <w:tc>
          <w:tcPr>
            <w:tcW w:w="2250" w:type="dxa"/>
            <w:tcBorders>
              <w:top w:val="single" w:sz="4" w:space="0" w:color="auto"/>
              <w:bottom w:val="single" w:sz="4" w:space="0" w:color="auto"/>
            </w:tcBorders>
            <w:shd w:val="clear" w:color="auto" w:fill="auto"/>
            <w:noWrap/>
          </w:tcPr>
          <w:p w14:paraId="1B85478D"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53297E" w:rsidRDefault="00434644" w:rsidP="00006E7C">
            <w:pPr>
              <w:spacing w:line="240" w:lineRule="auto"/>
              <w:jc w:val="center"/>
              <w:rPr>
                <w:rFonts w:ascii="Arial" w:eastAsia="Times New Roman" w:hAnsi="Arial" w:cs="Arial"/>
                <w:b/>
                <w:bCs/>
                <w:color w:val="FF0000"/>
                <w:sz w:val="18"/>
                <w:szCs w:val="18"/>
              </w:rPr>
            </w:pPr>
            <w:r w:rsidRPr="0053297E">
              <w:rPr>
                <w:rFonts w:ascii="Arial" w:eastAsia="Times New Roman" w:hAnsi="Arial" w:cs="Arial"/>
                <w:b/>
                <w:bCs/>
                <w:sz w:val="18"/>
                <w:szCs w:val="18"/>
              </w:rPr>
              <w:t>Cluster</w:t>
            </w:r>
          </w:p>
        </w:tc>
      </w:tr>
      <w:tr w:rsidR="008C1EB2" w:rsidRPr="008C1EB2"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53297E" w:rsidRDefault="00421D17" w:rsidP="00006E7C">
            <w:pPr>
              <w:spacing w:line="240" w:lineRule="auto"/>
              <w:jc w:val="center"/>
              <w:rPr>
                <w:rFonts w:ascii="Arial" w:eastAsia="Times New Roman" w:hAnsi="Arial" w:cs="Arial"/>
                <w:sz w:val="18"/>
                <w:szCs w:val="18"/>
              </w:rPr>
            </w:pPr>
            <w:r w:rsidRPr="0053297E">
              <w:rPr>
                <w:rFonts w:ascii="Arial" w:hAnsi="Arial" w:cs="Arial"/>
                <w:sz w:val="18"/>
                <w:szCs w:val="18"/>
              </w:rPr>
              <w:br w:type="page"/>
            </w:r>
            <w:r w:rsidR="008C1EB2" w:rsidRPr="0053297E">
              <w:rPr>
                <w:rFonts w:ascii="Arial" w:eastAsia="Times New Roman" w:hAnsi="Arial" w:cs="Arial"/>
                <w:sz w:val="18"/>
                <w:szCs w:val="18"/>
              </w:rPr>
              <w:t>1</w:t>
            </w:r>
          </w:p>
        </w:tc>
        <w:tc>
          <w:tcPr>
            <w:tcW w:w="1790" w:type="dxa"/>
            <w:tcBorders>
              <w:top w:val="single" w:sz="4" w:space="0" w:color="auto"/>
            </w:tcBorders>
            <w:shd w:val="clear" w:color="auto" w:fill="auto"/>
            <w:noWrap/>
            <w:hideMark/>
          </w:tcPr>
          <w:p w14:paraId="5870EFC6"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tcBorders>
              <w:top w:val="single" w:sz="4" w:space="0" w:color="auto"/>
            </w:tcBorders>
            <w:shd w:val="clear" w:color="auto" w:fill="auto"/>
            <w:noWrap/>
            <w:hideMark/>
          </w:tcPr>
          <w:p w14:paraId="7FAB689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Bá Thước</w:t>
            </w:r>
          </w:p>
        </w:tc>
        <w:tc>
          <w:tcPr>
            <w:tcW w:w="2250" w:type="dxa"/>
            <w:tcBorders>
              <w:top w:val="single" w:sz="4" w:space="0" w:color="auto"/>
            </w:tcBorders>
            <w:shd w:val="clear" w:color="auto" w:fill="auto"/>
            <w:noWrap/>
            <w:hideMark/>
          </w:tcPr>
          <w:p w14:paraId="6DD7D3F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57057A20" w14:textId="77777777" w:rsidTr="0053297E">
        <w:trPr>
          <w:trHeight w:val="300"/>
        </w:trPr>
        <w:tc>
          <w:tcPr>
            <w:tcW w:w="640" w:type="dxa"/>
            <w:shd w:val="clear" w:color="auto" w:fill="auto"/>
            <w:noWrap/>
            <w:hideMark/>
          </w:tcPr>
          <w:p w14:paraId="23E9D72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2</w:t>
            </w:r>
          </w:p>
        </w:tc>
        <w:tc>
          <w:tcPr>
            <w:tcW w:w="1790" w:type="dxa"/>
            <w:shd w:val="clear" w:color="auto" w:fill="auto"/>
            <w:noWrap/>
            <w:hideMark/>
          </w:tcPr>
          <w:p w14:paraId="5CEFAEB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720F4BA5"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Bá Thước</w:t>
            </w:r>
          </w:p>
        </w:tc>
        <w:tc>
          <w:tcPr>
            <w:tcW w:w="2250" w:type="dxa"/>
            <w:shd w:val="clear" w:color="auto" w:fill="auto"/>
            <w:noWrap/>
            <w:hideMark/>
          </w:tcPr>
          <w:p w14:paraId="4FD5E19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1E14E6FE" w14:textId="77777777" w:rsidTr="0053297E">
        <w:trPr>
          <w:trHeight w:val="300"/>
        </w:trPr>
        <w:tc>
          <w:tcPr>
            <w:tcW w:w="640" w:type="dxa"/>
            <w:shd w:val="clear" w:color="auto" w:fill="auto"/>
            <w:noWrap/>
            <w:hideMark/>
          </w:tcPr>
          <w:p w14:paraId="082B0B8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c>
          <w:tcPr>
            <w:tcW w:w="1790" w:type="dxa"/>
            <w:shd w:val="clear" w:color="auto" w:fill="auto"/>
            <w:noWrap/>
            <w:hideMark/>
          </w:tcPr>
          <w:p w14:paraId="7666BF3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5EC38F01"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Lang Chánh</w:t>
            </w:r>
          </w:p>
        </w:tc>
        <w:tc>
          <w:tcPr>
            <w:tcW w:w="2250" w:type="dxa"/>
            <w:shd w:val="clear" w:color="auto" w:fill="auto"/>
            <w:noWrap/>
            <w:hideMark/>
          </w:tcPr>
          <w:p w14:paraId="0F51FF5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79A60386" w14:textId="77777777" w:rsidTr="0053297E">
        <w:trPr>
          <w:trHeight w:val="300"/>
        </w:trPr>
        <w:tc>
          <w:tcPr>
            <w:tcW w:w="640" w:type="dxa"/>
            <w:shd w:val="clear" w:color="auto" w:fill="auto"/>
            <w:noWrap/>
            <w:hideMark/>
          </w:tcPr>
          <w:p w14:paraId="22EE5C7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c>
          <w:tcPr>
            <w:tcW w:w="1790" w:type="dxa"/>
            <w:shd w:val="clear" w:color="auto" w:fill="auto"/>
            <w:noWrap/>
            <w:hideMark/>
          </w:tcPr>
          <w:p w14:paraId="2D5E11E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0CE2A2F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Lang Chánh</w:t>
            </w:r>
          </w:p>
        </w:tc>
        <w:tc>
          <w:tcPr>
            <w:tcW w:w="2250" w:type="dxa"/>
            <w:shd w:val="clear" w:color="auto" w:fill="auto"/>
            <w:noWrap/>
            <w:hideMark/>
          </w:tcPr>
          <w:p w14:paraId="6D93A15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r w:rsidR="008C1EB2" w:rsidRPr="008C1EB2" w14:paraId="14DD8FB9" w14:textId="77777777" w:rsidTr="0053297E">
        <w:trPr>
          <w:trHeight w:val="300"/>
        </w:trPr>
        <w:tc>
          <w:tcPr>
            <w:tcW w:w="640" w:type="dxa"/>
            <w:shd w:val="clear" w:color="auto" w:fill="auto"/>
            <w:noWrap/>
            <w:hideMark/>
          </w:tcPr>
          <w:p w14:paraId="70E219D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c>
          <w:tcPr>
            <w:tcW w:w="1790" w:type="dxa"/>
            <w:shd w:val="clear" w:color="auto" w:fill="auto"/>
            <w:noWrap/>
            <w:hideMark/>
          </w:tcPr>
          <w:p w14:paraId="2D058E1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4928EB7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Lặc</w:t>
            </w:r>
          </w:p>
        </w:tc>
        <w:tc>
          <w:tcPr>
            <w:tcW w:w="2250" w:type="dxa"/>
            <w:shd w:val="clear" w:color="auto" w:fill="auto"/>
            <w:noWrap/>
            <w:hideMark/>
          </w:tcPr>
          <w:p w14:paraId="41DED9C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0B7F990C" w14:textId="77777777" w:rsidTr="0053297E">
        <w:trPr>
          <w:trHeight w:val="300"/>
        </w:trPr>
        <w:tc>
          <w:tcPr>
            <w:tcW w:w="640" w:type="dxa"/>
            <w:shd w:val="clear" w:color="auto" w:fill="auto"/>
            <w:noWrap/>
            <w:hideMark/>
          </w:tcPr>
          <w:p w14:paraId="12DF694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c>
          <w:tcPr>
            <w:tcW w:w="1790" w:type="dxa"/>
            <w:shd w:val="clear" w:color="auto" w:fill="auto"/>
            <w:noWrap/>
            <w:hideMark/>
          </w:tcPr>
          <w:p w14:paraId="1FD67DB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02A0D249"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Lặc</w:t>
            </w:r>
          </w:p>
        </w:tc>
        <w:tc>
          <w:tcPr>
            <w:tcW w:w="2250" w:type="dxa"/>
            <w:shd w:val="clear" w:color="auto" w:fill="auto"/>
            <w:noWrap/>
            <w:hideMark/>
          </w:tcPr>
          <w:p w14:paraId="6EAFEBF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58E87978" w14:textId="77777777" w:rsidTr="0053297E">
        <w:trPr>
          <w:trHeight w:val="300"/>
        </w:trPr>
        <w:tc>
          <w:tcPr>
            <w:tcW w:w="640" w:type="dxa"/>
            <w:shd w:val="clear" w:color="auto" w:fill="auto"/>
            <w:noWrap/>
            <w:hideMark/>
          </w:tcPr>
          <w:p w14:paraId="391F1C7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7</w:t>
            </w:r>
          </w:p>
        </w:tc>
        <w:tc>
          <w:tcPr>
            <w:tcW w:w="1790" w:type="dxa"/>
            <w:shd w:val="clear" w:color="auto" w:fill="auto"/>
            <w:noWrap/>
            <w:hideMark/>
          </w:tcPr>
          <w:p w14:paraId="79945A3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4B5617B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Thường Xuân</w:t>
            </w:r>
          </w:p>
        </w:tc>
        <w:tc>
          <w:tcPr>
            <w:tcW w:w="2250" w:type="dxa"/>
            <w:shd w:val="clear" w:color="auto" w:fill="auto"/>
            <w:noWrap/>
            <w:hideMark/>
          </w:tcPr>
          <w:p w14:paraId="40D9C88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2</w:t>
            </w:r>
          </w:p>
        </w:tc>
      </w:tr>
      <w:tr w:rsidR="008C1EB2" w:rsidRPr="008C1EB2" w14:paraId="400E676C" w14:textId="77777777" w:rsidTr="0053297E">
        <w:trPr>
          <w:trHeight w:val="300"/>
        </w:trPr>
        <w:tc>
          <w:tcPr>
            <w:tcW w:w="640" w:type="dxa"/>
            <w:shd w:val="clear" w:color="auto" w:fill="auto"/>
            <w:noWrap/>
            <w:hideMark/>
          </w:tcPr>
          <w:p w14:paraId="6988D12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8</w:t>
            </w:r>
          </w:p>
        </w:tc>
        <w:tc>
          <w:tcPr>
            <w:tcW w:w="1790" w:type="dxa"/>
            <w:shd w:val="clear" w:color="auto" w:fill="auto"/>
            <w:noWrap/>
            <w:hideMark/>
          </w:tcPr>
          <w:p w14:paraId="40CD8A5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2841AB30"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Thường Xuân</w:t>
            </w:r>
          </w:p>
        </w:tc>
        <w:tc>
          <w:tcPr>
            <w:tcW w:w="2250" w:type="dxa"/>
            <w:shd w:val="clear" w:color="auto" w:fill="auto"/>
            <w:noWrap/>
            <w:hideMark/>
          </w:tcPr>
          <w:p w14:paraId="7A511A0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r>
      <w:tr w:rsidR="008C1EB2" w:rsidRPr="008C1EB2" w14:paraId="76C73919" w14:textId="77777777" w:rsidTr="0053297E">
        <w:trPr>
          <w:trHeight w:val="300"/>
        </w:trPr>
        <w:tc>
          <w:tcPr>
            <w:tcW w:w="640" w:type="dxa"/>
            <w:shd w:val="clear" w:color="auto" w:fill="auto"/>
            <w:noWrap/>
            <w:hideMark/>
          </w:tcPr>
          <w:p w14:paraId="03A26AD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9</w:t>
            </w:r>
          </w:p>
        </w:tc>
        <w:tc>
          <w:tcPr>
            <w:tcW w:w="1790" w:type="dxa"/>
            <w:shd w:val="clear" w:color="auto" w:fill="auto"/>
            <w:noWrap/>
            <w:hideMark/>
          </w:tcPr>
          <w:p w14:paraId="08EA3E7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1D6BD63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Anh Sơn</w:t>
            </w:r>
          </w:p>
        </w:tc>
        <w:tc>
          <w:tcPr>
            <w:tcW w:w="2250" w:type="dxa"/>
            <w:shd w:val="clear" w:color="auto" w:fill="auto"/>
            <w:noWrap/>
            <w:hideMark/>
          </w:tcPr>
          <w:p w14:paraId="4D06CF0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r>
      <w:tr w:rsidR="008C1EB2" w:rsidRPr="008C1EB2" w14:paraId="2354AFD0" w14:textId="77777777" w:rsidTr="0053297E">
        <w:trPr>
          <w:trHeight w:val="300"/>
        </w:trPr>
        <w:tc>
          <w:tcPr>
            <w:tcW w:w="640" w:type="dxa"/>
            <w:shd w:val="clear" w:color="auto" w:fill="auto"/>
            <w:noWrap/>
            <w:hideMark/>
          </w:tcPr>
          <w:p w14:paraId="53E67B1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10</w:t>
            </w:r>
          </w:p>
        </w:tc>
        <w:tc>
          <w:tcPr>
            <w:tcW w:w="1790" w:type="dxa"/>
            <w:shd w:val="clear" w:color="auto" w:fill="auto"/>
            <w:noWrap/>
            <w:hideMark/>
          </w:tcPr>
          <w:p w14:paraId="4C0D7A9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3C2422F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Anh Sơn</w:t>
            </w:r>
          </w:p>
        </w:tc>
        <w:tc>
          <w:tcPr>
            <w:tcW w:w="2250" w:type="dxa"/>
            <w:shd w:val="clear" w:color="auto" w:fill="auto"/>
            <w:noWrap/>
            <w:hideMark/>
          </w:tcPr>
          <w:p w14:paraId="515EDF4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5382D338" w14:textId="77777777" w:rsidTr="0053297E">
        <w:trPr>
          <w:trHeight w:val="300"/>
        </w:trPr>
        <w:tc>
          <w:tcPr>
            <w:tcW w:w="640" w:type="dxa"/>
            <w:shd w:val="clear" w:color="auto" w:fill="auto"/>
            <w:noWrap/>
            <w:hideMark/>
          </w:tcPr>
          <w:p w14:paraId="02E9873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11</w:t>
            </w:r>
          </w:p>
        </w:tc>
        <w:tc>
          <w:tcPr>
            <w:tcW w:w="1790" w:type="dxa"/>
            <w:shd w:val="clear" w:color="auto" w:fill="auto"/>
            <w:noWrap/>
            <w:hideMark/>
          </w:tcPr>
          <w:p w14:paraId="53F636B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279D87C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Tương Dương</w:t>
            </w:r>
          </w:p>
        </w:tc>
        <w:tc>
          <w:tcPr>
            <w:tcW w:w="2250" w:type="dxa"/>
            <w:shd w:val="clear" w:color="auto" w:fill="auto"/>
            <w:noWrap/>
            <w:hideMark/>
          </w:tcPr>
          <w:p w14:paraId="616F062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4ED9A584" w14:textId="77777777" w:rsidTr="0053297E">
        <w:trPr>
          <w:trHeight w:val="300"/>
        </w:trPr>
        <w:tc>
          <w:tcPr>
            <w:tcW w:w="640" w:type="dxa"/>
            <w:shd w:val="clear" w:color="auto" w:fill="auto"/>
            <w:noWrap/>
            <w:hideMark/>
          </w:tcPr>
          <w:p w14:paraId="5CEDE52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12</w:t>
            </w:r>
          </w:p>
        </w:tc>
        <w:tc>
          <w:tcPr>
            <w:tcW w:w="1790" w:type="dxa"/>
            <w:shd w:val="clear" w:color="auto" w:fill="auto"/>
            <w:noWrap/>
            <w:hideMark/>
          </w:tcPr>
          <w:p w14:paraId="2D7E0DB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57E231C6"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Tương Dương</w:t>
            </w:r>
          </w:p>
        </w:tc>
        <w:tc>
          <w:tcPr>
            <w:tcW w:w="2250" w:type="dxa"/>
            <w:shd w:val="clear" w:color="auto" w:fill="auto"/>
            <w:noWrap/>
            <w:hideMark/>
          </w:tcPr>
          <w:p w14:paraId="1B9C6D85"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4FAFD850" w14:textId="77777777" w:rsidTr="0053297E">
        <w:trPr>
          <w:trHeight w:val="300"/>
        </w:trPr>
        <w:tc>
          <w:tcPr>
            <w:tcW w:w="640" w:type="dxa"/>
            <w:shd w:val="clear" w:color="auto" w:fill="auto"/>
            <w:noWrap/>
            <w:hideMark/>
          </w:tcPr>
          <w:p w14:paraId="0EAF99D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13</w:t>
            </w:r>
          </w:p>
        </w:tc>
        <w:tc>
          <w:tcPr>
            <w:tcW w:w="1790" w:type="dxa"/>
            <w:shd w:val="clear" w:color="auto" w:fill="auto"/>
            <w:noWrap/>
            <w:hideMark/>
          </w:tcPr>
          <w:p w14:paraId="01AD7B4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775E8EF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Quế Phong</w:t>
            </w:r>
          </w:p>
        </w:tc>
        <w:tc>
          <w:tcPr>
            <w:tcW w:w="2250" w:type="dxa"/>
            <w:shd w:val="clear" w:color="auto" w:fill="auto"/>
            <w:noWrap/>
            <w:hideMark/>
          </w:tcPr>
          <w:p w14:paraId="01A024A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r w:rsidR="008C1EB2" w:rsidRPr="008C1EB2" w14:paraId="16751380" w14:textId="77777777" w:rsidTr="0053297E">
        <w:trPr>
          <w:trHeight w:val="300"/>
        </w:trPr>
        <w:tc>
          <w:tcPr>
            <w:tcW w:w="640" w:type="dxa"/>
            <w:shd w:val="clear" w:color="auto" w:fill="auto"/>
            <w:noWrap/>
            <w:hideMark/>
          </w:tcPr>
          <w:p w14:paraId="280A4E7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14</w:t>
            </w:r>
          </w:p>
        </w:tc>
        <w:tc>
          <w:tcPr>
            <w:tcW w:w="1790" w:type="dxa"/>
            <w:shd w:val="clear" w:color="auto" w:fill="auto"/>
            <w:noWrap/>
            <w:hideMark/>
          </w:tcPr>
          <w:p w14:paraId="2E70865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2DDF8FE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Quế Phong</w:t>
            </w:r>
          </w:p>
        </w:tc>
        <w:tc>
          <w:tcPr>
            <w:tcW w:w="2250" w:type="dxa"/>
            <w:shd w:val="clear" w:color="auto" w:fill="auto"/>
            <w:noWrap/>
            <w:hideMark/>
          </w:tcPr>
          <w:p w14:paraId="74A05CE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4422A418" w:rsidR="00006E7C" w:rsidRDefault="00006E7C" w:rsidP="00C553A9">
      <w:pPr>
        <w:pStyle w:val="Caption"/>
        <w:spacing w:after="120" w:line="288" w:lineRule="auto"/>
      </w:pPr>
      <w:r>
        <w:t>Table 5.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14:paraId="7503C3F7" w14:textId="77777777" w:rsidTr="00CC6DB7">
        <w:tc>
          <w:tcPr>
            <w:tcW w:w="2898" w:type="dxa"/>
            <w:tcBorders>
              <w:bottom w:val="single" w:sz="4" w:space="0" w:color="auto"/>
            </w:tcBorders>
          </w:tcPr>
          <w:p w14:paraId="6CF051CB" w14:textId="77777777" w:rsidR="00C131F0" w:rsidRPr="0053297E" w:rsidRDefault="00C131F0" w:rsidP="00157E78">
            <w:pPr>
              <w:jc w:val="center"/>
              <w:rPr>
                <w:rFonts w:ascii="Arial" w:hAnsi="Arial" w:cs="Arial"/>
                <w:sz w:val="18"/>
                <w:szCs w:val="18"/>
              </w:rPr>
            </w:pPr>
            <w:r w:rsidRPr="0053297E">
              <w:rPr>
                <w:rFonts w:ascii="Arial" w:hAnsi="Arial" w:cs="Arial"/>
                <w:sz w:val="18"/>
                <w:szCs w:val="18"/>
              </w:rPr>
              <w:t>Geographic area</w:t>
            </w:r>
          </w:p>
        </w:tc>
        <w:tc>
          <w:tcPr>
            <w:tcW w:w="1602" w:type="dxa"/>
            <w:tcBorders>
              <w:bottom w:val="single" w:sz="4" w:space="0" w:color="auto"/>
            </w:tcBorders>
          </w:tcPr>
          <w:p w14:paraId="5A7EDC8B" w14:textId="77777777" w:rsidR="00C131F0" w:rsidRPr="0053297E" w:rsidRDefault="00C131F0" w:rsidP="00157E78">
            <w:pPr>
              <w:jc w:val="center"/>
              <w:rPr>
                <w:rFonts w:ascii="Arial" w:hAnsi="Arial" w:cs="Arial"/>
                <w:sz w:val="18"/>
                <w:szCs w:val="18"/>
              </w:rPr>
            </w:pPr>
            <w:r w:rsidRPr="0053297E">
              <w:rPr>
                <w:rFonts w:ascii="Arial" w:hAnsi="Arial" w:cs="Arial"/>
                <w:sz w:val="18"/>
                <w:szCs w:val="18"/>
              </w:rPr>
              <w:t>Population (person)</w:t>
            </w:r>
          </w:p>
        </w:tc>
        <w:tc>
          <w:tcPr>
            <w:tcW w:w="1800" w:type="dxa"/>
            <w:tcBorders>
              <w:bottom w:val="single" w:sz="4" w:space="0" w:color="auto"/>
            </w:tcBorders>
          </w:tcPr>
          <w:p w14:paraId="4FDFADD1" w14:textId="24D15A20" w:rsidR="00C131F0" w:rsidRPr="0053297E" w:rsidRDefault="00E513D9" w:rsidP="00157E78">
            <w:pPr>
              <w:jc w:val="center"/>
              <w:rPr>
                <w:rFonts w:ascii="Arial" w:hAnsi="Arial" w:cs="Arial"/>
                <w:sz w:val="18"/>
                <w:szCs w:val="18"/>
              </w:rPr>
            </w:pPr>
            <w:r w:rsidRPr="0053297E">
              <w:rPr>
                <w:rFonts w:ascii="Arial" w:hAnsi="Arial" w:cs="Arial"/>
                <w:sz w:val="18"/>
                <w:szCs w:val="18"/>
              </w:rPr>
              <w:t>Natural forest area (ha)</w:t>
            </w:r>
          </w:p>
        </w:tc>
        <w:tc>
          <w:tcPr>
            <w:tcW w:w="1980" w:type="dxa"/>
            <w:tcBorders>
              <w:bottom w:val="single" w:sz="4" w:space="0" w:color="auto"/>
            </w:tcBorders>
          </w:tcPr>
          <w:p w14:paraId="531C054A" w14:textId="0E7B30F4" w:rsidR="00C131F0" w:rsidRPr="0053297E" w:rsidRDefault="00E513D9" w:rsidP="00157E78">
            <w:pPr>
              <w:jc w:val="center"/>
              <w:rPr>
                <w:rFonts w:ascii="Arial" w:hAnsi="Arial" w:cs="Arial"/>
                <w:sz w:val="18"/>
                <w:szCs w:val="18"/>
              </w:rPr>
            </w:pPr>
            <w:r w:rsidRPr="0053297E">
              <w:rPr>
                <w:rFonts w:ascii="Arial" w:hAnsi="Arial" w:cs="Arial"/>
                <w:sz w:val="18"/>
                <w:szCs w:val="18"/>
              </w:rPr>
              <w:t>Plantation forest area (ha)</w:t>
            </w:r>
          </w:p>
        </w:tc>
      </w:tr>
      <w:tr w:rsidR="00E513D9" w14:paraId="14D40078" w14:textId="77777777" w:rsidTr="00CC6DB7">
        <w:tc>
          <w:tcPr>
            <w:tcW w:w="2898" w:type="dxa"/>
            <w:tcBorders>
              <w:bottom w:val="dotted" w:sz="4" w:space="0" w:color="auto"/>
            </w:tcBorders>
          </w:tcPr>
          <w:p w14:paraId="2C81E400" w14:textId="77777777" w:rsidR="00E513D9" w:rsidRPr="0053297E" w:rsidRDefault="00E513D9" w:rsidP="00157E78">
            <w:pPr>
              <w:jc w:val="center"/>
              <w:rPr>
                <w:rFonts w:ascii="Arial" w:hAnsi="Arial" w:cs="Arial"/>
                <w:sz w:val="18"/>
                <w:szCs w:val="18"/>
              </w:rPr>
            </w:pPr>
            <w:r w:rsidRPr="0053297E">
              <w:rPr>
                <w:rFonts w:ascii="Arial" w:hAnsi="Arial" w:cs="Arial"/>
                <w:sz w:val="18"/>
                <w:szCs w:val="18"/>
              </w:rPr>
              <w:t>Thanh Hoa and Nghe An</w:t>
            </w:r>
          </w:p>
        </w:tc>
        <w:tc>
          <w:tcPr>
            <w:tcW w:w="1602" w:type="dxa"/>
            <w:tcBorders>
              <w:bottom w:val="dotted" w:sz="4" w:space="0" w:color="auto"/>
            </w:tcBorders>
          </w:tcPr>
          <w:p w14:paraId="0E14A4DA" w14:textId="4E8D2E73" w:rsidR="00E513D9" w:rsidRPr="0053297E" w:rsidRDefault="00391E99" w:rsidP="00391E99">
            <w:pPr>
              <w:jc w:val="center"/>
              <w:rPr>
                <w:rFonts w:ascii="Arial" w:hAnsi="Arial" w:cs="Arial"/>
                <w:sz w:val="18"/>
                <w:szCs w:val="18"/>
              </w:rPr>
            </w:pPr>
            <w:r w:rsidRPr="0053297E">
              <w:rPr>
                <w:rFonts w:ascii="Arial" w:hAnsi="Arial" w:cs="Arial"/>
                <w:sz w:val="18"/>
                <w:szCs w:val="18"/>
              </w:rPr>
              <w:t xml:space="preserve">       6,501,383 </w:t>
            </w:r>
          </w:p>
        </w:tc>
        <w:tc>
          <w:tcPr>
            <w:tcW w:w="1800" w:type="dxa"/>
            <w:tcBorders>
              <w:bottom w:val="dotted" w:sz="4" w:space="0" w:color="auto"/>
            </w:tcBorders>
            <w:vAlign w:val="bottom"/>
          </w:tcPr>
          <w:p w14:paraId="4904F24C" w14:textId="226143DD" w:rsidR="00E513D9" w:rsidRPr="0053297E" w:rsidRDefault="00391E99" w:rsidP="00391E99">
            <w:pPr>
              <w:jc w:val="center"/>
              <w:rPr>
                <w:rFonts w:ascii="Arial" w:hAnsi="Arial" w:cs="Arial"/>
                <w:sz w:val="18"/>
                <w:szCs w:val="18"/>
              </w:rPr>
            </w:pPr>
            <w:r w:rsidRPr="0053297E">
              <w:rPr>
                <w:rFonts w:ascii="Arial" w:hAnsi="Arial" w:cs="Arial"/>
                <w:sz w:val="18"/>
                <w:szCs w:val="18"/>
              </w:rPr>
              <w:t xml:space="preserve">    1,037,561 </w:t>
            </w:r>
          </w:p>
        </w:tc>
        <w:tc>
          <w:tcPr>
            <w:tcW w:w="1980" w:type="dxa"/>
            <w:tcBorders>
              <w:bottom w:val="dotted" w:sz="4" w:space="0" w:color="auto"/>
            </w:tcBorders>
            <w:vAlign w:val="bottom"/>
          </w:tcPr>
          <w:p w14:paraId="5DD022CD" w14:textId="2873555B" w:rsidR="00E513D9" w:rsidRPr="0053297E" w:rsidRDefault="00E513D9" w:rsidP="00E513D9">
            <w:pPr>
              <w:jc w:val="center"/>
              <w:rPr>
                <w:rFonts w:ascii="Arial" w:hAnsi="Arial" w:cs="Arial"/>
                <w:sz w:val="18"/>
                <w:szCs w:val="18"/>
              </w:rPr>
            </w:pPr>
            <w:r w:rsidRPr="0053297E">
              <w:rPr>
                <w:rFonts w:ascii="Arial" w:hAnsi="Arial" w:cs="Arial"/>
                <w:sz w:val="18"/>
                <w:szCs w:val="18"/>
              </w:rPr>
              <w:t>216,659</w:t>
            </w:r>
          </w:p>
        </w:tc>
      </w:tr>
      <w:tr w:rsidR="00391E99" w:rsidRPr="00E7747D" w14:paraId="48ECC8E6" w14:textId="77777777" w:rsidTr="00CC6DB7">
        <w:tc>
          <w:tcPr>
            <w:tcW w:w="2898" w:type="dxa"/>
            <w:tcBorders>
              <w:top w:val="dotted" w:sz="4" w:space="0" w:color="auto"/>
              <w:bottom w:val="dotted" w:sz="4" w:space="0" w:color="auto"/>
            </w:tcBorders>
          </w:tcPr>
          <w:p w14:paraId="2422C7F3"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6</w:t>
            </w:r>
          </w:p>
        </w:tc>
        <w:tc>
          <w:tcPr>
            <w:tcW w:w="1602" w:type="dxa"/>
            <w:tcBorders>
              <w:top w:val="dotted" w:sz="4" w:space="0" w:color="auto"/>
              <w:bottom w:val="dotted" w:sz="4" w:space="0" w:color="auto"/>
            </w:tcBorders>
            <w:vAlign w:val="bottom"/>
          </w:tcPr>
          <w:p w14:paraId="655D6C46"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245,812</w:t>
            </w:r>
          </w:p>
        </w:tc>
        <w:tc>
          <w:tcPr>
            <w:tcW w:w="1800" w:type="dxa"/>
            <w:tcBorders>
              <w:top w:val="dotted" w:sz="4" w:space="0" w:color="auto"/>
              <w:bottom w:val="dotted" w:sz="4" w:space="0" w:color="auto"/>
            </w:tcBorders>
            <w:vAlign w:val="bottom"/>
          </w:tcPr>
          <w:p w14:paraId="4C0F9FB5" w14:textId="19692C14" w:rsidR="00391E99" w:rsidRPr="0053297E" w:rsidRDefault="00391E99" w:rsidP="00157E78">
            <w:pPr>
              <w:jc w:val="center"/>
              <w:rPr>
                <w:rFonts w:ascii="Arial" w:hAnsi="Arial" w:cs="Arial"/>
                <w:sz w:val="18"/>
                <w:szCs w:val="18"/>
              </w:rPr>
            </w:pPr>
            <w:r w:rsidRPr="0053297E">
              <w:rPr>
                <w:rFonts w:ascii="Arial" w:hAnsi="Arial" w:cs="Arial"/>
                <w:sz w:val="18"/>
                <w:szCs w:val="18"/>
              </w:rPr>
              <w:t>513,817</w:t>
            </w:r>
          </w:p>
        </w:tc>
        <w:tc>
          <w:tcPr>
            <w:tcW w:w="1980" w:type="dxa"/>
            <w:tcBorders>
              <w:top w:val="dotted" w:sz="4" w:space="0" w:color="auto"/>
              <w:bottom w:val="dotted" w:sz="4" w:space="0" w:color="auto"/>
            </w:tcBorders>
            <w:vAlign w:val="bottom"/>
          </w:tcPr>
          <w:p w14:paraId="0E6EBA46" w14:textId="27356275" w:rsidR="00391E99" w:rsidRPr="0053297E" w:rsidRDefault="00391E99" w:rsidP="00157E78">
            <w:pPr>
              <w:jc w:val="center"/>
              <w:rPr>
                <w:rFonts w:ascii="Arial" w:hAnsi="Arial" w:cs="Arial"/>
                <w:sz w:val="18"/>
                <w:szCs w:val="18"/>
              </w:rPr>
            </w:pPr>
            <w:r w:rsidRPr="0053297E">
              <w:rPr>
                <w:rFonts w:ascii="Arial" w:hAnsi="Arial" w:cs="Arial"/>
                <w:sz w:val="18"/>
                <w:szCs w:val="18"/>
              </w:rPr>
              <w:t>22,734</w:t>
            </w:r>
          </w:p>
        </w:tc>
      </w:tr>
      <w:tr w:rsidR="00391E99" w:rsidRPr="00E7747D" w14:paraId="4153AE4D" w14:textId="77777777" w:rsidTr="00CC6DB7">
        <w:tc>
          <w:tcPr>
            <w:tcW w:w="2898" w:type="dxa"/>
            <w:tcBorders>
              <w:top w:val="dotted" w:sz="4" w:space="0" w:color="auto"/>
              <w:bottom w:val="dotted" w:sz="4" w:space="0" w:color="auto"/>
            </w:tcBorders>
          </w:tcPr>
          <w:p w14:paraId="3EE4059B"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5</w:t>
            </w:r>
          </w:p>
        </w:tc>
        <w:tc>
          <w:tcPr>
            <w:tcW w:w="1602" w:type="dxa"/>
            <w:tcBorders>
              <w:top w:val="dotted" w:sz="4" w:space="0" w:color="auto"/>
              <w:bottom w:val="dotted" w:sz="4" w:space="0" w:color="auto"/>
            </w:tcBorders>
            <w:vAlign w:val="bottom"/>
          </w:tcPr>
          <w:p w14:paraId="4CB7F44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539,052</w:t>
            </w:r>
          </w:p>
        </w:tc>
        <w:tc>
          <w:tcPr>
            <w:tcW w:w="1800" w:type="dxa"/>
            <w:tcBorders>
              <w:top w:val="dotted" w:sz="4" w:space="0" w:color="auto"/>
              <w:bottom w:val="dotted" w:sz="4" w:space="0" w:color="auto"/>
            </w:tcBorders>
            <w:vAlign w:val="bottom"/>
          </w:tcPr>
          <w:p w14:paraId="48235A5A" w14:textId="72CCBEB3" w:rsidR="00391E99" w:rsidRPr="0053297E" w:rsidRDefault="00391E99" w:rsidP="00157E78">
            <w:pPr>
              <w:jc w:val="center"/>
              <w:rPr>
                <w:rFonts w:ascii="Arial" w:hAnsi="Arial" w:cs="Arial"/>
                <w:sz w:val="18"/>
                <w:szCs w:val="18"/>
              </w:rPr>
            </w:pPr>
            <w:r w:rsidRPr="0053297E">
              <w:rPr>
                <w:rFonts w:ascii="Arial" w:hAnsi="Arial" w:cs="Arial"/>
                <w:sz w:val="18"/>
                <w:szCs w:val="18"/>
              </w:rPr>
              <w:t>455,911</w:t>
            </w:r>
          </w:p>
        </w:tc>
        <w:tc>
          <w:tcPr>
            <w:tcW w:w="1980" w:type="dxa"/>
            <w:tcBorders>
              <w:top w:val="dotted" w:sz="4" w:space="0" w:color="auto"/>
              <w:bottom w:val="dotted" w:sz="4" w:space="0" w:color="auto"/>
            </w:tcBorders>
            <w:vAlign w:val="bottom"/>
          </w:tcPr>
          <w:p w14:paraId="0F4E13A1" w14:textId="446456A3" w:rsidR="00391E99" w:rsidRPr="0053297E" w:rsidRDefault="00391E99" w:rsidP="00157E78">
            <w:pPr>
              <w:jc w:val="center"/>
              <w:rPr>
                <w:rFonts w:ascii="Arial" w:hAnsi="Arial" w:cs="Arial"/>
                <w:sz w:val="18"/>
                <w:szCs w:val="18"/>
              </w:rPr>
            </w:pPr>
            <w:r w:rsidRPr="0053297E">
              <w:rPr>
                <w:rFonts w:ascii="Arial" w:hAnsi="Arial" w:cs="Arial"/>
                <w:sz w:val="18"/>
                <w:szCs w:val="18"/>
              </w:rPr>
              <w:t>53,826</w:t>
            </w:r>
          </w:p>
        </w:tc>
      </w:tr>
      <w:tr w:rsidR="00391E99" w:rsidRPr="00E7747D" w14:paraId="5490245B" w14:textId="77777777" w:rsidTr="00CC6DB7">
        <w:tc>
          <w:tcPr>
            <w:tcW w:w="2898" w:type="dxa"/>
            <w:tcBorders>
              <w:top w:val="dotted" w:sz="4" w:space="0" w:color="auto"/>
              <w:bottom w:val="dotted" w:sz="4" w:space="0" w:color="auto"/>
            </w:tcBorders>
          </w:tcPr>
          <w:p w14:paraId="42529D42"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4</w:t>
            </w:r>
          </w:p>
        </w:tc>
        <w:tc>
          <w:tcPr>
            <w:tcW w:w="1602" w:type="dxa"/>
            <w:tcBorders>
              <w:top w:val="dotted" w:sz="4" w:space="0" w:color="auto"/>
              <w:bottom w:val="dotted" w:sz="4" w:space="0" w:color="auto"/>
            </w:tcBorders>
            <w:vAlign w:val="bottom"/>
          </w:tcPr>
          <w:p w14:paraId="7667CC4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824,786</w:t>
            </w:r>
          </w:p>
        </w:tc>
        <w:tc>
          <w:tcPr>
            <w:tcW w:w="1800" w:type="dxa"/>
            <w:tcBorders>
              <w:top w:val="dotted" w:sz="4" w:space="0" w:color="auto"/>
              <w:bottom w:val="dotted" w:sz="4" w:space="0" w:color="auto"/>
            </w:tcBorders>
            <w:vAlign w:val="bottom"/>
          </w:tcPr>
          <w:p w14:paraId="0714E829" w14:textId="33BCC526" w:rsidR="00391E99" w:rsidRPr="0053297E" w:rsidRDefault="00391E99" w:rsidP="00157E78">
            <w:pPr>
              <w:jc w:val="center"/>
              <w:rPr>
                <w:rFonts w:ascii="Arial" w:hAnsi="Arial" w:cs="Arial"/>
                <w:sz w:val="18"/>
                <w:szCs w:val="18"/>
              </w:rPr>
            </w:pPr>
            <w:r w:rsidRPr="0053297E">
              <w:rPr>
                <w:rFonts w:ascii="Arial" w:hAnsi="Arial" w:cs="Arial"/>
                <w:sz w:val="18"/>
                <w:szCs w:val="18"/>
              </w:rPr>
              <w:t>43,159</w:t>
            </w:r>
          </w:p>
        </w:tc>
        <w:tc>
          <w:tcPr>
            <w:tcW w:w="1980" w:type="dxa"/>
            <w:tcBorders>
              <w:top w:val="dotted" w:sz="4" w:space="0" w:color="auto"/>
              <w:bottom w:val="dotted" w:sz="4" w:space="0" w:color="auto"/>
            </w:tcBorders>
            <w:vAlign w:val="bottom"/>
          </w:tcPr>
          <w:p w14:paraId="481B2611" w14:textId="70A5990A" w:rsidR="00391E99" w:rsidRPr="0053297E" w:rsidRDefault="00391E99" w:rsidP="00157E78">
            <w:pPr>
              <w:jc w:val="center"/>
              <w:rPr>
                <w:rFonts w:ascii="Arial" w:hAnsi="Arial" w:cs="Arial"/>
                <w:sz w:val="18"/>
                <w:szCs w:val="18"/>
              </w:rPr>
            </w:pPr>
            <w:r w:rsidRPr="0053297E">
              <w:rPr>
                <w:rFonts w:ascii="Arial" w:hAnsi="Arial" w:cs="Arial"/>
                <w:sz w:val="18"/>
                <w:szCs w:val="18"/>
              </w:rPr>
              <w:t>58,844</w:t>
            </w:r>
          </w:p>
        </w:tc>
      </w:tr>
      <w:tr w:rsidR="00391E99" w:rsidRPr="00E7747D" w14:paraId="504A6D43" w14:textId="77777777" w:rsidTr="00CC6DB7">
        <w:tc>
          <w:tcPr>
            <w:tcW w:w="2898" w:type="dxa"/>
            <w:tcBorders>
              <w:top w:val="dotted" w:sz="4" w:space="0" w:color="auto"/>
              <w:bottom w:val="dotted" w:sz="4" w:space="0" w:color="auto"/>
            </w:tcBorders>
          </w:tcPr>
          <w:p w14:paraId="38CF8A2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3</w:t>
            </w:r>
          </w:p>
        </w:tc>
        <w:tc>
          <w:tcPr>
            <w:tcW w:w="1602" w:type="dxa"/>
            <w:tcBorders>
              <w:top w:val="dotted" w:sz="4" w:space="0" w:color="auto"/>
              <w:bottom w:val="dotted" w:sz="4" w:space="0" w:color="auto"/>
            </w:tcBorders>
            <w:vAlign w:val="bottom"/>
          </w:tcPr>
          <w:p w14:paraId="0CF3E4DF"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1,357,861</w:t>
            </w:r>
          </w:p>
        </w:tc>
        <w:tc>
          <w:tcPr>
            <w:tcW w:w="1800" w:type="dxa"/>
            <w:tcBorders>
              <w:top w:val="dotted" w:sz="4" w:space="0" w:color="auto"/>
              <w:bottom w:val="dotted" w:sz="4" w:space="0" w:color="auto"/>
            </w:tcBorders>
            <w:vAlign w:val="bottom"/>
          </w:tcPr>
          <w:p w14:paraId="039FE54E" w14:textId="6BE420D6" w:rsidR="00391E99" w:rsidRPr="0053297E" w:rsidRDefault="00391E99" w:rsidP="00157E78">
            <w:pPr>
              <w:jc w:val="center"/>
              <w:rPr>
                <w:rFonts w:ascii="Arial" w:hAnsi="Arial" w:cs="Arial"/>
                <w:sz w:val="18"/>
                <w:szCs w:val="18"/>
              </w:rPr>
            </w:pPr>
            <w:r w:rsidRPr="0053297E">
              <w:rPr>
                <w:rFonts w:ascii="Arial" w:hAnsi="Arial" w:cs="Arial"/>
                <w:sz w:val="18"/>
                <w:szCs w:val="18"/>
              </w:rPr>
              <w:t>24,048</w:t>
            </w:r>
          </w:p>
        </w:tc>
        <w:tc>
          <w:tcPr>
            <w:tcW w:w="1980" w:type="dxa"/>
            <w:tcBorders>
              <w:top w:val="dotted" w:sz="4" w:space="0" w:color="auto"/>
              <w:bottom w:val="dotted" w:sz="4" w:space="0" w:color="auto"/>
            </w:tcBorders>
            <w:vAlign w:val="bottom"/>
          </w:tcPr>
          <w:p w14:paraId="282C8DD8" w14:textId="6FBB5947" w:rsidR="00391E99" w:rsidRPr="0053297E" w:rsidRDefault="00391E99" w:rsidP="00157E78">
            <w:pPr>
              <w:jc w:val="center"/>
              <w:rPr>
                <w:rFonts w:ascii="Arial" w:hAnsi="Arial" w:cs="Arial"/>
                <w:sz w:val="18"/>
                <w:szCs w:val="18"/>
              </w:rPr>
            </w:pPr>
            <w:r w:rsidRPr="0053297E">
              <w:rPr>
                <w:rFonts w:ascii="Arial" w:hAnsi="Arial" w:cs="Arial"/>
                <w:sz w:val="18"/>
                <w:szCs w:val="18"/>
              </w:rPr>
              <w:t>73,820</w:t>
            </w:r>
          </w:p>
        </w:tc>
      </w:tr>
      <w:tr w:rsidR="00391E99" w:rsidRPr="00E7747D" w14:paraId="2A9CC245" w14:textId="77777777" w:rsidTr="00CC6DB7">
        <w:tc>
          <w:tcPr>
            <w:tcW w:w="2898" w:type="dxa"/>
            <w:tcBorders>
              <w:top w:val="dotted" w:sz="4" w:space="0" w:color="auto"/>
              <w:bottom w:val="dotted" w:sz="4" w:space="0" w:color="auto"/>
            </w:tcBorders>
          </w:tcPr>
          <w:p w14:paraId="524E7C5B"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2</w:t>
            </w:r>
          </w:p>
        </w:tc>
        <w:tc>
          <w:tcPr>
            <w:tcW w:w="1602" w:type="dxa"/>
            <w:tcBorders>
              <w:top w:val="dotted" w:sz="4" w:space="0" w:color="auto"/>
              <w:bottom w:val="dotted" w:sz="4" w:space="0" w:color="auto"/>
            </w:tcBorders>
            <w:vAlign w:val="bottom"/>
          </w:tcPr>
          <w:p w14:paraId="280580CF"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3,241,477</w:t>
            </w:r>
          </w:p>
        </w:tc>
        <w:tc>
          <w:tcPr>
            <w:tcW w:w="1800" w:type="dxa"/>
            <w:tcBorders>
              <w:top w:val="dotted" w:sz="4" w:space="0" w:color="auto"/>
              <w:bottom w:val="dotted" w:sz="4" w:space="0" w:color="auto"/>
            </w:tcBorders>
            <w:vAlign w:val="bottom"/>
          </w:tcPr>
          <w:p w14:paraId="762B3F31" w14:textId="29CCB05F" w:rsidR="00391E99" w:rsidRPr="0053297E" w:rsidRDefault="00391E99" w:rsidP="00157E78">
            <w:pPr>
              <w:jc w:val="center"/>
              <w:rPr>
                <w:rFonts w:ascii="Arial" w:hAnsi="Arial" w:cs="Arial"/>
                <w:sz w:val="18"/>
                <w:szCs w:val="18"/>
              </w:rPr>
            </w:pPr>
            <w:r w:rsidRPr="0053297E">
              <w:rPr>
                <w:rFonts w:ascii="Arial" w:hAnsi="Arial" w:cs="Arial"/>
                <w:sz w:val="18"/>
                <w:szCs w:val="18"/>
              </w:rPr>
              <w:t>625</w:t>
            </w:r>
          </w:p>
        </w:tc>
        <w:tc>
          <w:tcPr>
            <w:tcW w:w="1980" w:type="dxa"/>
            <w:tcBorders>
              <w:top w:val="dotted" w:sz="4" w:space="0" w:color="auto"/>
              <w:bottom w:val="dotted" w:sz="4" w:space="0" w:color="auto"/>
            </w:tcBorders>
            <w:vAlign w:val="bottom"/>
          </w:tcPr>
          <w:p w14:paraId="74242B44" w14:textId="672DBBEE" w:rsidR="00391E99" w:rsidRPr="0053297E" w:rsidRDefault="00391E99" w:rsidP="00157E78">
            <w:pPr>
              <w:jc w:val="center"/>
              <w:rPr>
                <w:rFonts w:ascii="Arial" w:hAnsi="Arial" w:cs="Arial"/>
                <w:sz w:val="18"/>
                <w:szCs w:val="18"/>
              </w:rPr>
            </w:pPr>
            <w:r w:rsidRPr="0053297E">
              <w:rPr>
                <w:rFonts w:ascii="Arial" w:hAnsi="Arial" w:cs="Arial"/>
                <w:sz w:val="18"/>
                <w:szCs w:val="18"/>
              </w:rPr>
              <w:t>7,344</w:t>
            </w:r>
          </w:p>
        </w:tc>
      </w:tr>
      <w:tr w:rsidR="00391E99" w:rsidRPr="00E7747D" w14:paraId="2B932900" w14:textId="77777777" w:rsidTr="00CC6DB7">
        <w:tc>
          <w:tcPr>
            <w:tcW w:w="2898" w:type="dxa"/>
            <w:tcBorders>
              <w:top w:val="dotted" w:sz="4" w:space="0" w:color="auto"/>
            </w:tcBorders>
          </w:tcPr>
          <w:p w14:paraId="2EB0C317" w14:textId="4798A271" w:rsidR="00391E99" w:rsidRPr="0053297E" w:rsidRDefault="00391E99" w:rsidP="00157E78">
            <w:pPr>
              <w:jc w:val="center"/>
              <w:rPr>
                <w:rFonts w:ascii="Arial" w:hAnsi="Arial" w:cs="Arial"/>
                <w:sz w:val="18"/>
                <w:szCs w:val="18"/>
              </w:rPr>
            </w:pPr>
            <w:r w:rsidRPr="0053297E">
              <w:rPr>
                <w:rFonts w:ascii="Arial" w:hAnsi="Arial" w:cs="Arial"/>
                <w:sz w:val="18"/>
                <w:szCs w:val="18"/>
              </w:rPr>
              <w:t>Cluster 1</w:t>
            </w:r>
          </w:p>
        </w:tc>
        <w:tc>
          <w:tcPr>
            <w:tcW w:w="1602" w:type="dxa"/>
            <w:tcBorders>
              <w:top w:val="dotted" w:sz="4" w:space="0" w:color="auto"/>
            </w:tcBorders>
            <w:vAlign w:val="bottom"/>
          </w:tcPr>
          <w:p w14:paraId="4E391C4D" w14:textId="2915DBB6" w:rsidR="00391E99" w:rsidRPr="0053297E" w:rsidRDefault="00391E99" w:rsidP="00157E78">
            <w:pPr>
              <w:jc w:val="center"/>
              <w:rPr>
                <w:rFonts w:ascii="Arial" w:hAnsi="Arial" w:cs="Arial"/>
                <w:sz w:val="18"/>
                <w:szCs w:val="18"/>
              </w:rPr>
            </w:pPr>
            <w:r w:rsidRPr="0053297E">
              <w:rPr>
                <w:rFonts w:ascii="Arial" w:hAnsi="Arial" w:cs="Arial"/>
                <w:sz w:val="18"/>
                <w:szCs w:val="18"/>
              </w:rPr>
              <w:t>296,573</w:t>
            </w:r>
          </w:p>
        </w:tc>
        <w:tc>
          <w:tcPr>
            <w:tcW w:w="1800" w:type="dxa"/>
            <w:tcBorders>
              <w:top w:val="dotted" w:sz="4" w:space="0" w:color="auto"/>
            </w:tcBorders>
            <w:vAlign w:val="center"/>
          </w:tcPr>
          <w:p w14:paraId="7FFF92BB" w14:textId="0B560029" w:rsidR="00391E99" w:rsidRPr="0053297E" w:rsidRDefault="00391E99" w:rsidP="00157E78">
            <w:pPr>
              <w:jc w:val="center"/>
              <w:rPr>
                <w:rFonts w:ascii="Arial" w:hAnsi="Arial" w:cs="Arial"/>
                <w:sz w:val="18"/>
                <w:szCs w:val="18"/>
              </w:rPr>
            </w:pPr>
            <w:r w:rsidRPr="0053297E">
              <w:rPr>
                <w:rFonts w:ascii="Arial" w:hAnsi="Arial" w:cs="Arial"/>
                <w:sz w:val="18"/>
                <w:szCs w:val="18"/>
              </w:rPr>
              <w:t xml:space="preserve"> 0</w:t>
            </w:r>
          </w:p>
        </w:tc>
        <w:tc>
          <w:tcPr>
            <w:tcW w:w="1980" w:type="dxa"/>
            <w:tcBorders>
              <w:top w:val="dotted" w:sz="4" w:space="0" w:color="auto"/>
            </w:tcBorders>
            <w:vAlign w:val="center"/>
          </w:tcPr>
          <w:p w14:paraId="0AAD0B32" w14:textId="7DAE26EB" w:rsidR="00391E99" w:rsidRPr="0053297E" w:rsidRDefault="00391E99" w:rsidP="00157E78">
            <w:pPr>
              <w:jc w:val="center"/>
              <w:rPr>
                <w:rFonts w:ascii="Arial" w:hAnsi="Arial" w:cs="Arial"/>
                <w:sz w:val="18"/>
                <w:szCs w:val="18"/>
              </w:rPr>
            </w:pPr>
            <w:r w:rsidRPr="0053297E">
              <w:rPr>
                <w:rFonts w:ascii="Arial" w:hAnsi="Arial" w:cs="Arial"/>
                <w:sz w:val="18"/>
                <w:szCs w:val="18"/>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81" w:name="_Toc401651603"/>
      <w:r>
        <w:t>Field</w:t>
      </w:r>
      <w:r w:rsidR="00F01C15">
        <w:t xml:space="preserve"> survey</w:t>
      </w:r>
      <w:bookmarkEnd w:id="81"/>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2C5438">
      <w:pPr>
        <w:pStyle w:val="ListParagraph"/>
        <w:numPr>
          <w:ilvl w:val="0"/>
          <w:numId w:val="3"/>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w:t>
      </w:r>
      <w:r>
        <w:lastRenderedPageBreak/>
        <w:t xml:space="preserve">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2C5438">
      <w:pPr>
        <w:pStyle w:val="ListParagraph"/>
        <w:numPr>
          <w:ilvl w:val="1"/>
          <w:numId w:val="3"/>
        </w:numPr>
        <w:contextualSpacing w:val="0"/>
      </w:pPr>
      <w:r>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2C5438">
      <w:pPr>
        <w:pStyle w:val="ListParagraph"/>
        <w:numPr>
          <w:ilvl w:val="1"/>
          <w:numId w:val="3"/>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2C5438">
      <w:pPr>
        <w:pStyle w:val="ListParagraph"/>
        <w:numPr>
          <w:ilvl w:val="0"/>
          <w:numId w:val="3"/>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2C5438">
      <w:pPr>
        <w:pStyle w:val="ListParagraph"/>
        <w:numPr>
          <w:ilvl w:val="1"/>
          <w:numId w:val="3"/>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2C5438">
      <w:pPr>
        <w:pStyle w:val="ListParagraph"/>
        <w:numPr>
          <w:ilvl w:val="0"/>
          <w:numId w:val="3"/>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2C5438">
      <w:pPr>
        <w:pStyle w:val="ListParagraph"/>
        <w:numPr>
          <w:ilvl w:val="0"/>
          <w:numId w:val="3"/>
        </w:numPr>
        <w:contextualSpacing w:val="0"/>
      </w:pPr>
      <w:r>
        <w:t>Part IV: Information about selling wood. This is to understand the fuelwood demand of other sectors.</w:t>
      </w:r>
    </w:p>
    <w:p w14:paraId="2980534E" w14:textId="1E3927F6" w:rsidR="002F6412" w:rsidRDefault="002F6412" w:rsidP="002C5438">
      <w:pPr>
        <w:pStyle w:val="ListParagraph"/>
        <w:numPr>
          <w:ilvl w:val="0"/>
          <w:numId w:val="3"/>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lastRenderedPageBreak/>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148E69ED" w:rsidR="00725A37" w:rsidRDefault="00725A37" w:rsidP="002C5438">
      <w:pPr>
        <w:pStyle w:val="ListParagraph"/>
        <w:numPr>
          <w:ilvl w:val="0"/>
          <w:numId w:val="2"/>
        </w:numPr>
        <w:contextualSpacing w:val="0"/>
      </w:pPr>
      <w:r>
        <w:t>Type of fuel</w:t>
      </w:r>
      <w:r w:rsidR="00831134">
        <w:t xml:space="preserve">: </w:t>
      </w:r>
      <w:r w:rsidR="00604187">
        <w:t>fuelwood</w:t>
      </w:r>
      <w:r w:rsidR="00831134">
        <w:t>, coal, oil.</w:t>
      </w:r>
    </w:p>
    <w:p w14:paraId="715A780D" w14:textId="2CBD243F" w:rsidR="00725A37" w:rsidRDefault="00725A37" w:rsidP="002C5438">
      <w:pPr>
        <w:pStyle w:val="ListParagraph"/>
        <w:numPr>
          <w:ilvl w:val="0"/>
          <w:numId w:val="2"/>
        </w:numPr>
        <w:contextualSpacing w:val="0"/>
      </w:pPr>
      <w:r>
        <w:t>Quantity of fuel use per day</w:t>
      </w:r>
      <w:r w:rsidR="00831134">
        <w:t>.</w:t>
      </w:r>
    </w:p>
    <w:p w14:paraId="78D2F742" w14:textId="6F243EA7" w:rsidR="00725A37" w:rsidRDefault="00725A37" w:rsidP="002C5438">
      <w:pPr>
        <w:pStyle w:val="ListParagraph"/>
        <w:numPr>
          <w:ilvl w:val="0"/>
          <w:numId w:val="2"/>
        </w:numPr>
        <w:contextualSpacing w:val="0"/>
      </w:pPr>
      <w:r>
        <w:t>Price of fuel: current and historical; comparison with alternative fuel</w:t>
      </w:r>
      <w:r w:rsidR="00831134">
        <w:t>.</w:t>
      </w:r>
    </w:p>
    <w:p w14:paraId="22A415A4" w14:textId="030CB8D8" w:rsidR="00725A37" w:rsidRDefault="00725A37" w:rsidP="002C5438">
      <w:pPr>
        <w:pStyle w:val="ListParagraph"/>
        <w:numPr>
          <w:ilvl w:val="0"/>
          <w:numId w:val="2"/>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bookmarkStart w:id="82" w:name="_Toc401651604"/>
      <w:r w:rsidRPr="0063607F">
        <w:lastRenderedPageBreak/>
        <w:t xml:space="preserve">Data processing and </w:t>
      </w:r>
      <w:commentRangeStart w:id="83"/>
      <w:r w:rsidRPr="0063607F">
        <w:t>analysis</w:t>
      </w:r>
      <w:bookmarkEnd w:id="82"/>
      <w:commentRangeEnd w:id="83"/>
      <w:r w:rsidR="008D0787">
        <w:rPr>
          <w:rStyle w:val="CommentReference"/>
          <w:rFonts w:ascii="Times New Roman" w:eastAsiaTheme="minorHAnsi" w:hAnsi="Times New Roman" w:cstheme="minorBidi"/>
          <w:b w:val="0"/>
          <w:bCs w:val="0"/>
          <w:color w:val="auto"/>
        </w:rPr>
        <w:commentReference w:id="83"/>
      </w:r>
    </w:p>
    <w:p w14:paraId="6FB4197E" w14:textId="5BE89095" w:rsidR="00290DFD" w:rsidRDefault="0063607F" w:rsidP="0063607F">
      <w:pPr>
        <w:pStyle w:val="Heading3"/>
      </w:pPr>
      <w:bookmarkStart w:id="84" w:name="_Toc401651605"/>
      <w:r>
        <w:t>Data processing for household survey</w:t>
      </w:r>
      <w:bookmarkEnd w:id="84"/>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2C5438">
      <w:pPr>
        <w:pStyle w:val="ListParagraph"/>
        <w:numPr>
          <w:ilvl w:val="0"/>
          <w:numId w:val="2"/>
        </w:numPr>
        <w:contextualSpacing w:val="0"/>
      </w:pPr>
      <w:r>
        <w:t>Cooking for people</w:t>
      </w:r>
    </w:p>
    <w:p w14:paraId="2B026253" w14:textId="0EB50C1A" w:rsidR="008D579F" w:rsidRDefault="008D579F" w:rsidP="002C5438">
      <w:pPr>
        <w:pStyle w:val="ListParagraph"/>
        <w:numPr>
          <w:ilvl w:val="0"/>
          <w:numId w:val="2"/>
        </w:numPr>
        <w:contextualSpacing w:val="0"/>
      </w:pPr>
      <w:r>
        <w:t>Cooking for pig</w:t>
      </w:r>
    </w:p>
    <w:p w14:paraId="54A3104C" w14:textId="13C39123" w:rsidR="008D579F" w:rsidRDefault="008D579F" w:rsidP="002C5438">
      <w:pPr>
        <w:pStyle w:val="ListParagraph"/>
        <w:numPr>
          <w:ilvl w:val="0"/>
          <w:numId w:val="2"/>
        </w:numPr>
        <w:contextualSpacing w:val="0"/>
      </w:pPr>
      <w:r>
        <w:t>Cooking alcohol</w:t>
      </w:r>
    </w:p>
    <w:p w14:paraId="529E08C7" w14:textId="30D32828" w:rsidR="008D579F" w:rsidRDefault="008D579F" w:rsidP="002C5438">
      <w:pPr>
        <w:pStyle w:val="ListParagraph"/>
        <w:numPr>
          <w:ilvl w:val="0"/>
          <w:numId w:val="2"/>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 xml:space="preserve">The household that raise pig at higher </w:t>
      </w:r>
      <w:r w:rsidRPr="00045F30">
        <w:t>amount (10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bookmarkStart w:id="85" w:name="_Toc401651606"/>
      <w:r>
        <w:lastRenderedPageBreak/>
        <w:t xml:space="preserve">Data processing for </w:t>
      </w:r>
      <w:r w:rsidR="004B646A">
        <w:t>industrial and commercial fuelwood survey</w:t>
      </w:r>
      <w:bookmarkEnd w:id="85"/>
    </w:p>
    <w:p w14:paraId="7188F603" w14:textId="7C33ECA0" w:rsidR="004B646A" w:rsidDel="003A2FBF" w:rsidRDefault="00326907" w:rsidP="004B646A">
      <w:pPr>
        <w:rPr>
          <w:del w:id="86" w:author="HongAnh" w:date="2014-10-30T16:09:00Z"/>
        </w:rPr>
      </w:pPr>
      <w:del w:id="87" w:author="HongAnh" w:date="2014-10-30T16:09:00Z">
        <w:r w:rsidDel="003A2FBF">
          <w:delText xml:space="preserve">It is found out from the survey that commercial </w:delText>
        </w:r>
        <w:r w:rsidR="00D754B8" w:rsidDel="003A2FBF">
          <w:delTex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delText>
        </w:r>
      </w:del>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5B8FF14E" w14:textId="79F52956" w:rsidR="008B0685" w:rsidRDefault="008B0685" w:rsidP="008B0685">
      <w:pPr>
        <w:pStyle w:val="Heading3"/>
      </w:pPr>
      <w:bookmarkStart w:id="88" w:name="_Toc401651607"/>
      <w:r>
        <w:lastRenderedPageBreak/>
        <w:t>Data processing for fuelwood using for pig raising</w:t>
      </w:r>
      <w:bookmarkEnd w:id="88"/>
    </w:p>
    <w:p w14:paraId="03B60BF3" w14:textId="3DE6A0C6" w:rsidR="008B0685" w:rsidRDefault="008B0685" w:rsidP="008B0685">
      <w:r>
        <w:t>Data available in provincial statistics book only include the numbers of pig heads raised annually by district. Further detailed data for numbers of pig heads per year per commune is not available.</w:t>
      </w:r>
      <w:r w:rsidR="00F73191">
        <w:t xml:space="preserve"> Therefore it cannot apply the calculation by cluster.</w:t>
      </w:r>
    </w:p>
    <w:p w14:paraId="5C47D85E" w14:textId="1427934F" w:rsidR="008B0685" w:rsidRPr="008B0685" w:rsidRDefault="00F73191" w:rsidP="008B0685">
      <w:r>
        <w:t xml:space="preserve">For estimation of fuelwood used for pig raising, </w:t>
      </w:r>
      <w:r w:rsidR="008B0685">
        <w:t xml:space="preserve">a qualitative estimation </w:t>
      </w:r>
      <w:r>
        <w:t>will be conducted, based on estimation of fuelwood used for one pig head by district, and statistics of total pig heads by district of each province.</w:t>
      </w:r>
    </w:p>
    <w:p w14:paraId="7062ACA0" w14:textId="77777777" w:rsidR="00F01C15" w:rsidRDefault="003C1689" w:rsidP="00AF188B">
      <w:pPr>
        <w:pStyle w:val="Heading1"/>
      </w:pPr>
      <w:bookmarkStart w:id="89" w:name="_Toc401651608"/>
      <w:r>
        <w:t>Findings</w:t>
      </w:r>
      <w:bookmarkEnd w:id="89"/>
    </w:p>
    <w:p w14:paraId="3A366A24" w14:textId="5492B78D" w:rsidR="00C32245" w:rsidRDefault="00C32245" w:rsidP="00B93A18">
      <w:pPr>
        <w:pStyle w:val="Heading2"/>
        <w:rPr>
          <w:ins w:id="90" w:author="Nguyen Thanh Quang" w:date="2014-10-24T10:10:00Z"/>
        </w:rPr>
      </w:pPr>
      <w:bookmarkStart w:id="91" w:name="_Toc401651609"/>
      <w:ins w:id="92" w:author="Nguyen Thanh Quang" w:date="2014-10-24T10:10:00Z">
        <w:r>
          <w:t xml:space="preserve">Fuelwood </w:t>
        </w:r>
        <w:commentRangeStart w:id="93"/>
        <w:r>
          <w:t>supply</w:t>
        </w:r>
        <w:commentRangeEnd w:id="93"/>
        <w:r>
          <w:rPr>
            <w:rStyle w:val="CommentReference"/>
            <w:rFonts w:ascii="Times New Roman" w:eastAsiaTheme="minorHAnsi" w:hAnsi="Times New Roman" w:cstheme="minorBidi"/>
            <w:b w:val="0"/>
            <w:bCs w:val="0"/>
            <w:color w:val="auto"/>
          </w:rPr>
          <w:commentReference w:id="93"/>
        </w:r>
        <w:r>
          <w:t xml:space="preserve"> chain</w:t>
        </w:r>
      </w:ins>
    </w:p>
    <w:p w14:paraId="7EC273FE" w14:textId="77777777" w:rsidR="00B93A18" w:rsidRDefault="00B93A18" w:rsidP="00B93A18">
      <w:pPr>
        <w:pStyle w:val="Heading2"/>
      </w:pPr>
      <w:r>
        <w:t xml:space="preserve">Value chain of </w:t>
      </w:r>
      <w:commentRangeStart w:id="94"/>
      <w:r>
        <w:t>fuelwood</w:t>
      </w:r>
      <w:bookmarkEnd w:id="91"/>
      <w:commentRangeEnd w:id="94"/>
      <w:r w:rsidR="004A1E77">
        <w:rPr>
          <w:rStyle w:val="CommentReference"/>
          <w:rFonts w:ascii="Times New Roman" w:eastAsiaTheme="minorHAnsi" w:hAnsi="Times New Roman" w:cstheme="minorBidi"/>
          <w:b w:val="0"/>
          <w:bCs w:val="0"/>
          <w:color w:val="auto"/>
        </w:rPr>
        <w:commentReference w:id="94"/>
      </w:r>
    </w:p>
    <w:p w14:paraId="04E8D8D4" w14:textId="6AF0A829" w:rsidR="00B93A18" w:rsidRDefault="00B93A18" w:rsidP="00B93A18">
      <w:commentRangeStart w:id="95"/>
      <w:r>
        <w:t>Charcoal</w:t>
      </w:r>
      <w:commentRangeEnd w:id="95"/>
      <w:r w:rsidR="004574CE">
        <w:rPr>
          <w:rStyle w:val="CommentReference"/>
        </w:rPr>
        <w:commentReference w:id="95"/>
      </w:r>
      <w:r>
        <w:t xml:space="preserve"> is not popularly used in the area of research. In fact, among 221 households surveyed and </w:t>
      </w:r>
      <w:r w:rsidR="00D75982">
        <w:t>seven</w:t>
      </w:r>
      <w:r>
        <w:t xml:space="preserve"> plants using fuel visited, none of those use charcoal as a source of fuel. Therefore charcoal is not included in the survey and in the value chain assessment.</w:t>
      </w:r>
    </w:p>
    <w:p w14:paraId="73D2F2BD" w14:textId="77777777" w:rsidR="00B93A18" w:rsidRPr="003C777A" w:rsidRDefault="00B93A18" w:rsidP="00B93A18">
      <w:pPr>
        <w:rPr>
          <w:b/>
          <w:i/>
        </w:rPr>
      </w:pPr>
      <w:r w:rsidRPr="003C777A">
        <w:rPr>
          <w:b/>
          <w:i/>
        </w:rPr>
        <w:t xml:space="preserve">Value chain of fuelwood in residential </w:t>
      </w:r>
      <w:commentRangeStart w:id="96"/>
      <w:r w:rsidRPr="003C777A">
        <w:rPr>
          <w:b/>
          <w:i/>
        </w:rPr>
        <w:t>sector</w:t>
      </w:r>
      <w:commentRangeEnd w:id="96"/>
      <w:r w:rsidR="004574CE">
        <w:rPr>
          <w:rStyle w:val="CommentReference"/>
        </w:rPr>
        <w:commentReference w:id="96"/>
      </w:r>
    </w:p>
    <w:p w14:paraId="7EB71F90" w14:textId="77777777" w:rsidR="00B93A18" w:rsidRDefault="00B93A18" w:rsidP="00B93A18">
      <w:r>
        <w:t xml:space="preserve">Amongst 221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biomass energy to the tea plant. </w:t>
      </w:r>
    </w:p>
    <w:p w14:paraId="5242CE86" w14:textId="77777777" w:rsidR="00B93A18" w:rsidRDefault="00B93A18" w:rsidP="00B93A18">
      <w:r>
        <w:t>Out of this case, no other household surveyed sells fuelwood. Therefore it is concluded that there is no value chain of fuelwood in residential sector in Thanh Hoa and Nghe An.</w:t>
      </w:r>
    </w:p>
    <w:p w14:paraId="67F9C438" w14:textId="77777777" w:rsidR="00B93A18" w:rsidRPr="003E3C68" w:rsidRDefault="00B93A18" w:rsidP="00B93A18">
      <w:pPr>
        <w:rPr>
          <w:b/>
          <w:i/>
        </w:rPr>
      </w:pPr>
      <w:r w:rsidRPr="003E3C68">
        <w:rPr>
          <w:b/>
          <w:i/>
        </w:rPr>
        <w:t xml:space="preserve">Value chain of fuelwood in </w:t>
      </w:r>
      <w:r>
        <w:rPr>
          <w:b/>
          <w:i/>
        </w:rPr>
        <w:t xml:space="preserve">commercial and </w:t>
      </w:r>
      <w:r w:rsidRPr="003E3C68">
        <w:rPr>
          <w:b/>
          <w:i/>
        </w:rPr>
        <w:t>industrial sector</w:t>
      </w:r>
    </w:p>
    <w:p w14:paraId="7B84F7C6" w14:textId="3EDB2E93" w:rsidR="002A4D46" w:rsidRDefault="00B93A18" w:rsidP="00B93A18">
      <w:r>
        <w:t>The value chain of fuelwood is a chain of activities as below:</w:t>
      </w:r>
    </w:p>
    <w:p w14:paraId="267CF553" w14:textId="22DC32B7" w:rsidR="00B65CA7" w:rsidRPr="00B65CA7" w:rsidRDefault="00B65CA7" w:rsidP="00C553A9">
      <w:pPr>
        <w:spacing w:after="120"/>
        <w:jc w:val="center"/>
        <w:rPr>
          <w:i/>
        </w:rPr>
      </w:pPr>
      <w:r w:rsidRPr="00B65CA7">
        <w:rPr>
          <w:i/>
        </w:rPr>
        <w:t xml:space="preserve">Table 6. Fuelwood </w:t>
      </w:r>
      <w:commentRangeStart w:id="97"/>
      <w:r w:rsidRPr="00B65CA7">
        <w:rPr>
          <w:i/>
        </w:rPr>
        <w:t>value</w:t>
      </w:r>
      <w:commentRangeEnd w:id="97"/>
      <w:r w:rsidR="008754EC">
        <w:rPr>
          <w:rStyle w:val="CommentReference"/>
        </w:rPr>
        <w:commentReference w:id="97"/>
      </w:r>
      <w:r w:rsidRPr="00B65CA7">
        <w:rPr>
          <w:i/>
        </w:rPr>
        <w:t xml:space="preserve"> chain in Thanh Hoa and Nghe An</w:t>
      </w:r>
    </w:p>
    <w:p w14:paraId="37225380" w14:textId="4E4B102B" w:rsidR="002A4D46" w:rsidRDefault="005D4B4E" w:rsidP="00B93A18">
      <w:r>
        <w:rPr>
          <w:noProof/>
        </w:rPr>
        <mc:AlternateContent>
          <mc:Choice Requires="wps">
            <w:drawing>
              <wp:anchor distT="0" distB="0" distL="114300" distR="114300" simplePos="0" relativeHeight="251670016" behindDoc="0" locked="0" layoutInCell="1" allowOverlap="1" wp14:anchorId="65B6CCA8" wp14:editId="7D85117F">
                <wp:simplePos x="0" y="0"/>
                <wp:positionH relativeFrom="column">
                  <wp:posOffset>5122849</wp:posOffset>
                </wp:positionH>
                <wp:positionV relativeFrom="paragraph">
                  <wp:posOffset>119380</wp:posOffset>
                </wp:positionV>
                <wp:extent cx="993775" cy="619760"/>
                <wp:effectExtent l="0" t="0" r="15875" b="27940"/>
                <wp:wrapNone/>
                <wp:docPr id="33" name="Pentagon 3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4422F2" w14:textId="2B94A2ED" w:rsidR="003A2FBF" w:rsidRPr="00C7208A" w:rsidRDefault="003A2FBF" w:rsidP="00C7208A">
                            <w:pPr>
                              <w:spacing w:before="0" w:line="240" w:lineRule="auto"/>
                              <w:ind w:left="-90" w:right="-90"/>
                              <w:jc w:val="center"/>
                              <w:rPr>
                                <w:rFonts w:ascii="Arial" w:hAnsi="Arial" w:cs="Arial"/>
                                <w:sz w:val="18"/>
                                <w:szCs w:val="18"/>
                              </w:rPr>
                            </w:pPr>
                            <w:r>
                              <w:rPr>
                                <w:rFonts w:ascii="Arial" w:hAnsi="Arial" w:cs="Arial"/>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3" o:spid="_x0000_s1026" type="#_x0000_t15" style="position:absolute;left:0;text-align:left;margin-left:403.35pt;margin-top:9.4pt;width:78.25pt;height:48.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" adj="14865" fillcolor="#4f81bd [3204]" strokecolor="#243f60 [1604]" strokeweight="2pt">
                <v:textbox>
                  <w:txbxContent>
                    <w:p w14:paraId="7F4422F2" w14:textId="2B94A2ED" w:rsidR="008D0787" w:rsidRPr="00C7208A" w:rsidRDefault="008D0787" w:rsidP="00C7208A">
                      <w:pPr>
                        <w:spacing w:before="0" w:line="240" w:lineRule="auto"/>
                        <w:ind w:left="-90" w:right="-90"/>
                        <w:jc w:val="center"/>
                        <w:rPr>
                          <w:rFonts w:ascii="Arial" w:hAnsi="Arial" w:cs="Arial"/>
                          <w:sz w:val="18"/>
                          <w:szCs w:val="18"/>
                        </w:rPr>
                      </w:pPr>
                      <w:r>
                        <w:rPr>
                          <w:rFonts w:ascii="Arial" w:hAnsi="Arial" w:cs="Arial"/>
                          <w:sz w:val="18"/>
                          <w:szCs w:val="18"/>
                        </w:rPr>
                        <w:t>Consumption</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9277535" wp14:editId="1D8CA271">
                <wp:simplePos x="0" y="0"/>
                <wp:positionH relativeFrom="column">
                  <wp:posOffset>4029406</wp:posOffset>
                </wp:positionH>
                <wp:positionV relativeFrom="paragraph">
                  <wp:posOffset>119380</wp:posOffset>
                </wp:positionV>
                <wp:extent cx="993775" cy="619760"/>
                <wp:effectExtent l="0" t="0" r="15875" b="27940"/>
                <wp:wrapNone/>
                <wp:docPr id="32" name="Pentagon 3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C3B53" w14:textId="623667AC" w:rsidR="003A2FBF" w:rsidRPr="00C7208A" w:rsidRDefault="003A2FBF" w:rsidP="00C7208A">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32" o:spid="_x0000_s1027" type="#_x0000_t15" style="position:absolute;left:0;text-align:left;margin-left:317.3pt;margin-top:9.4pt;width:78.25pt;height:48.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" adj="14865" fillcolor="#4f81bd [3204]" strokecolor="#243f60 [1604]" strokeweight="2pt">
                <v:textbox>
                  <w:txbxContent>
                    <w:p w14:paraId="4B4C3B53" w14:textId="623667AC" w:rsidR="008D0787" w:rsidRPr="00C7208A" w:rsidRDefault="008D0787" w:rsidP="00C7208A">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74D6BFB7" wp14:editId="2956F14E">
                <wp:simplePos x="0" y="0"/>
                <wp:positionH relativeFrom="column">
                  <wp:posOffset>2923844</wp:posOffset>
                </wp:positionH>
                <wp:positionV relativeFrom="paragraph">
                  <wp:posOffset>119380</wp:posOffset>
                </wp:positionV>
                <wp:extent cx="993775" cy="619760"/>
                <wp:effectExtent l="0" t="0" r="15875" b="27940"/>
                <wp:wrapNone/>
                <wp:docPr id="31" name="Pentagon 31"/>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8B38C" w14:textId="77777777" w:rsidR="003A2FBF" w:rsidRDefault="003A2FBF" w:rsidP="00C7208A">
                            <w:pPr>
                              <w:spacing w:before="0" w:line="240" w:lineRule="auto"/>
                              <w:ind w:left="-90" w:right="-181"/>
                              <w:jc w:val="center"/>
                              <w:rPr>
                                <w:rFonts w:ascii="Arial" w:hAnsi="Arial" w:cs="Arial"/>
                                <w:sz w:val="18"/>
                                <w:szCs w:val="18"/>
                              </w:rPr>
                            </w:pPr>
                            <w:r>
                              <w:rPr>
                                <w:rFonts w:ascii="Arial" w:hAnsi="Arial" w:cs="Arial"/>
                                <w:sz w:val="18"/>
                                <w:szCs w:val="18"/>
                              </w:rPr>
                              <w:t>Prepare</w:t>
                            </w:r>
                          </w:p>
                          <w:p w14:paraId="0239BEAD" w14:textId="5E0CC36C" w:rsidR="003A2FBF" w:rsidRPr="00C7208A" w:rsidRDefault="003A2FBF" w:rsidP="00C7208A">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31" o:spid="_x0000_s1028" type="#_x0000_t15" style="position:absolute;left:0;text-align:left;margin-left:230.2pt;margin-top:9.4pt;width:78.25pt;height:48.8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" adj="14865" fillcolor="#4f81bd [3204]" strokecolor="#243f60 [1604]" strokeweight="2pt">
                <v:textbox>
                  <w:txbxContent>
                    <w:p w14:paraId="16F8B38C" w14:textId="77777777" w:rsidR="008D0787" w:rsidRDefault="008D0787" w:rsidP="00C7208A">
                      <w:pPr>
                        <w:spacing w:before="0" w:line="240" w:lineRule="auto"/>
                        <w:ind w:left="-90" w:right="-181"/>
                        <w:jc w:val="center"/>
                        <w:rPr>
                          <w:rFonts w:ascii="Arial" w:hAnsi="Arial" w:cs="Arial"/>
                          <w:sz w:val="18"/>
                          <w:szCs w:val="18"/>
                        </w:rPr>
                      </w:pPr>
                      <w:r>
                        <w:rPr>
                          <w:rFonts w:ascii="Arial" w:hAnsi="Arial" w:cs="Arial"/>
                          <w:sz w:val="18"/>
                          <w:szCs w:val="18"/>
                        </w:rPr>
                        <w:t>Prepare</w:t>
                      </w:r>
                    </w:p>
                    <w:p w14:paraId="0239BEAD" w14:textId="5E0CC36C" w:rsidR="008D0787" w:rsidRPr="00C7208A" w:rsidRDefault="008D0787" w:rsidP="00C7208A">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380A0C21" wp14:editId="612DE7B0">
                <wp:simplePos x="0" y="0"/>
                <wp:positionH relativeFrom="column">
                  <wp:posOffset>705181</wp:posOffset>
                </wp:positionH>
                <wp:positionV relativeFrom="paragraph">
                  <wp:posOffset>94615</wp:posOffset>
                </wp:positionV>
                <wp:extent cx="993775" cy="619760"/>
                <wp:effectExtent l="0" t="0" r="15875" b="27940"/>
                <wp:wrapNone/>
                <wp:docPr id="29" name="Pentagon 29"/>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B6E524" w14:textId="74E8C01A" w:rsidR="003A2FBF" w:rsidRPr="00C7208A" w:rsidRDefault="003A2FBF" w:rsidP="00C7208A">
                            <w:pPr>
                              <w:spacing w:before="0" w:line="240" w:lineRule="auto"/>
                              <w:jc w:val="center"/>
                              <w:rPr>
                                <w:rFonts w:ascii="Arial" w:hAnsi="Arial" w:cs="Arial"/>
                                <w:sz w:val="18"/>
                                <w:szCs w:val="18"/>
                              </w:rPr>
                            </w:pPr>
                            <w:r>
                              <w:rPr>
                                <w:rFonts w:ascii="Arial" w:hAnsi="Arial" w:cs="Arial"/>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29" o:spid="_x0000_s1029" type="#_x0000_t15" style="position:absolute;left:0;text-align:left;margin-left:55.55pt;margin-top:7.45pt;width:78.25pt;height:48.8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HuSiK&#10;ggIAAFAFAAAOAAAAAAAAAAAAAAAAAC4CAABkcnMvZTJvRG9jLnhtbFBLAQItABQABgAIAAAAIQAC&#10;zJnr3gAAAAoBAAAPAAAAAAAAAAAAAAAAANwEAABkcnMvZG93bnJldi54bWxQSwUGAAAAAAQABADz&#10;AAAA5wUAAAAA&#10;" adj="14865" fillcolor="#4f81bd [3204]" strokecolor="#243f60 [1604]" strokeweight="2pt">
                <v:textbox>
                  <w:txbxContent>
                    <w:p w14:paraId="14B6E524" w14:textId="74E8C01A" w:rsidR="008D0787" w:rsidRPr="00C7208A" w:rsidRDefault="008D0787" w:rsidP="00C7208A">
                      <w:pPr>
                        <w:spacing w:before="0" w:line="240" w:lineRule="auto"/>
                        <w:jc w:val="center"/>
                        <w:rPr>
                          <w:rFonts w:ascii="Arial" w:hAnsi="Arial" w:cs="Arial"/>
                          <w:sz w:val="18"/>
                          <w:szCs w:val="18"/>
                        </w:rPr>
                      </w:pPr>
                      <w:r>
                        <w:rPr>
                          <w:rFonts w:ascii="Arial" w:hAnsi="Arial" w:cs="Arial"/>
                          <w:sz w:val="18"/>
                          <w:szCs w:val="18"/>
                        </w:rPr>
                        <w:t>Logging Wood</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E0593A7" wp14:editId="30B82C18">
                <wp:simplePos x="0" y="0"/>
                <wp:positionH relativeFrom="column">
                  <wp:posOffset>1828496</wp:posOffset>
                </wp:positionH>
                <wp:positionV relativeFrom="paragraph">
                  <wp:posOffset>119380</wp:posOffset>
                </wp:positionV>
                <wp:extent cx="993775" cy="619760"/>
                <wp:effectExtent l="0" t="0" r="15875" b="27940"/>
                <wp:wrapNone/>
                <wp:docPr id="30" name="Pentagon 30"/>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E73EB" w14:textId="6D217522" w:rsidR="003A2FBF" w:rsidRPr="00C7208A" w:rsidRDefault="003A2FBF" w:rsidP="00C7208A">
                            <w:pPr>
                              <w:spacing w:before="0" w:line="240" w:lineRule="auto"/>
                              <w:jc w:val="center"/>
                              <w:rPr>
                                <w:rFonts w:ascii="Arial" w:hAnsi="Arial" w:cs="Arial"/>
                                <w:sz w:val="18"/>
                                <w:szCs w:val="18"/>
                              </w:rPr>
                            </w:pPr>
                            <w:r>
                              <w:rPr>
                                <w:rFonts w:ascii="Arial" w:hAnsi="Arial" w:cs="Arial"/>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30" o:spid="_x0000_s1030" type="#_x0000_t15" style="position:absolute;left:0;text-align:left;margin-left:2in;margin-top:9.4pt;width:78.25pt;height:48.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" adj="14865" fillcolor="#4f81bd [3204]" strokecolor="#243f60 [1604]" strokeweight="2pt">
                <v:textbox>
                  <w:txbxContent>
                    <w:p w14:paraId="53AE73EB" w14:textId="6D217522" w:rsidR="008D0787" w:rsidRPr="00C7208A" w:rsidRDefault="008D0787" w:rsidP="00C7208A">
                      <w:pPr>
                        <w:spacing w:before="0" w:line="240" w:lineRule="auto"/>
                        <w:jc w:val="center"/>
                        <w:rPr>
                          <w:rFonts w:ascii="Arial" w:hAnsi="Arial" w:cs="Arial"/>
                          <w:sz w:val="18"/>
                          <w:szCs w:val="18"/>
                        </w:rPr>
                      </w:pPr>
                      <w:r>
                        <w:rPr>
                          <w:rFonts w:ascii="Arial" w:hAnsi="Arial" w:cs="Arial"/>
                          <w:sz w:val="18"/>
                          <w:szCs w:val="18"/>
                        </w:rPr>
                        <w:t>Collecting, loading wood to Truck</w:t>
                      </w:r>
                    </w:p>
                  </w:txbxContent>
                </v:textbox>
              </v:shape>
            </w:pict>
          </mc:Fallback>
        </mc:AlternateContent>
      </w:r>
    </w:p>
    <w:p w14:paraId="3AEA36FB" w14:textId="77777777" w:rsidR="002A4D46" w:rsidRDefault="002A4D46" w:rsidP="00B93A18"/>
    <w:p w14:paraId="07D93790" w14:textId="77777777" w:rsidR="00C7208A" w:rsidRDefault="00C7208A" w:rsidP="00B93A18"/>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97"/>
        <w:gridCol w:w="1800"/>
        <w:gridCol w:w="1739"/>
        <w:gridCol w:w="1771"/>
        <w:gridCol w:w="1710"/>
      </w:tblGrid>
      <w:tr w:rsidR="005D4B4E" w:rsidRPr="005D4B4E" w14:paraId="653FC6C7" w14:textId="77777777" w:rsidTr="0050665B">
        <w:tc>
          <w:tcPr>
            <w:tcW w:w="993" w:type="dxa"/>
            <w:shd w:val="clear" w:color="auto" w:fill="FDE9D9" w:themeFill="accent6" w:themeFillTint="33"/>
          </w:tcPr>
          <w:p w14:paraId="28D9CCF0" w14:textId="5AB9A05A" w:rsidR="005D4B4E" w:rsidRPr="005D4B4E" w:rsidRDefault="005D4B4E" w:rsidP="005D4B4E">
            <w:pPr>
              <w:jc w:val="center"/>
              <w:rPr>
                <w:rFonts w:ascii="Arial" w:hAnsi="Arial" w:cs="Arial"/>
                <w:b/>
                <w:sz w:val="16"/>
                <w:szCs w:val="16"/>
              </w:rPr>
            </w:pPr>
            <w:r w:rsidRPr="005D4B4E">
              <w:rPr>
                <w:rFonts w:ascii="Arial" w:hAnsi="Arial" w:cs="Arial"/>
                <w:b/>
                <w:sz w:val="16"/>
                <w:szCs w:val="16"/>
              </w:rPr>
              <w:t>Actor</w:t>
            </w:r>
          </w:p>
        </w:tc>
        <w:tc>
          <w:tcPr>
            <w:tcW w:w="1797" w:type="dxa"/>
            <w:shd w:val="clear" w:color="auto" w:fill="FDE9D9" w:themeFill="accent6" w:themeFillTint="33"/>
          </w:tcPr>
          <w:p w14:paraId="4697CF48" w14:textId="5544AEA7" w:rsidR="005D4B4E" w:rsidRPr="005D4B4E" w:rsidRDefault="005D4B4E" w:rsidP="005D4B4E">
            <w:pPr>
              <w:ind w:left="69"/>
              <w:jc w:val="left"/>
              <w:rPr>
                <w:rFonts w:ascii="Arial" w:hAnsi="Arial" w:cs="Arial"/>
                <w:sz w:val="16"/>
                <w:szCs w:val="16"/>
              </w:rPr>
            </w:pPr>
            <w:r w:rsidRPr="005D4B4E">
              <w:rPr>
                <w:rFonts w:ascii="Arial" w:hAnsi="Arial" w:cs="Arial"/>
                <w:sz w:val="16"/>
                <w:szCs w:val="16"/>
              </w:rPr>
              <w:t>Farmer</w:t>
            </w:r>
          </w:p>
        </w:tc>
        <w:tc>
          <w:tcPr>
            <w:tcW w:w="1800" w:type="dxa"/>
            <w:shd w:val="clear" w:color="auto" w:fill="FDE9D9" w:themeFill="accent6" w:themeFillTint="33"/>
          </w:tcPr>
          <w:p w14:paraId="48F7CA8F" w14:textId="46ED203F" w:rsidR="005D4B4E" w:rsidRPr="005D4B4E" w:rsidRDefault="005D4B4E" w:rsidP="005D4B4E">
            <w:pPr>
              <w:ind w:left="8"/>
              <w:jc w:val="left"/>
              <w:rPr>
                <w:rFonts w:ascii="Arial" w:hAnsi="Arial" w:cs="Arial"/>
                <w:sz w:val="16"/>
                <w:szCs w:val="16"/>
              </w:rPr>
            </w:pPr>
            <w:r w:rsidRPr="005D4B4E">
              <w:rPr>
                <w:rFonts w:ascii="Arial" w:hAnsi="Arial" w:cs="Arial"/>
                <w:sz w:val="16"/>
                <w:szCs w:val="16"/>
              </w:rPr>
              <w:t>Wood Collector</w:t>
            </w:r>
          </w:p>
        </w:tc>
        <w:tc>
          <w:tcPr>
            <w:tcW w:w="1739" w:type="dxa"/>
            <w:shd w:val="clear" w:color="auto" w:fill="FDE9D9" w:themeFill="accent6" w:themeFillTint="33"/>
          </w:tcPr>
          <w:p w14:paraId="65229BC6" w14:textId="11FAFA17" w:rsidR="005D4B4E" w:rsidRPr="005D4B4E" w:rsidRDefault="005D4B4E" w:rsidP="00B93A18">
            <w:pPr>
              <w:rPr>
                <w:rFonts w:ascii="Arial" w:hAnsi="Arial" w:cs="Arial"/>
                <w:sz w:val="16"/>
                <w:szCs w:val="16"/>
              </w:rPr>
            </w:pPr>
            <w:r w:rsidRPr="005D4B4E">
              <w:rPr>
                <w:rFonts w:ascii="Arial" w:hAnsi="Arial" w:cs="Arial"/>
                <w:sz w:val="16"/>
                <w:szCs w:val="16"/>
              </w:rPr>
              <w:t>Middleman</w:t>
            </w:r>
          </w:p>
        </w:tc>
        <w:tc>
          <w:tcPr>
            <w:tcW w:w="1771" w:type="dxa"/>
            <w:shd w:val="clear" w:color="auto" w:fill="FDE9D9" w:themeFill="accent6" w:themeFillTint="33"/>
          </w:tcPr>
          <w:p w14:paraId="7BBEF43C" w14:textId="664783F6" w:rsidR="005D4B4E" w:rsidRPr="005D4B4E" w:rsidRDefault="005D4B4E" w:rsidP="00B93A18">
            <w:pPr>
              <w:rPr>
                <w:rFonts w:ascii="Arial" w:hAnsi="Arial" w:cs="Arial"/>
                <w:sz w:val="16"/>
                <w:szCs w:val="16"/>
              </w:rPr>
            </w:pPr>
            <w:r w:rsidRPr="005D4B4E">
              <w:rPr>
                <w:rFonts w:ascii="Arial" w:hAnsi="Arial" w:cs="Arial"/>
                <w:sz w:val="16"/>
                <w:szCs w:val="16"/>
              </w:rPr>
              <w:t>Transporter</w:t>
            </w:r>
          </w:p>
        </w:tc>
        <w:tc>
          <w:tcPr>
            <w:tcW w:w="1710" w:type="dxa"/>
            <w:shd w:val="clear" w:color="auto" w:fill="FDE9D9" w:themeFill="accent6" w:themeFillTint="33"/>
          </w:tcPr>
          <w:p w14:paraId="67ACA4EB" w14:textId="609E70BF" w:rsidR="005D4B4E" w:rsidRPr="005D4B4E" w:rsidRDefault="005D4B4E" w:rsidP="00B93A18">
            <w:pPr>
              <w:rPr>
                <w:rFonts w:ascii="Arial" w:hAnsi="Arial" w:cs="Arial"/>
                <w:sz w:val="16"/>
                <w:szCs w:val="16"/>
              </w:rPr>
            </w:pPr>
            <w:r w:rsidRPr="005D4B4E">
              <w:rPr>
                <w:rFonts w:ascii="Arial" w:hAnsi="Arial" w:cs="Arial"/>
                <w:sz w:val="16"/>
                <w:szCs w:val="16"/>
              </w:rPr>
              <w:t>Industrial plants</w:t>
            </w:r>
          </w:p>
        </w:tc>
      </w:tr>
      <w:tr w:rsidR="005D4B4E" w:rsidRPr="005D4B4E" w14:paraId="665C8E9F" w14:textId="77777777" w:rsidTr="0050665B">
        <w:tc>
          <w:tcPr>
            <w:tcW w:w="993" w:type="dxa"/>
            <w:shd w:val="clear" w:color="auto" w:fill="DBE5F1" w:themeFill="accent1" w:themeFillTint="33"/>
          </w:tcPr>
          <w:p w14:paraId="39BA3069" w14:textId="1E49714B" w:rsidR="005D4B4E" w:rsidRPr="005D4B4E" w:rsidRDefault="005D4B4E" w:rsidP="005D4B4E">
            <w:pPr>
              <w:jc w:val="center"/>
              <w:rPr>
                <w:rFonts w:ascii="Arial" w:hAnsi="Arial" w:cs="Arial"/>
                <w:b/>
                <w:sz w:val="16"/>
                <w:szCs w:val="16"/>
              </w:rPr>
            </w:pPr>
            <w:r w:rsidRPr="005D4B4E">
              <w:rPr>
                <w:rFonts w:ascii="Arial" w:hAnsi="Arial" w:cs="Arial"/>
                <w:b/>
                <w:sz w:val="16"/>
                <w:szCs w:val="16"/>
              </w:rPr>
              <w:t>Activity</w:t>
            </w:r>
          </w:p>
        </w:tc>
        <w:tc>
          <w:tcPr>
            <w:tcW w:w="1797" w:type="dxa"/>
            <w:shd w:val="clear" w:color="auto" w:fill="DBE5F1" w:themeFill="accent1" w:themeFillTint="33"/>
          </w:tcPr>
          <w:p w14:paraId="0B3C4A58" w14:textId="4F4BA36B" w:rsidR="005D4B4E" w:rsidRDefault="005D4B4E" w:rsidP="005D4B4E">
            <w:pPr>
              <w:ind w:left="69"/>
              <w:jc w:val="left"/>
              <w:rPr>
                <w:rFonts w:ascii="Arial" w:hAnsi="Arial" w:cs="Arial"/>
                <w:sz w:val="16"/>
                <w:szCs w:val="16"/>
              </w:rPr>
            </w:pPr>
            <w:r w:rsidRPr="005D4B4E">
              <w:rPr>
                <w:rFonts w:ascii="Arial" w:hAnsi="Arial" w:cs="Arial"/>
                <w:sz w:val="16"/>
                <w:szCs w:val="16"/>
              </w:rPr>
              <w:t>Farmers logging of wood il</w:t>
            </w:r>
            <w:r w:rsidR="0050665B">
              <w:rPr>
                <w:rFonts w:ascii="Arial" w:hAnsi="Arial" w:cs="Arial"/>
                <w:sz w:val="16"/>
                <w:szCs w:val="16"/>
              </w:rPr>
              <w:t>legaly or with legality unclear.</w:t>
            </w:r>
          </w:p>
          <w:p w14:paraId="2E0E7DB8" w14:textId="23C913F1" w:rsidR="005D4B4E" w:rsidRDefault="005D4B4E" w:rsidP="005D4B4E">
            <w:pPr>
              <w:ind w:left="69"/>
              <w:jc w:val="left"/>
              <w:rPr>
                <w:rFonts w:ascii="Arial" w:hAnsi="Arial" w:cs="Arial"/>
                <w:sz w:val="16"/>
                <w:szCs w:val="16"/>
              </w:rPr>
            </w:pPr>
            <w:r w:rsidRPr="005D4B4E">
              <w:rPr>
                <w:rFonts w:ascii="Arial" w:hAnsi="Arial" w:cs="Arial"/>
                <w:sz w:val="16"/>
                <w:szCs w:val="16"/>
              </w:rPr>
              <w:t>All logged wood are from natural forest or forest conversion</w:t>
            </w:r>
            <w:r w:rsidR="0050665B">
              <w:rPr>
                <w:rFonts w:ascii="Arial" w:hAnsi="Arial" w:cs="Arial"/>
                <w:sz w:val="16"/>
                <w:szCs w:val="16"/>
              </w:rPr>
              <w:t>.</w:t>
            </w:r>
          </w:p>
          <w:p w14:paraId="27FB41D0" w14:textId="740ED6BF" w:rsidR="005D4B4E" w:rsidRPr="005D4B4E" w:rsidRDefault="005D4B4E" w:rsidP="005D4B4E">
            <w:pPr>
              <w:ind w:left="69"/>
              <w:jc w:val="left"/>
              <w:rPr>
                <w:rFonts w:ascii="Arial" w:hAnsi="Arial" w:cs="Arial"/>
                <w:sz w:val="16"/>
                <w:szCs w:val="16"/>
              </w:rPr>
            </w:pPr>
            <w:r>
              <w:rPr>
                <w:rFonts w:ascii="Arial" w:hAnsi="Arial" w:cs="Arial"/>
                <w:sz w:val="16"/>
                <w:szCs w:val="16"/>
              </w:rPr>
              <w:t>He sells wood to the Wood Collector for 140,000 VND per ton</w:t>
            </w:r>
            <w:r w:rsidR="0050665B">
              <w:rPr>
                <w:rFonts w:ascii="Arial" w:hAnsi="Arial" w:cs="Arial"/>
                <w:sz w:val="16"/>
                <w:szCs w:val="16"/>
              </w:rPr>
              <w:t>.</w:t>
            </w:r>
          </w:p>
        </w:tc>
        <w:tc>
          <w:tcPr>
            <w:tcW w:w="1800" w:type="dxa"/>
            <w:shd w:val="clear" w:color="auto" w:fill="DBE5F1" w:themeFill="accent1" w:themeFillTint="33"/>
          </w:tcPr>
          <w:p w14:paraId="5C448AAE" w14:textId="78514130" w:rsidR="005D4B4E" w:rsidRDefault="005D4B4E" w:rsidP="005D4B4E">
            <w:pPr>
              <w:ind w:left="8"/>
              <w:jc w:val="left"/>
              <w:rPr>
                <w:rFonts w:ascii="Arial" w:hAnsi="Arial" w:cs="Arial"/>
                <w:sz w:val="16"/>
                <w:szCs w:val="16"/>
              </w:rPr>
            </w:pPr>
            <w:r>
              <w:rPr>
                <w:rFonts w:ascii="Arial" w:hAnsi="Arial" w:cs="Arial"/>
                <w:sz w:val="16"/>
                <w:szCs w:val="16"/>
              </w:rPr>
              <w:t>The collector collect cut wood from several farmers and load wood onto his farm-vehicle</w:t>
            </w:r>
            <w:r w:rsidR="0050665B">
              <w:rPr>
                <w:rFonts w:ascii="Arial" w:hAnsi="Arial" w:cs="Arial"/>
                <w:sz w:val="16"/>
                <w:szCs w:val="16"/>
              </w:rPr>
              <w:t>.</w:t>
            </w:r>
          </w:p>
          <w:p w14:paraId="16E0B3C0" w14:textId="603ECC8A" w:rsidR="005D4B4E" w:rsidRDefault="005D4B4E" w:rsidP="005D4B4E">
            <w:pPr>
              <w:ind w:left="8"/>
              <w:jc w:val="left"/>
              <w:rPr>
                <w:rFonts w:ascii="Arial" w:hAnsi="Arial" w:cs="Arial"/>
                <w:sz w:val="16"/>
                <w:szCs w:val="16"/>
              </w:rPr>
            </w:pPr>
            <w:r>
              <w:rPr>
                <w:rFonts w:ascii="Arial" w:hAnsi="Arial" w:cs="Arial"/>
                <w:sz w:val="16"/>
                <w:szCs w:val="16"/>
              </w:rPr>
              <w:t>He transport the wood collected to the truck parked by the village road</w:t>
            </w:r>
            <w:r w:rsidR="0050665B">
              <w:rPr>
                <w:rFonts w:ascii="Arial" w:hAnsi="Arial" w:cs="Arial"/>
                <w:sz w:val="16"/>
                <w:szCs w:val="16"/>
              </w:rPr>
              <w:t>.</w:t>
            </w:r>
          </w:p>
          <w:p w14:paraId="165F2A93" w14:textId="5BF10904" w:rsidR="0050665B" w:rsidRDefault="0050665B" w:rsidP="005D4B4E">
            <w:pPr>
              <w:ind w:left="8"/>
              <w:jc w:val="left"/>
              <w:rPr>
                <w:rFonts w:ascii="Arial" w:hAnsi="Arial" w:cs="Arial"/>
                <w:sz w:val="16"/>
                <w:szCs w:val="16"/>
              </w:rPr>
            </w:pPr>
            <w:r>
              <w:rPr>
                <w:rFonts w:ascii="Arial" w:hAnsi="Arial" w:cs="Arial"/>
                <w:sz w:val="16"/>
                <w:szCs w:val="16"/>
              </w:rPr>
              <w:t xml:space="preserve">He provides the </w:t>
            </w:r>
            <w:r>
              <w:rPr>
                <w:rFonts w:ascii="Arial" w:hAnsi="Arial" w:cs="Arial"/>
                <w:sz w:val="16"/>
                <w:szCs w:val="16"/>
              </w:rPr>
              <w:lastRenderedPageBreak/>
              <w:t>labour to upload the wood to the truck hired by the Middleman.</w:t>
            </w:r>
          </w:p>
          <w:p w14:paraId="6D18A15A" w14:textId="6439BEF2" w:rsidR="005D4B4E" w:rsidRPr="005D4B4E" w:rsidRDefault="005D4B4E" w:rsidP="005D4B4E">
            <w:pPr>
              <w:ind w:left="8"/>
              <w:jc w:val="left"/>
              <w:rPr>
                <w:rFonts w:ascii="Arial" w:hAnsi="Arial" w:cs="Arial"/>
                <w:sz w:val="16"/>
                <w:szCs w:val="16"/>
              </w:rPr>
            </w:pPr>
            <w:r>
              <w:rPr>
                <w:rFonts w:ascii="Arial" w:hAnsi="Arial" w:cs="Arial"/>
                <w:sz w:val="16"/>
                <w:szCs w:val="16"/>
              </w:rPr>
              <w:t>He sells wood to the Middleman for 290,</w:t>
            </w:r>
            <w:r w:rsidR="0050665B">
              <w:rPr>
                <w:rFonts w:ascii="Arial" w:hAnsi="Arial" w:cs="Arial"/>
                <w:sz w:val="16"/>
                <w:szCs w:val="16"/>
              </w:rPr>
              <w:t>000 VND per ton.</w:t>
            </w:r>
          </w:p>
        </w:tc>
        <w:tc>
          <w:tcPr>
            <w:tcW w:w="1739" w:type="dxa"/>
            <w:shd w:val="clear" w:color="auto" w:fill="DBE5F1" w:themeFill="accent1" w:themeFillTint="33"/>
          </w:tcPr>
          <w:p w14:paraId="3B842258" w14:textId="77777777" w:rsidR="0050665B" w:rsidRDefault="0050665B" w:rsidP="0050665B">
            <w:pPr>
              <w:ind w:left="8"/>
              <w:jc w:val="left"/>
              <w:rPr>
                <w:rFonts w:ascii="Arial" w:hAnsi="Arial" w:cs="Arial"/>
                <w:sz w:val="16"/>
                <w:szCs w:val="16"/>
              </w:rPr>
            </w:pPr>
            <w:r w:rsidRPr="0050665B">
              <w:rPr>
                <w:rFonts w:ascii="Arial" w:hAnsi="Arial" w:cs="Arial"/>
                <w:sz w:val="16"/>
                <w:szCs w:val="16"/>
              </w:rPr>
              <w:lastRenderedPageBreak/>
              <w:t xml:space="preserve">The </w:t>
            </w:r>
            <w:r>
              <w:rPr>
                <w:rFonts w:ascii="Arial" w:hAnsi="Arial" w:cs="Arial"/>
                <w:sz w:val="16"/>
                <w:szCs w:val="16"/>
              </w:rPr>
              <w:t>M</w:t>
            </w:r>
            <w:r w:rsidRPr="0050665B">
              <w:rPr>
                <w:rFonts w:ascii="Arial" w:hAnsi="Arial" w:cs="Arial"/>
                <w:sz w:val="16"/>
                <w:szCs w:val="16"/>
              </w:rPr>
              <w:t xml:space="preserve">iddleman </w:t>
            </w:r>
            <w:r>
              <w:rPr>
                <w:rFonts w:ascii="Arial" w:hAnsi="Arial" w:cs="Arial"/>
                <w:sz w:val="16"/>
                <w:szCs w:val="16"/>
              </w:rPr>
              <w:t>purchase fuelwood from several Wood Collectors to upload to one truck.</w:t>
            </w:r>
          </w:p>
          <w:p w14:paraId="7C39932A" w14:textId="77777777" w:rsidR="0050665B" w:rsidRDefault="0050665B" w:rsidP="0050665B">
            <w:pPr>
              <w:ind w:left="8"/>
              <w:jc w:val="left"/>
              <w:rPr>
                <w:rFonts w:ascii="Arial" w:hAnsi="Arial" w:cs="Arial"/>
                <w:sz w:val="16"/>
                <w:szCs w:val="16"/>
              </w:rPr>
            </w:pPr>
            <w:r>
              <w:rPr>
                <w:rFonts w:ascii="Arial" w:hAnsi="Arial" w:cs="Arial"/>
                <w:sz w:val="16"/>
                <w:szCs w:val="16"/>
              </w:rPr>
              <w:t xml:space="preserve">He </w:t>
            </w:r>
            <w:r w:rsidRPr="0050665B">
              <w:rPr>
                <w:rFonts w:ascii="Arial" w:hAnsi="Arial" w:cs="Arial"/>
                <w:sz w:val="16"/>
                <w:szCs w:val="16"/>
              </w:rPr>
              <w:t xml:space="preserve">is responsible for preparing transport documents for the wood and get verified by the </w:t>
            </w:r>
            <w:r w:rsidRPr="0050665B">
              <w:rPr>
                <w:rFonts w:ascii="Arial" w:hAnsi="Arial" w:cs="Arial"/>
                <w:sz w:val="16"/>
                <w:szCs w:val="16"/>
              </w:rPr>
              <w:lastRenderedPageBreak/>
              <w:t xml:space="preserve">commune </w:t>
            </w:r>
            <w:r>
              <w:rPr>
                <w:rFonts w:ascii="Arial" w:hAnsi="Arial" w:cs="Arial"/>
                <w:sz w:val="16"/>
                <w:szCs w:val="16"/>
              </w:rPr>
              <w:t>officer</w:t>
            </w:r>
            <w:r w:rsidRPr="0050665B">
              <w:rPr>
                <w:rFonts w:ascii="Arial" w:hAnsi="Arial" w:cs="Arial"/>
                <w:sz w:val="16"/>
                <w:szCs w:val="16"/>
              </w:rPr>
              <w:t>.</w:t>
            </w:r>
          </w:p>
          <w:p w14:paraId="1B3210A1" w14:textId="1AF755ED" w:rsidR="0050665B" w:rsidRDefault="0050665B" w:rsidP="0050665B">
            <w:pPr>
              <w:ind w:left="8"/>
              <w:jc w:val="left"/>
              <w:rPr>
                <w:rFonts w:ascii="Arial" w:hAnsi="Arial" w:cs="Arial"/>
                <w:sz w:val="16"/>
                <w:szCs w:val="16"/>
              </w:rPr>
            </w:pPr>
            <w:r>
              <w:rPr>
                <w:rFonts w:ascii="Arial" w:hAnsi="Arial" w:cs="Arial"/>
                <w:sz w:val="16"/>
                <w:szCs w:val="16"/>
              </w:rPr>
              <w:t>He</w:t>
            </w:r>
            <w:r w:rsidRPr="0050665B">
              <w:rPr>
                <w:rFonts w:ascii="Arial" w:hAnsi="Arial" w:cs="Arial"/>
                <w:sz w:val="16"/>
                <w:szCs w:val="16"/>
              </w:rPr>
              <w:t xml:space="preserve"> hire</w:t>
            </w:r>
            <w:r>
              <w:rPr>
                <w:rFonts w:ascii="Arial" w:hAnsi="Arial" w:cs="Arial"/>
                <w:sz w:val="16"/>
                <w:szCs w:val="16"/>
              </w:rPr>
              <w:t>s</w:t>
            </w:r>
            <w:r w:rsidRPr="0050665B">
              <w:rPr>
                <w:rFonts w:ascii="Arial" w:hAnsi="Arial" w:cs="Arial"/>
                <w:sz w:val="16"/>
                <w:szCs w:val="16"/>
              </w:rPr>
              <w:t xml:space="preserve"> a transporter to </w:t>
            </w:r>
            <w:r>
              <w:rPr>
                <w:rFonts w:ascii="Arial" w:hAnsi="Arial" w:cs="Arial"/>
                <w:sz w:val="16"/>
                <w:szCs w:val="16"/>
              </w:rPr>
              <w:t xml:space="preserve">transport wood </w:t>
            </w:r>
            <w:r w:rsidRPr="0050665B">
              <w:rPr>
                <w:rFonts w:ascii="Arial" w:hAnsi="Arial" w:cs="Arial"/>
                <w:sz w:val="16"/>
                <w:szCs w:val="16"/>
              </w:rPr>
              <w:t>to the industrial plant</w:t>
            </w:r>
            <w:r>
              <w:rPr>
                <w:rFonts w:ascii="Arial" w:hAnsi="Arial" w:cs="Arial"/>
                <w:sz w:val="16"/>
                <w:szCs w:val="16"/>
              </w:rPr>
              <w:t>.</w:t>
            </w:r>
          </w:p>
          <w:p w14:paraId="2A73122B" w14:textId="2EDACE37" w:rsidR="0050665B" w:rsidRDefault="0050665B" w:rsidP="0050665B">
            <w:pPr>
              <w:ind w:left="8"/>
              <w:jc w:val="left"/>
              <w:rPr>
                <w:rFonts w:ascii="Arial" w:hAnsi="Arial" w:cs="Arial"/>
                <w:sz w:val="16"/>
                <w:szCs w:val="16"/>
              </w:rPr>
            </w:pPr>
            <w:r>
              <w:rPr>
                <w:rFonts w:ascii="Arial" w:hAnsi="Arial" w:cs="Arial"/>
                <w:sz w:val="16"/>
                <w:szCs w:val="16"/>
              </w:rPr>
              <w:t>He sells wood</w:t>
            </w:r>
            <w:r w:rsidRPr="0050665B">
              <w:rPr>
                <w:rFonts w:ascii="Arial" w:hAnsi="Arial" w:cs="Arial"/>
                <w:sz w:val="16"/>
                <w:szCs w:val="16"/>
              </w:rPr>
              <w:t xml:space="preserve"> for 650,000 VND per ton. </w:t>
            </w:r>
          </w:p>
          <w:p w14:paraId="035EF322" w14:textId="77777777" w:rsidR="0050665B" w:rsidRDefault="0050665B" w:rsidP="0050665B">
            <w:pPr>
              <w:ind w:left="8"/>
              <w:jc w:val="left"/>
              <w:rPr>
                <w:rFonts w:ascii="Arial" w:hAnsi="Arial" w:cs="Arial"/>
                <w:sz w:val="16"/>
                <w:szCs w:val="16"/>
              </w:rPr>
            </w:pPr>
            <w:r w:rsidRPr="0050665B">
              <w:rPr>
                <w:rFonts w:ascii="Arial" w:hAnsi="Arial" w:cs="Arial"/>
                <w:sz w:val="16"/>
                <w:szCs w:val="16"/>
              </w:rPr>
              <w:t xml:space="preserve">He has to pay the transporter for 180,000 VND per ton. </w:t>
            </w:r>
          </w:p>
          <w:p w14:paraId="64F2DCE6" w14:textId="1DA81E7F" w:rsidR="005D4B4E" w:rsidRPr="005D4B4E" w:rsidRDefault="0050665B" w:rsidP="0050665B">
            <w:pPr>
              <w:ind w:left="8"/>
              <w:jc w:val="left"/>
              <w:rPr>
                <w:rFonts w:ascii="Arial" w:hAnsi="Arial" w:cs="Arial"/>
                <w:sz w:val="16"/>
                <w:szCs w:val="16"/>
              </w:rPr>
            </w:pPr>
            <w:r w:rsidRPr="0050665B">
              <w:rPr>
                <w:rFonts w:ascii="Arial" w:hAnsi="Arial" w:cs="Arial"/>
                <w:sz w:val="16"/>
                <w:szCs w:val="16"/>
              </w:rPr>
              <w:t>Hence he makes 180,000 VND per ton for the paper works.</w:t>
            </w:r>
          </w:p>
        </w:tc>
        <w:tc>
          <w:tcPr>
            <w:tcW w:w="1771" w:type="dxa"/>
            <w:shd w:val="clear" w:color="auto" w:fill="DBE5F1" w:themeFill="accent1" w:themeFillTint="33"/>
          </w:tcPr>
          <w:p w14:paraId="3BACDC42" w14:textId="774194B1" w:rsidR="0050665B" w:rsidRDefault="0050665B" w:rsidP="0050665B">
            <w:pPr>
              <w:ind w:left="8"/>
              <w:jc w:val="left"/>
              <w:rPr>
                <w:rFonts w:ascii="Arial" w:hAnsi="Arial" w:cs="Arial"/>
                <w:sz w:val="16"/>
                <w:szCs w:val="16"/>
              </w:rPr>
            </w:pPr>
            <w:r>
              <w:rPr>
                <w:rFonts w:ascii="Arial" w:hAnsi="Arial" w:cs="Arial"/>
                <w:sz w:val="16"/>
                <w:szCs w:val="16"/>
              </w:rPr>
              <w:lastRenderedPageBreak/>
              <w:t>The Transporter is hired by the Middleman to transport wood to the industrial plant.</w:t>
            </w:r>
          </w:p>
          <w:p w14:paraId="55A6A6DB" w14:textId="0894F8EC" w:rsidR="0050665B" w:rsidRDefault="0050665B" w:rsidP="0050665B">
            <w:pPr>
              <w:ind w:left="8"/>
              <w:jc w:val="left"/>
              <w:rPr>
                <w:rFonts w:ascii="Arial" w:hAnsi="Arial" w:cs="Arial"/>
                <w:sz w:val="16"/>
                <w:szCs w:val="16"/>
              </w:rPr>
            </w:pPr>
            <w:r>
              <w:rPr>
                <w:rFonts w:ascii="Arial" w:hAnsi="Arial" w:cs="Arial"/>
                <w:sz w:val="16"/>
                <w:szCs w:val="16"/>
              </w:rPr>
              <w:t>The M</w:t>
            </w:r>
            <w:r w:rsidRPr="0050665B">
              <w:rPr>
                <w:rFonts w:ascii="Arial" w:hAnsi="Arial" w:cs="Arial"/>
                <w:sz w:val="16"/>
                <w:szCs w:val="16"/>
              </w:rPr>
              <w:t xml:space="preserve">iddleman pay the transporter for 180,000 VND per ton for 50km of transportation. </w:t>
            </w:r>
          </w:p>
          <w:p w14:paraId="24647F22" w14:textId="27F5F9F0" w:rsidR="0050665B" w:rsidRPr="0050665B" w:rsidRDefault="0050665B" w:rsidP="0050665B">
            <w:pPr>
              <w:ind w:left="8"/>
              <w:jc w:val="left"/>
              <w:rPr>
                <w:rFonts w:ascii="Arial" w:hAnsi="Arial" w:cs="Arial"/>
                <w:sz w:val="16"/>
                <w:szCs w:val="16"/>
              </w:rPr>
            </w:pPr>
            <w:r w:rsidRPr="0050665B">
              <w:rPr>
                <w:rFonts w:ascii="Arial" w:hAnsi="Arial" w:cs="Arial"/>
                <w:sz w:val="16"/>
                <w:szCs w:val="16"/>
              </w:rPr>
              <w:lastRenderedPageBreak/>
              <w:t xml:space="preserve">The </w:t>
            </w:r>
            <w:r>
              <w:rPr>
                <w:rFonts w:ascii="Arial" w:hAnsi="Arial" w:cs="Arial"/>
                <w:sz w:val="16"/>
                <w:szCs w:val="16"/>
              </w:rPr>
              <w:t>T</w:t>
            </w:r>
            <w:r w:rsidRPr="0050665B">
              <w:rPr>
                <w:rFonts w:ascii="Arial" w:hAnsi="Arial" w:cs="Arial"/>
                <w:sz w:val="16"/>
                <w:szCs w:val="16"/>
              </w:rPr>
              <w:t>ransporter makes 180,000 VND per ton of wood.</w:t>
            </w:r>
          </w:p>
          <w:p w14:paraId="54115046" w14:textId="77777777" w:rsidR="005D4B4E" w:rsidRPr="005D4B4E" w:rsidRDefault="005D4B4E" w:rsidP="0050665B">
            <w:pPr>
              <w:ind w:left="8"/>
              <w:jc w:val="left"/>
              <w:rPr>
                <w:rFonts w:ascii="Arial" w:hAnsi="Arial" w:cs="Arial"/>
                <w:sz w:val="16"/>
                <w:szCs w:val="16"/>
              </w:rPr>
            </w:pPr>
          </w:p>
        </w:tc>
        <w:tc>
          <w:tcPr>
            <w:tcW w:w="1710" w:type="dxa"/>
            <w:shd w:val="clear" w:color="auto" w:fill="DBE5F1" w:themeFill="accent1" w:themeFillTint="33"/>
          </w:tcPr>
          <w:p w14:paraId="37417CC6" w14:textId="3E91A80D" w:rsidR="005D4B4E" w:rsidRPr="005D4B4E" w:rsidRDefault="0050665B" w:rsidP="0050665B">
            <w:pPr>
              <w:jc w:val="left"/>
              <w:rPr>
                <w:rFonts w:ascii="Arial" w:hAnsi="Arial" w:cs="Arial"/>
                <w:sz w:val="16"/>
                <w:szCs w:val="16"/>
              </w:rPr>
            </w:pPr>
            <w:r>
              <w:rPr>
                <w:rFonts w:ascii="Arial" w:hAnsi="Arial" w:cs="Arial"/>
                <w:sz w:val="16"/>
                <w:szCs w:val="16"/>
              </w:rPr>
              <w:lastRenderedPageBreak/>
              <w:t>The plant consumes wood at the price of 650,000 VND/ ton.</w:t>
            </w:r>
          </w:p>
        </w:tc>
      </w:tr>
      <w:tr w:rsidR="0050665B" w:rsidRPr="005D4B4E" w14:paraId="646314B1" w14:textId="77777777" w:rsidTr="0050665B">
        <w:tc>
          <w:tcPr>
            <w:tcW w:w="993" w:type="dxa"/>
            <w:shd w:val="clear" w:color="auto" w:fill="FDE9D9" w:themeFill="accent6" w:themeFillTint="33"/>
          </w:tcPr>
          <w:p w14:paraId="031012AB" w14:textId="6AB4A2EA" w:rsidR="0050665B" w:rsidRPr="005D4B4E" w:rsidRDefault="0050665B" w:rsidP="005D4B4E">
            <w:pPr>
              <w:jc w:val="center"/>
              <w:rPr>
                <w:rFonts w:ascii="Arial" w:hAnsi="Arial" w:cs="Arial"/>
                <w:b/>
                <w:sz w:val="16"/>
                <w:szCs w:val="16"/>
              </w:rPr>
            </w:pPr>
            <w:r>
              <w:rPr>
                <w:rFonts w:ascii="Arial" w:hAnsi="Arial" w:cs="Arial"/>
                <w:b/>
                <w:sz w:val="16"/>
                <w:szCs w:val="16"/>
              </w:rPr>
              <w:lastRenderedPageBreak/>
              <w:t>Price of fuelwood at this stage</w:t>
            </w:r>
          </w:p>
        </w:tc>
        <w:tc>
          <w:tcPr>
            <w:tcW w:w="1797" w:type="dxa"/>
            <w:shd w:val="clear" w:color="auto" w:fill="FDE9D9" w:themeFill="accent6" w:themeFillTint="33"/>
          </w:tcPr>
          <w:p w14:paraId="1AA8D68E" w14:textId="7A2F8141" w:rsidR="0050665B" w:rsidRDefault="0050665B" w:rsidP="005D4B4E">
            <w:pPr>
              <w:ind w:left="69"/>
              <w:jc w:val="left"/>
              <w:rPr>
                <w:rFonts w:ascii="Arial" w:hAnsi="Arial" w:cs="Arial"/>
                <w:sz w:val="16"/>
                <w:szCs w:val="16"/>
              </w:rPr>
            </w:pPr>
            <w:r>
              <w:rPr>
                <w:rFonts w:ascii="Arial" w:hAnsi="Arial" w:cs="Arial"/>
                <w:sz w:val="16"/>
                <w:szCs w:val="16"/>
              </w:rPr>
              <w:t>140,000 VND/ ton</w:t>
            </w:r>
          </w:p>
        </w:tc>
        <w:tc>
          <w:tcPr>
            <w:tcW w:w="1800" w:type="dxa"/>
            <w:shd w:val="clear" w:color="auto" w:fill="FDE9D9" w:themeFill="accent6" w:themeFillTint="33"/>
          </w:tcPr>
          <w:p w14:paraId="5A3BD469" w14:textId="4DE7A0B5" w:rsidR="0050665B" w:rsidRDefault="0050665B" w:rsidP="0050665B">
            <w:pPr>
              <w:ind w:left="8"/>
              <w:jc w:val="left"/>
              <w:rPr>
                <w:rFonts w:ascii="Arial" w:hAnsi="Arial" w:cs="Arial"/>
                <w:sz w:val="16"/>
                <w:szCs w:val="16"/>
              </w:rPr>
            </w:pPr>
            <w:r>
              <w:rPr>
                <w:rFonts w:ascii="Arial" w:hAnsi="Arial" w:cs="Arial"/>
                <w:sz w:val="16"/>
                <w:szCs w:val="16"/>
              </w:rPr>
              <w:t>290,000 VND/ ton</w:t>
            </w:r>
          </w:p>
        </w:tc>
        <w:tc>
          <w:tcPr>
            <w:tcW w:w="1739" w:type="dxa"/>
            <w:shd w:val="clear" w:color="auto" w:fill="FDE9D9" w:themeFill="accent6" w:themeFillTint="33"/>
          </w:tcPr>
          <w:p w14:paraId="4450B449" w14:textId="6160AFF8" w:rsidR="0050665B" w:rsidRPr="005D4B4E" w:rsidRDefault="0050665B" w:rsidP="005D4B4E">
            <w:pPr>
              <w:jc w:val="left"/>
              <w:rPr>
                <w:rFonts w:ascii="Arial" w:hAnsi="Arial" w:cs="Arial"/>
                <w:sz w:val="16"/>
                <w:szCs w:val="16"/>
              </w:rPr>
            </w:pPr>
            <w:r>
              <w:rPr>
                <w:rFonts w:ascii="Arial" w:hAnsi="Arial" w:cs="Arial"/>
                <w:sz w:val="16"/>
                <w:szCs w:val="16"/>
              </w:rPr>
              <w:t>470,000 VND/ ton</w:t>
            </w:r>
          </w:p>
        </w:tc>
        <w:tc>
          <w:tcPr>
            <w:tcW w:w="1771" w:type="dxa"/>
            <w:shd w:val="clear" w:color="auto" w:fill="FDE9D9" w:themeFill="accent6" w:themeFillTint="33"/>
          </w:tcPr>
          <w:p w14:paraId="67211CD3" w14:textId="561E1FC5" w:rsidR="0050665B" w:rsidRPr="005D4B4E" w:rsidRDefault="0050665B" w:rsidP="005D4B4E">
            <w:pPr>
              <w:jc w:val="left"/>
              <w:rPr>
                <w:rFonts w:ascii="Arial" w:hAnsi="Arial" w:cs="Arial"/>
                <w:sz w:val="16"/>
                <w:szCs w:val="16"/>
              </w:rPr>
            </w:pPr>
            <w:r>
              <w:rPr>
                <w:rFonts w:ascii="Arial" w:hAnsi="Arial" w:cs="Arial"/>
                <w:sz w:val="16"/>
                <w:szCs w:val="16"/>
              </w:rPr>
              <w:t>650,000 VND/ ton</w:t>
            </w:r>
          </w:p>
        </w:tc>
        <w:tc>
          <w:tcPr>
            <w:tcW w:w="1710" w:type="dxa"/>
            <w:shd w:val="clear" w:color="auto" w:fill="FDE9D9" w:themeFill="accent6" w:themeFillTint="33"/>
          </w:tcPr>
          <w:p w14:paraId="7C5BAF5A" w14:textId="77777777" w:rsidR="0050665B" w:rsidRPr="005D4B4E" w:rsidRDefault="0050665B" w:rsidP="005D4B4E">
            <w:pPr>
              <w:jc w:val="left"/>
              <w:rPr>
                <w:rFonts w:ascii="Arial" w:hAnsi="Arial" w:cs="Arial"/>
                <w:sz w:val="16"/>
                <w:szCs w:val="16"/>
              </w:rPr>
            </w:pPr>
          </w:p>
        </w:tc>
      </w:tr>
      <w:tr w:rsidR="005D4B4E" w:rsidRPr="005D4B4E" w14:paraId="6741ADF1" w14:textId="77777777" w:rsidTr="00006E7C">
        <w:tc>
          <w:tcPr>
            <w:tcW w:w="993" w:type="dxa"/>
            <w:shd w:val="clear" w:color="auto" w:fill="DBE5F1" w:themeFill="accent1" w:themeFillTint="33"/>
          </w:tcPr>
          <w:p w14:paraId="4A2773AB" w14:textId="5BDA3CF0" w:rsidR="005D4B4E" w:rsidRPr="005D4B4E" w:rsidRDefault="00006E7C" w:rsidP="005D4B4E">
            <w:pPr>
              <w:jc w:val="center"/>
              <w:rPr>
                <w:rFonts w:ascii="Arial" w:hAnsi="Arial" w:cs="Arial"/>
                <w:b/>
                <w:sz w:val="16"/>
                <w:szCs w:val="16"/>
              </w:rPr>
            </w:pPr>
            <w:r>
              <w:rPr>
                <w:rFonts w:ascii="Arial" w:hAnsi="Arial" w:cs="Arial"/>
                <w:b/>
                <w:sz w:val="16"/>
                <w:szCs w:val="16"/>
              </w:rPr>
              <w:t>Location</w:t>
            </w:r>
          </w:p>
        </w:tc>
        <w:tc>
          <w:tcPr>
            <w:tcW w:w="1797" w:type="dxa"/>
            <w:shd w:val="clear" w:color="auto" w:fill="DBE5F1" w:themeFill="accent1" w:themeFillTint="33"/>
          </w:tcPr>
          <w:p w14:paraId="07D849AC" w14:textId="5E609FDF" w:rsidR="005D4B4E" w:rsidRPr="005D4B4E" w:rsidRDefault="00006E7C" w:rsidP="005D4B4E">
            <w:pPr>
              <w:ind w:left="69"/>
              <w:jc w:val="left"/>
              <w:rPr>
                <w:rFonts w:ascii="Arial" w:hAnsi="Arial" w:cs="Arial"/>
                <w:sz w:val="16"/>
                <w:szCs w:val="16"/>
              </w:rPr>
            </w:pPr>
            <w:r>
              <w:rPr>
                <w:rFonts w:ascii="Arial" w:hAnsi="Arial" w:cs="Arial"/>
                <w:sz w:val="16"/>
                <w:szCs w:val="16"/>
              </w:rPr>
              <w:t>Natural forest near commune road</w:t>
            </w:r>
          </w:p>
        </w:tc>
        <w:tc>
          <w:tcPr>
            <w:tcW w:w="1800" w:type="dxa"/>
            <w:shd w:val="clear" w:color="auto" w:fill="DBE5F1" w:themeFill="accent1" w:themeFillTint="33"/>
          </w:tcPr>
          <w:p w14:paraId="0F8F1225" w14:textId="3BE2224D" w:rsidR="005D4B4E" w:rsidRPr="005D4B4E" w:rsidRDefault="00006E7C" w:rsidP="005D4B4E">
            <w:pPr>
              <w:ind w:left="8"/>
              <w:jc w:val="left"/>
              <w:rPr>
                <w:rFonts w:ascii="Arial" w:hAnsi="Arial" w:cs="Arial"/>
                <w:sz w:val="16"/>
                <w:szCs w:val="16"/>
              </w:rPr>
            </w:pPr>
            <w:r>
              <w:rPr>
                <w:rFonts w:ascii="Arial" w:hAnsi="Arial" w:cs="Arial"/>
                <w:sz w:val="16"/>
                <w:szCs w:val="16"/>
              </w:rPr>
              <w:t>Collection site (commune road)</w:t>
            </w:r>
          </w:p>
        </w:tc>
        <w:tc>
          <w:tcPr>
            <w:tcW w:w="1739" w:type="dxa"/>
            <w:shd w:val="clear" w:color="auto" w:fill="DBE5F1" w:themeFill="accent1" w:themeFillTint="33"/>
          </w:tcPr>
          <w:p w14:paraId="7EB7D3EE" w14:textId="6D4ABA36" w:rsidR="005D4B4E" w:rsidRPr="005D4B4E" w:rsidRDefault="00006E7C" w:rsidP="005D4B4E">
            <w:pPr>
              <w:jc w:val="left"/>
              <w:rPr>
                <w:rFonts w:ascii="Arial" w:hAnsi="Arial" w:cs="Arial"/>
                <w:sz w:val="16"/>
                <w:szCs w:val="16"/>
              </w:rPr>
            </w:pPr>
            <w:r>
              <w:rPr>
                <w:rFonts w:ascii="Arial" w:hAnsi="Arial" w:cs="Arial"/>
                <w:sz w:val="16"/>
                <w:szCs w:val="16"/>
              </w:rPr>
              <w:t>Commune office</w:t>
            </w:r>
          </w:p>
        </w:tc>
        <w:tc>
          <w:tcPr>
            <w:tcW w:w="1771" w:type="dxa"/>
            <w:shd w:val="clear" w:color="auto" w:fill="DBE5F1" w:themeFill="accent1" w:themeFillTint="33"/>
          </w:tcPr>
          <w:p w14:paraId="6D4A3E08" w14:textId="66D6AC71" w:rsidR="005D4B4E" w:rsidRPr="005D4B4E" w:rsidRDefault="00006E7C" w:rsidP="005D4B4E">
            <w:pPr>
              <w:jc w:val="left"/>
              <w:rPr>
                <w:rFonts w:ascii="Arial" w:hAnsi="Arial" w:cs="Arial"/>
                <w:sz w:val="16"/>
                <w:szCs w:val="16"/>
              </w:rPr>
            </w:pPr>
            <w:r>
              <w:rPr>
                <w:rFonts w:ascii="Arial" w:hAnsi="Arial" w:cs="Arial"/>
                <w:sz w:val="16"/>
                <w:szCs w:val="16"/>
              </w:rPr>
              <w:t>Truck road, distance 50km</w:t>
            </w:r>
          </w:p>
        </w:tc>
        <w:tc>
          <w:tcPr>
            <w:tcW w:w="1710" w:type="dxa"/>
            <w:shd w:val="clear" w:color="auto" w:fill="DBE5F1" w:themeFill="accent1" w:themeFillTint="33"/>
          </w:tcPr>
          <w:p w14:paraId="543A9A63" w14:textId="54A24A95" w:rsidR="005D4B4E" w:rsidRPr="005D4B4E" w:rsidRDefault="00006E7C" w:rsidP="005D4B4E">
            <w:pPr>
              <w:jc w:val="left"/>
              <w:rPr>
                <w:rFonts w:ascii="Arial" w:hAnsi="Arial" w:cs="Arial"/>
                <w:sz w:val="16"/>
                <w:szCs w:val="16"/>
              </w:rPr>
            </w:pPr>
            <w:r>
              <w:rPr>
                <w:rFonts w:ascii="Arial" w:hAnsi="Arial" w:cs="Arial"/>
                <w:sz w:val="16"/>
                <w:szCs w:val="16"/>
              </w:rPr>
              <w:t>Industrial plant</w:t>
            </w:r>
          </w:p>
        </w:tc>
      </w:tr>
      <w:tr w:rsidR="00006E7C" w:rsidRPr="005D4B4E" w14:paraId="0FD9C04B" w14:textId="77777777" w:rsidTr="00006E7C">
        <w:tc>
          <w:tcPr>
            <w:tcW w:w="993" w:type="dxa"/>
            <w:shd w:val="clear" w:color="auto" w:fill="FDE9D9" w:themeFill="accent6" w:themeFillTint="33"/>
          </w:tcPr>
          <w:p w14:paraId="158DE7CC" w14:textId="5482816F" w:rsidR="00006E7C" w:rsidRDefault="00006E7C" w:rsidP="005D4B4E">
            <w:pPr>
              <w:jc w:val="center"/>
              <w:rPr>
                <w:rFonts w:ascii="Arial" w:hAnsi="Arial" w:cs="Arial"/>
                <w:b/>
                <w:sz w:val="16"/>
                <w:szCs w:val="16"/>
              </w:rPr>
            </w:pPr>
            <w:r>
              <w:rPr>
                <w:rFonts w:ascii="Arial" w:hAnsi="Arial" w:cs="Arial"/>
                <w:b/>
                <w:sz w:val="16"/>
                <w:szCs w:val="16"/>
              </w:rPr>
              <w:t>Income</w:t>
            </w:r>
          </w:p>
        </w:tc>
        <w:tc>
          <w:tcPr>
            <w:tcW w:w="1797" w:type="dxa"/>
            <w:shd w:val="clear" w:color="auto" w:fill="FDE9D9" w:themeFill="accent6" w:themeFillTint="33"/>
          </w:tcPr>
          <w:p w14:paraId="00023815" w14:textId="2DAC630E" w:rsidR="00006E7C" w:rsidRDefault="00006E7C" w:rsidP="005D4B4E">
            <w:pPr>
              <w:ind w:left="69"/>
              <w:jc w:val="left"/>
              <w:rPr>
                <w:rFonts w:ascii="Arial" w:hAnsi="Arial" w:cs="Arial"/>
                <w:sz w:val="16"/>
                <w:szCs w:val="16"/>
              </w:rPr>
            </w:pPr>
            <w:r>
              <w:rPr>
                <w:rFonts w:ascii="Arial" w:hAnsi="Arial" w:cs="Arial"/>
                <w:sz w:val="16"/>
                <w:szCs w:val="16"/>
              </w:rPr>
              <w:t>140,000VND/ ton</w:t>
            </w:r>
          </w:p>
        </w:tc>
        <w:tc>
          <w:tcPr>
            <w:tcW w:w="1800" w:type="dxa"/>
            <w:shd w:val="clear" w:color="auto" w:fill="FDE9D9" w:themeFill="accent6" w:themeFillTint="33"/>
          </w:tcPr>
          <w:p w14:paraId="702E2F3B" w14:textId="4960E0DC" w:rsidR="00006E7C" w:rsidRDefault="00006E7C" w:rsidP="005D4B4E">
            <w:pPr>
              <w:ind w:left="8"/>
              <w:jc w:val="left"/>
              <w:rPr>
                <w:rFonts w:ascii="Arial" w:hAnsi="Arial" w:cs="Arial"/>
                <w:sz w:val="16"/>
                <w:szCs w:val="16"/>
              </w:rPr>
            </w:pPr>
            <w:r>
              <w:rPr>
                <w:rFonts w:ascii="Arial" w:hAnsi="Arial" w:cs="Arial"/>
                <w:sz w:val="16"/>
                <w:szCs w:val="16"/>
              </w:rPr>
              <w:t>150,000 VND/ ton</w:t>
            </w:r>
          </w:p>
        </w:tc>
        <w:tc>
          <w:tcPr>
            <w:tcW w:w="1739" w:type="dxa"/>
            <w:shd w:val="clear" w:color="auto" w:fill="FDE9D9" w:themeFill="accent6" w:themeFillTint="33"/>
          </w:tcPr>
          <w:p w14:paraId="36D6CDB7" w14:textId="249F2A6C" w:rsidR="00006E7C" w:rsidRDefault="00006E7C" w:rsidP="005D4B4E">
            <w:pPr>
              <w:jc w:val="left"/>
              <w:rPr>
                <w:rFonts w:ascii="Arial" w:hAnsi="Arial" w:cs="Arial"/>
                <w:sz w:val="16"/>
                <w:szCs w:val="16"/>
              </w:rPr>
            </w:pPr>
            <w:r>
              <w:rPr>
                <w:rFonts w:ascii="Arial" w:hAnsi="Arial" w:cs="Arial"/>
                <w:sz w:val="16"/>
                <w:szCs w:val="16"/>
              </w:rPr>
              <w:t>180,000 VND/ ton</w:t>
            </w:r>
          </w:p>
        </w:tc>
        <w:tc>
          <w:tcPr>
            <w:tcW w:w="1771" w:type="dxa"/>
            <w:shd w:val="clear" w:color="auto" w:fill="FDE9D9" w:themeFill="accent6" w:themeFillTint="33"/>
          </w:tcPr>
          <w:p w14:paraId="699EC0AA" w14:textId="092B2430" w:rsidR="00006E7C" w:rsidRDefault="00006E7C" w:rsidP="005D4B4E">
            <w:pPr>
              <w:jc w:val="left"/>
              <w:rPr>
                <w:rFonts w:ascii="Arial" w:hAnsi="Arial" w:cs="Arial"/>
                <w:sz w:val="16"/>
                <w:szCs w:val="16"/>
              </w:rPr>
            </w:pPr>
            <w:r>
              <w:rPr>
                <w:rFonts w:ascii="Arial" w:hAnsi="Arial" w:cs="Arial"/>
                <w:sz w:val="16"/>
                <w:szCs w:val="16"/>
              </w:rPr>
              <w:t>180,000 VND/ ton</w:t>
            </w:r>
          </w:p>
        </w:tc>
        <w:tc>
          <w:tcPr>
            <w:tcW w:w="1710" w:type="dxa"/>
            <w:shd w:val="clear" w:color="auto" w:fill="FDE9D9" w:themeFill="accent6" w:themeFillTint="33"/>
          </w:tcPr>
          <w:p w14:paraId="0A523C23" w14:textId="77777777" w:rsidR="00006E7C" w:rsidRPr="005D4B4E" w:rsidRDefault="00006E7C" w:rsidP="005D4B4E">
            <w:pPr>
              <w:jc w:val="left"/>
              <w:rPr>
                <w:rFonts w:ascii="Arial" w:hAnsi="Arial" w:cs="Arial"/>
                <w:sz w:val="16"/>
                <w:szCs w:val="16"/>
              </w:rPr>
            </w:pPr>
          </w:p>
        </w:tc>
      </w:tr>
    </w:tbl>
    <w:p w14:paraId="1BAF43CF" w14:textId="55C2DA40" w:rsidR="00C7208A" w:rsidRDefault="00C7208A" w:rsidP="00B93A18"/>
    <w:p w14:paraId="6C8715CC" w14:textId="77777777" w:rsidR="00B93A18" w:rsidRDefault="00B93A18" w:rsidP="00B93A18">
      <w:r>
        <w:t>If the natural forest is 2km from truck road, then the wage for the wood logger is only half, of 70,000 VND per ton of wood. The wage for carry wood for 2km from the forest to truck road is 70,000 VND.</w:t>
      </w:r>
    </w:p>
    <w:p w14:paraId="155C1318" w14:textId="77777777" w:rsidR="00B93A18" w:rsidRDefault="00B93A18" w:rsidP="00B93A18">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1F01EF5D" w14:textId="69ABFA07" w:rsidR="008B19E3" w:rsidRDefault="008B19E3" w:rsidP="00B93A18">
      <w:r>
        <w:t xml:space="preserve">The value chain of fuelwood in Thanh Hoa and Nghe An is rather a simple one. In fact these activities are either illegal or with legality unidentified. Therefore it is not </w:t>
      </w:r>
      <w:r w:rsidR="0024682D">
        <w:t xml:space="preserve">an ‘official value chain’, and the chain cannot </w:t>
      </w:r>
      <w:ins w:id="98" w:author="Nguyen Thanh Quang" w:date="2014-10-23T16:22:00Z">
        <w:r w:rsidR="00593CCE">
          <w:t xml:space="preserve">be </w:t>
        </w:r>
      </w:ins>
      <w:r w:rsidR="0024682D">
        <w:t>expanded farther than the distance of 50km. In other words, fuelwood exploited in Thanh Hoa and Nghe An are only to supply to local industrial demand.</w:t>
      </w:r>
    </w:p>
    <w:p w14:paraId="08554D6C" w14:textId="28488313" w:rsidR="00B93A18" w:rsidRDefault="00B93A18" w:rsidP="00B93A18">
      <w:r>
        <w:t xml:space="preserve">All fuelwood for commercial demand are from natural forest. There is no afforestation activity for fuelwood. Therefore there is no value created from fuelwood afforestation. There is neither processing of fuelwood in the value chain. </w:t>
      </w:r>
    </w:p>
    <w:p w14:paraId="38186EDD" w14:textId="0D82FE84" w:rsidR="00B93A18" w:rsidRDefault="00B93A18" w:rsidP="00B93A18">
      <w:r>
        <w:t>There are no further chain outside of local industrial demand, no further commercial activities of transporting wood outside of the provinces.</w:t>
      </w:r>
    </w:p>
    <w:p w14:paraId="70E1D4A3" w14:textId="4BB30A04" w:rsidR="00B93A18" w:rsidRDefault="0024682D" w:rsidP="00F93AAD">
      <w:pPr>
        <w:rPr>
          <w:rFonts w:asciiTheme="majorHAnsi" w:eastAsiaTheme="majorEastAsia" w:hAnsiTheme="majorHAnsi" w:cstheme="majorBidi"/>
          <w:b/>
          <w:bCs/>
          <w:color w:val="4F81BD" w:themeColor="accent1"/>
          <w:sz w:val="26"/>
          <w:szCs w:val="26"/>
        </w:rPr>
      </w:pPr>
      <w:r>
        <w:t xml:space="preserve">It should be noted that this study was only conducted for fuelwood, not including </w:t>
      </w:r>
      <w:commentRangeStart w:id="99"/>
      <w:r>
        <w:t>material</w:t>
      </w:r>
      <w:commentRangeEnd w:id="99"/>
      <w:r w:rsidR="00593CCE">
        <w:rPr>
          <w:rStyle w:val="CommentReference"/>
        </w:rPr>
        <w:commentReference w:id="99"/>
      </w:r>
      <w:r>
        <w:t xml:space="preserve"> wood.</w:t>
      </w:r>
    </w:p>
    <w:p w14:paraId="4B9B89B3" w14:textId="2001673A" w:rsidR="00290DFD" w:rsidRDefault="006555AF" w:rsidP="00290DFD">
      <w:pPr>
        <w:pStyle w:val="Heading2"/>
      </w:pPr>
      <w:bookmarkStart w:id="100" w:name="_Toc401651610"/>
      <w:r>
        <w:t>F</w:t>
      </w:r>
      <w:r w:rsidR="004F3AF4">
        <w:t xml:space="preserve">uelwood </w:t>
      </w:r>
      <w:r>
        <w:t>demand</w:t>
      </w:r>
      <w:bookmarkEnd w:id="100"/>
    </w:p>
    <w:p w14:paraId="62EE369A" w14:textId="784D9962" w:rsidR="00086A93" w:rsidRDefault="00086A93" w:rsidP="00086A93">
      <w:r>
        <w:t>This section includes three parts:</w:t>
      </w:r>
    </w:p>
    <w:p w14:paraId="6993C859" w14:textId="24F0B0D4" w:rsidR="00086A93" w:rsidRDefault="00086A93" w:rsidP="002C5438">
      <w:pPr>
        <w:pStyle w:val="ListParagraph"/>
        <w:numPr>
          <w:ilvl w:val="0"/>
          <w:numId w:val="2"/>
        </w:numPr>
        <w:contextualSpacing w:val="0"/>
      </w:pPr>
      <w:commentRangeStart w:id="101"/>
      <w:del w:id="102" w:author="Nguyen Thanh Quang" w:date="2014-10-24T10:40:00Z">
        <w:r w:rsidDel="00524794">
          <w:delText>Residential</w:delText>
        </w:r>
      </w:del>
      <w:commentRangeEnd w:id="101"/>
      <w:r w:rsidR="00524794">
        <w:rPr>
          <w:rStyle w:val="CommentReference"/>
        </w:rPr>
        <w:commentReference w:id="101"/>
      </w:r>
      <w:r>
        <w:t xml:space="preserve">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2C5438">
      <w:pPr>
        <w:pStyle w:val="ListParagraph"/>
        <w:numPr>
          <w:ilvl w:val="0"/>
          <w:numId w:val="2"/>
        </w:numPr>
        <w:contextualSpacing w:val="0"/>
      </w:pPr>
      <w:r>
        <w:lastRenderedPageBreak/>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2C5438">
      <w:pPr>
        <w:pStyle w:val="ListParagraph"/>
        <w:numPr>
          <w:ilvl w:val="0"/>
          <w:numId w:val="2"/>
        </w:numPr>
        <w:contextualSpacing w:val="0"/>
      </w:pPr>
      <w:r>
        <w:t>Total fuelwood demand</w:t>
      </w:r>
      <w:r w:rsidR="001E2D31">
        <w:t>, that compare the demand of two sectors: residential vs. industrial, in terms of quantity (amount of wood consumed) and quality of fuelwood (size of wood consumed) by each sector.</w:t>
      </w:r>
    </w:p>
    <w:p w14:paraId="06C2EAA3" w14:textId="144E4E1B" w:rsidR="002E1391" w:rsidRDefault="003940D7" w:rsidP="001D25EB">
      <w:pPr>
        <w:pStyle w:val="Heading3"/>
      </w:pPr>
      <w:bookmarkStart w:id="103" w:name="_Toc401651611"/>
      <w:commentRangeStart w:id="104"/>
      <w:r>
        <w:t>Household</w:t>
      </w:r>
      <w:commentRangeEnd w:id="104"/>
      <w:r w:rsidR="00361A77">
        <w:rPr>
          <w:rStyle w:val="CommentReference"/>
          <w:rFonts w:ascii="Times New Roman" w:eastAsiaTheme="minorHAnsi" w:hAnsi="Times New Roman" w:cstheme="minorBidi"/>
          <w:b w:val="0"/>
          <w:bCs w:val="0"/>
          <w:color w:val="auto"/>
        </w:rPr>
        <w:commentReference w:id="104"/>
      </w:r>
      <w:r>
        <w:t xml:space="preserve"> </w:t>
      </w:r>
      <w:r w:rsidR="006555AF">
        <w:t xml:space="preserve">fuelwood </w:t>
      </w:r>
      <w:commentRangeStart w:id="105"/>
      <w:r w:rsidR="006555AF">
        <w:t>demand</w:t>
      </w:r>
      <w:bookmarkEnd w:id="103"/>
      <w:commentRangeEnd w:id="105"/>
      <w:r w:rsidR="00595E06">
        <w:rPr>
          <w:rStyle w:val="CommentReference"/>
          <w:rFonts w:ascii="Times New Roman" w:eastAsiaTheme="minorHAnsi" w:hAnsi="Times New Roman" w:cstheme="minorBidi"/>
          <w:b w:val="0"/>
          <w:bCs w:val="0"/>
          <w:color w:val="auto"/>
        </w:rPr>
        <w:commentReference w:id="105"/>
      </w:r>
    </w:p>
    <w:p w14:paraId="5355656E" w14:textId="0BB81266" w:rsidR="006555AF" w:rsidRDefault="005A01E7" w:rsidP="005A01E7">
      <w:pPr>
        <w:pStyle w:val="Heading4"/>
      </w:pPr>
      <w:r>
        <w:t xml:space="preserve">Estimation of fuelwood consumption </w:t>
      </w:r>
      <w:del w:id="106" w:author="Nguyen Thanh Quang" w:date="2014-10-24T11:04:00Z">
        <w:r w:rsidDel="00CB47FC">
          <w:delText xml:space="preserve">per </w:delText>
        </w:r>
        <w:commentRangeStart w:id="107"/>
        <w:r w:rsidDel="00CB47FC">
          <w:delText>person</w:delText>
        </w:r>
      </w:del>
      <w:commentRangeEnd w:id="107"/>
      <w:r w:rsidR="00361A77">
        <w:rPr>
          <w:rStyle w:val="CommentReference"/>
          <w:rFonts w:ascii="Times New Roman" w:eastAsiaTheme="minorHAnsi" w:hAnsi="Times New Roman" w:cstheme="minorBidi"/>
          <w:b w:val="0"/>
          <w:bCs w:val="0"/>
          <w:i w:val="0"/>
          <w:iCs w:val="0"/>
          <w:color w:val="auto"/>
        </w:rPr>
        <w:commentReference w:id="107"/>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6DA36E37" w14:textId="308CEFBB" w:rsidR="006555AF" w:rsidRDefault="005A01E7" w:rsidP="00C553A9">
      <w:pPr>
        <w:spacing w:after="120"/>
        <w:jc w:val="center"/>
      </w:pPr>
      <w:r w:rsidRPr="005A01E7">
        <w:rPr>
          <w:i/>
        </w:rPr>
        <w:t>Table</w:t>
      </w:r>
      <w:r w:rsidR="00B65CA7">
        <w:rPr>
          <w:i/>
        </w:rPr>
        <w:t xml:space="preserve"> 7</w:t>
      </w:r>
      <w:r w:rsidRPr="005A01E7">
        <w:rPr>
          <w:i/>
        </w:rPr>
        <w:t xml:space="preserve">. </w:t>
      </w:r>
      <w:r w:rsidR="006C4B50">
        <w:rPr>
          <w:i/>
        </w:rPr>
        <w:t xml:space="preserve">Average </w:t>
      </w:r>
      <w:r w:rsidRPr="005A01E7">
        <w:rPr>
          <w:i/>
        </w:rPr>
        <w:t>fuelwood consumption per person for meal cooking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3F4D86">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auto" w:fill="auto"/>
            <w:noWrap/>
          </w:tcPr>
          <w:p w14:paraId="1B538C64" w14:textId="77777777" w:rsidR="005A01E7" w:rsidRPr="005A01E7" w:rsidRDefault="005A01E7" w:rsidP="00B65CA7">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3F4D86">
        <w:trPr>
          <w:trHeight w:val="300"/>
        </w:trPr>
        <w:tc>
          <w:tcPr>
            <w:tcW w:w="555" w:type="dxa"/>
            <w:tcBorders>
              <w:top w:val="single" w:sz="4" w:space="0" w:color="auto"/>
              <w:bottom w:val="dotted" w:sz="4" w:space="0" w:color="auto"/>
            </w:tcBorders>
            <w:shd w:val="clear" w:color="auto" w:fill="auto"/>
            <w:noWrap/>
            <w:hideMark/>
          </w:tcPr>
          <w:p w14:paraId="295F760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bottom w:val="dotted" w:sz="4" w:space="0" w:color="auto"/>
            </w:tcBorders>
            <w:shd w:val="clear" w:color="auto" w:fill="auto"/>
            <w:noWrap/>
            <w:hideMark/>
          </w:tcPr>
          <w:p w14:paraId="4E3FE42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bottom w:val="dotted" w:sz="4" w:space="0" w:color="auto"/>
            </w:tcBorders>
            <w:shd w:val="clear" w:color="auto" w:fill="auto"/>
            <w:noWrap/>
            <w:hideMark/>
          </w:tcPr>
          <w:p w14:paraId="04207E7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bottom w:val="dotted" w:sz="4" w:space="0" w:color="auto"/>
            </w:tcBorders>
            <w:shd w:val="clear" w:color="auto" w:fill="auto"/>
            <w:noWrap/>
            <w:hideMark/>
          </w:tcPr>
          <w:p w14:paraId="6D9F797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bottom w:val="dotted" w:sz="4" w:space="0" w:color="auto"/>
            </w:tcBorders>
            <w:shd w:val="clear" w:color="auto" w:fill="auto"/>
            <w:noWrap/>
            <w:hideMark/>
          </w:tcPr>
          <w:p w14:paraId="1A03777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3F4D86">
        <w:trPr>
          <w:trHeight w:val="300"/>
        </w:trPr>
        <w:tc>
          <w:tcPr>
            <w:tcW w:w="555" w:type="dxa"/>
            <w:tcBorders>
              <w:top w:val="dotted" w:sz="4" w:space="0" w:color="auto"/>
              <w:bottom w:val="dotted" w:sz="4" w:space="0" w:color="auto"/>
            </w:tcBorders>
            <w:shd w:val="clear" w:color="auto" w:fill="auto"/>
            <w:noWrap/>
            <w:hideMark/>
          </w:tcPr>
          <w:p w14:paraId="68978C0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noWrap/>
            <w:hideMark/>
          </w:tcPr>
          <w:p w14:paraId="18E5174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7BBEED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dotted" w:sz="4" w:space="0" w:color="auto"/>
              <w:bottom w:val="dotted" w:sz="4" w:space="0" w:color="auto"/>
            </w:tcBorders>
            <w:shd w:val="clear" w:color="auto" w:fill="auto"/>
            <w:noWrap/>
            <w:hideMark/>
          </w:tcPr>
          <w:p w14:paraId="6FC6905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tcBorders>
              <w:top w:val="dotted" w:sz="4" w:space="0" w:color="auto"/>
              <w:bottom w:val="dotted" w:sz="4" w:space="0" w:color="auto"/>
            </w:tcBorders>
            <w:shd w:val="clear" w:color="auto" w:fill="auto"/>
            <w:noWrap/>
            <w:hideMark/>
          </w:tcPr>
          <w:p w14:paraId="2F9C121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3F4D86">
        <w:trPr>
          <w:trHeight w:val="300"/>
        </w:trPr>
        <w:tc>
          <w:tcPr>
            <w:tcW w:w="555" w:type="dxa"/>
            <w:tcBorders>
              <w:top w:val="dotted" w:sz="4" w:space="0" w:color="auto"/>
              <w:bottom w:val="dotted" w:sz="4" w:space="0" w:color="auto"/>
            </w:tcBorders>
            <w:shd w:val="clear" w:color="auto" w:fill="auto"/>
            <w:noWrap/>
            <w:hideMark/>
          </w:tcPr>
          <w:p w14:paraId="7521C9C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noWrap/>
            <w:hideMark/>
          </w:tcPr>
          <w:p w14:paraId="2C46B66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FCF6E0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tcBorders>
              <w:top w:val="dotted" w:sz="4" w:space="0" w:color="auto"/>
              <w:bottom w:val="dotted" w:sz="4" w:space="0" w:color="auto"/>
            </w:tcBorders>
            <w:shd w:val="clear" w:color="auto" w:fill="auto"/>
            <w:noWrap/>
            <w:hideMark/>
          </w:tcPr>
          <w:p w14:paraId="43BD8EC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tcBorders>
              <w:top w:val="dotted" w:sz="4" w:space="0" w:color="auto"/>
              <w:bottom w:val="dotted" w:sz="4" w:space="0" w:color="auto"/>
            </w:tcBorders>
            <w:shd w:val="clear" w:color="auto" w:fill="auto"/>
            <w:noWrap/>
            <w:hideMark/>
          </w:tcPr>
          <w:p w14:paraId="5A1B995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3F4D86">
        <w:trPr>
          <w:trHeight w:val="300"/>
        </w:trPr>
        <w:tc>
          <w:tcPr>
            <w:tcW w:w="555" w:type="dxa"/>
            <w:tcBorders>
              <w:top w:val="dotted" w:sz="4" w:space="0" w:color="auto"/>
              <w:bottom w:val="dotted" w:sz="4" w:space="0" w:color="auto"/>
            </w:tcBorders>
            <w:shd w:val="clear" w:color="auto" w:fill="auto"/>
            <w:noWrap/>
            <w:hideMark/>
          </w:tcPr>
          <w:p w14:paraId="1E960C4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noWrap/>
            <w:hideMark/>
          </w:tcPr>
          <w:p w14:paraId="7D62C25B"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50C71BD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tcBorders>
              <w:top w:val="dotted" w:sz="4" w:space="0" w:color="auto"/>
              <w:bottom w:val="dotted" w:sz="4" w:space="0" w:color="auto"/>
            </w:tcBorders>
            <w:shd w:val="clear" w:color="auto" w:fill="auto"/>
            <w:noWrap/>
            <w:hideMark/>
          </w:tcPr>
          <w:p w14:paraId="0183C77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tcBorders>
              <w:top w:val="dotted" w:sz="4" w:space="0" w:color="auto"/>
              <w:bottom w:val="dotted" w:sz="4" w:space="0" w:color="auto"/>
            </w:tcBorders>
            <w:shd w:val="clear" w:color="auto" w:fill="auto"/>
            <w:noWrap/>
            <w:hideMark/>
          </w:tcPr>
          <w:p w14:paraId="3788218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3F4D86">
        <w:trPr>
          <w:trHeight w:val="300"/>
        </w:trPr>
        <w:tc>
          <w:tcPr>
            <w:tcW w:w="555" w:type="dxa"/>
            <w:tcBorders>
              <w:top w:val="dotted" w:sz="4" w:space="0" w:color="auto"/>
              <w:bottom w:val="dotted" w:sz="4" w:space="0" w:color="auto"/>
            </w:tcBorders>
            <w:shd w:val="clear" w:color="auto" w:fill="auto"/>
            <w:noWrap/>
            <w:hideMark/>
          </w:tcPr>
          <w:p w14:paraId="439936D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noWrap/>
            <w:hideMark/>
          </w:tcPr>
          <w:p w14:paraId="67DA151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346839F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tcBorders>
              <w:top w:val="dotted" w:sz="4" w:space="0" w:color="auto"/>
              <w:bottom w:val="dotted" w:sz="4" w:space="0" w:color="auto"/>
            </w:tcBorders>
            <w:shd w:val="clear" w:color="auto" w:fill="auto"/>
            <w:noWrap/>
            <w:hideMark/>
          </w:tcPr>
          <w:p w14:paraId="1D85C44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tcBorders>
              <w:top w:val="dotted" w:sz="4" w:space="0" w:color="auto"/>
              <w:bottom w:val="dotted" w:sz="4" w:space="0" w:color="auto"/>
            </w:tcBorders>
            <w:shd w:val="clear" w:color="auto" w:fill="auto"/>
            <w:noWrap/>
            <w:hideMark/>
          </w:tcPr>
          <w:p w14:paraId="2FC7AD10"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3F4D86">
        <w:trPr>
          <w:trHeight w:val="300"/>
        </w:trPr>
        <w:tc>
          <w:tcPr>
            <w:tcW w:w="555" w:type="dxa"/>
            <w:tcBorders>
              <w:top w:val="dotted" w:sz="4" w:space="0" w:color="auto"/>
              <w:bottom w:val="dotted" w:sz="4" w:space="0" w:color="auto"/>
            </w:tcBorders>
            <w:shd w:val="clear" w:color="auto" w:fill="auto"/>
            <w:noWrap/>
            <w:hideMark/>
          </w:tcPr>
          <w:p w14:paraId="32DA63B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noWrap/>
            <w:hideMark/>
          </w:tcPr>
          <w:p w14:paraId="7F312764"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1BC1307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tcBorders>
              <w:top w:val="dotted" w:sz="4" w:space="0" w:color="auto"/>
              <w:bottom w:val="dotted" w:sz="4" w:space="0" w:color="auto"/>
            </w:tcBorders>
            <w:shd w:val="clear" w:color="auto" w:fill="auto"/>
            <w:noWrap/>
            <w:hideMark/>
          </w:tcPr>
          <w:p w14:paraId="5D6C6ED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tcBorders>
              <w:top w:val="dotted" w:sz="4" w:space="0" w:color="auto"/>
              <w:bottom w:val="dotted" w:sz="4" w:space="0" w:color="auto"/>
            </w:tcBorders>
            <w:shd w:val="clear" w:color="auto" w:fill="auto"/>
            <w:noWrap/>
            <w:hideMark/>
          </w:tcPr>
          <w:p w14:paraId="23E4F76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3F4D86">
        <w:trPr>
          <w:trHeight w:val="300"/>
        </w:trPr>
        <w:tc>
          <w:tcPr>
            <w:tcW w:w="555" w:type="dxa"/>
            <w:tcBorders>
              <w:top w:val="dotted" w:sz="4" w:space="0" w:color="auto"/>
              <w:bottom w:val="dotted" w:sz="4" w:space="0" w:color="auto"/>
            </w:tcBorders>
            <w:shd w:val="clear" w:color="auto" w:fill="auto"/>
            <w:noWrap/>
            <w:hideMark/>
          </w:tcPr>
          <w:p w14:paraId="104A0A0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tcBorders>
              <w:top w:val="dotted" w:sz="4" w:space="0" w:color="auto"/>
              <w:bottom w:val="dotted" w:sz="4" w:space="0" w:color="auto"/>
            </w:tcBorders>
            <w:shd w:val="clear" w:color="auto" w:fill="auto"/>
            <w:noWrap/>
            <w:hideMark/>
          </w:tcPr>
          <w:p w14:paraId="0370368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02E83CB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226E45B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tcBorders>
              <w:top w:val="dotted" w:sz="4" w:space="0" w:color="auto"/>
              <w:bottom w:val="dotted" w:sz="4" w:space="0" w:color="auto"/>
            </w:tcBorders>
            <w:shd w:val="clear" w:color="auto" w:fill="auto"/>
            <w:noWrap/>
            <w:hideMark/>
          </w:tcPr>
          <w:p w14:paraId="7B758CB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3F4D86">
        <w:trPr>
          <w:trHeight w:val="300"/>
        </w:trPr>
        <w:tc>
          <w:tcPr>
            <w:tcW w:w="555" w:type="dxa"/>
            <w:tcBorders>
              <w:top w:val="dotted" w:sz="4" w:space="0" w:color="auto"/>
              <w:bottom w:val="dotted" w:sz="4" w:space="0" w:color="auto"/>
            </w:tcBorders>
            <w:shd w:val="clear" w:color="auto" w:fill="auto"/>
            <w:noWrap/>
            <w:hideMark/>
          </w:tcPr>
          <w:p w14:paraId="4C2B0AB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tcBorders>
              <w:top w:val="dotted" w:sz="4" w:space="0" w:color="auto"/>
              <w:bottom w:val="dotted" w:sz="4" w:space="0" w:color="auto"/>
            </w:tcBorders>
            <w:shd w:val="clear" w:color="auto" w:fill="auto"/>
            <w:noWrap/>
            <w:hideMark/>
          </w:tcPr>
          <w:p w14:paraId="2A481CF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B8B6EC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1F2542E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tcBorders>
              <w:top w:val="dotted" w:sz="4" w:space="0" w:color="auto"/>
              <w:bottom w:val="dotted" w:sz="4" w:space="0" w:color="auto"/>
            </w:tcBorders>
            <w:shd w:val="clear" w:color="auto" w:fill="auto"/>
            <w:noWrap/>
            <w:hideMark/>
          </w:tcPr>
          <w:p w14:paraId="7384486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3F4D86">
        <w:trPr>
          <w:trHeight w:val="300"/>
        </w:trPr>
        <w:tc>
          <w:tcPr>
            <w:tcW w:w="555" w:type="dxa"/>
            <w:tcBorders>
              <w:top w:val="dotted" w:sz="4" w:space="0" w:color="auto"/>
              <w:bottom w:val="dotted" w:sz="4" w:space="0" w:color="auto"/>
            </w:tcBorders>
            <w:shd w:val="clear" w:color="auto" w:fill="auto"/>
            <w:noWrap/>
            <w:hideMark/>
          </w:tcPr>
          <w:p w14:paraId="32B7C4B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tcBorders>
              <w:top w:val="dotted" w:sz="4" w:space="0" w:color="auto"/>
              <w:bottom w:val="dotted" w:sz="4" w:space="0" w:color="auto"/>
            </w:tcBorders>
            <w:shd w:val="clear" w:color="auto" w:fill="auto"/>
            <w:noWrap/>
            <w:hideMark/>
          </w:tcPr>
          <w:p w14:paraId="4F01D434"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1436AC2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107819A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tcBorders>
              <w:top w:val="dotted" w:sz="4" w:space="0" w:color="auto"/>
              <w:bottom w:val="dotted" w:sz="4" w:space="0" w:color="auto"/>
            </w:tcBorders>
            <w:shd w:val="clear" w:color="auto" w:fill="auto"/>
            <w:noWrap/>
            <w:hideMark/>
          </w:tcPr>
          <w:p w14:paraId="6A7D1DAB"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3F4D86">
        <w:trPr>
          <w:trHeight w:val="300"/>
        </w:trPr>
        <w:tc>
          <w:tcPr>
            <w:tcW w:w="555" w:type="dxa"/>
            <w:tcBorders>
              <w:top w:val="dotted" w:sz="4" w:space="0" w:color="auto"/>
              <w:bottom w:val="dotted" w:sz="4" w:space="0" w:color="auto"/>
            </w:tcBorders>
            <w:shd w:val="clear" w:color="auto" w:fill="auto"/>
            <w:noWrap/>
            <w:hideMark/>
          </w:tcPr>
          <w:p w14:paraId="4C9DFF5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tcBorders>
              <w:top w:val="dotted" w:sz="4" w:space="0" w:color="auto"/>
              <w:bottom w:val="dotted" w:sz="4" w:space="0" w:color="auto"/>
            </w:tcBorders>
            <w:shd w:val="clear" w:color="auto" w:fill="auto"/>
            <w:noWrap/>
            <w:hideMark/>
          </w:tcPr>
          <w:p w14:paraId="645983D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5922F99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2DCECC3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tcBorders>
              <w:top w:val="dotted" w:sz="4" w:space="0" w:color="auto"/>
              <w:bottom w:val="dotted" w:sz="4" w:space="0" w:color="auto"/>
            </w:tcBorders>
            <w:shd w:val="clear" w:color="auto" w:fill="auto"/>
            <w:noWrap/>
            <w:hideMark/>
          </w:tcPr>
          <w:p w14:paraId="717CF4B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3F4D86">
        <w:trPr>
          <w:trHeight w:val="300"/>
        </w:trPr>
        <w:tc>
          <w:tcPr>
            <w:tcW w:w="555" w:type="dxa"/>
            <w:tcBorders>
              <w:top w:val="dotted" w:sz="4" w:space="0" w:color="auto"/>
              <w:bottom w:val="dotted" w:sz="4" w:space="0" w:color="auto"/>
            </w:tcBorders>
            <w:shd w:val="clear" w:color="auto" w:fill="auto"/>
            <w:noWrap/>
            <w:hideMark/>
          </w:tcPr>
          <w:p w14:paraId="7079FED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tcBorders>
              <w:top w:val="dotted" w:sz="4" w:space="0" w:color="auto"/>
              <w:bottom w:val="dotted" w:sz="4" w:space="0" w:color="auto"/>
            </w:tcBorders>
            <w:shd w:val="clear" w:color="auto" w:fill="auto"/>
            <w:noWrap/>
            <w:hideMark/>
          </w:tcPr>
          <w:p w14:paraId="133183F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6DA0BE9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tcBorders>
              <w:top w:val="dotted" w:sz="4" w:space="0" w:color="auto"/>
              <w:bottom w:val="dotted" w:sz="4" w:space="0" w:color="auto"/>
            </w:tcBorders>
            <w:shd w:val="clear" w:color="auto" w:fill="auto"/>
            <w:noWrap/>
            <w:hideMark/>
          </w:tcPr>
          <w:p w14:paraId="4ABCD6F0"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tcBorders>
              <w:top w:val="dotted" w:sz="4" w:space="0" w:color="auto"/>
              <w:bottom w:val="dotted" w:sz="4" w:space="0" w:color="auto"/>
            </w:tcBorders>
            <w:shd w:val="clear" w:color="auto" w:fill="auto"/>
            <w:noWrap/>
            <w:hideMark/>
          </w:tcPr>
          <w:p w14:paraId="498E89A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3F4D86">
        <w:trPr>
          <w:trHeight w:val="300"/>
        </w:trPr>
        <w:tc>
          <w:tcPr>
            <w:tcW w:w="555" w:type="dxa"/>
            <w:tcBorders>
              <w:top w:val="dotted" w:sz="4" w:space="0" w:color="auto"/>
              <w:bottom w:val="dotted" w:sz="4" w:space="0" w:color="auto"/>
            </w:tcBorders>
            <w:shd w:val="clear" w:color="auto" w:fill="auto"/>
            <w:noWrap/>
            <w:hideMark/>
          </w:tcPr>
          <w:p w14:paraId="2BC63C3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tcBorders>
              <w:top w:val="dotted" w:sz="4" w:space="0" w:color="auto"/>
              <w:bottom w:val="dotted" w:sz="4" w:space="0" w:color="auto"/>
            </w:tcBorders>
            <w:shd w:val="clear" w:color="auto" w:fill="auto"/>
            <w:noWrap/>
            <w:hideMark/>
          </w:tcPr>
          <w:p w14:paraId="6F01F03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386931B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tcBorders>
              <w:top w:val="dotted" w:sz="4" w:space="0" w:color="auto"/>
              <w:bottom w:val="dotted" w:sz="4" w:space="0" w:color="auto"/>
            </w:tcBorders>
            <w:shd w:val="clear" w:color="auto" w:fill="auto"/>
            <w:noWrap/>
            <w:hideMark/>
          </w:tcPr>
          <w:p w14:paraId="36A51B1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tcBorders>
              <w:top w:val="dotted" w:sz="4" w:space="0" w:color="auto"/>
              <w:bottom w:val="dotted" w:sz="4" w:space="0" w:color="auto"/>
            </w:tcBorders>
            <w:shd w:val="clear" w:color="auto" w:fill="auto"/>
            <w:noWrap/>
            <w:hideMark/>
          </w:tcPr>
          <w:p w14:paraId="770DF50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3F4D86">
        <w:trPr>
          <w:trHeight w:val="300"/>
        </w:trPr>
        <w:tc>
          <w:tcPr>
            <w:tcW w:w="555" w:type="dxa"/>
            <w:tcBorders>
              <w:top w:val="dotted" w:sz="4" w:space="0" w:color="auto"/>
              <w:bottom w:val="dotted" w:sz="4" w:space="0" w:color="auto"/>
            </w:tcBorders>
            <w:shd w:val="clear" w:color="auto" w:fill="auto"/>
            <w:noWrap/>
            <w:hideMark/>
          </w:tcPr>
          <w:p w14:paraId="7A15415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tcBorders>
              <w:top w:val="dotted" w:sz="4" w:space="0" w:color="auto"/>
              <w:bottom w:val="dotted" w:sz="4" w:space="0" w:color="auto"/>
            </w:tcBorders>
            <w:shd w:val="clear" w:color="auto" w:fill="auto"/>
            <w:noWrap/>
            <w:hideMark/>
          </w:tcPr>
          <w:p w14:paraId="1C7970F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79EF880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tcBorders>
              <w:top w:val="dotted" w:sz="4" w:space="0" w:color="auto"/>
              <w:bottom w:val="dotted" w:sz="4" w:space="0" w:color="auto"/>
            </w:tcBorders>
            <w:shd w:val="clear" w:color="auto" w:fill="auto"/>
            <w:noWrap/>
            <w:hideMark/>
          </w:tcPr>
          <w:p w14:paraId="7542354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tcBorders>
              <w:top w:val="dotted" w:sz="4" w:space="0" w:color="auto"/>
              <w:bottom w:val="dotted" w:sz="4" w:space="0" w:color="auto"/>
            </w:tcBorders>
            <w:shd w:val="clear" w:color="auto" w:fill="auto"/>
            <w:noWrap/>
            <w:hideMark/>
          </w:tcPr>
          <w:p w14:paraId="0802E29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3F4D86">
        <w:trPr>
          <w:trHeight w:val="300"/>
        </w:trPr>
        <w:tc>
          <w:tcPr>
            <w:tcW w:w="555" w:type="dxa"/>
            <w:tcBorders>
              <w:top w:val="dotted" w:sz="4" w:space="0" w:color="auto"/>
              <w:bottom w:val="single" w:sz="4" w:space="0" w:color="auto"/>
            </w:tcBorders>
            <w:shd w:val="clear" w:color="auto" w:fill="auto"/>
            <w:noWrap/>
            <w:hideMark/>
          </w:tcPr>
          <w:p w14:paraId="4FA13F75"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tcBorders>
              <w:top w:val="dotted" w:sz="4" w:space="0" w:color="auto"/>
              <w:bottom w:val="single" w:sz="4" w:space="0" w:color="auto"/>
            </w:tcBorders>
            <w:shd w:val="clear" w:color="auto" w:fill="auto"/>
            <w:noWrap/>
            <w:hideMark/>
          </w:tcPr>
          <w:p w14:paraId="780C5021"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single" w:sz="4" w:space="0" w:color="auto"/>
            </w:tcBorders>
            <w:shd w:val="clear" w:color="auto" w:fill="auto"/>
            <w:noWrap/>
            <w:hideMark/>
          </w:tcPr>
          <w:p w14:paraId="0B6B0005"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tcBorders>
              <w:top w:val="dotted" w:sz="4" w:space="0" w:color="auto"/>
              <w:bottom w:val="single" w:sz="4" w:space="0" w:color="auto"/>
            </w:tcBorders>
            <w:shd w:val="clear" w:color="auto" w:fill="auto"/>
            <w:noWrap/>
            <w:hideMark/>
          </w:tcPr>
          <w:p w14:paraId="22EC8760"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tcBorders>
              <w:top w:val="dotted" w:sz="4" w:space="0" w:color="auto"/>
              <w:bottom w:val="single" w:sz="4" w:space="0" w:color="auto"/>
            </w:tcBorders>
            <w:shd w:val="clear" w:color="auto" w:fill="auto"/>
            <w:noWrap/>
            <w:hideMark/>
          </w:tcPr>
          <w:p w14:paraId="67123342"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 xml:space="preserve">The estimation for commune Chau Thon is not available because all 15 households surveyed in Chau Thon </w:t>
      </w:r>
      <w:commentRangeStart w:id="108"/>
      <w:r>
        <w:t>raise</w:t>
      </w:r>
      <w:commentRangeEnd w:id="108"/>
      <w:r w:rsidR="00593CCE">
        <w:rPr>
          <w:rStyle w:val="CommentReference"/>
        </w:rPr>
        <w:commentReference w:id="108"/>
      </w:r>
      <w:r>
        <w:t xml:space="preserve"> pigs. Therefore it is filtered from calculation for fuelwood per person for cooking purpose only.</w:t>
      </w:r>
    </w:p>
    <w:p w14:paraId="3B5D5E24" w14:textId="77777777" w:rsidR="00396DEC" w:rsidRDefault="00EE0B4C" w:rsidP="006555AF">
      <w:r>
        <w:t xml:space="preserve">For cluster 5, the average fuelwood consumption per person per month of </w:t>
      </w:r>
      <w:r w:rsidR="00157D2F">
        <w:t xml:space="preserve">Thiet Ong, Ban Cong, Yen Tinh and Nga My commune are 22.5kg, 47kg, 47.5kg and </w:t>
      </w:r>
      <w:commentRangeStart w:id="109"/>
      <w:r w:rsidR="00157D2F">
        <w:t>50</w:t>
      </w:r>
      <w:commentRangeEnd w:id="109"/>
      <w:r w:rsidR="00593CCE">
        <w:rPr>
          <w:rStyle w:val="CommentReference"/>
        </w:rPr>
        <w:commentReference w:id="109"/>
      </w:r>
      <w:r w:rsidR="00157D2F">
        <w:t>.7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lastRenderedPageBreak/>
        <w:t xml:space="preserve">Similarly for cluster 4, the average fuelwood consumption per person per month of Giao An, Minh Son, Ngoc Khe and Duc Son commune are 41.9kg, 42.2kg, 20kg and 30kg respectively. The fuelwood consumption per person of Ngoc Khe is </w:t>
      </w:r>
      <w:commentRangeStart w:id="110"/>
      <w:r>
        <w:t xml:space="preserve">significantly lower </w:t>
      </w:r>
      <w:commentRangeEnd w:id="110"/>
      <w:r w:rsidR="00E31573">
        <w:rPr>
          <w:rStyle w:val="CommentReference"/>
        </w:rPr>
        <w:commentReference w:id="110"/>
      </w:r>
      <w:r>
        <w:t>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4D00999" w14:textId="6381BFE3" w:rsidR="00F2557C" w:rsidRDefault="00F2557C" w:rsidP="00C553A9">
      <w:pPr>
        <w:spacing w:after="120"/>
        <w:jc w:val="center"/>
      </w:pPr>
      <w:r w:rsidRPr="00F2557C">
        <w:rPr>
          <w:i/>
        </w:rPr>
        <w:t>Table</w:t>
      </w:r>
      <w:r w:rsidR="00B65CA7">
        <w:rPr>
          <w:i/>
        </w:rPr>
        <w:t xml:space="preserve"> 8</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3F4D86">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B65CA7">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w:t>
            </w:r>
            <w:commentRangeStart w:id="111"/>
            <w:r>
              <w:rPr>
                <w:rFonts w:ascii="Arial" w:eastAsia="Times New Roman" w:hAnsi="Arial" w:cs="Arial"/>
                <w:b/>
                <w:bCs/>
                <w:sz w:val="18"/>
                <w:szCs w:val="18"/>
              </w:rPr>
              <w:t>month</w:t>
            </w:r>
            <w:commentRangeEnd w:id="111"/>
            <w:r w:rsidR="00E31573">
              <w:rPr>
                <w:rStyle w:val="CommentReference"/>
              </w:rPr>
              <w:commentReference w:id="111"/>
            </w:r>
            <w:r>
              <w:rPr>
                <w:rFonts w:ascii="Arial" w:eastAsia="Times New Roman" w:hAnsi="Arial" w:cs="Arial"/>
                <w:b/>
                <w:bCs/>
                <w:sz w:val="18"/>
                <w:szCs w:val="18"/>
              </w:rPr>
              <w:t>)</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3F4D86">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2DF512C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3F4D86">
        <w:trPr>
          <w:trHeight w:val="300"/>
        </w:trPr>
        <w:tc>
          <w:tcPr>
            <w:tcW w:w="555" w:type="dxa"/>
            <w:shd w:val="clear" w:color="auto" w:fill="auto"/>
            <w:noWrap/>
            <w:hideMark/>
          </w:tcPr>
          <w:p w14:paraId="20902C4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tcBorders>
              <w:top w:val="dotted" w:sz="4" w:space="0" w:color="auto"/>
              <w:bottom w:val="dotted" w:sz="4" w:space="0" w:color="auto"/>
            </w:tcBorders>
            <w:shd w:val="clear" w:color="auto" w:fill="auto"/>
            <w:noWrap/>
            <w:hideMark/>
          </w:tcPr>
          <w:p w14:paraId="1E08E9A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3F4D86">
        <w:trPr>
          <w:trHeight w:val="300"/>
        </w:trPr>
        <w:tc>
          <w:tcPr>
            <w:tcW w:w="555" w:type="dxa"/>
            <w:shd w:val="clear" w:color="auto" w:fill="auto"/>
            <w:noWrap/>
            <w:hideMark/>
          </w:tcPr>
          <w:p w14:paraId="6DC49345"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7519190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3F4D86">
        <w:trPr>
          <w:trHeight w:val="300"/>
        </w:trPr>
        <w:tc>
          <w:tcPr>
            <w:tcW w:w="555" w:type="dxa"/>
            <w:shd w:val="clear" w:color="auto" w:fill="auto"/>
            <w:noWrap/>
            <w:hideMark/>
          </w:tcPr>
          <w:p w14:paraId="24AC06E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39943D9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3F4D86">
        <w:trPr>
          <w:trHeight w:val="300"/>
        </w:trPr>
        <w:tc>
          <w:tcPr>
            <w:tcW w:w="555" w:type="dxa"/>
            <w:shd w:val="clear" w:color="auto" w:fill="auto"/>
            <w:noWrap/>
            <w:hideMark/>
          </w:tcPr>
          <w:p w14:paraId="5FB0DF4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4F19DCB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3F4D86">
        <w:trPr>
          <w:trHeight w:val="300"/>
        </w:trPr>
        <w:tc>
          <w:tcPr>
            <w:tcW w:w="555" w:type="dxa"/>
            <w:shd w:val="clear" w:color="auto" w:fill="auto"/>
            <w:noWrap/>
            <w:hideMark/>
          </w:tcPr>
          <w:p w14:paraId="414A49D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5003CD4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3F4D86">
        <w:trPr>
          <w:trHeight w:val="300"/>
        </w:trPr>
        <w:tc>
          <w:tcPr>
            <w:tcW w:w="555" w:type="dxa"/>
            <w:shd w:val="clear" w:color="auto" w:fill="auto"/>
            <w:noWrap/>
            <w:hideMark/>
          </w:tcPr>
          <w:p w14:paraId="37A4223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26423A75"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3F4D86">
        <w:trPr>
          <w:trHeight w:val="300"/>
        </w:trPr>
        <w:tc>
          <w:tcPr>
            <w:tcW w:w="555" w:type="dxa"/>
            <w:shd w:val="clear" w:color="auto" w:fill="auto"/>
            <w:noWrap/>
            <w:hideMark/>
          </w:tcPr>
          <w:p w14:paraId="4B25006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7EC5B93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3F4D86">
        <w:trPr>
          <w:trHeight w:val="300"/>
        </w:trPr>
        <w:tc>
          <w:tcPr>
            <w:tcW w:w="555" w:type="dxa"/>
            <w:shd w:val="clear" w:color="auto" w:fill="auto"/>
            <w:noWrap/>
            <w:hideMark/>
          </w:tcPr>
          <w:p w14:paraId="1076877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4B288F2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3F4D86">
        <w:trPr>
          <w:trHeight w:val="300"/>
        </w:trPr>
        <w:tc>
          <w:tcPr>
            <w:tcW w:w="555" w:type="dxa"/>
            <w:shd w:val="clear" w:color="auto" w:fill="auto"/>
            <w:noWrap/>
            <w:hideMark/>
          </w:tcPr>
          <w:p w14:paraId="208D1BA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0CDC6A7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3F4D86">
        <w:trPr>
          <w:trHeight w:val="300"/>
        </w:trPr>
        <w:tc>
          <w:tcPr>
            <w:tcW w:w="555" w:type="dxa"/>
            <w:shd w:val="clear" w:color="auto" w:fill="auto"/>
            <w:noWrap/>
            <w:hideMark/>
          </w:tcPr>
          <w:p w14:paraId="02B69FB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5B6B2B1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3F4D86">
        <w:trPr>
          <w:trHeight w:val="300"/>
        </w:trPr>
        <w:tc>
          <w:tcPr>
            <w:tcW w:w="555" w:type="dxa"/>
            <w:shd w:val="clear" w:color="auto" w:fill="auto"/>
            <w:noWrap/>
            <w:hideMark/>
          </w:tcPr>
          <w:p w14:paraId="031DE4B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2EA2562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3F4D86">
        <w:trPr>
          <w:trHeight w:val="300"/>
        </w:trPr>
        <w:tc>
          <w:tcPr>
            <w:tcW w:w="555" w:type="dxa"/>
            <w:shd w:val="clear" w:color="auto" w:fill="auto"/>
            <w:noWrap/>
            <w:hideMark/>
          </w:tcPr>
          <w:p w14:paraId="01D53CB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7F06047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3F4D86">
        <w:trPr>
          <w:trHeight w:val="300"/>
        </w:trPr>
        <w:tc>
          <w:tcPr>
            <w:tcW w:w="555" w:type="dxa"/>
            <w:shd w:val="clear" w:color="auto" w:fill="auto"/>
            <w:noWrap/>
            <w:hideMark/>
          </w:tcPr>
          <w:p w14:paraId="172C305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36C5A24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w:t>
      </w:r>
      <w:commentRangeStart w:id="112"/>
      <w:r>
        <w:t xml:space="preserve">significantly higher </w:t>
      </w:r>
      <w:commentRangeEnd w:id="112"/>
      <w:r w:rsidR="00E31573">
        <w:rPr>
          <w:rStyle w:val="CommentReference"/>
        </w:rPr>
        <w:commentReference w:id="112"/>
      </w:r>
      <w:r>
        <w:t xml:space="preserve">than the three other communes: VND 39,761 for LPG per person 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5898058F" w14:textId="661D0DF3" w:rsidR="00DB428A" w:rsidRDefault="00DB428A" w:rsidP="00137874">
      <w:r>
        <w:rPr>
          <w:noProof/>
        </w:rPr>
        <w:lastRenderedPageBreak/>
        <w:drawing>
          <wp:inline distT="0" distB="0" distL="0" distR="0" wp14:anchorId="25B76570" wp14:editId="1A3E6107">
            <wp:extent cx="2944602" cy="2425814"/>
            <wp:effectExtent l="0" t="0" r="8255" b="0"/>
            <wp:docPr id="3" name="Picture 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187B44BA" wp14:editId="19E6D59E">
            <wp:extent cx="2943225" cy="2419878"/>
            <wp:effectExtent l="0" t="0" r="0" b="0"/>
            <wp:docPr id="4" name="Picture 4"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2C1AD4AD" w14:textId="16CED690" w:rsidR="009D716D" w:rsidRPr="009D716D" w:rsidRDefault="00B65CA7" w:rsidP="00DB428A">
      <w:pPr>
        <w:jc w:val="center"/>
        <w:rPr>
          <w:i/>
        </w:rPr>
      </w:pPr>
      <w:r>
        <w:rPr>
          <w:i/>
        </w:rPr>
        <w:t xml:space="preserve">Figure 2. </w:t>
      </w:r>
      <w:r w:rsidR="009D716D" w:rsidRPr="00DB428A">
        <w:rPr>
          <w:i/>
        </w:rPr>
        <w:t xml:space="preserve">Maps of Thiet Ong commune and Ngoc Khe </w:t>
      </w:r>
      <w:r w:rsidR="003B71F1" w:rsidRPr="00DB428A">
        <w:rPr>
          <w:i/>
        </w:rPr>
        <w:t>with transportation roads</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180A0DF5" w:rsidR="006C4B50" w:rsidRDefault="006C4B50" w:rsidP="00C553A9">
      <w:pPr>
        <w:spacing w:after="120"/>
        <w:jc w:val="center"/>
        <w:rPr>
          <w:i/>
        </w:rPr>
      </w:pPr>
      <w:r w:rsidRPr="006C4B50">
        <w:rPr>
          <w:i/>
        </w:rPr>
        <w:t>Table</w:t>
      </w:r>
      <w:r w:rsidR="00B65CA7">
        <w:rPr>
          <w:i/>
        </w:rPr>
        <w:t xml:space="preserve"> 9</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E7747D" w14:paraId="4CE6ACF8" w14:textId="3E72500D" w:rsidTr="00B65CA7">
        <w:tc>
          <w:tcPr>
            <w:tcW w:w="1953" w:type="dxa"/>
            <w:tcBorders>
              <w:bottom w:val="single" w:sz="4" w:space="0" w:color="auto"/>
            </w:tcBorders>
          </w:tcPr>
          <w:p w14:paraId="0D86BD4D" w14:textId="35E4602D" w:rsidR="00E7747D" w:rsidRPr="003F4D86" w:rsidRDefault="00E7747D" w:rsidP="00F45C4D">
            <w:pPr>
              <w:jc w:val="center"/>
              <w:rPr>
                <w:rFonts w:ascii="Arial" w:hAnsi="Arial" w:cs="Arial"/>
                <w:bCs/>
                <w:sz w:val="18"/>
                <w:szCs w:val="18"/>
              </w:rPr>
            </w:pPr>
            <w:r w:rsidRPr="003F4D86">
              <w:rPr>
                <w:rFonts w:ascii="Arial" w:hAnsi="Arial" w:cs="Arial"/>
                <w:sz w:val="18"/>
                <w:szCs w:val="18"/>
              </w:rPr>
              <w:br w:type="page"/>
            </w:r>
            <w:r w:rsidRPr="003F4D86">
              <w:rPr>
                <w:rFonts w:ascii="Arial" w:hAnsi="Arial" w:cs="Arial"/>
                <w:bCs/>
                <w:sz w:val="18"/>
                <w:szCs w:val="18"/>
              </w:rPr>
              <w:t>Cluster</w:t>
            </w:r>
          </w:p>
        </w:tc>
        <w:tc>
          <w:tcPr>
            <w:tcW w:w="2509" w:type="dxa"/>
            <w:tcBorders>
              <w:bottom w:val="single" w:sz="4" w:space="0" w:color="auto"/>
            </w:tcBorders>
          </w:tcPr>
          <w:p w14:paraId="0518E9D3" w14:textId="6CFA159E" w:rsidR="00E7747D" w:rsidRPr="003F4D86" w:rsidRDefault="00E7747D" w:rsidP="00F45C4D">
            <w:pPr>
              <w:jc w:val="center"/>
              <w:rPr>
                <w:rFonts w:ascii="Arial" w:hAnsi="Arial" w:cs="Arial"/>
                <w:bCs/>
                <w:sz w:val="18"/>
                <w:szCs w:val="18"/>
              </w:rPr>
            </w:pPr>
            <w:r w:rsidRPr="003F4D86">
              <w:rPr>
                <w:rFonts w:ascii="Arial" w:hAnsi="Arial" w:cs="Arial"/>
                <w:bCs/>
                <w:sz w:val="18"/>
                <w:szCs w:val="18"/>
              </w:rPr>
              <w:t>Average fuelwood consumption per month</w:t>
            </w:r>
          </w:p>
          <w:p w14:paraId="27CEF5A2" w14:textId="77777777" w:rsidR="00E7747D" w:rsidRPr="003F4D86" w:rsidRDefault="00E7747D" w:rsidP="00F45C4D">
            <w:pPr>
              <w:spacing w:before="0"/>
              <w:jc w:val="center"/>
              <w:rPr>
                <w:rFonts w:ascii="Arial" w:hAnsi="Arial" w:cs="Arial"/>
                <w:bCs/>
                <w:sz w:val="18"/>
                <w:szCs w:val="18"/>
              </w:rPr>
            </w:pPr>
            <w:r w:rsidRPr="003F4D86">
              <w:rPr>
                <w:rFonts w:ascii="Arial" w:hAnsi="Arial" w:cs="Arial"/>
                <w:bCs/>
                <w:sz w:val="18"/>
                <w:szCs w:val="18"/>
              </w:rPr>
              <w:t>(kg/ person/ month)</w:t>
            </w:r>
          </w:p>
        </w:tc>
        <w:tc>
          <w:tcPr>
            <w:tcW w:w="2509" w:type="dxa"/>
            <w:tcBorders>
              <w:bottom w:val="single" w:sz="4" w:space="0" w:color="auto"/>
            </w:tcBorders>
          </w:tcPr>
          <w:p w14:paraId="4275D020" w14:textId="538DE64F" w:rsidR="00E7747D" w:rsidRPr="003F4D86" w:rsidRDefault="00E7747D" w:rsidP="00E7747D">
            <w:pPr>
              <w:jc w:val="center"/>
              <w:rPr>
                <w:rFonts w:ascii="Arial" w:hAnsi="Arial" w:cs="Arial"/>
                <w:bCs/>
                <w:sz w:val="18"/>
                <w:szCs w:val="18"/>
              </w:rPr>
            </w:pPr>
            <w:r w:rsidRPr="003F4D86">
              <w:rPr>
                <w:rFonts w:ascii="Arial" w:hAnsi="Arial" w:cs="Arial"/>
                <w:bCs/>
                <w:sz w:val="18"/>
                <w:szCs w:val="18"/>
              </w:rPr>
              <w:t>Average fuelwood consumption per month (kg/ person/ year)</w:t>
            </w:r>
          </w:p>
        </w:tc>
      </w:tr>
      <w:tr w:rsidR="00E7747D" w14:paraId="4A59F787" w14:textId="3CBE2774" w:rsidTr="00B65CA7">
        <w:tc>
          <w:tcPr>
            <w:tcW w:w="1953" w:type="dxa"/>
            <w:tcBorders>
              <w:bottom w:val="dotted" w:sz="4" w:space="0" w:color="auto"/>
            </w:tcBorders>
            <w:shd w:val="clear" w:color="auto" w:fill="auto"/>
          </w:tcPr>
          <w:p w14:paraId="48869330"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6</w:t>
            </w:r>
          </w:p>
        </w:tc>
        <w:tc>
          <w:tcPr>
            <w:tcW w:w="2509" w:type="dxa"/>
            <w:tcBorders>
              <w:bottom w:val="dotted" w:sz="4" w:space="0" w:color="auto"/>
            </w:tcBorders>
            <w:vAlign w:val="bottom"/>
          </w:tcPr>
          <w:p w14:paraId="6DC98442" w14:textId="0DC1DC8D" w:rsidR="00E7747D" w:rsidRPr="003F4D86" w:rsidRDefault="00E7747D" w:rsidP="00F45C4D">
            <w:pPr>
              <w:jc w:val="center"/>
              <w:rPr>
                <w:rFonts w:ascii="Arial" w:hAnsi="Arial" w:cs="Arial"/>
                <w:bCs/>
                <w:sz w:val="18"/>
                <w:szCs w:val="18"/>
              </w:rPr>
            </w:pPr>
            <w:r w:rsidRPr="003F4D86">
              <w:rPr>
                <w:rFonts w:ascii="Arial" w:hAnsi="Arial" w:cs="Arial"/>
                <w:bCs/>
                <w:sz w:val="18"/>
                <w:szCs w:val="18"/>
              </w:rPr>
              <w:t>41.0</w:t>
            </w:r>
          </w:p>
        </w:tc>
        <w:tc>
          <w:tcPr>
            <w:tcW w:w="2509" w:type="dxa"/>
            <w:tcBorders>
              <w:bottom w:val="dotted" w:sz="4" w:space="0" w:color="auto"/>
            </w:tcBorders>
            <w:vAlign w:val="bottom"/>
          </w:tcPr>
          <w:p w14:paraId="65FC6016" w14:textId="7B796076" w:rsidR="00E7747D" w:rsidRPr="003F4D86" w:rsidRDefault="00E7747D" w:rsidP="00F45C4D">
            <w:pPr>
              <w:jc w:val="center"/>
              <w:rPr>
                <w:rFonts w:ascii="Arial" w:hAnsi="Arial" w:cs="Arial"/>
                <w:bCs/>
                <w:sz w:val="18"/>
                <w:szCs w:val="18"/>
              </w:rPr>
            </w:pPr>
            <w:r w:rsidRPr="003F4D86">
              <w:rPr>
                <w:rFonts w:ascii="Arial" w:hAnsi="Arial" w:cs="Arial"/>
                <w:bCs/>
                <w:sz w:val="18"/>
                <w:szCs w:val="18"/>
              </w:rPr>
              <w:t>492.0</w:t>
            </w:r>
          </w:p>
        </w:tc>
      </w:tr>
      <w:tr w:rsidR="00E7747D" w14:paraId="74F494EE" w14:textId="1DFF08C1" w:rsidTr="00B65CA7">
        <w:tc>
          <w:tcPr>
            <w:tcW w:w="1953" w:type="dxa"/>
            <w:tcBorders>
              <w:top w:val="dotted" w:sz="4" w:space="0" w:color="auto"/>
              <w:bottom w:val="dotted" w:sz="4" w:space="0" w:color="auto"/>
            </w:tcBorders>
            <w:shd w:val="clear" w:color="auto" w:fill="auto"/>
          </w:tcPr>
          <w:p w14:paraId="7879DF64"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5</w:t>
            </w:r>
          </w:p>
        </w:tc>
        <w:tc>
          <w:tcPr>
            <w:tcW w:w="2509" w:type="dxa"/>
            <w:tcBorders>
              <w:top w:val="dotted" w:sz="4" w:space="0" w:color="auto"/>
              <w:bottom w:val="dotted" w:sz="4" w:space="0" w:color="auto"/>
            </w:tcBorders>
            <w:vAlign w:val="bottom"/>
          </w:tcPr>
          <w:p w14:paraId="767BE800" w14:textId="6136C677" w:rsidR="00E7747D" w:rsidRPr="003F4D86" w:rsidRDefault="00E7747D" w:rsidP="00F45C4D">
            <w:pPr>
              <w:jc w:val="center"/>
              <w:rPr>
                <w:rFonts w:ascii="Arial" w:hAnsi="Arial" w:cs="Arial"/>
                <w:bCs/>
                <w:sz w:val="18"/>
                <w:szCs w:val="18"/>
              </w:rPr>
            </w:pPr>
            <w:r w:rsidRPr="003F4D86">
              <w:rPr>
                <w:rFonts w:ascii="Arial" w:hAnsi="Arial" w:cs="Arial"/>
                <w:bCs/>
                <w:sz w:val="18"/>
                <w:szCs w:val="18"/>
              </w:rPr>
              <w:t>42.3</w:t>
            </w:r>
          </w:p>
        </w:tc>
        <w:tc>
          <w:tcPr>
            <w:tcW w:w="2509" w:type="dxa"/>
            <w:tcBorders>
              <w:top w:val="dotted" w:sz="4" w:space="0" w:color="auto"/>
              <w:bottom w:val="dotted" w:sz="4" w:space="0" w:color="auto"/>
            </w:tcBorders>
            <w:vAlign w:val="bottom"/>
          </w:tcPr>
          <w:p w14:paraId="5BFFA901" w14:textId="17FEF2C7" w:rsidR="00E7747D" w:rsidRPr="003F4D86" w:rsidRDefault="00E7747D" w:rsidP="00F45C4D">
            <w:pPr>
              <w:jc w:val="center"/>
              <w:rPr>
                <w:rFonts w:ascii="Arial" w:hAnsi="Arial" w:cs="Arial"/>
                <w:bCs/>
                <w:sz w:val="18"/>
                <w:szCs w:val="18"/>
              </w:rPr>
            </w:pPr>
            <w:r w:rsidRPr="003F4D86">
              <w:rPr>
                <w:rFonts w:ascii="Arial" w:hAnsi="Arial" w:cs="Arial"/>
                <w:bCs/>
                <w:sz w:val="18"/>
                <w:szCs w:val="18"/>
              </w:rPr>
              <w:t>507.6</w:t>
            </w:r>
          </w:p>
        </w:tc>
      </w:tr>
      <w:tr w:rsidR="00E7747D" w14:paraId="76C8E64D" w14:textId="7A0383D8" w:rsidTr="00B65CA7">
        <w:tc>
          <w:tcPr>
            <w:tcW w:w="1953" w:type="dxa"/>
            <w:tcBorders>
              <w:top w:val="dotted" w:sz="4" w:space="0" w:color="auto"/>
              <w:bottom w:val="dotted" w:sz="4" w:space="0" w:color="auto"/>
            </w:tcBorders>
            <w:shd w:val="clear" w:color="auto" w:fill="auto"/>
          </w:tcPr>
          <w:p w14:paraId="66026359"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4</w:t>
            </w:r>
          </w:p>
        </w:tc>
        <w:tc>
          <w:tcPr>
            <w:tcW w:w="2509" w:type="dxa"/>
            <w:tcBorders>
              <w:top w:val="dotted" w:sz="4" w:space="0" w:color="auto"/>
              <w:bottom w:val="dotted" w:sz="4" w:space="0" w:color="auto"/>
            </w:tcBorders>
            <w:vAlign w:val="bottom"/>
          </w:tcPr>
          <w:p w14:paraId="04AA34F6" w14:textId="0D68BABF" w:rsidR="00E7747D" w:rsidRPr="003F4D86" w:rsidRDefault="00E7747D" w:rsidP="00F45C4D">
            <w:pPr>
              <w:jc w:val="center"/>
              <w:rPr>
                <w:rFonts w:ascii="Arial" w:hAnsi="Arial" w:cs="Arial"/>
                <w:bCs/>
                <w:sz w:val="18"/>
                <w:szCs w:val="18"/>
              </w:rPr>
            </w:pPr>
            <w:r w:rsidRPr="003F4D86">
              <w:rPr>
                <w:rFonts w:ascii="Arial" w:hAnsi="Arial" w:cs="Arial"/>
                <w:bCs/>
                <w:sz w:val="18"/>
                <w:szCs w:val="18"/>
              </w:rPr>
              <w:t>39.5</w:t>
            </w:r>
          </w:p>
        </w:tc>
        <w:tc>
          <w:tcPr>
            <w:tcW w:w="2509" w:type="dxa"/>
            <w:tcBorders>
              <w:top w:val="dotted" w:sz="4" w:space="0" w:color="auto"/>
              <w:bottom w:val="dotted" w:sz="4" w:space="0" w:color="auto"/>
            </w:tcBorders>
            <w:vAlign w:val="bottom"/>
          </w:tcPr>
          <w:p w14:paraId="73E5F8AA" w14:textId="7A768733" w:rsidR="00E7747D" w:rsidRPr="003F4D86" w:rsidRDefault="00E7747D" w:rsidP="00F45C4D">
            <w:pPr>
              <w:jc w:val="center"/>
              <w:rPr>
                <w:rFonts w:ascii="Arial" w:hAnsi="Arial" w:cs="Arial"/>
                <w:bCs/>
                <w:sz w:val="18"/>
                <w:szCs w:val="18"/>
              </w:rPr>
            </w:pPr>
            <w:r w:rsidRPr="003F4D86">
              <w:rPr>
                <w:rFonts w:ascii="Arial" w:hAnsi="Arial" w:cs="Arial"/>
                <w:bCs/>
                <w:sz w:val="18"/>
                <w:szCs w:val="18"/>
              </w:rPr>
              <w:t>474.0</w:t>
            </w:r>
          </w:p>
        </w:tc>
      </w:tr>
      <w:tr w:rsidR="00E7747D" w14:paraId="410AB7F6" w14:textId="5881940F" w:rsidTr="00B65CA7">
        <w:tc>
          <w:tcPr>
            <w:tcW w:w="1953" w:type="dxa"/>
            <w:tcBorders>
              <w:top w:val="dotted" w:sz="4" w:space="0" w:color="auto"/>
              <w:bottom w:val="dotted" w:sz="4" w:space="0" w:color="auto"/>
            </w:tcBorders>
            <w:shd w:val="clear" w:color="auto" w:fill="auto"/>
          </w:tcPr>
          <w:p w14:paraId="143804C6"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3</w:t>
            </w:r>
          </w:p>
        </w:tc>
        <w:tc>
          <w:tcPr>
            <w:tcW w:w="2509" w:type="dxa"/>
            <w:tcBorders>
              <w:top w:val="dotted" w:sz="4" w:space="0" w:color="auto"/>
              <w:bottom w:val="dotted" w:sz="4" w:space="0" w:color="auto"/>
            </w:tcBorders>
            <w:vAlign w:val="bottom"/>
          </w:tcPr>
          <w:p w14:paraId="441BC984" w14:textId="05D0DA00" w:rsidR="00E7747D" w:rsidRPr="003F4D86" w:rsidRDefault="00E7747D" w:rsidP="00F45C4D">
            <w:pPr>
              <w:jc w:val="center"/>
              <w:rPr>
                <w:rFonts w:ascii="Arial" w:hAnsi="Arial" w:cs="Arial"/>
                <w:bCs/>
                <w:sz w:val="18"/>
                <w:szCs w:val="18"/>
              </w:rPr>
            </w:pPr>
            <w:r w:rsidRPr="003F4D86">
              <w:rPr>
                <w:rFonts w:ascii="Arial" w:hAnsi="Arial" w:cs="Arial"/>
                <w:bCs/>
                <w:sz w:val="18"/>
                <w:szCs w:val="18"/>
              </w:rPr>
              <w:t>21.2</w:t>
            </w:r>
          </w:p>
        </w:tc>
        <w:tc>
          <w:tcPr>
            <w:tcW w:w="2509" w:type="dxa"/>
            <w:tcBorders>
              <w:top w:val="dotted" w:sz="4" w:space="0" w:color="auto"/>
              <w:bottom w:val="dotted" w:sz="4" w:space="0" w:color="auto"/>
            </w:tcBorders>
            <w:vAlign w:val="bottom"/>
          </w:tcPr>
          <w:p w14:paraId="7E19D87D" w14:textId="6B01FE44" w:rsidR="00E7747D" w:rsidRPr="003F4D86" w:rsidRDefault="00E7747D" w:rsidP="00F45C4D">
            <w:pPr>
              <w:jc w:val="center"/>
              <w:rPr>
                <w:rFonts w:ascii="Arial" w:hAnsi="Arial" w:cs="Arial"/>
                <w:bCs/>
                <w:sz w:val="18"/>
                <w:szCs w:val="18"/>
              </w:rPr>
            </w:pPr>
            <w:r w:rsidRPr="003F4D86">
              <w:rPr>
                <w:rFonts w:ascii="Arial" w:hAnsi="Arial" w:cs="Arial"/>
                <w:bCs/>
                <w:sz w:val="18"/>
                <w:szCs w:val="18"/>
              </w:rPr>
              <w:t>254.4</w:t>
            </w:r>
          </w:p>
        </w:tc>
      </w:tr>
      <w:tr w:rsidR="00E7747D" w14:paraId="3E719FDC" w14:textId="409339D5" w:rsidTr="00B65CA7">
        <w:tc>
          <w:tcPr>
            <w:tcW w:w="1953" w:type="dxa"/>
            <w:tcBorders>
              <w:top w:val="dotted" w:sz="4" w:space="0" w:color="auto"/>
              <w:bottom w:val="single" w:sz="4" w:space="0" w:color="auto"/>
            </w:tcBorders>
            <w:shd w:val="clear" w:color="auto" w:fill="auto"/>
          </w:tcPr>
          <w:p w14:paraId="2FF06938" w14:textId="280E809B"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2</w:t>
            </w:r>
          </w:p>
        </w:tc>
        <w:tc>
          <w:tcPr>
            <w:tcW w:w="2509" w:type="dxa"/>
            <w:tcBorders>
              <w:top w:val="dotted" w:sz="4" w:space="0" w:color="auto"/>
            </w:tcBorders>
            <w:vAlign w:val="bottom"/>
          </w:tcPr>
          <w:p w14:paraId="35014A75" w14:textId="3847F6B6" w:rsidR="00E7747D" w:rsidRPr="003F4D86" w:rsidRDefault="00E7747D" w:rsidP="00F45C4D">
            <w:pPr>
              <w:jc w:val="center"/>
              <w:rPr>
                <w:rFonts w:ascii="Arial" w:hAnsi="Arial" w:cs="Arial"/>
                <w:bCs/>
                <w:sz w:val="18"/>
                <w:szCs w:val="18"/>
              </w:rPr>
            </w:pPr>
            <w:r w:rsidRPr="003F4D86">
              <w:rPr>
                <w:rFonts w:ascii="Arial" w:hAnsi="Arial" w:cs="Arial"/>
                <w:bCs/>
                <w:sz w:val="18"/>
                <w:szCs w:val="18"/>
              </w:rPr>
              <w:t>8.3</w:t>
            </w:r>
          </w:p>
        </w:tc>
        <w:tc>
          <w:tcPr>
            <w:tcW w:w="2509" w:type="dxa"/>
            <w:tcBorders>
              <w:top w:val="dotted" w:sz="4" w:space="0" w:color="auto"/>
            </w:tcBorders>
            <w:vAlign w:val="bottom"/>
          </w:tcPr>
          <w:p w14:paraId="6B1E751F" w14:textId="46846260" w:rsidR="00E7747D" w:rsidRPr="003F4D86" w:rsidRDefault="00E7747D" w:rsidP="00F45C4D">
            <w:pPr>
              <w:jc w:val="center"/>
              <w:rPr>
                <w:rFonts w:ascii="Arial" w:hAnsi="Arial" w:cs="Arial"/>
                <w:bCs/>
                <w:sz w:val="18"/>
                <w:szCs w:val="18"/>
              </w:rPr>
            </w:pPr>
            <w:r w:rsidRPr="003F4D86">
              <w:rPr>
                <w:rFonts w:ascii="Arial" w:hAnsi="Arial" w:cs="Arial"/>
                <w:bCs/>
                <w:sz w:val="18"/>
                <w:szCs w:val="18"/>
              </w:rPr>
              <w:t>99.6</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631DCE24" w14:textId="77777777" w:rsidR="00C553A9" w:rsidRDefault="00C553A9" w:rsidP="00C553A9">
      <w:pPr>
        <w:pStyle w:val="Caption"/>
        <w:spacing w:after="120" w:line="288" w:lineRule="auto"/>
      </w:pPr>
      <w:r>
        <w:t xml:space="preserve">Table </w:t>
      </w:r>
      <w:fldSimple w:instr=" SEQ Table \* ARABIC ">
        <w:ins w:id="113" w:author="HongAnh" w:date="2014-10-27T12:05:00Z">
          <w:r w:rsidR="00044A56">
            <w:rPr>
              <w:noProof/>
            </w:rPr>
            <w:t>6</w:t>
          </w:r>
        </w:ins>
        <w:ins w:id="114" w:author="Nguyen Thanh Quang" w:date="2014-10-24T09:12:00Z">
          <w:del w:id="115" w:author="HongAnh" w:date="2014-10-27T11:56:00Z">
            <w:r w:rsidR="00FA5AD0" w:rsidDel="00031124">
              <w:rPr>
                <w:noProof/>
              </w:rPr>
              <w:delText>6</w:delText>
            </w:r>
          </w:del>
        </w:ins>
        <w:del w:id="116" w:author="HongAnh" w:date="2014-10-27T11:56:00Z">
          <w:r w:rsidDel="00031124">
            <w:rPr>
              <w:noProof/>
            </w:rPr>
            <w:delText>2</w:delText>
          </w:r>
        </w:del>
      </w:fldSimple>
      <w:r>
        <w:t>. Characteristics of cluster</w:t>
      </w:r>
    </w:p>
    <w:tbl>
      <w:tblPr>
        <w:tblW w:w="9375" w:type="dxa"/>
        <w:tblInd w:w="93" w:type="dxa"/>
        <w:tblLook w:val="04A0" w:firstRow="1" w:lastRow="0" w:firstColumn="1" w:lastColumn="0" w:noHBand="0" w:noVBand="1"/>
      </w:tblPr>
      <w:tblGrid>
        <w:gridCol w:w="1060"/>
        <w:gridCol w:w="1205"/>
        <w:gridCol w:w="1260"/>
        <w:gridCol w:w="1067"/>
        <w:gridCol w:w="1076"/>
        <w:gridCol w:w="997"/>
        <w:gridCol w:w="1257"/>
        <w:gridCol w:w="1453"/>
      </w:tblGrid>
      <w:tr w:rsidR="00C553A9" w:rsidRPr="00971D7E" w14:paraId="094F7D1B" w14:textId="77777777" w:rsidTr="00E31573">
        <w:trPr>
          <w:trHeight w:val="1268"/>
        </w:trPr>
        <w:tc>
          <w:tcPr>
            <w:tcW w:w="1060" w:type="dxa"/>
            <w:tcBorders>
              <w:top w:val="nil"/>
              <w:left w:val="nil"/>
              <w:bottom w:val="single" w:sz="4" w:space="0" w:color="95B3D7"/>
              <w:right w:val="nil"/>
            </w:tcBorders>
            <w:shd w:val="clear" w:color="DCE6F1" w:fill="DCE6F1"/>
            <w:noWrap/>
            <w:hideMark/>
          </w:tcPr>
          <w:p w14:paraId="097A276E"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Cluster</w:t>
            </w:r>
          </w:p>
        </w:tc>
        <w:tc>
          <w:tcPr>
            <w:tcW w:w="1205" w:type="dxa"/>
            <w:tcBorders>
              <w:top w:val="nil"/>
              <w:left w:val="nil"/>
              <w:bottom w:val="single" w:sz="4" w:space="0" w:color="95B3D7"/>
              <w:right w:val="nil"/>
            </w:tcBorders>
            <w:shd w:val="clear" w:color="DCE6F1" w:fill="DCE6F1"/>
            <w:hideMark/>
          </w:tcPr>
          <w:p w14:paraId="2E474D1A"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natural forest (ha/person)</w:t>
            </w:r>
          </w:p>
        </w:tc>
        <w:tc>
          <w:tcPr>
            <w:tcW w:w="1260" w:type="dxa"/>
            <w:tcBorders>
              <w:top w:val="nil"/>
              <w:left w:val="nil"/>
              <w:bottom w:val="single" w:sz="4" w:space="0" w:color="95B3D7"/>
              <w:right w:val="nil"/>
            </w:tcBorders>
            <w:shd w:val="clear" w:color="DCE6F1" w:fill="DCE6F1"/>
            <w:hideMark/>
          </w:tcPr>
          <w:p w14:paraId="0065A362"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plantation forest (ha/person)</w:t>
            </w:r>
          </w:p>
        </w:tc>
        <w:tc>
          <w:tcPr>
            <w:tcW w:w="1067" w:type="dxa"/>
            <w:tcBorders>
              <w:top w:val="nil"/>
              <w:left w:val="nil"/>
              <w:bottom w:val="single" w:sz="4" w:space="0" w:color="95B3D7"/>
              <w:right w:val="nil"/>
            </w:tcBorders>
            <w:shd w:val="clear" w:color="DCE6F1" w:fill="DCE6F1"/>
            <w:hideMark/>
          </w:tcPr>
          <w:p w14:paraId="56399E46"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natural forest by commune (%)</w:t>
            </w:r>
          </w:p>
        </w:tc>
        <w:tc>
          <w:tcPr>
            <w:tcW w:w="1076" w:type="dxa"/>
            <w:tcBorders>
              <w:top w:val="nil"/>
              <w:left w:val="nil"/>
              <w:bottom w:val="single" w:sz="4" w:space="0" w:color="95B3D7"/>
              <w:right w:val="nil"/>
            </w:tcBorders>
            <w:shd w:val="clear" w:color="DCE6F1" w:fill="DCE6F1"/>
            <w:hideMark/>
          </w:tcPr>
          <w:p w14:paraId="7B79BBB2"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plantation forest (%)</w:t>
            </w:r>
          </w:p>
        </w:tc>
        <w:tc>
          <w:tcPr>
            <w:tcW w:w="997" w:type="dxa"/>
            <w:tcBorders>
              <w:top w:val="nil"/>
              <w:left w:val="nil"/>
              <w:bottom w:val="single" w:sz="4" w:space="0" w:color="95B3D7"/>
              <w:right w:val="nil"/>
            </w:tcBorders>
            <w:shd w:val="clear" w:color="DCE6F1" w:fill="DCE6F1"/>
            <w:hideMark/>
          </w:tcPr>
          <w:p w14:paraId="082282D8"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elevation (m)</w:t>
            </w:r>
          </w:p>
        </w:tc>
        <w:tc>
          <w:tcPr>
            <w:tcW w:w="1257" w:type="dxa"/>
            <w:tcBorders>
              <w:top w:val="nil"/>
              <w:left w:val="nil"/>
              <w:bottom w:val="single" w:sz="4" w:space="0" w:color="95B3D7"/>
              <w:right w:val="nil"/>
            </w:tcBorders>
            <w:shd w:val="clear" w:color="DCE6F1" w:fill="DCE6F1"/>
            <w:hideMark/>
          </w:tcPr>
          <w:p w14:paraId="2F025097"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annual temperature (C deg)</w:t>
            </w:r>
          </w:p>
        </w:tc>
        <w:tc>
          <w:tcPr>
            <w:tcW w:w="1453" w:type="dxa"/>
            <w:tcBorders>
              <w:top w:val="nil"/>
              <w:left w:val="nil"/>
              <w:bottom w:val="single" w:sz="4" w:space="0" w:color="95B3D7"/>
              <w:right w:val="nil"/>
            </w:tcBorders>
            <w:shd w:val="clear" w:color="DCE6F1" w:fill="DCE6F1"/>
            <w:hideMark/>
          </w:tcPr>
          <w:p w14:paraId="06DA8C92" w14:textId="77777777" w:rsidR="00C553A9" w:rsidRPr="00006E7C" w:rsidRDefault="00C553A9" w:rsidP="00E31573">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temperature of the coldest month (C Deg)</w:t>
            </w:r>
          </w:p>
        </w:tc>
      </w:tr>
      <w:tr w:rsidR="00C553A9" w:rsidRPr="00971D7E" w14:paraId="09A0D500" w14:textId="77777777" w:rsidTr="00E31573">
        <w:trPr>
          <w:trHeight w:val="300"/>
        </w:trPr>
        <w:tc>
          <w:tcPr>
            <w:tcW w:w="1060" w:type="dxa"/>
            <w:tcBorders>
              <w:top w:val="nil"/>
              <w:left w:val="nil"/>
              <w:bottom w:val="nil"/>
              <w:right w:val="nil"/>
            </w:tcBorders>
            <w:shd w:val="clear" w:color="auto" w:fill="auto"/>
            <w:noWrap/>
            <w:vAlign w:val="bottom"/>
            <w:hideMark/>
          </w:tcPr>
          <w:p w14:paraId="497F33E6"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w:t>
            </w:r>
          </w:p>
        </w:tc>
        <w:tc>
          <w:tcPr>
            <w:tcW w:w="1205" w:type="dxa"/>
            <w:tcBorders>
              <w:top w:val="nil"/>
              <w:left w:val="nil"/>
              <w:bottom w:val="nil"/>
              <w:right w:val="nil"/>
            </w:tcBorders>
            <w:shd w:val="clear" w:color="auto" w:fill="auto"/>
            <w:noWrap/>
            <w:vAlign w:val="bottom"/>
            <w:hideMark/>
          </w:tcPr>
          <w:p w14:paraId="2FF6D626"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2B82303F"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3C819C75"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w:t>
            </w:r>
          </w:p>
        </w:tc>
        <w:tc>
          <w:tcPr>
            <w:tcW w:w="1076" w:type="dxa"/>
            <w:tcBorders>
              <w:top w:val="nil"/>
              <w:left w:val="nil"/>
              <w:bottom w:val="nil"/>
              <w:right w:val="nil"/>
            </w:tcBorders>
            <w:shd w:val="clear" w:color="auto" w:fill="auto"/>
            <w:noWrap/>
            <w:vAlign w:val="bottom"/>
            <w:hideMark/>
          </w:tcPr>
          <w:p w14:paraId="535BF77D"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0.7</w:t>
            </w:r>
          </w:p>
        </w:tc>
        <w:tc>
          <w:tcPr>
            <w:tcW w:w="997" w:type="dxa"/>
            <w:tcBorders>
              <w:top w:val="nil"/>
              <w:left w:val="nil"/>
              <w:bottom w:val="nil"/>
              <w:right w:val="nil"/>
            </w:tcBorders>
            <w:shd w:val="clear" w:color="auto" w:fill="auto"/>
            <w:noWrap/>
            <w:vAlign w:val="bottom"/>
            <w:hideMark/>
          </w:tcPr>
          <w:p w14:paraId="0A325F17"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12.2</w:t>
            </w:r>
          </w:p>
        </w:tc>
        <w:tc>
          <w:tcPr>
            <w:tcW w:w="1257" w:type="dxa"/>
            <w:tcBorders>
              <w:top w:val="nil"/>
              <w:left w:val="nil"/>
              <w:bottom w:val="nil"/>
              <w:right w:val="nil"/>
            </w:tcBorders>
            <w:shd w:val="clear" w:color="auto" w:fill="auto"/>
            <w:noWrap/>
            <w:vAlign w:val="bottom"/>
            <w:hideMark/>
          </w:tcPr>
          <w:p w14:paraId="49769F51"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21.7</w:t>
            </w:r>
          </w:p>
        </w:tc>
        <w:tc>
          <w:tcPr>
            <w:tcW w:w="1453" w:type="dxa"/>
            <w:tcBorders>
              <w:top w:val="nil"/>
              <w:left w:val="nil"/>
              <w:bottom w:val="nil"/>
              <w:right w:val="nil"/>
            </w:tcBorders>
            <w:shd w:val="clear" w:color="auto" w:fill="auto"/>
            <w:noWrap/>
            <w:vAlign w:val="bottom"/>
            <w:hideMark/>
          </w:tcPr>
          <w:p w14:paraId="66CAB579"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13.9</w:t>
            </w:r>
          </w:p>
        </w:tc>
      </w:tr>
      <w:tr w:rsidR="00C553A9" w:rsidRPr="00971D7E" w14:paraId="3F0C5095" w14:textId="77777777" w:rsidTr="00E31573">
        <w:trPr>
          <w:trHeight w:val="300"/>
        </w:trPr>
        <w:tc>
          <w:tcPr>
            <w:tcW w:w="1060" w:type="dxa"/>
            <w:tcBorders>
              <w:top w:val="nil"/>
              <w:left w:val="nil"/>
              <w:bottom w:val="nil"/>
              <w:right w:val="nil"/>
            </w:tcBorders>
            <w:shd w:val="clear" w:color="auto" w:fill="auto"/>
            <w:noWrap/>
            <w:vAlign w:val="bottom"/>
            <w:hideMark/>
          </w:tcPr>
          <w:p w14:paraId="7A182601"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lastRenderedPageBreak/>
              <w:t>2</w:t>
            </w:r>
          </w:p>
        </w:tc>
        <w:tc>
          <w:tcPr>
            <w:tcW w:w="1205" w:type="dxa"/>
            <w:tcBorders>
              <w:top w:val="nil"/>
              <w:left w:val="nil"/>
              <w:bottom w:val="nil"/>
              <w:right w:val="nil"/>
            </w:tcBorders>
            <w:shd w:val="clear" w:color="auto" w:fill="auto"/>
            <w:noWrap/>
            <w:vAlign w:val="bottom"/>
            <w:hideMark/>
          </w:tcPr>
          <w:p w14:paraId="0B76FFBC"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6F3D7D13"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4F4416F"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w:t>
            </w:r>
          </w:p>
        </w:tc>
        <w:tc>
          <w:tcPr>
            <w:tcW w:w="1076" w:type="dxa"/>
            <w:tcBorders>
              <w:top w:val="nil"/>
              <w:left w:val="nil"/>
              <w:bottom w:val="nil"/>
              <w:right w:val="nil"/>
            </w:tcBorders>
            <w:shd w:val="clear" w:color="auto" w:fill="auto"/>
            <w:noWrap/>
            <w:vAlign w:val="bottom"/>
            <w:hideMark/>
          </w:tcPr>
          <w:p w14:paraId="497EF8CB"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1.8</w:t>
            </w:r>
          </w:p>
        </w:tc>
        <w:tc>
          <w:tcPr>
            <w:tcW w:w="997" w:type="dxa"/>
            <w:tcBorders>
              <w:top w:val="nil"/>
              <w:left w:val="nil"/>
              <w:bottom w:val="nil"/>
              <w:right w:val="nil"/>
            </w:tcBorders>
            <w:shd w:val="clear" w:color="auto" w:fill="auto"/>
            <w:noWrap/>
            <w:vAlign w:val="bottom"/>
            <w:hideMark/>
          </w:tcPr>
          <w:p w14:paraId="271B69CD"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14.2</w:t>
            </w:r>
          </w:p>
        </w:tc>
        <w:tc>
          <w:tcPr>
            <w:tcW w:w="1257" w:type="dxa"/>
            <w:tcBorders>
              <w:top w:val="nil"/>
              <w:left w:val="nil"/>
              <w:bottom w:val="nil"/>
              <w:right w:val="nil"/>
            </w:tcBorders>
            <w:shd w:val="clear" w:color="auto" w:fill="auto"/>
            <w:noWrap/>
            <w:vAlign w:val="bottom"/>
            <w:hideMark/>
          </w:tcPr>
          <w:p w14:paraId="61B6A015"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24.3</w:t>
            </w:r>
          </w:p>
        </w:tc>
        <w:tc>
          <w:tcPr>
            <w:tcW w:w="1453" w:type="dxa"/>
            <w:tcBorders>
              <w:top w:val="nil"/>
              <w:left w:val="nil"/>
              <w:bottom w:val="nil"/>
              <w:right w:val="nil"/>
            </w:tcBorders>
            <w:shd w:val="clear" w:color="auto" w:fill="auto"/>
            <w:noWrap/>
            <w:vAlign w:val="bottom"/>
            <w:hideMark/>
          </w:tcPr>
          <w:p w14:paraId="362831D4"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14.4</w:t>
            </w:r>
          </w:p>
        </w:tc>
      </w:tr>
      <w:tr w:rsidR="00C553A9" w:rsidRPr="00971D7E" w14:paraId="245B4990" w14:textId="77777777" w:rsidTr="00E31573">
        <w:trPr>
          <w:trHeight w:val="300"/>
        </w:trPr>
        <w:tc>
          <w:tcPr>
            <w:tcW w:w="1060" w:type="dxa"/>
            <w:tcBorders>
              <w:top w:val="nil"/>
              <w:left w:val="nil"/>
              <w:bottom w:val="nil"/>
              <w:right w:val="nil"/>
            </w:tcBorders>
            <w:shd w:val="clear" w:color="auto" w:fill="auto"/>
            <w:noWrap/>
            <w:vAlign w:val="bottom"/>
            <w:hideMark/>
          </w:tcPr>
          <w:p w14:paraId="567C314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w:t>
            </w:r>
          </w:p>
        </w:tc>
        <w:tc>
          <w:tcPr>
            <w:tcW w:w="1205" w:type="dxa"/>
            <w:tcBorders>
              <w:top w:val="nil"/>
              <w:left w:val="nil"/>
              <w:bottom w:val="nil"/>
              <w:right w:val="nil"/>
            </w:tcBorders>
            <w:shd w:val="clear" w:color="auto" w:fill="auto"/>
            <w:noWrap/>
            <w:vAlign w:val="bottom"/>
            <w:hideMark/>
          </w:tcPr>
          <w:p w14:paraId="757C5A9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0.021</w:t>
            </w:r>
          </w:p>
        </w:tc>
        <w:tc>
          <w:tcPr>
            <w:tcW w:w="1260" w:type="dxa"/>
            <w:tcBorders>
              <w:top w:val="nil"/>
              <w:left w:val="nil"/>
              <w:bottom w:val="nil"/>
              <w:right w:val="nil"/>
            </w:tcBorders>
            <w:shd w:val="clear" w:color="auto" w:fill="auto"/>
            <w:noWrap/>
            <w:vAlign w:val="bottom"/>
            <w:hideMark/>
          </w:tcPr>
          <w:p w14:paraId="3EAD6512"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0.06</w:t>
            </w:r>
          </w:p>
        </w:tc>
        <w:tc>
          <w:tcPr>
            <w:tcW w:w="1067" w:type="dxa"/>
            <w:tcBorders>
              <w:top w:val="nil"/>
              <w:left w:val="nil"/>
              <w:bottom w:val="nil"/>
              <w:right w:val="nil"/>
            </w:tcBorders>
            <w:shd w:val="clear" w:color="auto" w:fill="auto"/>
            <w:noWrap/>
            <w:vAlign w:val="bottom"/>
            <w:hideMark/>
          </w:tcPr>
          <w:p w14:paraId="1D0B3F2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4.0</w:t>
            </w:r>
          </w:p>
        </w:tc>
        <w:tc>
          <w:tcPr>
            <w:tcW w:w="1076" w:type="dxa"/>
            <w:tcBorders>
              <w:top w:val="nil"/>
              <w:left w:val="nil"/>
              <w:bottom w:val="nil"/>
              <w:right w:val="nil"/>
            </w:tcBorders>
            <w:shd w:val="clear" w:color="auto" w:fill="auto"/>
            <w:noWrap/>
            <w:vAlign w:val="bottom"/>
            <w:hideMark/>
          </w:tcPr>
          <w:p w14:paraId="538380C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20.1</w:t>
            </w:r>
          </w:p>
        </w:tc>
        <w:tc>
          <w:tcPr>
            <w:tcW w:w="997" w:type="dxa"/>
            <w:tcBorders>
              <w:top w:val="nil"/>
              <w:left w:val="nil"/>
              <w:bottom w:val="nil"/>
              <w:right w:val="nil"/>
            </w:tcBorders>
            <w:shd w:val="clear" w:color="auto" w:fill="auto"/>
            <w:noWrap/>
            <w:vAlign w:val="bottom"/>
            <w:hideMark/>
          </w:tcPr>
          <w:p w14:paraId="76F14868"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46.9</w:t>
            </w:r>
          </w:p>
        </w:tc>
        <w:tc>
          <w:tcPr>
            <w:tcW w:w="1257" w:type="dxa"/>
            <w:tcBorders>
              <w:top w:val="nil"/>
              <w:left w:val="nil"/>
              <w:bottom w:val="nil"/>
              <w:right w:val="nil"/>
            </w:tcBorders>
            <w:shd w:val="clear" w:color="auto" w:fill="auto"/>
            <w:noWrap/>
            <w:vAlign w:val="bottom"/>
            <w:hideMark/>
          </w:tcPr>
          <w:p w14:paraId="2173BB5D"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24.2</w:t>
            </w:r>
          </w:p>
        </w:tc>
        <w:tc>
          <w:tcPr>
            <w:tcW w:w="1453" w:type="dxa"/>
            <w:tcBorders>
              <w:top w:val="nil"/>
              <w:left w:val="nil"/>
              <w:bottom w:val="nil"/>
              <w:right w:val="nil"/>
            </w:tcBorders>
            <w:shd w:val="clear" w:color="auto" w:fill="auto"/>
            <w:noWrap/>
            <w:vAlign w:val="bottom"/>
            <w:hideMark/>
          </w:tcPr>
          <w:p w14:paraId="6FE7A2B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14.3</w:t>
            </w:r>
          </w:p>
        </w:tc>
      </w:tr>
      <w:tr w:rsidR="00C553A9" w:rsidRPr="00971D7E" w14:paraId="66C2D70F" w14:textId="77777777" w:rsidTr="00E31573">
        <w:trPr>
          <w:trHeight w:val="300"/>
        </w:trPr>
        <w:tc>
          <w:tcPr>
            <w:tcW w:w="1060" w:type="dxa"/>
            <w:tcBorders>
              <w:top w:val="nil"/>
              <w:left w:val="nil"/>
              <w:bottom w:val="nil"/>
              <w:right w:val="nil"/>
            </w:tcBorders>
            <w:shd w:val="clear" w:color="auto" w:fill="auto"/>
            <w:noWrap/>
            <w:vAlign w:val="bottom"/>
            <w:hideMark/>
          </w:tcPr>
          <w:p w14:paraId="5D21DA93"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w:t>
            </w:r>
          </w:p>
        </w:tc>
        <w:tc>
          <w:tcPr>
            <w:tcW w:w="1205" w:type="dxa"/>
            <w:tcBorders>
              <w:top w:val="nil"/>
              <w:left w:val="nil"/>
              <w:bottom w:val="nil"/>
              <w:right w:val="nil"/>
            </w:tcBorders>
            <w:shd w:val="clear" w:color="auto" w:fill="auto"/>
            <w:noWrap/>
            <w:vAlign w:val="bottom"/>
            <w:hideMark/>
          </w:tcPr>
          <w:p w14:paraId="76CB1B41"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0.058</w:t>
            </w:r>
          </w:p>
        </w:tc>
        <w:tc>
          <w:tcPr>
            <w:tcW w:w="1260" w:type="dxa"/>
            <w:tcBorders>
              <w:top w:val="nil"/>
              <w:left w:val="nil"/>
              <w:bottom w:val="nil"/>
              <w:right w:val="nil"/>
            </w:tcBorders>
            <w:shd w:val="clear" w:color="auto" w:fill="auto"/>
            <w:noWrap/>
            <w:vAlign w:val="bottom"/>
            <w:hideMark/>
          </w:tcPr>
          <w:p w14:paraId="68E1955B"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0.09</w:t>
            </w:r>
          </w:p>
        </w:tc>
        <w:tc>
          <w:tcPr>
            <w:tcW w:w="1067" w:type="dxa"/>
            <w:tcBorders>
              <w:top w:val="nil"/>
              <w:left w:val="nil"/>
              <w:bottom w:val="nil"/>
              <w:right w:val="nil"/>
            </w:tcBorders>
            <w:shd w:val="clear" w:color="auto" w:fill="auto"/>
            <w:noWrap/>
            <w:vAlign w:val="bottom"/>
            <w:hideMark/>
          </w:tcPr>
          <w:p w14:paraId="312BB0EE"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10.1</w:t>
            </w:r>
          </w:p>
        </w:tc>
        <w:tc>
          <w:tcPr>
            <w:tcW w:w="1076" w:type="dxa"/>
            <w:tcBorders>
              <w:top w:val="nil"/>
              <w:left w:val="nil"/>
              <w:bottom w:val="nil"/>
              <w:right w:val="nil"/>
            </w:tcBorders>
            <w:shd w:val="clear" w:color="auto" w:fill="auto"/>
            <w:noWrap/>
            <w:vAlign w:val="bottom"/>
            <w:hideMark/>
          </w:tcPr>
          <w:p w14:paraId="742F7160"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19.6</w:t>
            </w:r>
          </w:p>
        </w:tc>
        <w:tc>
          <w:tcPr>
            <w:tcW w:w="997" w:type="dxa"/>
            <w:tcBorders>
              <w:top w:val="nil"/>
              <w:left w:val="nil"/>
              <w:bottom w:val="nil"/>
              <w:right w:val="nil"/>
            </w:tcBorders>
            <w:shd w:val="clear" w:color="auto" w:fill="auto"/>
            <w:noWrap/>
            <w:vAlign w:val="bottom"/>
            <w:hideMark/>
          </w:tcPr>
          <w:p w14:paraId="5B1D64B0"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84.4</w:t>
            </w:r>
          </w:p>
        </w:tc>
        <w:tc>
          <w:tcPr>
            <w:tcW w:w="1257" w:type="dxa"/>
            <w:tcBorders>
              <w:top w:val="nil"/>
              <w:left w:val="nil"/>
              <w:bottom w:val="nil"/>
              <w:right w:val="nil"/>
            </w:tcBorders>
            <w:shd w:val="clear" w:color="auto" w:fill="auto"/>
            <w:noWrap/>
            <w:vAlign w:val="bottom"/>
            <w:hideMark/>
          </w:tcPr>
          <w:p w14:paraId="11AC94AC"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24.1</w:t>
            </w:r>
          </w:p>
        </w:tc>
        <w:tc>
          <w:tcPr>
            <w:tcW w:w="1453" w:type="dxa"/>
            <w:tcBorders>
              <w:top w:val="nil"/>
              <w:left w:val="nil"/>
              <w:bottom w:val="nil"/>
              <w:right w:val="nil"/>
            </w:tcBorders>
            <w:shd w:val="clear" w:color="auto" w:fill="auto"/>
            <w:noWrap/>
            <w:vAlign w:val="bottom"/>
            <w:hideMark/>
          </w:tcPr>
          <w:p w14:paraId="24D05112"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14.0</w:t>
            </w:r>
          </w:p>
        </w:tc>
      </w:tr>
      <w:tr w:rsidR="00C553A9" w:rsidRPr="00971D7E" w14:paraId="5112DF4D" w14:textId="77777777" w:rsidTr="00E31573">
        <w:trPr>
          <w:trHeight w:val="300"/>
        </w:trPr>
        <w:tc>
          <w:tcPr>
            <w:tcW w:w="1060" w:type="dxa"/>
            <w:tcBorders>
              <w:top w:val="nil"/>
              <w:left w:val="nil"/>
              <w:bottom w:val="nil"/>
              <w:right w:val="nil"/>
            </w:tcBorders>
            <w:shd w:val="clear" w:color="auto" w:fill="auto"/>
            <w:noWrap/>
            <w:vAlign w:val="bottom"/>
            <w:hideMark/>
          </w:tcPr>
          <w:p w14:paraId="5BC14B24"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w:t>
            </w:r>
          </w:p>
        </w:tc>
        <w:tc>
          <w:tcPr>
            <w:tcW w:w="1205" w:type="dxa"/>
            <w:tcBorders>
              <w:top w:val="nil"/>
              <w:left w:val="nil"/>
              <w:bottom w:val="nil"/>
              <w:right w:val="nil"/>
            </w:tcBorders>
            <w:shd w:val="clear" w:color="auto" w:fill="auto"/>
            <w:noWrap/>
            <w:vAlign w:val="bottom"/>
            <w:hideMark/>
          </w:tcPr>
          <w:p w14:paraId="216C851D"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0.925</w:t>
            </w:r>
          </w:p>
        </w:tc>
        <w:tc>
          <w:tcPr>
            <w:tcW w:w="1260" w:type="dxa"/>
            <w:tcBorders>
              <w:top w:val="nil"/>
              <w:left w:val="nil"/>
              <w:bottom w:val="nil"/>
              <w:right w:val="nil"/>
            </w:tcBorders>
            <w:shd w:val="clear" w:color="auto" w:fill="auto"/>
            <w:noWrap/>
            <w:vAlign w:val="bottom"/>
            <w:hideMark/>
          </w:tcPr>
          <w:p w14:paraId="5B3B65A0"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10B69EE4"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49.2</w:t>
            </w:r>
          </w:p>
        </w:tc>
        <w:tc>
          <w:tcPr>
            <w:tcW w:w="1076" w:type="dxa"/>
            <w:tcBorders>
              <w:top w:val="nil"/>
              <w:left w:val="nil"/>
              <w:bottom w:val="nil"/>
              <w:right w:val="nil"/>
            </w:tcBorders>
            <w:shd w:val="clear" w:color="auto" w:fill="auto"/>
            <w:noWrap/>
            <w:vAlign w:val="bottom"/>
            <w:hideMark/>
          </w:tcPr>
          <w:p w14:paraId="48FA5CA8"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7.9</w:t>
            </w:r>
          </w:p>
        </w:tc>
        <w:tc>
          <w:tcPr>
            <w:tcW w:w="997" w:type="dxa"/>
            <w:tcBorders>
              <w:top w:val="nil"/>
              <w:left w:val="nil"/>
              <w:bottom w:val="nil"/>
              <w:right w:val="nil"/>
            </w:tcBorders>
            <w:shd w:val="clear" w:color="auto" w:fill="auto"/>
            <w:noWrap/>
            <w:vAlign w:val="bottom"/>
            <w:hideMark/>
          </w:tcPr>
          <w:p w14:paraId="47C16BFA"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293.6</w:t>
            </w:r>
          </w:p>
        </w:tc>
        <w:tc>
          <w:tcPr>
            <w:tcW w:w="1257" w:type="dxa"/>
            <w:tcBorders>
              <w:top w:val="nil"/>
              <w:left w:val="nil"/>
              <w:bottom w:val="nil"/>
              <w:right w:val="nil"/>
            </w:tcBorders>
            <w:shd w:val="clear" w:color="auto" w:fill="auto"/>
            <w:noWrap/>
            <w:vAlign w:val="bottom"/>
            <w:hideMark/>
          </w:tcPr>
          <w:p w14:paraId="62583294"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23.0</w:t>
            </w:r>
          </w:p>
        </w:tc>
        <w:tc>
          <w:tcPr>
            <w:tcW w:w="1453" w:type="dxa"/>
            <w:tcBorders>
              <w:top w:val="nil"/>
              <w:left w:val="nil"/>
              <w:bottom w:val="nil"/>
              <w:right w:val="nil"/>
            </w:tcBorders>
            <w:shd w:val="clear" w:color="auto" w:fill="auto"/>
            <w:noWrap/>
            <w:vAlign w:val="bottom"/>
            <w:hideMark/>
          </w:tcPr>
          <w:p w14:paraId="6C995305"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12.4</w:t>
            </w:r>
          </w:p>
        </w:tc>
      </w:tr>
      <w:tr w:rsidR="00C553A9" w:rsidRPr="00971D7E" w14:paraId="4F74012A" w14:textId="77777777" w:rsidTr="00E31573">
        <w:trPr>
          <w:trHeight w:val="300"/>
        </w:trPr>
        <w:tc>
          <w:tcPr>
            <w:tcW w:w="1060" w:type="dxa"/>
            <w:tcBorders>
              <w:top w:val="nil"/>
              <w:left w:val="nil"/>
              <w:bottom w:val="nil"/>
              <w:right w:val="nil"/>
            </w:tcBorders>
            <w:shd w:val="clear" w:color="auto" w:fill="auto"/>
            <w:noWrap/>
            <w:vAlign w:val="bottom"/>
            <w:hideMark/>
          </w:tcPr>
          <w:p w14:paraId="5C0D69CF"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w:t>
            </w:r>
          </w:p>
        </w:tc>
        <w:tc>
          <w:tcPr>
            <w:tcW w:w="1205" w:type="dxa"/>
            <w:tcBorders>
              <w:top w:val="nil"/>
              <w:left w:val="nil"/>
              <w:bottom w:val="nil"/>
              <w:right w:val="nil"/>
            </w:tcBorders>
            <w:shd w:val="clear" w:color="auto" w:fill="auto"/>
            <w:noWrap/>
            <w:vAlign w:val="bottom"/>
            <w:hideMark/>
          </w:tcPr>
          <w:p w14:paraId="09A10611"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2.262</w:t>
            </w:r>
          </w:p>
        </w:tc>
        <w:tc>
          <w:tcPr>
            <w:tcW w:w="1260" w:type="dxa"/>
            <w:tcBorders>
              <w:top w:val="nil"/>
              <w:left w:val="nil"/>
              <w:bottom w:val="nil"/>
              <w:right w:val="nil"/>
            </w:tcBorders>
            <w:shd w:val="clear" w:color="auto" w:fill="auto"/>
            <w:noWrap/>
            <w:vAlign w:val="bottom"/>
            <w:hideMark/>
          </w:tcPr>
          <w:p w14:paraId="017261D1"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1C1F45C7"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54.6</w:t>
            </w:r>
          </w:p>
        </w:tc>
        <w:tc>
          <w:tcPr>
            <w:tcW w:w="1076" w:type="dxa"/>
            <w:tcBorders>
              <w:top w:val="nil"/>
              <w:left w:val="nil"/>
              <w:bottom w:val="nil"/>
              <w:right w:val="nil"/>
            </w:tcBorders>
            <w:shd w:val="clear" w:color="auto" w:fill="auto"/>
            <w:noWrap/>
            <w:vAlign w:val="bottom"/>
            <w:hideMark/>
          </w:tcPr>
          <w:p w14:paraId="76C49545"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3.8</w:t>
            </w:r>
          </w:p>
        </w:tc>
        <w:tc>
          <w:tcPr>
            <w:tcW w:w="997" w:type="dxa"/>
            <w:tcBorders>
              <w:top w:val="nil"/>
              <w:left w:val="nil"/>
              <w:bottom w:val="nil"/>
              <w:right w:val="nil"/>
            </w:tcBorders>
            <w:shd w:val="clear" w:color="auto" w:fill="auto"/>
            <w:noWrap/>
            <w:vAlign w:val="bottom"/>
            <w:hideMark/>
          </w:tcPr>
          <w:p w14:paraId="6E9F6353"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669.1</w:t>
            </w:r>
          </w:p>
        </w:tc>
        <w:tc>
          <w:tcPr>
            <w:tcW w:w="1257" w:type="dxa"/>
            <w:tcBorders>
              <w:top w:val="nil"/>
              <w:left w:val="nil"/>
              <w:bottom w:val="nil"/>
              <w:right w:val="nil"/>
            </w:tcBorders>
            <w:shd w:val="clear" w:color="auto" w:fill="auto"/>
            <w:noWrap/>
            <w:vAlign w:val="bottom"/>
            <w:hideMark/>
          </w:tcPr>
          <w:p w14:paraId="73B254EB"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20.9</w:t>
            </w:r>
          </w:p>
        </w:tc>
        <w:tc>
          <w:tcPr>
            <w:tcW w:w="1453" w:type="dxa"/>
            <w:tcBorders>
              <w:top w:val="nil"/>
              <w:left w:val="nil"/>
              <w:bottom w:val="nil"/>
              <w:right w:val="nil"/>
            </w:tcBorders>
            <w:shd w:val="clear" w:color="auto" w:fill="auto"/>
            <w:noWrap/>
            <w:vAlign w:val="bottom"/>
            <w:hideMark/>
          </w:tcPr>
          <w:p w14:paraId="1B70BF9F" w14:textId="77777777" w:rsidR="00C553A9" w:rsidRPr="00006E7C" w:rsidRDefault="00C553A9" w:rsidP="00E31573">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10.0</w:t>
            </w:r>
          </w:p>
        </w:tc>
      </w:tr>
    </w:tbl>
    <w:p w14:paraId="305D9042" w14:textId="77777777" w:rsidR="00C553A9" w:rsidRPr="00E511F7" w:rsidRDefault="00C553A9" w:rsidP="00C553A9"/>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7A7AFC34" w14:textId="496C990B" w:rsidR="00395944" w:rsidRPr="00395944" w:rsidRDefault="00395944" w:rsidP="00395944">
      <w:r>
        <w:t>Total f</w:t>
      </w:r>
      <w:r w:rsidRPr="00395944">
        <w:t>uelwood demand for households is estimated in the below table.</w:t>
      </w:r>
    </w:p>
    <w:p w14:paraId="5B2A53B8" w14:textId="4788318C" w:rsidR="00395944" w:rsidRPr="00A12B74" w:rsidRDefault="00395944" w:rsidP="00C553A9">
      <w:pPr>
        <w:spacing w:after="120"/>
        <w:jc w:val="center"/>
        <w:rPr>
          <w:i/>
        </w:rPr>
      </w:pPr>
      <w:r w:rsidRPr="00A12B74">
        <w:rPr>
          <w:i/>
        </w:rPr>
        <w:t xml:space="preserve">Table </w:t>
      </w:r>
      <w:r w:rsidR="00C553A9">
        <w:rPr>
          <w:i/>
        </w:rPr>
        <w:t>10.</w:t>
      </w:r>
      <w:r w:rsidRPr="00A12B74">
        <w:rPr>
          <w:i/>
        </w:rPr>
        <w:t xml:space="preserve"> Total fuelwood demand by residential sector of Thanh Hoa and Nghe An</w:t>
      </w:r>
    </w:p>
    <w:tbl>
      <w:tblPr>
        <w:tblStyle w:val="TableGrid"/>
        <w:tblW w:w="7884" w:type="dxa"/>
        <w:tblInd w:w="918" w:type="dxa"/>
        <w:tblLook w:val="04A0" w:firstRow="1" w:lastRow="0" w:firstColumn="1" w:lastColumn="0" w:noHBand="0" w:noVBand="1"/>
      </w:tblPr>
      <w:tblGrid>
        <w:gridCol w:w="2520"/>
        <w:gridCol w:w="1602"/>
        <w:gridCol w:w="2052"/>
        <w:gridCol w:w="1710"/>
      </w:tblGrid>
      <w:tr w:rsidR="00395944" w14:paraId="7C8E9A77" w14:textId="77777777" w:rsidTr="00C553A9">
        <w:tc>
          <w:tcPr>
            <w:tcW w:w="2520" w:type="dxa"/>
            <w:tcBorders>
              <w:bottom w:val="single" w:sz="4" w:space="0" w:color="auto"/>
            </w:tcBorders>
          </w:tcPr>
          <w:p w14:paraId="01DAAB5D"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Geographic area</w:t>
            </w:r>
          </w:p>
        </w:tc>
        <w:tc>
          <w:tcPr>
            <w:tcW w:w="1602" w:type="dxa"/>
            <w:tcBorders>
              <w:bottom w:val="single" w:sz="4" w:space="0" w:color="auto"/>
            </w:tcBorders>
          </w:tcPr>
          <w:p w14:paraId="3CECC961"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Population (person)</w:t>
            </w:r>
          </w:p>
        </w:tc>
        <w:tc>
          <w:tcPr>
            <w:tcW w:w="2052" w:type="dxa"/>
            <w:tcBorders>
              <w:bottom w:val="single" w:sz="4" w:space="0" w:color="auto"/>
            </w:tcBorders>
          </w:tcPr>
          <w:p w14:paraId="62F669BA"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Fuelwood consumption per person per year (kg/ person/ year)</w:t>
            </w:r>
          </w:p>
        </w:tc>
        <w:tc>
          <w:tcPr>
            <w:tcW w:w="1710" w:type="dxa"/>
            <w:tcBorders>
              <w:bottom w:val="single" w:sz="4" w:space="0" w:color="auto"/>
            </w:tcBorders>
          </w:tcPr>
          <w:p w14:paraId="2242ED19"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Total fuelwood consumption per year (ton/ year)</w:t>
            </w:r>
          </w:p>
        </w:tc>
      </w:tr>
      <w:tr w:rsidR="00395944" w14:paraId="50CC95FA" w14:textId="77777777" w:rsidTr="00C553A9">
        <w:tc>
          <w:tcPr>
            <w:tcW w:w="2520" w:type="dxa"/>
            <w:tcBorders>
              <w:bottom w:val="dotted" w:sz="4" w:space="0" w:color="auto"/>
            </w:tcBorders>
          </w:tcPr>
          <w:p w14:paraId="05C8C4E4"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Thanh Hoa and Nghe An</w:t>
            </w:r>
          </w:p>
        </w:tc>
        <w:tc>
          <w:tcPr>
            <w:tcW w:w="1602" w:type="dxa"/>
            <w:tcBorders>
              <w:bottom w:val="dotted" w:sz="4" w:space="0" w:color="auto"/>
            </w:tcBorders>
          </w:tcPr>
          <w:p w14:paraId="02360379" w14:textId="1881EA38" w:rsidR="00395944" w:rsidRPr="003F4D86" w:rsidRDefault="00391E99" w:rsidP="00391E99">
            <w:pPr>
              <w:jc w:val="center"/>
              <w:rPr>
                <w:rFonts w:ascii="Arial" w:hAnsi="Arial" w:cs="Arial"/>
                <w:sz w:val="18"/>
                <w:szCs w:val="18"/>
              </w:rPr>
            </w:pPr>
            <w:r w:rsidRPr="003F4D86">
              <w:rPr>
                <w:rFonts w:ascii="Arial" w:hAnsi="Arial" w:cs="Arial"/>
                <w:sz w:val="18"/>
                <w:szCs w:val="18"/>
              </w:rPr>
              <w:t xml:space="preserve">6,501,383 </w:t>
            </w:r>
          </w:p>
        </w:tc>
        <w:tc>
          <w:tcPr>
            <w:tcW w:w="2052" w:type="dxa"/>
            <w:tcBorders>
              <w:bottom w:val="dotted" w:sz="4" w:space="0" w:color="auto"/>
            </w:tcBorders>
          </w:tcPr>
          <w:p w14:paraId="6D2FE59D" w14:textId="77777777" w:rsidR="00395944" w:rsidRPr="003F4D86" w:rsidRDefault="00395944" w:rsidP="00157E78">
            <w:pPr>
              <w:rPr>
                <w:rFonts w:ascii="Arial" w:hAnsi="Arial" w:cs="Arial"/>
                <w:sz w:val="18"/>
                <w:szCs w:val="18"/>
              </w:rPr>
            </w:pPr>
          </w:p>
        </w:tc>
        <w:tc>
          <w:tcPr>
            <w:tcW w:w="1710" w:type="dxa"/>
            <w:tcBorders>
              <w:bottom w:val="dotted" w:sz="4" w:space="0" w:color="auto"/>
            </w:tcBorders>
          </w:tcPr>
          <w:p w14:paraId="61889BC4" w14:textId="77777777" w:rsidR="00395944" w:rsidRPr="003F4D86" w:rsidRDefault="00395944" w:rsidP="00157E78">
            <w:pPr>
              <w:rPr>
                <w:rFonts w:ascii="Arial" w:hAnsi="Arial" w:cs="Arial"/>
                <w:sz w:val="18"/>
                <w:szCs w:val="18"/>
              </w:rPr>
            </w:pPr>
          </w:p>
        </w:tc>
      </w:tr>
      <w:tr w:rsidR="00391E99" w14:paraId="3B6497C9" w14:textId="77777777" w:rsidTr="00C553A9">
        <w:tc>
          <w:tcPr>
            <w:tcW w:w="2520" w:type="dxa"/>
            <w:tcBorders>
              <w:top w:val="dotted" w:sz="4" w:space="0" w:color="auto"/>
              <w:bottom w:val="dotted" w:sz="4" w:space="0" w:color="auto"/>
            </w:tcBorders>
          </w:tcPr>
          <w:p w14:paraId="53A2879D"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6</w:t>
            </w:r>
          </w:p>
        </w:tc>
        <w:tc>
          <w:tcPr>
            <w:tcW w:w="1602" w:type="dxa"/>
            <w:tcBorders>
              <w:top w:val="dotted" w:sz="4" w:space="0" w:color="auto"/>
              <w:bottom w:val="dotted" w:sz="4" w:space="0" w:color="auto"/>
            </w:tcBorders>
            <w:vAlign w:val="bottom"/>
          </w:tcPr>
          <w:p w14:paraId="1D396C2D" w14:textId="778DC455" w:rsidR="00391E99" w:rsidRPr="003F4D86" w:rsidRDefault="00391E99" w:rsidP="00157E78">
            <w:pPr>
              <w:jc w:val="center"/>
              <w:rPr>
                <w:rFonts w:ascii="Arial" w:hAnsi="Arial" w:cs="Arial"/>
                <w:sz w:val="18"/>
                <w:szCs w:val="18"/>
              </w:rPr>
            </w:pPr>
            <w:r w:rsidRPr="003F4D86">
              <w:rPr>
                <w:rFonts w:ascii="Arial" w:hAnsi="Arial" w:cs="Arial"/>
                <w:sz w:val="18"/>
                <w:szCs w:val="18"/>
              </w:rPr>
              <w:t>245,812</w:t>
            </w:r>
          </w:p>
        </w:tc>
        <w:tc>
          <w:tcPr>
            <w:tcW w:w="2052" w:type="dxa"/>
            <w:tcBorders>
              <w:top w:val="dotted" w:sz="4" w:space="0" w:color="auto"/>
              <w:bottom w:val="dotted" w:sz="4" w:space="0" w:color="auto"/>
            </w:tcBorders>
            <w:vAlign w:val="bottom"/>
          </w:tcPr>
          <w:p w14:paraId="3EF7C188"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492.0</w:t>
            </w:r>
          </w:p>
        </w:tc>
        <w:tc>
          <w:tcPr>
            <w:tcW w:w="1710" w:type="dxa"/>
            <w:tcBorders>
              <w:top w:val="dotted" w:sz="4" w:space="0" w:color="auto"/>
              <w:bottom w:val="dotted" w:sz="4" w:space="0" w:color="auto"/>
            </w:tcBorders>
            <w:vAlign w:val="bottom"/>
          </w:tcPr>
          <w:p w14:paraId="41C84750" w14:textId="2CA8B4ED" w:rsidR="00391E99" w:rsidRPr="003F4D86" w:rsidRDefault="00391E99" w:rsidP="00157E78">
            <w:pPr>
              <w:jc w:val="center"/>
              <w:rPr>
                <w:rFonts w:ascii="Arial" w:hAnsi="Arial" w:cs="Arial"/>
                <w:sz w:val="18"/>
                <w:szCs w:val="18"/>
              </w:rPr>
            </w:pPr>
            <w:r w:rsidRPr="003F4D86">
              <w:rPr>
                <w:rFonts w:ascii="Arial" w:hAnsi="Arial" w:cs="Arial"/>
                <w:sz w:val="18"/>
                <w:szCs w:val="18"/>
              </w:rPr>
              <w:t>120,940</w:t>
            </w:r>
          </w:p>
        </w:tc>
      </w:tr>
      <w:tr w:rsidR="00391E99" w14:paraId="4480337E" w14:textId="77777777" w:rsidTr="00C553A9">
        <w:tc>
          <w:tcPr>
            <w:tcW w:w="2520" w:type="dxa"/>
            <w:tcBorders>
              <w:top w:val="dotted" w:sz="4" w:space="0" w:color="auto"/>
              <w:bottom w:val="dotted" w:sz="4" w:space="0" w:color="auto"/>
            </w:tcBorders>
          </w:tcPr>
          <w:p w14:paraId="1D1FDE0D"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5</w:t>
            </w:r>
          </w:p>
        </w:tc>
        <w:tc>
          <w:tcPr>
            <w:tcW w:w="1602" w:type="dxa"/>
            <w:tcBorders>
              <w:top w:val="dotted" w:sz="4" w:space="0" w:color="auto"/>
              <w:bottom w:val="dotted" w:sz="4" w:space="0" w:color="auto"/>
            </w:tcBorders>
            <w:vAlign w:val="bottom"/>
          </w:tcPr>
          <w:p w14:paraId="6A965F01" w14:textId="0683A686" w:rsidR="00391E99" w:rsidRPr="003F4D86" w:rsidRDefault="00391E99" w:rsidP="00157E78">
            <w:pPr>
              <w:jc w:val="center"/>
              <w:rPr>
                <w:rFonts w:ascii="Arial" w:hAnsi="Arial" w:cs="Arial"/>
                <w:sz w:val="18"/>
                <w:szCs w:val="18"/>
              </w:rPr>
            </w:pPr>
            <w:r w:rsidRPr="003F4D86">
              <w:rPr>
                <w:rFonts w:ascii="Arial" w:hAnsi="Arial" w:cs="Arial"/>
                <w:sz w:val="18"/>
                <w:szCs w:val="18"/>
              </w:rPr>
              <w:t>539,052</w:t>
            </w:r>
          </w:p>
        </w:tc>
        <w:tc>
          <w:tcPr>
            <w:tcW w:w="2052" w:type="dxa"/>
            <w:tcBorders>
              <w:top w:val="dotted" w:sz="4" w:space="0" w:color="auto"/>
              <w:bottom w:val="dotted" w:sz="4" w:space="0" w:color="auto"/>
            </w:tcBorders>
            <w:vAlign w:val="bottom"/>
          </w:tcPr>
          <w:p w14:paraId="25C791BE"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507.6</w:t>
            </w:r>
          </w:p>
        </w:tc>
        <w:tc>
          <w:tcPr>
            <w:tcW w:w="1710" w:type="dxa"/>
            <w:tcBorders>
              <w:top w:val="dotted" w:sz="4" w:space="0" w:color="auto"/>
              <w:bottom w:val="dotted" w:sz="4" w:space="0" w:color="auto"/>
            </w:tcBorders>
            <w:vAlign w:val="bottom"/>
          </w:tcPr>
          <w:p w14:paraId="742EDA78" w14:textId="5F31C335" w:rsidR="00391E99" w:rsidRPr="003F4D86" w:rsidRDefault="00391E99" w:rsidP="00157E78">
            <w:pPr>
              <w:jc w:val="center"/>
              <w:rPr>
                <w:rFonts w:ascii="Arial" w:hAnsi="Arial" w:cs="Arial"/>
                <w:sz w:val="18"/>
                <w:szCs w:val="18"/>
              </w:rPr>
            </w:pPr>
            <w:r w:rsidRPr="003F4D86">
              <w:rPr>
                <w:rFonts w:ascii="Arial" w:hAnsi="Arial" w:cs="Arial"/>
                <w:sz w:val="18"/>
                <w:szCs w:val="18"/>
              </w:rPr>
              <w:t>273,623</w:t>
            </w:r>
          </w:p>
        </w:tc>
      </w:tr>
      <w:tr w:rsidR="00391E99" w14:paraId="5B4CDF1F" w14:textId="77777777" w:rsidTr="00C553A9">
        <w:tc>
          <w:tcPr>
            <w:tcW w:w="2520" w:type="dxa"/>
            <w:tcBorders>
              <w:top w:val="dotted" w:sz="4" w:space="0" w:color="auto"/>
              <w:bottom w:val="dotted" w:sz="4" w:space="0" w:color="auto"/>
            </w:tcBorders>
          </w:tcPr>
          <w:p w14:paraId="05443308"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4</w:t>
            </w:r>
          </w:p>
        </w:tc>
        <w:tc>
          <w:tcPr>
            <w:tcW w:w="1602" w:type="dxa"/>
            <w:tcBorders>
              <w:top w:val="dotted" w:sz="4" w:space="0" w:color="auto"/>
              <w:bottom w:val="dotted" w:sz="4" w:space="0" w:color="auto"/>
            </w:tcBorders>
            <w:vAlign w:val="bottom"/>
          </w:tcPr>
          <w:p w14:paraId="24666D9C" w14:textId="79E20D5E" w:rsidR="00391E99" w:rsidRPr="003F4D86" w:rsidRDefault="00391E99" w:rsidP="00157E78">
            <w:pPr>
              <w:jc w:val="center"/>
              <w:rPr>
                <w:rFonts w:ascii="Arial" w:hAnsi="Arial" w:cs="Arial"/>
                <w:sz w:val="18"/>
                <w:szCs w:val="18"/>
              </w:rPr>
            </w:pPr>
            <w:r w:rsidRPr="003F4D86">
              <w:rPr>
                <w:rFonts w:ascii="Arial" w:hAnsi="Arial" w:cs="Arial"/>
                <w:sz w:val="18"/>
                <w:szCs w:val="18"/>
              </w:rPr>
              <w:t>824,786</w:t>
            </w:r>
          </w:p>
        </w:tc>
        <w:tc>
          <w:tcPr>
            <w:tcW w:w="2052" w:type="dxa"/>
            <w:tcBorders>
              <w:top w:val="dotted" w:sz="4" w:space="0" w:color="auto"/>
              <w:bottom w:val="dotted" w:sz="4" w:space="0" w:color="auto"/>
            </w:tcBorders>
            <w:vAlign w:val="bottom"/>
          </w:tcPr>
          <w:p w14:paraId="0887B9E4"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474.0</w:t>
            </w:r>
          </w:p>
        </w:tc>
        <w:tc>
          <w:tcPr>
            <w:tcW w:w="1710" w:type="dxa"/>
            <w:tcBorders>
              <w:top w:val="dotted" w:sz="4" w:space="0" w:color="auto"/>
              <w:bottom w:val="dotted" w:sz="4" w:space="0" w:color="auto"/>
            </w:tcBorders>
            <w:vAlign w:val="bottom"/>
          </w:tcPr>
          <w:p w14:paraId="59F3067D" w14:textId="131AC3AA" w:rsidR="00391E99" w:rsidRPr="003F4D86" w:rsidRDefault="00391E99" w:rsidP="00157E78">
            <w:pPr>
              <w:jc w:val="center"/>
              <w:rPr>
                <w:rFonts w:ascii="Arial" w:hAnsi="Arial" w:cs="Arial"/>
                <w:sz w:val="18"/>
                <w:szCs w:val="18"/>
              </w:rPr>
            </w:pPr>
            <w:r w:rsidRPr="003F4D86">
              <w:rPr>
                <w:rFonts w:ascii="Arial" w:hAnsi="Arial" w:cs="Arial"/>
                <w:sz w:val="18"/>
                <w:szCs w:val="18"/>
              </w:rPr>
              <w:t>390,949</w:t>
            </w:r>
          </w:p>
        </w:tc>
      </w:tr>
      <w:tr w:rsidR="00391E99" w14:paraId="6CE8F073" w14:textId="77777777" w:rsidTr="00C553A9">
        <w:tc>
          <w:tcPr>
            <w:tcW w:w="2520" w:type="dxa"/>
            <w:tcBorders>
              <w:top w:val="dotted" w:sz="4" w:space="0" w:color="auto"/>
              <w:bottom w:val="dotted" w:sz="4" w:space="0" w:color="auto"/>
            </w:tcBorders>
          </w:tcPr>
          <w:p w14:paraId="2F188FD0"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3</w:t>
            </w:r>
          </w:p>
        </w:tc>
        <w:tc>
          <w:tcPr>
            <w:tcW w:w="1602" w:type="dxa"/>
            <w:tcBorders>
              <w:top w:val="dotted" w:sz="4" w:space="0" w:color="auto"/>
              <w:bottom w:val="dotted" w:sz="4" w:space="0" w:color="auto"/>
            </w:tcBorders>
            <w:vAlign w:val="bottom"/>
          </w:tcPr>
          <w:p w14:paraId="5C51F973" w14:textId="41956984" w:rsidR="00391E99" w:rsidRPr="003F4D86" w:rsidRDefault="00391E99" w:rsidP="00157E78">
            <w:pPr>
              <w:jc w:val="center"/>
              <w:rPr>
                <w:rFonts w:ascii="Arial" w:hAnsi="Arial" w:cs="Arial"/>
                <w:sz w:val="18"/>
                <w:szCs w:val="18"/>
              </w:rPr>
            </w:pPr>
            <w:r w:rsidRPr="003F4D86">
              <w:rPr>
                <w:rFonts w:ascii="Arial" w:hAnsi="Arial" w:cs="Arial"/>
                <w:sz w:val="18"/>
                <w:szCs w:val="18"/>
              </w:rPr>
              <w:t>1,353,683</w:t>
            </w:r>
          </w:p>
        </w:tc>
        <w:tc>
          <w:tcPr>
            <w:tcW w:w="2052" w:type="dxa"/>
            <w:tcBorders>
              <w:top w:val="dotted" w:sz="4" w:space="0" w:color="auto"/>
              <w:bottom w:val="dotted" w:sz="4" w:space="0" w:color="auto"/>
            </w:tcBorders>
            <w:vAlign w:val="bottom"/>
          </w:tcPr>
          <w:p w14:paraId="4FDB9747"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254.4</w:t>
            </w:r>
          </w:p>
        </w:tc>
        <w:tc>
          <w:tcPr>
            <w:tcW w:w="1710" w:type="dxa"/>
            <w:tcBorders>
              <w:top w:val="dotted" w:sz="4" w:space="0" w:color="auto"/>
              <w:bottom w:val="dotted" w:sz="4" w:space="0" w:color="auto"/>
            </w:tcBorders>
            <w:vAlign w:val="bottom"/>
          </w:tcPr>
          <w:p w14:paraId="36476B37" w14:textId="04D10A75" w:rsidR="00391E99" w:rsidRPr="003F4D86" w:rsidRDefault="00391E99" w:rsidP="00157E78">
            <w:pPr>
              <w:jc w:val="center"/>
              <w:rPr>
                <w:rFonts w:ascii="Arial" w:hAnsi="Arial" w:cs="Arial"/>
                <w:sz w:val="18"/>
                <w:szCs w:val="18"/>
              </w:rPr>
            </w:pPr>
            <w:r w:rsidRPr="003F4D86">
              <w:rPr>
                <w:rFonts w:ascii="Arial" w:hAnsi="Arial" w:cs="Arial"/>
                <w:sz w:val="18"/>
                <w:szCs w:val="18"/>
              </w:rPr>
              <w:t>344,377</w:t>
            </w:r>
          </w:p>
        </w:tc>
      </w:tr>
      <w:tr w:rsidR="00391E99" w14:paraId="3CAD724C" w14:textId="77777777" w:rsidTr="00C553A9">
        <w:tc>
          <w:tcPr>
            <w:tcW w:w="2520" w:type="dxa"/>
            <w:tcBorders>
              <w:top w:val="dotted" w:sz="4" w:space="0" w:color="auto"/>
              <w:bottom w:val="dotted" w:sz="4" w:space="0" w:color="auto"/>
            </w:tcBorders>
          </w:tcPr>
          <w:p w14:paraId="09A335F7"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Cluster 2</w:t>
            </w:r>
          </w:p>
        </w:tc>
        <w:tc>
          <w:tcPr>
            <w:tcW w:w="1602" w:type="dxa"/>
            <w:tcBorders>
              <w:top w:val="dotted" w:sz="4" w:space="0" w:color="auto"/>
              <w:bottom w:val="dotted" w:sz="4" w:space="0" w:color="auto"/>
            </w:tcBorders>
            <w:vAlign w:val="bottom"/>
          </w:tcPr>
          <w:p w14:paraId="555A0611"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3,241,477</w:t>
            </w:r>
          </w:p>
        </w:tc>
        <w:tc>
          <w:tcPr>
            <w:tcW w:w="2052" w:type="dxa"/>
            <w:tcBorders>
              <w:top w:val="dotted" w:sz="4" w:space="0" w:color="auto"/>
              <w:bottom w:val="dotted" w:sz="4" w:space="0" w:color="auto"/>
            </w:tcBorders>
            <w:vAlign w:val="bottom"/>
          </w:tcPr>
          <w:p w14:paraId="79A7A2FF"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99.6</w:t>
            </w:r>
          </w:p>
        </w:tc>
        <w:tc>
          <w:tcPr>
            <w:tcW w:w="1710" w:type="dxa"/>
            <w:tcBorders>
              <w:top w:val="dotted" w:sz="4" w:space="0" w:color="auto"/>
              <w:bottom w:val="dotted" w:sz="4" w:space="0" w:color="auto"/>
            </w:tcBorders>
            <w:vAlign w:val="bottom"/>
          </w:tcPr>
          <w:p w14:paraId="2F251543" w14:textId="628AD8BC" w:rsidR="00391E99" w:rsidRPr="003F4D86" w:rsidRDefault="00391E99" w:rsidP="00604187">
            <w:pPr>
              <w:jc w:val="center"/>
              <w:rPr>
                <w:rFonts w:ascii="Arial" w:hAnsi="Arial" w:cs="Arial"/>
                <w:sz w:val="18"/>
                <w:szCs w:val="18"/>
              </w:rPr>
            </w:pPr>
            <w:r w:rsidRPr="003F4D86">
              <w:rPr>
                <w:rFonts w:ascii="Arial" w:hAnsi="Arial" w:cs="Arial"/>
                <w:sz w:val="18"/>
                <w:szCs w:val="18"/>
              </w:rPr>
              <w:t>322,851</w:t>
            </w:r>
          </w:p>
        </w:tc>
      </w:tr>
      <w:tr w:rsidR="00391E99" w14:paraId="545EC693" w14:textId="77777777" w:rsidTr="00C553A9">
        <w:tc>
          <w:tcPr>
            <w:tcW w:w="2520" w:type="dxa"/>
            <w:tcBorders>
              <w:top w:val="dotted" w:sz="4" w:space="0" w:color="auto"/>
            </w:tcBorders>
          </w:tcPr>
          <w:p w14:paraId="3F5D52F4" w14:textId="4367D267" w:rsidR="00391E99" w:rsidRPr="003F4D86" w:rsidRDefault="00391E99" w:rsidP="00157E78">
            <w:pPr>
              <w:jc w:val="center"/>
              <w:rPr>
                <w:rFonts w:ascii="Arial" w:hAnsi="Arial" w:cs="Arial"/>
                <w:sz w:val="18"/>
                <w:szCs w:val="18"/>
              </w:rPr>
            </w:pPr>
            <w:r w:rsidRPr="003F4D86">
              <w:rPr>
                <w:rFonts w:ascii="Arial" w:hAnsi="Arial" w:cs="Arial"/>
                <w:sz w:val="18"/>
                <w:szCs w:val="18"/>
              </w:rPr>
              <w:t>Cluster 1</w:t>
            </w:r>
          </w:p>
        </w:tc>
        <w:tc>
          <w:tcPr>
            <w:tcW w:w="1602" w:type="dxa"/>
            <w:tcBorders>
              <w:top w:val="dotted" w:sz="4" w:space="0" w:color="auto"/>
            </w:tcBorders>
            <w:vAlign w:val="bottom"/>
          </w:tcPr>
          <w:p w14:paraId="7A44391F" w14:textId="27F4337A" w:rsidR="00391E99" w:rsidRPr="003F4D86" w:rsidRDefault="00391E99" w:rsidP="00391E99">
            <w:pPr>
              <w:jc w:val="center"/>
              <w:rPr>
                <w:rFonts w:ascii="Arial" w:hAnsi="Arial" w:cs="Arial"/>
                <w:sz w:val="18"/>
                <w:szCs w:val="18"/>
              </w:rPr>
            </w:pPr>
            <w:r w:rsidRPr="003F4D86">
              <w:rPr>
                <w:rFonts w:ascii="Arial" w:hAnsi="Arial" w:cs="Arial"/>
                <w:sz w:val="18"/>
                <w:szCs w:val="18"/>
              </w:rPr>
              <w:t>296,573</w:t>
            </w:r>
          </w:p>
        </w:tc>
        <w:tc>
          <w:tcPr>
            <w:tcW w:w="2052" w:type="dxa"/>
            <w:tcBorders>
              <w:top w:val="dotted" w:sz="4" w:space="0" w:color="auto"/>
            </w:tcBorders>
            <w:vAlign w:val="bottom"/>
          </w:tcPr>
          <w:p w14:paraId="26505C57" w14:textId="505BA676" w:rsidR="00391E99" w:rsidRPr="003F4D86" w:rsidRDefault="00391E99" w:rsidP="00157E78">
            <w:pPr>
              <w:jc w:val="center"/>
              <w:rPr>
                <w:rFonts w:ascii="Arial" w:hAnsi="Arial" w:cs="Arial"/>
                <w:sz w:val="18"/>
                <w:szCs w:val="18"/>
              </w:rPr>
            </w:pPr>
            <w:r w:rsidRPr="003F4D86">
              <w:rPr>
                <w:rFonts w:ascii="Arial" w:hAnsi="Arial" w:cs="Arial"/>
                <w:sz w:val="18"/>
                <w:szCs w:val="18"/>
              </w:rPr>
              <w:t>-</w:t>
            </w:r>
          </w:p>
        </w:tc>
        <w:tc>
          <w:tcPr>
            <w:tcW w:w="1710" w:type="dxa"/>
            <w:tcBorders>
              <w:top w:val="dotted" w:sz="4" w:space="0" w:color="auto"/>
            </w:tcBorders>
            <w:vAlign w:val="bottom"/>
          </w:tcPr>
          <w:p w14:paraId="73F335AB" w14:textId="0E341D8D" w:rsidR="00391E99" w:rsidRPr="003F4D86" w:rsidRDefault="00391E99" w:rsidP="00157E78">
            <w:pPr>
              <w:jc w:val="center"/>
              <w:rPr>
                <w:rFonts w:ascii="Arial" w:hAnsi="Arial" w:cs="Arial"/>
                <w:sz w:val="18"/>
                <w:szCs w:val="18"/>
              </w:rPr>
            </w:pPr>
            <w:r w:rsidRPr="003F4D86">
              <w:rPr>
                <w:rFonts w:ascii="Arial" w:hAnsi="Arial" w:cs="Arial"/>
                <w:sz w:val="18"/>
                <w:szCs w:val="18"/>
              </w:rPr>
              <w:t>-</w:t>
            </w:r>
          </w:p>
        </w:tc>
      </w:tr>
      <w:tr w:rsidR="00391E99" w:rsidRPr="00B73DF6" w14:paraId="7A9A759D" w14:textId="77777777" w:rsidTr="00C553A9">
        <w:tc>
          <w:tcPr>
            <w:tcW w:w="6174" w:type="dxa"/>
            <w:gridSpan w:val="3"/>
          </w:tcPr>
          <w:p w14:paraId="52F4CD24"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TOTAL</w:t>
            </w:r>
            <w:bookmarkStart w:id="117" w:name="_GoBack"/>
            <w:bookmarkEnd w:id="117"/>
          </w:p>
        </w:tc>
        <w:tc>
          <w:tcPr>
            <w:tcW w:w="1710" w:type="dxa"/>
          </w:tcPr>
          <w:p w14:paraId="146ED2D2" w14:textId="4F02BE6C" w:rsidR="00391E99" w:rsidRPr="003F4D86" w:rsidRDefault="00391E99" w:rsidP="00391E99">
            <w:pPr>
              <w:jc w:val="center"/>
              <w:rPr>
                <w:rFonts w:ascii="Arial" w:hAnsi="Arial" w:cs="Arial"/>
                <w:b/>
                <w:sz w:val="18"/>
                <w:szCs w:val="18"/>
              </w:rPr>
            </w:pPr>
            <w:r w:rsidRPr="003F4D86">
              <w:rPr>
                <w:rFonts w:ascii="Arial" w:hAnsi="Arial" w:cs="Arial"/>
                <w:b/>
                <w:sz w:val="18"/>
                <w:szCs w:val="18"/>
              </w:rPr>
              <w:t>1,452,739</w:t>
            </w:r>
          </w:p>
        </w:tc>
      </w:tr>
    </w:tbl>
    <w:p w14:paraId="129EF223" w14:textId="77777777" w:rsidR="00395944" w:rsidRDefault="00395944" w:rsidP="00395944"/>
    <w:p w14:paraId="76BBE3FB" w14:textId="77777777" w:rsidR="00395944" w:rsidRDefault="00395944" w:rsidP="00395944">
      <w:r>
        <w:t>Sample for cluster 1 has not been surveyed during the field trip. Cluster 1 represent the most urbanized area of Thanh Hoa and Nghe An such as Thanh Hoa city and Vinh city. Total population of cluster 1 of Thanh Hoa and Nghe An is 296,573 persons. It is assumed that this group does not consume fuelwood as a basic energy for the daily cooking.</w:t>
      </w:r>
    </w:p>
    <w:p w14:paraId="21260806" w14:textId="0467AECD" w:rsidR="00395944" w:rsidRDefault="00395944" w:rsidP="00395944">
      <w:r>
        <w:t>From the above table it is estimated that total fuelwood demand fo</w:t>
      </w:r>
      <w:r w:rsidR="00391E99">
        <w:t>r household cooking is 1,</w:t>
      </w:r>
      <w:commentRangeStart w:id="118"/>
      <w:r w:rsidR="00391E99">
        <w:t>453</w:t>
      </w:r>
      <w:commentRangeEnd w:id="118"/>
      <w:r w:rsidR="00361A77">
        <w:rPr>
          <w:rStyle w:val="CommentReference"/>
        </w:rPr>
        <w:commentReference w:id="118"/>
      </w:r>
      <w:r w:rsidR="00391E99">
        <w:t>,739</w:t>
      </w:r>
      <w:r>
        <w:t xml:space="preserve"> ton per year. </w:t>
      </w:r>
    </w:p>
    <w:p w14:paraId="6AD55EA3" w14:textId="1ED6E638" w:rsidR="00BC47C2" w:rsidRDefault="00BC47C2" w:rsidP="00BC47C2">
      <w:pPr>
        <w:pStyle w:val="Heading4"/>
      </w:pPr>
      <w:r>
        <w:t xml:space="preserve">Source of fuelwood </w:t>
      </w:r>
      <w:del w:id="119" w:author="Nguyen Thanh Quang" w:date="2014-10-24T11:05:00Z">
        <w:r w:rsidR="009D09BF" w:rsidDel="00CB47FC">
          <w:delText>consumed by residents</w:delText>
        </w:r>
      </w:del>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107E14CD" w:rsidR="00C553A9" w:rsidRDefault="00C553A9">
      <w:pPr>
        <w:spacing w:before="0" w:after="200" w:line="276" w:lineRule="auto"/>
        <w:jc w:val="left"/>
      </w:pPr>
      <w:r>
        <w:br w:type="page"/>
      </w:r>
    </w:p>
    <w:p w14:paraId="4FF0BE7C" w14:textId="58744AAF" w:rsidR="00F45C4D" w:rsidRPr="00C553A9" w:rsidRDefault="00C553A9" w:rsidP="00C553A9">
      <w:pPr>
        <w:spacing w:after="120"/>
        <w:jc w:val="center"/>
        <w:rPr>
          <w:i/>
        </w:rPr>
      </w:pPr>
      <w:r w:rsidRPr="00C553A9">
        <w:rPr>
          <w:i/>
        </w:rPr>
        <w:lastRenderedPageBreak/>
        <w:t>Table 11. Source of fuelwood</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170"/>
        <w:gridCol w:w="1260"/>
        <w:gridCol w:w="1080"/>
        <w:gridCol w:w="1080"/>
      </w:tblGrid>
      <w:tr w:rsidR="00F45C4D" w:rsidRPr="005A01E7" w14:paraId="25DB2145" w14:textId="55048F54" w:rsidTr="00CC6DB7">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C553A9">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170" w:type="dxa"/>
            <w:tcBorders>
              <w:top w:val="single" w:sz="4" w:space="0" w:color="auto"/>
              <w:bottom w:val="single" w:sz="4" w:space="0" w:color="auto"/>
            </w:tcBorders>
            <w:shd w:val="clear" w:color="000000" w:fill="auto"/>
          </w:tcPr>
          <w:p w14:paraId="3894B50D" w14:textId="47907731"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260" w:type="dxa"/>
            <w:tcBorders>
              <w:top w:val="single" w:sz="4" w:space="0" w:color="auto"/>
              <w:bottom w:val="single" w:sz="4" w:space="0" w:color="auto"/>
            </w:tcBorders>
            <w:shd w:val="clear" w:color="000000" w:fill="auto"/>
          </w:tcPr>
          <w:p w14:paraId="3BF27609" w14:textId="369A6D52"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CC6DB7">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654B2BD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single" w:sz="4" w:space="0" w:color="auto"/>
              <w:bottom w:val="dotted" w:sz="4" w:space="0" w:color="auto"/>
            </w:tcBorders>
            <w:shd w:val="clear" w:color="auto" w:fill="auto"/>
          </w:tcPr>
          <w:p w14:paraId="0FDD3BC3" w14:textId="04B7593F"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260" w:type="dxa"/>
            <w:tcBorders>
              <w:top w:val="single" w:sz="4" w:space="0" w:color="auto"/>
              <w:bottom w:val="dotted" w:sz="4" w:space="0" w:color="auto"/>
            </w:tcBorders>
          </w:tcPr>
          <w:p w14:paraId="354A4FDA" w14:textId="08E7894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CC6DB7">
        <w:trPr>
          <w:trHeight w:val="300"/>
        </w:trPr>
        <w:tc>
          <w:tcPr>
            <w:tcW w:w="555" w:type="dxa"/>
            <w:shd w:val="clear" w:color="auto" w:fill="auto"/>
            <w:noWrap/>
            <w:hideMark/>
          </w:tcPr>
          <w:p w14:paraId="0F1F5D2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C553A9">
            <w:pPr>
              <w:spacing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tcBorders>
              <w:top w:val="dotted" w:sz="4" w:space="0" w:color="auto"/>
              <w:bottom w:val="dotted" w:sz="4" w:space="0" w:color="auto"/>
            </w:tcBorders>
            <w:shd w:val="clear" w:color="auto" w:fill="auto"/>
            <w:noWrap/>
            <w:hideMark/>
          </w:tcPr>
          <w:p w14:paraId="705950D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2D7E334D" w14:textId="785CAD66"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260" w:type="dxa"/>
            <w:tcBorders>
              <w:top w:val="dotted" w:sz="4" w:space="0" w:color="auto"/>
              <w:bottom w:val="dotted" w:sz="4" w:space="0" w:color="auto"/>
            </w:tcBorders>
          </w:tcPr>
          <w:p w14:paraId="5D82CE7D" w14:textId="167528DB"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CC6DB7">
        <w:trPr>
          <w:trHeight w:val="300"/>
        </w:trPr>
        <w:tc>
          <w:tcPr>
            <w:tcW w:w="555" w:type="dxa"/>
            <w:shd w:val="clear" w:color="auto" w:fill="auto"/>
            <w:noWrap/>
            <w:hideMark/>
          </w:tcPr>
          <w:p w14:paraId="5BEFE51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559F22E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550AE490" w14:textId="2E2272A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260" w:type="dxa"/>
            <w:tcBorders>
              <w:top w:val="dotted" w:sz="4" w:space="0" w:color="auto"/>
              <w:bottom w:val="dotted" w:sz="4" w:space="0" w:color="auto"/>
            </w:tcBorders>
          </w:tcPr>
          <w:p w14:paraId="1DEF50B1" w14:textId="7A942D4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CC6DB7">
        <w:trPr>
          <w:trHeight w:val="300"/>
        </w:trPr>
        <w:tc>
          <w:tcPr>
            <w:tcW w:w="555" w:type="dxa"/>
            <w:shd w:val="clear" w:color="auto" w:fill="auto"/>
            <w:noWrap/>
            <w:hideMark/>
          </w:tcPr>
          <w:p w14:paraId="3181C5B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129F35C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dotted" w:sz="4" w:space="0" w:color="auto"/>
            </w:tcBorders>
            <w:shd w:val="clear" w:color="auto" w:fill="auto"/>
          </w:tcPr>
          <w:p w14:paraId="00DDC3D2" w14:textId="52996C14"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260" w:type="dxa"/>
            <w:tcBorders>
              <w:top w:val="dotted" w:sz="4" w:space="0" w:color="auto"/>
              <w:bottom w:val="dotted" w:sz="4" w:space="0" w:color="auto"/>
            </w:tcBorders>
          </w:tcPr>
          <w:p w14:paraId="56AE0430" w14:textId="62D414F4"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CC6DB7">
        <w:trPr>
          <w:trHeight w:val="300"/>
        </w:trPr>
        <w:tc>
          <w:tcPr>
            <w:tcW w:w="555" w:type="dxa"/>
            <w:shd w:val="clear" w:color="auto" w:fill="auto"/>
            <w:noWrap/>
            <w:hideMark/>
          </w:tcPr>
          <w:p w14:paraId="31AA2992"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5045DD4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2346E1C2" w14:textId="17771CCD"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260" w:type="dxa"/>
            <w:tcBorders>
              <w:top w:val="dotted" w:sz="4" w:space="0" w:color="auto"/>
              <w:bottom w:val="dotted" w:sz="4" w:space="0" w:color="auto"/>
            </w:tcBorders>
          </w:tcPr>
          <w:p w14:paraId="714F97B4" w14:textId="4F9897F3"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CC6DB7">
        <w:trPr>
          <w:trHeight w:val="300"/>
        </w:trPr>
        <w:tc>
          <w:tcPr>
            <w:tcW w:w="555" w:type="dxa"/>
            <w:shd w:val="clear" w:color="auto" w:fill="auto"/>
            <w:noWrap/>
            <w:hideMark/>
          </w:tcPr>
          <w:p w14:paraId="1BBB126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3D3B961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31FA45E7" w14:textId="3C270B5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260" w:type="dxa"/>
            <w:tcBorders>
              <w:top w:val="dotted" w:sz="4" w:space="0" w:color="auto"/>
              <w:bottom w:val="dotted" w:sz="4" w:space="0" w:color="auto"/>
            </w:tcBorders>
          </w:tcPr>
          <w:p w14:paraId="69587C51" w14:textId="40EB2116"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CC6DB7">
        <w:trPr>
          <w:trHeight w:val="300"/>
        </w:trPr>
        <w:tc>
          <w:tcPr>
            <w:tcW w:w="555" w:type="dxa"/>
            <w:shd w:val="clear" w:color="auto" w:fill="auto"/>
            <w:noWrap/>
            <w:hideMark/>
          </w:tcPr>
          <w:p w14:paraId="3C2975BC"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0BC1505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tcBorders>
              <w:top w:val="dotted" w:sz="4" w:space="0" w:color="auto"/>
              <w:bottom w:val="dotted" w:sz="4" w:space="0" w:color="auto"/>
            </w:tcBorders>
            <w:shd w:val="clear" w:color="auto" w:fill="auto"/>
          </w:tcPr>
          <w:p w14:paraId="1233BA5A" w14:textId="5CD8A157"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260" w:type="dxa"/>
            <w:tcBorders>
              <w:top w:val="dotted" w:sz="4" w:space="0" w:color="auto"/>
              <w:bottom w:val="dotted" w:sz="4" w:space="0" w:color="auto"/>
            </w:tcBorders>
          </w:tcPr>
          <w:p w14:paraId="6580D0A1" w14:textId="7DB25C3F"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CC6DB7">
        <w:trPr>
          <w:trHeight w:val="300"/>
        </w:trPr>
        <w:tc>
          <w:tcPr>
            <w:tcW w:w="555" w:type="dxa"/>
            <w:shd w:val="clear" w:color="auto" w:fill="auto"/>
            <w:noWrap/>
            <w:hideMark/>
          </w:tcPr>
          <w:p w14:paraId="002FDD9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27B1448C"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tcBorders>
              <w:top w:val="dotted" w:sz="4" w:space="0" w:color="auto"/>
              <w:bottom w:val="dotted" w:sz="4" w:space="0" w:color="auto"/>
            </w:tcBorders>
            <w:shd w:val="clear" w:color="auto" w:fill="auto"/>
          </w:tcPr>
          <w:p w14:paraId="569F8374" w14:textId="01BA7EC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260" w:type="dxa"/>
            <w:tcBorders>
              <w:top w:val="dotted" w:sz="4" w:space="0" w:color="auto"/>
              <w:bottom w:val="dotted" w:sz="4" w:space="0" w:color="auto"/>
            </w:tcBorders>
          </w:tcPr>
          <w:p w14:paraId="4082D5C1" w14:textId="6A9E653E"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CC6DB7">
        <w:trPr>
          <w:trHeight w:val="300"/>
        </w:trPr>
        <w:tc>
          <w:tcPr>
            <w:tcW w:w="555" w:type="dxa"/>
            <w:shd w:val="clear" w:color="auto" w:fill="auto"/>
            <w:noWrap/>
            <w:hideMark/>
          </w:tcPr>
          <w:p w14:paraId="70780A0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0D8AEF2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tcBorders>
              <w:top w:val="dotted" w:sz="4" w:space="0" w:color="auto"/>
              <w:bottom w:val="dotted" w:sz="4" w:space="0" w:color="auto"/>
            </w:tcBorders>
            <w:shd w:val="clear" w:color="auto" w:fill="auto"/>
          </w:tcPr>
          <w:p w14:paraId="260572CD" w14:textId="2AA29BB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260" w:type="dxa"/>
            <w:tcBorders>
              <w:top w:val="dotted" w:sz="4" w:space="0" w:color="auto"/>
              <w:bottom w:val="dotted" w:sz="4" w:space="0" w:color="auto"/>
            </w:tcBorders>
          </w:tcPr>
          <w:p w14:paraId="3A11EED3" w14:textId="3B3B736C"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CC6DB7">
        <w:trPr>
          <w:trHeight w:val="300"/>
        </w:trPr>
        <w:tc>
          <w:tcPr>
            <w:tcW w:w="555" w:type="dxa"/>
            <w:shd w:val="clear" w:color="auto" w:fill="auto"/>
            <w:noWrap/>
            <w:hideMark/>
          </w:tcPr>
          <w:p w14:paraId="69ED44A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5B40F9C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66BC5F20" w14:textId="654215B2"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260" w:type="dxa"/>
            <w:tcBorders>
              <w:top w:val="dotted" w:sz="4" w:space="0" w:color="auto"/>
              <w:bottom w:val="dotted" w:sz="4" w:space="0" w:color="auto"/>
            </w:tcBorders>
          </w:tcPr>
          <w:p w14:paraId="639A422A" w14:textId="33474613"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CC6DB7">
        <w:trPr>
          <w:trHeight w:val="300"/>
        </w:trPr>
        <w:tc>
          <w:tcPr>
            <w:tcW w:w="555" w:type="dxa"/>
            <w:shd w:val="clear" w:color="auto" w:fill="auto"/>
            <w:noWrap/>
            <w:hideMark/>
          </w:tcPr>
          <w:p w14:paraId="1121737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7492E8C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42F99AEC" w14:textId="4A609BD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260" w:type="dxa"/>
            <w:tcBorders>
              <w:top w:val="dotted" w:sz="4" w:space="0" w:color="auto"/>
              <w:bottom w:val="dotted" w:sz="4" w:space="0" w:color="auto"/>
            </w:tcBorders>
          </w:tcPr>
          <w:p w14:paraId="7CB92E37" w14:textId="7747B49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CC6DB7">
        <w:trPr>
          <w:trHeight w:val="300"/>
        </w:trPr>
        <w:tc>
          <w:tcPr>
            <w:tcW w:w="555" w:type="dxa"/>
            <w:shd w:val="clear" w:color="auto" w:fill="auto"/>
            <w:noWrap/>
            <w:hideMark/>
          </w:tcPr>
          <w:p w14:paraId="62EA500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520D8D9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3B40D4C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412F7936" w14:textId="0E78925C"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260" w:type="dxa"/>
            <w:tcBorders>
              <w:top w:val="dotted" w:sz="4" w:space="0" w:color="auto"/>
              <w:bottom w:val="dotted" w:sz="4" w:space="0" w:color="auto"/>
            </w:tcBorders>
          </w:tcPr>
          <w:p w14:paraId="5549D8D1" w14:textId="4293860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CC6DB7">
        <w:trPr>
          <w:trHeight w:val="300"/>
        </w:trPr>
        <w:tc>
          <w:tcPr>
            <w:tcW w:w="555" w:type="dxa"/>
            <w:shd w:val="clear" w:color="auto" w:fill="auto"/>
            <w:noWrap/>
            <w:hideMark/>
          </w:tcPr>
          <w:p w14:paraId="52D81EF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4179401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dotted" w:sz="4" w:space="0" w:color="auto"/>
            </w:tcBorders>
            <w:shd w:val="clear" w:color="auto" w:fill="auto"/>
          </w:tcPr>
          <w:p w14:paraId="639BECAC" w14:textId="3470CBA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260" w:type="dxa"/>
            <w:tcBorders>
              <w:top w:val="dotted" w:sz="4" w:space="0" w:color="auto"/>
              <w:bottom w:val="dotted" w:sz="4" w:space="0" w:color="auto"/>
            </w:tcBorders>
          </w:tcPr>
          <w:p w14:paraId="6FD36AA2" w14:textId="6641E20B"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CC6DB7">
        <w:trPr>
          <w:trHeight w:val="300"/>
        </w:trPr>
        <w:tc>
          <w:tcPr>
            <w:tcW w:w="555" w:type="dxa"/>
            <w:shd w:val="clear" w:color="auto" w:fill="auto"/>
            <w:noWrap/>
            <w:hideMark/>
          </w:tcPr>
          <w:p w14:paraId="17CA97D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7D5CA48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single" w:sz="4" w:space="0" w:color="auto"/>
            </w:tcBorders>
            <w:shd w:val="clear" w:color="auto" w:fill="auto"/>
          </w:tcPr>
          <w:p w14:paraId="661FF008" w14:textId="1AEF1D3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260" w:type="dxa"/>
            <w:tcBorders>
              <w:top w:val="dotted" w:sz="4" w:space="0" w:color="auto"/>
              <w:bottom w:val="single" w:sz="4" w:space="0" w:color="auto"/>
            </w:tcBorders>
          </w:tcPr>
          <w:p w14:paraId="724856D1" w14:textId="623FE57F"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lastRenderedPageBreak/>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212DE5A4" w:rsidR="006B274D" w:rsidRDefault="006B274D" w:rsidP="006B274D">
      <w:pPr>
        <w:pStyle w:val="Caption"/>
      </w:pPr>
      <w:r>
        <w:t xml:space="preserve">Figure </w:t>
      </w:r>
      <w:r w:rsidR="00C553A9">
        <w:t>3</w:t>
      </w:r>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0BFE55F1" w:rsidR="00352ABF" w:rsidRDefault="00352ABF" w:rsidP="00352ABF">
      <w:r>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w:t>
      </w:r>
      <w:del w:id="120" w:author="Nguyen Thanh Quang" w:date="2014-10-23T17:21:00Z">
        <w:r w:rsidDel="00093872">
          <w:delText>th</w:delText>
        </w:r>
      </w:del>
      <w:r>
        <w:t xml:space="preserve">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lastRenderedPageBreak/>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78CF987F" w:rsidR="00352ABF" w:rsidRPr="00572B6D" w:rsidRDefault="00352ABF" w:rsidP="00352ABF">
      <w:pPr>
        <w:spacing w:before="0" w:after="200" w:line="276" w:lineRule="auto"/>
        <w:jc w:val="center"/>
        <w:rPr>
          <w:i/>
        </w:rPr>
      </w:pPr>
      <w:r w:rsidRPr="00572B6D">
        <w:rPr>
          <w:i/>
        </w:rPr>
        <w:t>Figure</w:t>
      </w:r>
      <w:r w:rsidR="00C553A9">
        <w:rPr>
          <w:i/>
        </w:rPr>
        <w:t xml:space="preserve"> 4</w:t>
      </w:r>
      <w:r w:rsidRPr="00572B6D">
        <w:rPr>
          <w:i/>
        </w:rPr>
        <w:t xml:space="preserv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39E74099" w:rsidR="006B274D" w:rsidRPr="00C553A9" w:rsidRDefault="00C553A9" w:rsidP="00C553A9">
      <w:pPr>
        <w:spacing w:after="120"/>
        <w:jc w:val="center"/>
        <w:rPr>
          <w:i/>
        </w:rPr>
      </w:pPr>
      <w:r w:rsidRPr="00C553A9">
        <w:rPr>
          <w:i/>
        </w:rPr>
        <w:t>Table 12.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3F4D86">
        <w:tc>
          <w:tcPr>
            <w:tcW w:w="1953" w:type="dxa"/>
            <w:tcBorders>
              <w:bottom w:val="single" w:sz="4" w:space="0" w:color="auto"/>
            </w:tcBorders>
          </w:tcPr>
          <w:p w14:paraId="7FF3DB65"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w:t>
            </w:r>
          </w:p>
        </w:tc>
        <w:tc>
          <w:tcPr>
            <w:tcW w:w="1827" w:type="dxa"/>
            <w:tcBorders>
              <w:bottom w:val="single" w:sz="4" w:space="0" w:color="auto"/>
            </w:tcBorders>
          </w:tcPr>
          <w:p w14:paraId="0531F499" w14:textId="37B9C1BB"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natural forest</w:t>
            </w:r>
          </w:p>
        </w:tc>
        <w:tc>
          <w:tcPr>
            <w:tcW w:w="1890" w:type="dxa"/>
            <w:tcBorders>
              <w:bottom w:val="single" w:sz="4" w:space="0" w:color="auto"/>
            </w:tcBorders>
          </w:tcPr>
          <w:p w14:paraId="6881467B" w14:textId="6C49E578"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plantation forest</w:t>
            </w:r>
          </w:p>
        </w:tc>
        <w:tc>
          <w:tcPr>
            <w:tcW w:w="1890" w:type="dxa"/>
            <w:tcBorders>
              <w:bottom w:val="single" w:sz="4" w:space="0" w:color="auto"/>
            </w:tcBorders>
          </w:tcPr>
          <w:p w14:paraId="4526CBEF" w14:textId="69F511D2"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home garden</w:t>
            </w:r>
          </w:p>
        </w:tc>
        <w:tc>
          <w:tcPr>
            <w:tcW w:w="1890" w:type="dxa"/>
            <w:tcBorders>
              <w:bottom w:val="single" w:sz="4" w:space="0" w:color="auto"/>
            </w:tcBorders>
          </w:tcPr>
          <w:p w14:paraId="1FAD98F1" w14:textId="79B98E69"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other source</w:t>
            </w:r>
          </w:p>
        </w:tc>
      </w:tr>
      <w:tr w:rsidR="006B274D" w14:paraId="2A88DF1E" w14:textId="61D11131" w:rsidTr="003F4D86">
        <w:tc>
          <w:tcPr>
            <w:tcW w:w="1953" w:type="dxa"/>
            <w:tcBorders>
              <w:bottom w:val="dotted" w:sz="4" w:space="0" w:color="auto"/>
            </w:tcBorders>
            <w:shd w:val="clear" w:color="auto" w:fill="auto"/>
          </w:tcPr>
          <w:p w14:paraId="53BAB493"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6</w:t>
            </w:r>
          </w:p>
        </w:tc>
        <w:tc>
          <w:tcPr>
            <w:tcW w:w="1827" w:type="dxa"/>
            <w:tcBorders>
              <w:bottom w:val="dotted" w:sz="4" w:space="0" w:color="auto"/>
            </w:tcBorders>
            <w:shd w:val="clear" w:color="auto" w:fill="auto"/>
          </w:tcPr>
          <w:p w14:paraId="3CAE40BF" w14:textId="3984B9B5" w:rsidR="006B274D" w:rsidRPr="003F4D86" w:rsidRDefault="006B274D" w:rsidP="006B274D">
            <w:pPr>
              <w:jc w:val="center"/>
              <w:rPr>
                <w:rFonts w:ascii="Arial" w:hAnsi="Arial" w:cs="Arial"/>
                <w:bCs/>
                <w:sz w:val="18"/>
                <w:szCs w:val="18"/>
              </w:rPr>
            </w:pPr>
            <w:r w:rsidRPr="003F4D86">
              <w:rPr>
                <w:rFonts w:ascii="Arial" w:hAnsi="Arial" w:cs="Arial"/>
                <w:bCs/>
                <w:sz w:val="18"/>
                <w:szCs w:val="18"/>
              </w:rPr>
              <w:t>83</w:t>
            </w:r>
          </w:p>
        </w:tc>
        <w:tc>
          <w:tcPr>
            <w:tcW w:w="1890" w:type="dxa"/>
            <w:tcBorders>
              <w:bottom w:val="dotted" w:sz="4" w:space="0" w:color="auto"/>
            </w:tcBorders>
            <w:shd w:val="clear" w:color="auto" w:fill="auto"/>
          </w:tcPr>
          <w:p w14:paraId="03F6B4F5" w14:textId="33D526CD" w:rsidR="006B274D" w:rsidRPr="003F4D86" w:rsidRDefault="006B274D" w:rsidP="006B274D">
            <w:pPr>
              <w:jc w:val="center"/>
              <w:rPr>
                <w:rFonts w:ascii="Arial" w:hAnsi="Arial" w:cs="Arial"/>
                <w:bCs/>
                <w:sz w:val="18"/>
                <w:szCs w:val="18"/>
              </w:rPr>
            </w:pPr>
            <w:r w:rsidRPr="003F4D86">
              <w:rPr>
                <w:rFonts w:ascii="Arial" w:hAnsi="Arial" w:cs="Arial"/>
                <w:bCs/>
                <w:sz w:val="18"/>
                <w:szCs w:val="18"/>
              </w:rPr>
              <w:t>10</w:t>
            </w:r>
          </w:p>
        </w:tc>
        <w:tc>
          <w:tcPr>
            <w:tcW w:w="1890" w:type="dxa"/>
            <w:tcBorders>
              <w:bottom w:val="dotted" w:sz="4" w:space="0" w:color="auto"/>
            </w:tcBorders>
            <w:shd w:val="clear" w:color="auto" w:fill="auto"/>
          </w:tcPr>
          <w:p w14:paraId="16B28F79" w14:textId="133E5C58"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bottom w:val="dotted" w:sz="4" w:space="0" w:color="auto"/>
            </w:tcBorders>
            <w:shd w:val="clear" w:color="auto" w:fill="auto"/>
          </w:tcPr>
          <w:p w14:paraId="2C8D751F" w14:textId="5A695596"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r>
      <w:tr w:rsidR="006B274D" w14:paraId="39732209" w14:textId="49D2E474" w:rsidTr="003F4D86">
        <w:tc>
          <w:tcPr>
            <w:tcW w:w="1953" w:type="dxa"/>
            <w:tcBorders>
              <w:top w:val="dotted" w:sz="4" w:space="0" w:color="auto"/>
              <w:bottom w:val="dotted" w:sz="4" w:space="0" w:color="auto"/>
            </w:tcBorders>
            <w:shd w:val="clear" w:color="auto" w:fill="auto"/>
          </w:tcPr>
          <w:p w14:paraId="5FE439A5"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5</w:t>
            </w:r>
          </w:p>
        </w:tc>
        <w:tc>
          <w:tcPr>
            <w:tcW w:w="1827" w:type="dxa"/>
            <w:tcBorders>
              <w:top w:val="dotted" w:sz="4" w:space="0" w:color="auto"/>
              <w:bottom w:val="dotted" w:sz="4" w:space="0" w:color="auto"/>
            </w:tcBorders>
            <w:shd w:val="clear" w:color="auto" w:fill="auto"/>
          </w:tcPr>
          <w:p w14:paraId="51844E2D" w14:textId="64C7026A" w:rsidR="006B274D" w:rsidRPr="003F4D86" w:rsidRDefault="006B274D" w:rsidP="006B274D">
            <w:pPr>
              <w:jc w:val="center"/>
              <w:rPr>
                <w:rFonts w:ascii="Arial" w:hAnsi="Arial" w:cs="Arial"/>
                <w:bCs/>
                <w:sz w:val="18"/>
                <w:szCs w:val="18"/>
              </w:rPr>
            </w:pPr>
            <w:r w:rsidRPr="003F4D86">
              <w:rPr>
                <w:rFonts w:ascii="Arial" w:hAnsi="Arial" w:cs="Arial"/>
                <w:bCs/>
                <w:sz w:val="18"/>
                <w:szCs w:val="18"/>
              </w:rPr>
              <w:t>84</w:t>
            </w:r>
          </w:p>
        </w:tc>
        <w:tc>
          <w:tcPr>
            <w:tcW w:w="1890" w:type="dxa"/>
            <w:tcBorders>
              <w:top w:val="dotted" w:sz="4" w:space="0" w:color="auto"/>
              <w:bottom w:val="dotted" w:sz="4" w:space="0" w:color="auto"/>
            </w:tcBorders>
            <w:shd w:val="clear" w:color="auto" w:fill="auto"/>
          </w:tcPr>
          <w:p w14:paraId="5BB7E904" w14:textId="41B48974" w:rsidR="006B274D" w:rsidRPr="003F4D86" w:rsidRDefault="006B274D" w:rsidP="006B274D">
            <w:pPr>
              <w:jc w:val="center"/>
              <w:rPr>
                <w:rFonts w:ascii="Arial" w:hAnsi="Arial" w:cs="Arial"/>
                <w:bCs/>
                <w:sz w:val="18"/>
                <w:szCs w:val="18"/>
              </w:rPr>
            </w:pPr>
            <w:r w:rsidRPr="003F4D86">
              <w:rPr>
                <w:rFonts w:ascii="Arial" w:hAnsi="Arial" w:cs="Arial"/>
                <w:bCs/>
                <w:sz w:val="18"/>
                <w:szCs w:val="18"/>
              </w:rPr>
              <w:t>9</w:t>
            </w:r>
          </w:p>
        </w:tc>
        <w:tc>
          <w:tcPr>
            <w:tcW w:w="1890" w:type="dxa"/>
            <w:tcBorders>
              <w:top w:val="dotted" w:sz="4" w:space="0" w:color="auto"/>
              <w:bottom w:val="dotted" w:sz="4" w:space="0" w:color="auto"/>
            </w:tcBorders>
            <w:shd w:val="clear" w:color="auto" w:fill="auto"/>
          </w:tcPr>
          <w:p w14:paraId="5E66AAFF" w14:textId="460A0507" w:rsidR="006B274D" w:rsidRPr="003F4D86" w:rsidRDefault="006B274D" w:rsidP="006B274D">
            <w:pPr>
              <w:jc w:val="center"/>
              <w:rPr>
                <w:rFonts w:ascii="Arial" w:hAnsi="Arial" w:cs="Arial"/>
                <w:bCs/>
                <w:sz w:val="18"/>
                <w:szCs w:val="18"/>
              </w:rPr>
            </w:pPr>
            <w:r w:rsidRPr="003F4D86">
              <w:rPr>
                <w:rFonts w:ascii="Arial" w:hAnsi="Arial" w:cs="Arial"/>
                <w:bCs/>
                <w:sz w:val="18"/>
                <w:szCs w:val="18"/>
              </w:rPr>
              <w:t>4</w:t>
            </w:r>
          </w:p>
        </w:tc>
        <w:tc>
          <w:tcPr>
            <w:tcW w:w="1890" w:type="dxa"/>
            <w:tcBorders>
              <w:top w:val="dotted" w:sz="4" w:space="0" w:color="auto"/>
              <w:bottom w:val="dotted" w:sz="4" w:space="0" w:color="auto"/>
            </w:tcBorders>
            <w:shd w:val="clear" w:color="auto" w:fill="auto"/>
          </w:tcPr>
          <w:p w14:paraId="3A9306D7" w14:textId="096FA7E0" w:rsidR="006B274D" w:rsidRPr="003F4D86" w:rsidRDefault="006B274D" w:rsidP="006B274D">
            <w:pPr>
              <w:jc w:val="center"/>
              <w:rPr>
                <w:rFonts w:ascii="Arial" w:hAnsi="Arial" w:cs="Arial"/>
                <w:bCs/>
                <w:sz w:val="18"/>
                <w:szCs w:val="18"/>
              </w:rPr>
            </w:pPr>
            <w:r w:rsidRPr="003F4D86">
              <w:rPr>
                <w:rFonts w:ascii="Arial" w:hAnsi="Arial" w:cs="Arial"/>
                <w:bCs/>
                <w:sz w:val="18"/>
                <w:szCs w:val="18"/>
              </w:rPr>
              <w:t>2</w:t>
            </w:r>
          </w:p>
        </w:tc>
      </w:tr>
      <w:tr w:rsidR="006B274D" w14:paraId="6A9EAEE6" w14:textId="357A31A2" w:rsidTr="003F4D86">
        <w:tc>
          <w:tcPr>
            <w:tcW w:w="1953" w:type="dxa"/>
            <w:tcBorders>
              <w:top w:val="dotted" w:sz="4" w:space="0" w:color="auto"/>
              <w:bottom w:val="dotted" w:sz="4" w:space="0" w:color="auto"/>
            </w:tcBorders>
            <w:shd w:val="clear" w:color="auto" w:fill="auto"/>
          </w:tcPr>
          <w:p w14:paraId="10ED761C"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4</w:t>
            </w:r>
          </w:p>
        </w:tc>
        <w:tc>
          <w:tcPr>
            <w:tcW w:w="1827" w:type="dxa"/>
            <w:tcBorders>
              <w:top w:val="dotted" w:sz="4" w:space="0" w:color="auto"/>
              <w:bottom w:val="dotted" w:sz="4" w:space="0" w:color="auto"/>
            </w:tcBorders>
            <w:shd w:val="clear" w:color="auto" w:fill="auto"/>
          </w:tcPr>
          <w:p w14:paraId="00D8C48D" w14:textId="4A1D4374" w:rsidR="006B274D" w:rsidRPr="003F4D86" w:rsidRDefault="006B274D" w:rsidP="006B274D">
            <w:pPr>
              <w:jc w:val="center"/>
              <w:rPr>
                <w:rFonts w:ascii="Arial" w:hAnsi="Arial" w:cs="Arial"/>
                <w:bCs/>
                <w:sz w:val="18"/>
                <w:szCs w:val="18"/>
              </w:rPr>
            </w:pPr>
            <w:r w:rsidRPr="003F4D86">
              <w:rPr>
                <w:rFonts w:ascii="Arial" w:hAnsi="Arial" w:cs="Arial"/>
                <w:bCs/>
                <w:sz w:val="18"/>
                <w:szCs w:val="18"/>
              </w:rPr>
              <w:t>60</w:t>
            </w:r>
          </w:p>
        </w:tc>
        <w:tc>
          <w:tcPr>
            <w:tcW w:w="1890" w:type="dxa"/>
            <w:tcBorders>
              <w:top w:val="dotted" w:sz="4" w:space="0" w:color="auto"/>
              <w:bottom w:val="dotted" w:sz="4" w:space="0" w:color="auto"/>
            </w:tcBorders>
            <w:shd w:val="clear" w:color="auto" w:fill="auto"/>
          </w:tcPr>
          <w:p w14:paraId="16F9076D" w14:textId="5FB1868A" w:rsidR="006B274D" w:rsidRPr="003F4D86" w:rsidRDefault="006B274D" w:rsidP="006B274D">
            <w:pPr>
              <w:jc w:val="center"/>
              <w:rPr>
                <w:rFonts w:ascii="Arial" w:hAnsi="Arial" w:cs="Arial"/>
                <w:bCs/>
                <w:sz w:val="18"/>
                <w:szCs w:val="18"/>
              </w:rPr>
            </w:pPr>
            <w:r w:rsidRPr="003F4D86">
              <w:rPr>
                <w:rFonts w:ascii="Arial" w:hAnsi="Arial" w:cs="Arial"/>
                <w:bCs/>
                <w:sz w:val="18"/>
                <w:szCs w:val="18"/>
              </w:rPr>
              <w:t>30</w:t>
            </w:r>
          </w:p>
        </w:tc>
        <w:tc>
          <w:tcPr>
            <w:tcW w:w="1890" w:type="dxa"/>
            <w:tcBorders>
              <w:top w:val="dotted" w:sz="4" w:space="0" w:color="auto"/>
              <w:bottom w:val="dotted" w:sz="4" w:space="0" w:color="auto"/>
            </w:tcBorders>
            <w:shd w:val="clear" w:color="auto" w:fill="auto"/>
          </w:tcPr>
          <w:p w14:paraId="53BE863F" w14:textId="38834E53" w:rsidR="006B274D" w:rsidRPr="003F4D86" w:rsidRDefault="006B274D" w:rsidP="006B274D">
            <w:pPr>
              <w:jc w:val="center"/>
              <w:rPr>
                <w:rFonts w:ascii="Arial" w:hAnsi="Arial" w:cs="Arial"/>
                <w:bCs/>
                <w:sz w:val="18"/>
                <w:szCs w:val="18"/>
              </w:rPr>
            </w:pPr>
            <w:r w:rsidRPr="003F4D86">
              <w:rPr>
                <w:rFonts w:ascii="Arial" w:hAnsi="Arial" w:cs="Arial"/>
                <w:bCs/>
                <w:sz w:val="18"/>
                <w:szCs w:val="18"/>
              </w:rPr>
              <w:t>11</w:t>
            </w:r>
          </w:p>
        </w:tc>
        <w:tc>
          <w:tcPr>
            <w:tcW w:w="1890" w:type="dxa"/>
            <w:tcBorders>
              <w:top w:val="dotted" w:sz="4" w:space="0" w:color="auto"/>
              <w:bottom w:val="dotted" w:sz="4" w:space="0" w:color="auto"/>
            </w:tcBorders>
            <w:shd w:val="clear" w:color="auto" w:fill="auto"/>
          </w:tcPr>
          <w:p w14:paraId="2BCEF14A" w14:textId="2060991A"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r>
      <w:tr w:rsidR="006B274D" w14:paraId="154AE77E" w14:textId="3D0B6AC4" w:rsidTr="003F4D86">
        <w:tc>
          <w:tcPr>
            <w:tcW w:w="1953" w:type="dxa"/>
            <w:tcBorders>
              <w:top w:val="dotted" w:sz="4" w:space="0" w:color="auto"/>
              <w:bottom w:val="dotted" w:sz="4" w:space="0" w:color="auto"/>
            </w:tcBorders>
            <w:shd w:val="clear" w:color="auto" w:fill="auto"/>
          </w:tcPr>
          <w:p w14:paraId="64A88BC6"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3</w:t>
            </w:r>
          </w:p>
        </w:tc>
        <w:tc>
          <w:tcPr>
            <w:tcW w:w="1827" w:type="dxa"/>
            <w:tcBorders>
              <w:top w:val="dotted" w:sz="4" w:space="0" w:color="auto"/>
              <w:bottom w:val="dotted" w:sz="4" w:space="0" w:color="auto"/>
            </w:tcBorders>
            <w:shd w:val="clear" w:color="auto" w:fill="auto"/>
          </w:tcPr>
          <w:p w14:paraId="310727C3" w14:textId="4B04A35D"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top w:val="dotted" w:sz="4" w:space="0" w:color="auto"/>
              <w:bottom w:val="dotted" w:sz="4" w:space="0" w:color="auto"/>
            </w:tcBorders>
            <w:shd w:val="clear" w:color="auto" w:fill="auto"/>
          </w:tcPr>
          <w:p w14:paraId="7A8D2ED7" w14:textId="0BFBF8E9" w:rsidR="006B274D" w:rsidRPr="003F4D86" w:rsidRDefault="006B274D" w:rsidP="006B274D">
            <w:pPr>
              <w:jc w:val="center"/>
              <w:rPr>
                <w:rFonts w:ascii="Arial" w:hAnsi="Arial" w:cs="Arial"/>
                <w:bCs/>
                <w:sz w:val="18"/>
                <w:szCs w:val="18"/>
              </w:rPr>
            </w:pPr>
            <w:r w:rsidRPr="003F4D86">
              <w:rPr>
                <w:rFonts w:ascii="Arial" w:hAnsi="Arial" w:cs="Arial"/>
                <w:bCs/>
                <w:sz w:val="18"/>
                <w:szCs w:val="18"/>
              </w:rPr>
              <w:t>51</w:t>
            </w:r>
          </w:p>
        </w:tc>
        <w:tc>
          <w:tcPr>
            <w:tcW w:w="1890" w:type="dxa"/>
            <w:tcBorders>
              <w:top w:val="dotted" w:sz="4" w:space="0" w:color="auto"/>
              <w:bottom w:val="dotted" w:sz="4" w:space="0" w:color="auto"/>
            </w:tcBorders>
            <w:shd w:val="clear" w:color="auto" w:fill="auto"/>
          </w:tcPr>
          <w:p w14:paraId="2660B69F" w14:textId="5C88B91E"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top w:val="dotted" w:sz="4" w:space="0" w:color="auto"/>
              <w:bottom w:val="dotted" w:sz="4" w:space="0" w:color="auto"/>
            </w:tcBorders>
            <w:shd w:val="clear" w:color="auto" w:fill="auto"/>
          </w:tcPr>
          <w:p w14:paraId="7A0BB498" w14:textId="04328FC4" w:rsidR="006B274D" w:rsidRPr="003F4D86" w:rsidRDefault="006B274D" w:rsidP="006B274D">
            <w:pPr>
              <w:jc w:val="center"/>
              <w:rPr>
                <w:rFonts w:ascii="Arial" w:hAnsi="Arial" w:cs="Arial"/>
                <w:bCs/>
                <w:sz w:val="18"/>
                <w:szCs w:val="18"/>
              </w:rPr>
            </w:pPr>
            <w:r w:rsidRPr="003F4D86">
              <w:rPr>
                <w:rFonts w:ascii="Arial" w:hAnsi="Arial" w:cs="Arial"/>
                <w:bCs/>
                <w:sz w:val="18"/>
                <w:szCs w:val="18"/>
              </w:rPr>
              <w:t>37</w:t>
            </w:r>
          </w:p>
        </w:tc>
      </w:tr>
      <w:tr w:rsidR="006B274D" w14:paraId="269BD75C" w14:textId="2E1C31CB" w:rsidTr="003F4D86">
        <w:tc>
          <w:tcPr>
            <w:tcW w:w="1953" w:type="dxa"/>
            <w:tcBorders>
              <w:top w:val="dotted" w:sz="4" w:space="0" w:color="auto"/>
              <w:bottom w:val="single" w:sz="4" w:space="0" w:color="auto"/>
            </w:tcBorders>
            <w:shd w:val="clear" w:color="auto" w:fill="auto"/>
          </w:tcPr>
          <w:p w14:paraId="759F8A23"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2</w:t>
            </w:r>
          </w:p>
        </w:tc>
        <w:tc>
          <w:tcPr>
            <w:tcW w:w="1827" w:type="dxa"/>
            <w:tcBorders>
              <w:top w:val="dotted" w:sz="4" w:space="0" w:color="auto"/>
            </w:tcBorders>
            <w:shd w:val="clear" w:color="auto" w:fill="auto"/>
          </w:tcPr>
          <w:p w14:paraId="048357DB" w14:textId="069A8A52"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c>
          <w:tcPr>
            <w:tcW w:w="1890" w:type="dxa"/>
            <w:tcBorders>
              <w:top w:val="dotted" w:sz="4" w:space="0" w:color="auto"/>
            </w:tcBorders>
            <w:shd w:val="clear" w:color="auto" w:fill="auto"/>
          </w:tcPr>
          <w:p w14:paraId="3DCE18D7" w14:textId="71B91DC3"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c>
          <w:tcPr>
            <w:tcW w:w="1890" w:type="dxa"/>
            <w:tcBorders>
              <w:top w:val="dotted" w:sz="4" w:space="0" w:color="auto"/>
            </w:tcBorders>
            <w:shd w:val="clear" w:color="auto" w:fill="auto"/>
          </w:tcPr>
          <w:p w14:paraId="38AE846F" w14:textId="65B7C7F6" w:rsidR="006B274D" w:rsidRPr="003F4D86" w:rsidRDefault="006B274D" w:rsidP="006B274D">
            <w:pPr>
              <w:jc w:val="center"/>
              <w:rPr>
                <w:rFonts w:ascii="Arial" w:hAnsi="Arial" w:cs="Arial"/>
                <w:bCs/>
                <w:sz w:val="18"/>
                <w:szCs w:val="18"/>
              </w:rPr>
            </w:pPr>
            <w:r w:rsidRPr="003F4D86">
              <w:rPr>
                <w:rFonts w:ascii="Arial" w:hAnsi="Arial" w:cs="Arial"/>
                <w:bCs/>
                <w:sz w:val="18"/>
                <w:szCs w:val="18"/>
              </w:rPr>
              <w:t>50</w:t>
            </w:r>
          </w:p>
        </w:tc>
        <w:tc>
          <w:tcPr>
            <w:tcW w:w="1890" w:type="dxa"/>
            <w:tcBorders>
              <w:top w:val="dotted" w:sz="4" w:space="0" w:color="auto"/>
            </w:tcBorders>
            <w:shd w:val="clear" w:color="auto" w:fill="auto"/>
          </w:tcPr>
          <w:p w14:paraId="0AAEF4EB" w14:textId="567F079A" w:rsidR="006B274D" w:rsidRPr="003F4D86" w:rsidRDefault="006B274D" w:rsidP="006B274D">
            <w:pPr>
              <w:jc w:val="center"/>
              <w:rPr>
                <w:rFonts w:ascii="Arial" w:hAnsi="Arial" w:cs="Arial"/>
                <w:bCs/>
                <w:sz w:val="18"/>
                <w:szCs w:val="18"/>
              </w:rPr>
            </w:pPr>
            <w:r w:rsidRPr="003F4D86">
              <w:rPr>
                <w:rFonts w:ascii="Arial" w:hAnsi="Arial" w:cs="Arial"/>
                <w:bCs/>
                <w:sz w:val="18"/>
                <w:szCs w:val="18"/>
              </w:rPr>
              <w:t>50</w:t>
            </w:r>
          </w:p>
        </w:tc>
      </w:tr>
    </w:tbl>
    <w:p w14:paraId="423CDC9C" w14:textId="77777777" w:rsidR="006B274D" w:rsidRDefault="006B274D" w:rsidP="006555AF"/>
    <w:p w14:paraId="1727285A" w14:textId="1DE643E3" w:rsidR="006B274D" w:rsidRDefault="00B43361" w:rsidP="006555AF">
      <w:r>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E7F6BF" w14:textId="77777777" w:rsidR="00395944" w:rsidRDefault="00395944" w:rsidP="00395944">
      <w:r>
        <w:t>The residential fuelwood consumption by source of fuelwood is as below:</w:t>
      </w:r>
    </w:p>
    <w:p w14:paraId="60F1E696" w14:textId="77777777" w:rsidR="00395944" w:rsidRDefault="00395944" w:rsidP="00395944">
      <w:pPr>
        <w:sectPr w:rsidR="00395944" w:rsidSect="00EE0B4C">
          <w:footerReference w:type="default" r:id="rId30"/>
          <w:pgSz w:w="11909" w:h="16834" w:code="9"/>
          <w:pgMar w:top="1260" w:right="1199" w:bottom="1170" w:left="1170" w:header="720" w:footer="345" w:gutter="0"/>
          <w:cols w:space="720"/>
          <w:docGrid w:linePitch="360"/>
        </w:sectPr>
      </w:pPr>
    </w:p>
    <w:p w14:paraId="3B27E33B" w14:textId="77777777" w:rsidR="00395944" w:rsidRDefault="00395944" w:rsidP="00395944"/>
    <w:p w14:paraId="04452701" w14:textId="1C84AF7C" w:rsidR="00395944" w:rsidRPr="00BC1605" w:rsidRDefault="00395944" w:rsidP="00395944">
      <w:pPr>
        <w:jc w:val="center"/>
        <w:rPr>
          <w:i/>
        </w:rPr>
      </w:pPr>
      <w:r w:rsidRPr="00BC1605">
        <w:rPr>
          <w:i/>
        </w:rPr>
        <w:t xml:space="preserve">Table </w:t>
      </w:r>
      <w:r w:rsidR="00C553A9">
        <w:rPr>
          <w:i/>
        </w:rPr>
        <w:t>13.</w:t>
      </w:r>
      <w:r w:rsidRPr="00BC1605">
        <w:rPr>
          <w:i/>
        </w:rPr>
        <w:t xml:space="preserve"> Total residential fuelwood consumption by source</w:t>
      </w:r>
    </w:p>
    <w:p w14:paraId="6BF5F94C" w14:textId="77777777" w:rsidR="00395944" w:rsidRDefault="00395944" w:rsidP="00395944"/>
    <w:tbl>
      <w:tblPr>
        <w:tblStyle w:val="TableGrid"/>
        <w:tblW w:w="14410" w:type="dxa"/>
        <w:tblInd w:w="108" w:type="dxa"/>
        <w:tblLook w:val="04A0" w:firstRow="1" w:lastRow="0" w:firstColumn="1" w:lastColumn="0" w:noHBand="0" w:noVBand="1"/>
      </w:tblPr>
      <w:tblGrid>
        <w:gridCol w:w="1620"/>
        <w:gridCol w:w="1456"/>
        <w:gridCol w:w="1334"/>
        <w:gridCol w:w="1365"/>
        <w:gridCol w:w="1425"/>
        <w:gridCol w:w="1530"/>
        <w:gridCol w:w="1438"/>
        <w:gridCol w:w="1622"/>
        <w:gridCol w:w="1258"/>
        <w:gridCol w:w="1362"/>
      </w:tblGrid>
      <w:tr w:rsidR="00395944" w14:paraId="264CA091" w14:textId="77777777" w:rsidTr="003F4D86">
        <w:tc>
          <w:tcPr>
            <w:tcW w:w="1620" w:type="dxa"/>
            <w:tcBorders>
              <w:bottom w:val="single" w:sz="4" w:space="0" w:color="auto"/>
            </w:tcBorders>
          </w:tcPr>
          <w:p w14:paraId="5669D1B1"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Cluster</w:t>
            </w:r>
          </w:p>
        </w:tc>
        <w:tc>
          <w:tcPr>
            <w:tcW w:w="1456" w:type="dxa"/>
            <w:tcBorders>
              <w:bottom w:val="single" w:sz="4" w:space="0" w:color="auto"/>
            </w:tcBorders>
          </w:tcPr>
          <w:p w14:paraId="349E618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Total fuelwood consumption (ton/ year)</w:t>
            </w:r>
          </w:p>
        </w:tc>
        <w:tc>
          <w:tcPr>
            <w:tcW w:w="1334" w:type="dxa"/>
            <w:tcBorders>
              <w:bottom w:val="single" w:sz="4" w:space="0" w:color="auto"/>
            </w:tcBorders>
          </w:tcPr>
          <w:p w14:paraId="3B100C93"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natural forest</w:t>
            </w:r>
          </w:p>
        </w:tc>
        <w:tc>
          <w:tcPr>
            <w:tcW w:w="1365" w:type="dxa"/>
            <w:tcBorders>
              <w:bottom w:val="single" w:sz="4" w:space="0" w:color="auto"/>
            </w:tcBorders>
          </w:tcPr>
          <w:p w14:paraId="71BF3466"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natural forest (ton/ year)</w:t>
            </w:r>
          </w:p>
        </w:tc>
        <w:tc>
          <w:tcPr>
            <w:tcW w:w="1425" w:type="dxa"/>
            <w:tcBorders>
              <w:bottom w:val="single" w:sz="4" w:space="0" w:color="auto"/>
            </w:tcBorders>
          </w:tcPr>
          <w:p w14:paraId="4F4A147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plantation forest</w:t>
            </w:r>
          </w:p>
        </w:tc>
        <w:tc>
          <w:tcPr>
            <w:tcW w:w="1530" w:type="dxa"/>
            <w:tcBorders>
              <w:bottom w:val="single" w:sz="4" w:space="0" w:color="auto"/>
            </w:tcBorders>
          </w:tcPr>
          <w:p w14:paraId="67FF9974"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plantation forest (ton/ year)</w:t>
            </w:r>
          </w:p>
        </w:tc>
        <w:tc>
          <w:tcPr>
            <w:tcW w:w="1438" w:type="dxa"/>
            <w:tcBorders>
              <w:bottom w:val="single" w:sz="4" w:space="0" w:color="auto"/>
            </w:tcBorders>
          </w:tcPr>
          <w:p w14:paraId="53AEE5E2"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home garden</w:t>
            </w:r>
          </w:p>
        </w:tc>
        <w:tc>
          <w:tcPr>
            <w:tcW w:w="1622" w:type="dxa"/>
            <w:tcBorders>
              <w:bottom w:val="single" w:sz="4" w:space="0" w:color="auto"/>
            </w:tcBorders>
          </w:tcPr>
          <w:p w14:paraId="77B5FAC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home garden forest (ton/ year)</w:t>
            </w:r>
          </w:p>
        </w:tc>
        <w:tc>
          <w:tcPr>
            <w:tcW w:w="1258" w:type="dxa"/>
            <w:tcBorders>
              <w:bottom w:val="single" w:sz="4" w:space="0" w:color="auto"/>
            </w:tcBorders>
          </w:tcPr>
          <w:p w14:paraId="1B625872"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other source</w:t>
            </w:r>
          </w:p>
        </w:tc>
        <w:tc>
          <w:tcPr>
            <w:tcW w:w="1362" w:type="dxa"/>
            <w:tcBorders>
              <w:bottom w:val="single" w:sz="4" w:space="0" w:color="auto"/>
            </w:tcBorders>
          </w:tcPr>
          <w:p w14:paraId="26E7D113"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other source (ton/ year)</w:t>
            </w:r>
          </w:p>
        </w:tc>
      </w:tr>
      <w:tr w:rsidR="00391E99" w14:paraId="320E624E" w14:textId="77777777" w:rsidTr="003F4D86">
        <w:tc>
          <w:tcPr>
            <w:tcW w:w="1620" w:type="dxa"/>
            <w:tcBorders>
              <w:bottom w:val="dotted" w:sz="4" w:space="0" w:color="auto"/>
            </w:tcBorders>
            <w:shd w:val="clear" w:color="auto" w:fill="auto"/>
          </w:tcPr>
          <w:p w14:paraId="64B8AC45"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6</w:t>
            </w:r>
          </w:p>
        </w:tc>
        <w:tc>
          <w:tcPr>
            <w:tcW w:w="1456" w:type="dxa"/>
            <w:tcBorders>
              <w:bottom w:val="dotted" w:sz="4" w:space="0" w:color="auto"/>
            </w:tcBorders>
            <w:shd w:val="clear" w:color="auto" w:fill="auto"/>
            <w:vAlign w:val="bottom"/>
          </w:tcPr>
          <w:p w14:paraId="1BB5CBDA" w14:textId="0F8A8B80" w:rsidR="00391E99" w:rsidRPr="003F4D86" w:rsidRDefault="00391E99" w:rsidP="00157E78">
            <w:pPr>
              <w:jc w:val="center"/>
              <w:rPr>
                <w:rFonts w:ascii="Arial" w:hAnsi="Arial" w:cs="Arial"/>
                <w:bCs/>
                <w:sz w:val="18"/>
                <w:szCs w:val="18"/>
              </w:rPr>
            </w:pPr>
            <w:r w:rsidRPr="003F4D86">
              <w:rPr>
                <w:rFonts w:ascii="Arial" w:hAnsi="Arial" w:cs="Arial"/>
                <w:sz w:val="18"/>
                <w:szCs w:val="18"/>
              </w:rPr>
              <w:t>120,940</w:t>
            </w:r>
          </w:p>
        </w:tc>
        <w:tc>
          <w:tcPr>
            <w:tcW w:w="1334" w:type="dxa"/>
            <w:tcBorders>
              <w:bottom w:val="dotted" w:sz="4" w:space="0" w:color="auto"/>
            </w:tcBorders>
            <w:shd w:val="clear" w:color="auto" w:fill="auto"/>
          </w:tcPr>
          <w:p w14:paraId="285A3C8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83</w:t>
            </w:r>
          </w:p>
        </w:tc>
        <w:tc>
          <w:tcPr>
            <w:tcW w:w="1365" w:type="dxa"/>
            <w:tcBorders>
              <w:bottom w:val="dotted" w:sz="4" w:space="0" w:color="auto"/>
            </w:tcBorders>
            <w:shd w:val="clear" w:color="auto" w:fill="auto"/>
            <w:vAlign w:val="center"/>
          </w:tcPr>
          <w:p w14:paraId="28D16BE0" w14:textId="6325DFC8"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100,380</w:t>
            </w:r>
          </w:p>
        </w:tc>
        <w:tc>
          <w:tcPr>
            <w:tcW w:w="1425" w:type="dxa"/>
            <w:tcBorders>
              <w:bottom w:val="dotted" w:sz="4" w:space="0" w:color="auto"/>
            </w:tcBorders>
            <w:shd w:val="clear" w:color="auto" w:fill="auto"/>
            <w:vAlign w:val="center"/>
          </w:tcPr>
          <w:p w14:paraId="05243FE1" w14:textId="053BEF2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w:t>
            </w:r>
          </w:p>
        </w:tc>
        <w:tc>
          <w:tcPr>
            <w:tcW w:w="1530" w:type="dxa"/>
            <w:tcBorders>
              <w:bottom w:val="dotted" w:sz="4" w:space="0" w:color="auto"/>
            </w:tcBorders>
            <w:shd w:val="clear" w:color="auto" w:fill="auto"/>
            <w:vAlign w:val="center"/>
          </w:tcPr>
          <w:p w14:paraId="5AB3437F" w14:textId="7C9BD15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12,094</w:t>
            </w:r>
          </w:p>
        </w:tc>
        <w:tc>
          <w:tcPr>
            <w:tcW w:w="1438" w:type="dxa"/>
            <w:tcBorders>
              <w:bottom w:val="dotted" w:sz="4" w:space="0" w:color="auto"/>
            </w:tcBorders>
            <w:shd w:val="clear" w:color="auto" w:fill="auto"/>
            <w:vAlign w:val="center"/>
          </w:tcPr>
          <w:p w14:paraId="2A315826" w14:textId="0ABE653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6</w:t>
            </w:r>
          </w:p>
        </w:tc>
        <w:tc>
          <w:tcPr>
            <w:tcW w:w="1622" w:type="dxa"/>
            <w:tcBorders>
              <w:bottom w:val="dotted" w:sz="4" w:space="0" w:color="auto"/>
            </w:tcBorders>
            <w:shd w:val="clear" w:color="auto" w:fill="auto"/>
            <w:vAlign w:val="center"/>
          </w:tcPr>
          <w:p w14:paraId="420F6AB1" w14:textId="09AB224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7,256</w:t>
            </w:r>
          </w:p>
        </w:tc>
        <w:tc>
          <w:tcPr>
            <w:tcW w:w="1258" w:type="dxa"/>
            <w:tcBorders>
              <w:bottom w:val="dotted" w:sz="4" w:space="0" w:color="auto"/>
            </w:tcBorders>
            <w:shd w:val="clear" w:color="auto" w:fill="auto"/>
            <w:vAlign w:val="center"/>
          </w:tcPr>
          <w:p w14:paraId="647CEDAD" w14:textId="570DA3FF"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362" w:type="dxa"/>
            <w:tcBorders>
              <w:bottom w:val="dotted" w:sz="4" w:space="0" w:color="auto"/>
            </w:tcBorders>
            <w:shd w:val="clear" w:color="auto" w:fill="auto"/>
            <w:vAlign w:val="center"/>
          </w:tcPr>
          <w:p w14:paraId="27B6FCD6" w14:textId="18574DA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r>
      <w:tr w:rsidR="00391E99" w14:paraId="2F5073C6" w14:textId="77777777" w:rsidTr="003F4D86">
        <w:tc>
          <w:tcPr>
            <w:tcW w:w="1620" w:type="dxa"/>
            <w:tcBorders>
              <w:top w:val="dotted" w:sz="4" w:space="0" w:color="auto"/>
              <w:bottom w:val="dotted" w:sz="4" w:space="0" w:color="auto"/>
            </w:tcBorders>
            <w:shd w:val="clear" w:color="auto" w:fill="auto"/>
          </w:tcPr>
          <w:p w14:paraId="6CDE0587"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5</w:t>
            </w:r>
          </w:p>
        </w:tc>
        <w:tc>
          <w:tcPr>
            <w:tcW w:w="1456" w:type="dxa"/>
            <w:tcBorders>
              <w:top w:val="dotted" w:sz="4" w:space="0" w:color="auto"/>
              <w:bottom w:val="dotted" w:sz="4" w:space="0" w:color="auto"/>
            </w:tcBorders>
            <w:shd w:val="clear" w:color="auto" w:fill="auto"/>
            <w:vAlign w:val="bottom"/>
          </w:tcPr>
          <w:p w14:paraId="1C86F8EB" w14:textId="652E0A7D" w:rsidR="00391E99" w:rsidRPr="003F4D86" w:rsidRDefault="00391E99" w:rsidP="00157E78">
            <w:pPr>
              <w:jc w:val="center"/>
              <w:rPr>
                <w:rFonts w:ascii="Arial" w:hAnsi="Arial" w:cs="Arial"/>
                <w:bCs/>
                <w:sz w:val="18"/>
                <w:szCs w:val="18"/>
              </w:rPr>
            </w:pPr>
            <w:r w:rsidRPr="003F4D86">
              <w:rPr>
                <w:rFonts w:ascii="Arial" w:hAnsi="Arial" w:cs="Arial"/>
                <w:sz w:val="18"/>
                <w:szCs w:val="18"/>
              </w:rPr>
              <w:t>273,623</w:t>
            </w:r>
          </w:p>
        </w:tc>
        <w:tc>
          <w:tcPr>
            <w:tcW w:w="1334" w:type="dxa"/>
            <w:tcBorders>
              <w:top w:val="dotted" w:sz="4" w:space="0" w:color="auto"/>
              <w:bottom w:val="dotted" w:sz="4" w:space="0" w:color="auto"/>
            </w:tcBorders>
            <w:shd w:val="clear" w:color="auto" w:fill="auto"/>
          </w:tcPr>
          <w:p w14:paraId="01080001"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84</w:t>
            </w:r>
          </w:p>
        </w:tc>
        <w:tc>
          <w:tcPr>
            <w:tcW w:w="1365" w:type="dxa"/>
            <w:tcBorders>
              <w:top w:val="dotted" w:sz="4" w:space="0" w:color="auto"/>
              <w:bottom w:val="dotted" w:sz="4" w:space="0" w:color="auto"/>
            </w:tcBorders>
            <w:shd w:val="clear" w:color="auto" w:fill="auto"/>
            <w:vAlign w:val="center"/>
          </w:tcPr>
          <w:p w14:paraId="2AF4D56B" w14:textId="2157F366"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229,843</w:t>
            </w:r>
          </w:p>
        </w:tc>
        <w:tc>
          <w:tcPr>
            <w:tcW w:w="1425" w:type="dxa"/>
            <w:tcBorders>
              <w:top w:val="dotted" w:sz="4" w:space="0" w:color="auto"/>
              <w:bottom w:val="dotted" w:sz="4" w:space="0" w:color="auto"/>
            </w:tcBorders>
            <w:shd w:val="clear" w:color="auto" w:fill="auto"/>
            <w:vAlign w:val="center"/>
          </w:tcPr>
          <w:p w14:paraId="0DAC4669" w14:textId="09A9363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9</w:t>
            </w:r>
          </w:p>
        </w:tc>
        <w:tc>
          <w:tcPr>
            <w:tcW w:w="1530" w:type="dxa"/>
            <w:tcBorders>
              <w:top w:val="dotted" w:sz="4" w:space="0" w:color="auto"/>
              <w:bottom w:val="dotted" w:sz="4" w:space="0" w:color="auto"/>
            </w:tcBorders>
            <w:shd w:val="clear" w:color="auto" w:fill="auto"/>
            <w:vAlign w:val="center"/>
          </w:tcPr>
          <w:p w14:paraId="2515F5A3" w14:textId="65376E90"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24,626</w:t>
            </w:r>
          </w:p>
        </w:tc>
        <w:tc>
          <w:tcPr>
            <w:tcW w:w="1438" w:type="dxa"/>
            <w:tcBorders>
              <w:top w:val="dotted" w:sz="4" w:space="0" w:color="auto"/>
              <w:bottom w:val="dotted" w:sz="4" w:space="0" w:color="auto"/>
            </w:tcBorders>
            <w:shd w:val="clear" w:color="auto" w:fill="auto"/>
            <w:vAlign w:val="center"/>
          </w:tcPr>
          <w:p w14:paraId="567D34FC" w14:textId="0E5E2766"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4</w:t>
            </w:r>
          </w:p>
        </w:tc>
        <w:tc>
          <w:tcPr>
            <w:tcW w:w="1622" w:type="dxa"/>
            <w:tcBorders>
              <w:top w:val="dotted" w:sz="4" w:space="0" w:color="auto"/>
              <w:bottom w:val="dotted" w:sz="4" w:space="0" w:color="auto"/>
            </w:tcBorders>
            <w:shd w:val="clear" w:color="auto" w:fill="auto"/>
            <w:vAlign w:val="center"/>
          </w:tcPr>
          <w:p w14:paraId="1C6683AC" w14:textId="7E0F8DB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10,945</w:t>
            </w:r>
          </w:p>
        </w:tc>
        <w:tc>
          <w:tcPr>
            <w:tcW w:w="1258" w:type="dxa"/>
            <w:tcBorders>
              <w:top w:val="dotted" w:sz="4" w:space="0" w:color="auto"/>
              <w:bottom w:val="dotted" w:sz="4" w:space="0" w:color="auto"/>
            </w:tcBorders>
            <w:shd w:val="clear" w:color="auto" w:fill="auto"/>
            <w:vAlign w:val="center"/>
          </w:tcPr>
          <w:p w14:paraId="23D630A8" w14:textId="2C9858B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w:t>
            </w:r>
          </w:p>
        </w:tc>
        <w:tc>
          <w:tcPr>
            <w:tcW w:w="1362" w:type="dxa"/>
            <w:tcBorders>
              <w:top w:val="dotted" w:sz="4" w:space="0" w:color="auto"/>
              <w:bottom w:val="dotted" w:sz="4" w:space="0" w:color="auto"/>
            </w:tcBorders>
            <w:shd w:val="clear" w:color="auto" w:fill="auto"/>
            <w:vAlign w:val="center"/>
          </w:tcPr>
          <w:p w14:paraId="6B156855" w14:textId="21B4CE3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5,472</w:t>
            </w:r>
          </w:p>
        </w:tc>
      </w:tr>
      <w:tr w:rsidR="00391E99" w14:paraId="625C0E0A" w14:textId="77777777" w:rsidTr="003F4D86">
        <w:tc>
          <w:tcPr>
            <w:tcW w:w="1620" w:type="dxa"/>
            <w:tcBorders>
              <w:top w:val="dotted" w:sz="4" w:space="0" w:color="auto"/>
              <w:bottom w:val="dotted" w:sz="4" w:space="0" w:color="auto"/>
            </w:tcBorders>
            <w:shd w:val="clear" w:color="auto" w:fill="auto"/>
          </w:tcPr>
          <w:p w14:paraId="3C76462D"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4</w:t>
            </w:r>
          </w:p>
        </w:tc>
        <w:tc>
          <w:tcPr>
            <w:tcW w:w="1456" w:type="dxa"/>
            <w:tcBorders>
              <w:top w:val="dotted" w:sz="4" w:space="0" w:color="auto"/>
              <w:bottom w:val="dotted" w:sz="4" w:space="0" w:color="auto"/>
            </w:tcBorders>
            <w:shd w:val="clear" w:color="auto" w:fill="auto"/>
            <w:vAlign w:val="bottom"/>
          </w:tcPr>
          <w:p w14:paraId="206EFE9F" w14:textId="0A971F87" w:rsidR="00391E99" w:rsidRPr="003F4D86" w:rsidRDefault="00391E99" w:rsidP="00157E78">
            <w:pPr>
              <w:jc w:val="center"/>
              <w:rPr>
                <w:rFonts w:ascii="Arial" w:hAnsi="Arial" w:cs="Arial"/>
                <w:bCs/>
                <w:sz w:val="18"/>
                <w:szCs w:val="18"/>
              </w:rPr>
            </w:pPr>
            <w:r w:rsidRPr="003F4D86">
              <w:rPr>
                <w:rFonts w:ascii="Arial" w:hAnsi="Arial" w:cs="Arial"/>
                <w:sz w:val="18"/>
                <w:szCs w:val="18"/>
              </w:rPr>
              <w:t>390,949</w:t>
            </w:r>
          </w:p>
        </w:tc>
        <w:tc>
          <w:tcPr>
            <w:tcW w:w="1334" w:type="dxa"/>
            <w:tcBorders>
              <w:top w:val="dotted" w:sz="4" w:space="0" w:color="auto"/>
              <w:bottom w:val="dotted" w:sz="4" w:space="0" w:color="auto"/>
            </w:tcBorders>
            <w:shd w:val="clear" w:color="auto" w:fill="auto"/>
          </w:tcPr>
          <w:p w14:paraId="5D2ADE2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60</w:t>
            </w:r>
          </w:p>
        </w:tc>
        <w:tc>
          <w:tcPr>
            <w:tcW w:w="1365" w:type="dxa"/>
            <w:tcBorders>
              <w:top w:val="dotted" w:sz="4" w:space="0" w:color="auto"/>
              <w:bottom w:val="dotted" w:sz="4" w:space="0" w:color="auto"/>
            </w:tcBorders>
            <w:shd w:val="clear" w:color="auto" w:fill="auto"/>
            <w:vAlign w:val="center"/>
          </w:tcPr>
          <w:p w14:paraId="509A119B" w14:textId="50E287B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234,569</w:t>
            </w:r>
          </w:p>
        </w:tc>
        <w:tc>
          <w:tcPr>
            <w:tcW w:w="1425" w:type="dxa"/>
            <w:tcBorders>
              <w:top w:val="dotted" w:sz="4" w:space="0" w:color="auto"/>
              <w:bottom w:val="dotted" w:sz="4" w:space="0" w:color="auto"/>
            </w:tcBorders>
            <w:shd w:val="clear" w:color="auto" w:fill="auto"/>
            <w:vAlign w:val="center"/>
          </w:tcPr>
          <w:p w14:paraId="41A2360F" w14:textId="0C9D0CC3"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30</w:t>
            </w:r>
          </w:p>
        </w:tc>
        <w:tc>
          <w:tcPr>
            <w:tcW w:w="1530" w:type="dxa"/>
            <w:tcBorders>
              <w:top w:val="dotted" w:sz="4" w:space="0" w:color="auto"/>
              <w:bottom w:val="dotted" w:sz="4" w:space="0" w:color="auto"/>
            </w:tcBorders>
            <w:shd w:val="clear" w:color="auto" w:fill="auto"/>
            <w:vAlign w:val="center"/>
          </w:tcPr>
          <w:p w14:paraId="0700B39F" w14:textId="02F5B587"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117,285</w:t>
            </w:r>
          </w:p>
        </w:tc>
        <w:tc>
          <w:tcPr>
            <w:tcW w:w="1438" w:type="dxa"/>
            <w:tcBorders>
              <w:top w:val="dotted" w:sz="4" w:space="0" w:color="auto"/>
              <w:bottom w:val="dotted" w:sz="4" w:space="0" w:color="auto"/>
            </w:tcBorders>
            <w:shd w:val="clear" w:color="auto" w:fill="auto"/>
            <w:vAlign w:val="center"/>
          </w:tcPr>
          <w:p w14:paraId="40F789E4" w14:textId="1EA3CB3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11</w:t>
            </w:r>
          </w:p>
        </w:tc>
        <w:tc>
          <w:tcPr>
            <w:tcW w:w="1622" w:type="dxa"/>
            <w:tcBorders>
              <w:top w:val="dotted" w:sz="4" w:space="0" w:color="auto"/>
              <w:bottom w:val="dotted" w:sz="4" w:space="0" w:color="auto"/>
            </w:tcBorders>
            <w:shd w:val="clear" w:color="auto" w:fill="auto"/>
            <w:vAlign w:val="center"/>
          </w:tcPr>
          <w:p w14:paraId="7371D355" w14:textId="1B89D5AA"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43,004</w:t>
            </w:r>
          </w:p>
        </w:tc>
        <w:tc>
          <w:tcPr>
            <w:tcW w:w="1258" w:type="dxa"/>
            <w:tcBorders>
              <w:top w:val="dotted" w:sz="4" w:space="0" w:color="auto"/>
              <w:bottom w:val="dotted" w:sz="4" w:space="0" w:color="auto"/>
            </w:tcBorders>
            <w:shd w:val="clear" w:color="auto" w:fill="auto"/>
            <w:vAlign w:val="center"/>
          </w:tcPr>
          <w:p w14:paraId="70C5461B" w14:textId="6FF2FBC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362" w:type="dxa"/>
            <w:tcBorders>
              <w:top w:val="dotted" w:sz="4" w:space="0" w:color="auto"/>
              <w:bottom w:val="dotted" w:sz="4" w:space="0" w:color="auto"/>
            </w:tcBorders>
            <w:shd w:val="clear" w:color="auto" w:fill="auto"/>
            <w:vAlign w:val="center"/>
          </w:tcPr>
          <w:p w14:paraId="5B1F7F1B" w14:textId="514C61F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r>
      <w:tr w:rsidR="00391E99" w14:paraId="6CFD3D6B" w14:textId="77777777" w:rsidTr="003F4D86">
        <w:tc>
          <w:tcPr>
            <w:tcW w:w="1620" w:type="dxa"/>
            <w:tcBorders>
              <w:top w:val="dotted" w:sz="4" w:space="0" w:color="auto"/>
              <w:bottom w:val="dotted" w:sz="4" w:space="0" w:color="auto"/>
            </w:tcBorders>
            <w:shd w:val="clear" w:color="auto" w:fill="auto"/>
          </w:tcPr>
          <w:p w14:paraId="009390A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3</w:t>
            </w:r>
          </w:p>
        </w:tc>
        <w:tc>
          <w:tcPr>
            <w:tcW w:w="1456" w:type="dxa"/>
            <w:tcBorders>
              <w:top w:val="dotted" w:sz="4" w:space="0" w:color="auto"/>
              <w:bottom w:val="dotted" w:sz="4" w:space="0" w:color="auto"/>
            </w:tcBorders>
            <w:shd w:val="clear" w:color="auto" w:fill="auto"/>
            <w:vAlign w:val="bottom"/>
          </w:tcPr>
          <w:p w14:paraId="3821AD57" w14:textId="5EE3F6BE" w:rsidR="00391E99" w:rsidRPr="003F4D86" w:rsidRDefault="00391E99" w:rsidP="00157E78">
            <w:pPr>
              <w:jc w:val="center"/>
              <w:rPr>
                <w:rFonts w:ascii="Arial" w:hAnsi="Arial" w:cs="Arial"/>
                <w:bCs/>
                <w:sz w:val="18"/>
                <w:szCs w:val="18"/>
              </w:rPr>
            </w:pPr>
            <w:r w:rsidRPr="003F4D86">
              <w:rPr>
                <w:rFonts w:ascii="Arial" w:hAnsi="Arial" w:cs="Arial"/>
                <w:sz w:val="18"/>
                <w:szCs w:val="18"/>
              </w:rPr>
              <w:t>344,377</w:t>
            </w:r>
          </w:p>
        </w:tc>
        <w:tc>
          <w:tcPr>
            <w:tcW w:w="1334" w:type="dxa"/>
            <w:tcBorders>
              <w:top w:val="dotted" w:sz="4" w:space="0" w:color="auto"/>
              <w:bottom w:val="dotted" w:sz="4" w:space="0" w:color="auto"/>
            </w:tcBorders>
            <w:shd w:val="clear" w:color="auto" w:fill="auto"/>
          </w:tcPr>
          <w:p w14:paraId="7F03A570"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6</w:t>
            </w:r>
          </w:p>
        </w:tc>
        <w:tc>
          <w:tcPr>
            <w:tcW w:w="1365" w:type="dxa"/>
            <w:tcBorders>
              <w:top w:val="dotted" w:sz="4" w:space="0" w:color="auto"/>
              <w:bottom w:val="dotted" w:sz="4" w:space="0" w:color="auto"/>
            </w:tcBorders>
            <w:shd w:val="clear" w:color="auto" w:fill="auto"/>
            <w:vAlign w:val="center"/>
          </w:tcPr>
          <w:p w14:paraId="49EEC641" w14:textId="102F4C8A"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20,663</w:t>
            </w:r>
          </w:p>
        </w:tc>
        <w:tc>
          <w:tcPr>
            <w:tcW w:w="1425" w:type="dxa"/>
            <w:tcBorders>
              <w:top w:val="dotted" w:sz="4" w:space="0" w:color="auto"/>
              <w:bottom w:val="dotted" w:sz="4" w:space="0" w:color="auto"/>
            </w:tcBorders>
            <w:shd w:val="clear" w:color="auto" w:fill="auto"/>
            <w:vAlign w:val="center"/>
          </w:tcPr>
          <w:p w14:paraId="68387C29" w14:textId="3E08E56E"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51</w:t>
            </w:r>
          </w:p>
        </w:tc>
        <w:tc>
          <w:tcPr>
            <w:tcW w:w="1530" w:type="dxa"/>
            <w:tcBorders>
              <w:top w:val="dotted" w:sz="4" w:space="0" w:color="auto"/>
              <w:bottom w:val="dotted" w:sz="4" w:space="0" w:color="auto"/>
            </w:tcBorders>
            <w:shd w:val="clear" w:color="auto" w:fill="auto"/>
            <w:vAlign w:val="center"/>
          </w:tcPr>
          <w:p w14:paraId="5A0014D9" w14:textId="729AAB4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175,632</w:t>
            </w:r>
          </w:p>
        </w:tc>
        <w:tc>
          <w:tcPr>
            <w:tcW w:w="1438" w:type="dxa"/>
            <w:tcBorders>
              <w:top w:val="dotted" w:sz="4" w:space="0" w:color="auto"/>
              <w:bottom w:val="dotted" w:sz="4" w:space="0" w:color="auto"/>
            </w:tcBorders>
            <w:shd w:val="clear" w:color="auto" w:fill="auto"/>
            <w:vAlign w:val="center"/>
          </w:tcPr>
          <w:p w14:paraId="502CAE82" w14:textId="4A4814F1"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6</w:t>
            </w:r>
          </w:p>
        </w:tc>
        <w:tc>
          <w:tcPr>
            <w:tcW w:w="1622" w:type="dxa"/>
            <w:tcBorders>
              <w:top w:val="dotted" w:sz="4" w:space="0" w:color="auto"/>
              <w:bottom w:val="dotted" w:sz="4" w:space="0" w:color="auto"/>
            </w:tcBorders>
            <w:shd w:val="clear" w:color="auto" w:fill="auto"/>
            <w:vAlign w:val="center"/>
          </w:tcPr>
          <w:p w14:paraId="5D2F9DB9" w14:textId="3597E0C0"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20,663</w:t>
            </w:r>
          </w:p>
        </w:tc>
        <w:tc>
          <w:tcPr>
            <w:tcW w:w="1258" w:type="dxa"/>
            <w:tcBorders>
              <w:top w:val="dotted" w:sz="4" w:space="0" w:color="auto"/>
              <w:bottom w:val="dotted" w:sz="4" w:space="0" w:color="auto"/>
            </w:tcBorders>
            <w:shd w:val="clear" w:color="auto" w:fill="auto"/>
            <w:vAlign w:val="center"/>
          </w:tcPr>
          <w:p w14:paraId="06C29CA6" w14:textId="7C136EA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37</w:t>
            </w:r>
          </w:p>
        </w:tc>
        <w:tc>
          <w:tcPr>
            <w:tcW w:w="1362" w:type="dxa"/>
            <w:tcBorders>
              <w:top w:val="dotted" w:sz="4" w:space="0" w:color="auto"/>
              <w:bottom w:val="dotted" w:sz="4" w:space="0" w:color="auto"/>
            </w:tcBorders>
            <w:shd w:val="clear" w:color="auto" w:fill="auto"/>
            <w:vAlign w:val="center"/>
          </w:tcPr>
          <w:p w14:paraId="730048FE" w14:textId="0B0ACC73"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127,419</w:t>
            </w:r>
          </w:p>
        </w:tc>
      </w:tr>
      <w:tr w:rsidR="00391E99" w14:paraId="54C00767" w14:textId="77777777" w:rsidTr="003F4D86">
        <w:tc>
          <w:tcPr>
            <w:tcW w:w="1620" w:type="dxa"/>
            <w:tcBorders>
              <w:top w:val="dotted" w:sz="4" w:space="0" w:color="auto"/>
              <w:bottom w:val="single" w:sz="4" w:space="0" w:color="auto"/>
            </w:tcBorders>
            <w:shd w:val="clear" w:color="auto" w:fill="auto"/>
          </w:tcPr>
          <w:p w14:paraId="4A2A2988"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2</w:t>
            </w:r>
          </w:p>
        </w:tc>
        <w:tc>
          <w:tcPr>
            <w:tcW w:w="1456" w:type="dxa"/>
            <w:tcBorders>
              <w:top w:val="dotted" w:sz="4" w:space="0" w:color="auto"/>
            </w:tcBorders>
            <w:shd w:val="clear" w:color="auto" w:fill="auto"/>
            <w:vAlign w:val="bottom"/>
          </w:tcPr>
          <w:p w14:paraId="4E882364" w14:textId="75E7FE12" w:rsidR="00391E99" w:rsidRPr="003F4D86" w:rsidRDefault="00391E99" w:rsidP="00157E78">
            <w:pPr>
              <w:jc w:val="center"/>
              <w:rPr>
                <w:rFonts w:ascii="Arial" w:hAnsi="Arial" w:cs="Arial"/>
                <w:bCs/>
                <w:sz w:val="18"/>
                <w:szCs w:val="18"/>
              </w:rPr>
            </w:pPr>
            <w:r w:rsidRPr="003F4D86">
              <w:rPr>
                <w:rFonts w:ascii="Arial" w:hAnsi="Arial" w:cs="Arial"/>
                <w:sz w:val="18"/>
                <w:szCs w:val="18"/>
              </w:rPr>
              <w:t>322,851</w:t>
            </w:r>
          </w:p>
        </w:tc>
        <w:tc>
          <w:tcPr>
            <w:tcW w:w="1334" w:type="dxa"/>
            <w:tcBorders>
              <w:top w:val="dotted" w:sz="4" w:space="0" w:color="auto"/>
            </w:tcBorders>
            <w:shd w:val="clear" w:color="auto" w:fill="auto"/>
          </w:tcPr>
          <w:p w14:paraId="57C29D20"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0</w:t>
            </w:r>
          </w:p>
        </w:tc>
        <w:tc>
          <w:tcPr>
            <w:tcW w:w="1365" w:type="dxa"/>
            <w:tcBorders>
              <w:top w:val="dotted" w:sz="4" w:space="0" w:color="auto"/>
            </w:tcBorders>
            <w:shd w:val="clear" w:color="auto" w:fill="auto"/>
            <w:vAlign w:val="center"/>
          </w:tcPr>
          <w:p w14:paraId="6012C0BF" w14:textId="3F47259F"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425" w:type="dxa"/>
            <w:tcBorders>
              <w:top w:val="dotted" w:sz="4" w:space="0" w:color="auto"/>
            </w:tcBorders>
            <w:shd w:val="clear" w:color="auto" w:fill="auto"/>
            <w:vAlign w:val="center"/>
          </w:tcPr>
          <w:p w14:paraId="4A793D59" w14:textId="381E3975"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530" w:type="dxa"/>
            <w:tcBorders>
              <w:top w:val="dotted" w:sz="4" w:space="0" w:color="auto"/>
            </w:tcBorders>
            <w:shd w:val="clear" w:color="auto" w:fill="auto"/>
            <w:vAlign w:val="center"/>
          </w:tcPr>
          <w:p w14:paraId="283350A2" w14:textId="5B859EE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438" w:type="dxa"/>
            <w:tcBorders>
              <w:top w:val="dotted" w:sz="4" w:space="0" w:color="auto"/>
            </w:tcBorders>
            <w:shd w:val="clear" w:color="auto" w:fill="auto"/>
            <w:vAlign w:val="center"/>
          </w:tcPr>
          <w:p w14:paraId="53A90D66" w14:textId="78C14A7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50</w:t>
            </w:r>
          </w:p>
        </w:tc>
        <w:tc>
          <w:tcPr>
            <w:tcW w:w="1622" w:type="dxa"/>
            <w:tcBorders>
              <w:top w:val="dotted" w:sz="4" w:space="0" w:color="auto"/>
            </w:tcBorders>
            <w:shd w:val="clear" w:color="auto" w:fill="auto"/>
            <w:vAlign w:val="center"/>
          </w:tcPr>
          <w:p w14:paraId="1773E4E3" w14:textId="303A3F8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161,426</w:t>
            </w:r>
          </w:p>
        </w:tc>
        <w:tc>
          <w:tcPr>
            <w:tcW w:w="1258" w:type="dxa"/>
            <w:tcBorders>
              <w:top w:val="dotted" w:sz="4" w:space="0" w:color="auto"/>
            </w:tcBorders>
            <w:shd w:val="clear" w:color="auto" w:fill="auto"/>
            <w:vAlign w:val="center"/>
          </w:tcPr>
          <w:p w14:paraId="5420A258" w14:textId="5753EBC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50</w:t>
            </w:r>
          </w:p>
        </w:tc>
        <w:tc>
          <w:tcPr>
            <w:tcW w:w="1362" w:type="dxa"/>
            <w:tcBorders>
              <w:top w:val="dotted" w:sz="4" w:space="0" w:color="auto"/>
            </w:tcBorders>
            <w:shd w:val="clear" w:color="auto" w:fill="auto"/>
            <w:vAlign w:val="center"/>
          </w:tcPr>
          <w:p w14:paraId="0300E78F" w14:textId="49CAD4F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161,426</w:t>
            </w:r>
          </w:p>
        </w:tc>
      </w:tr>
      <w:tr w:rsidR="00395944" w:rsidRPr="00AB18A3" w14:paraId="4A65EB2B" w14:textId="77777777" w:rsidTr="003F4D86">
        <w:tc>
          <w:tcPr>
            <w:tcW w:w="1620" w:type="dxa"/>
            <w:shd w:val="clear" w:color="auto" w:fill="FFFFFF" w:themeFill="background1"/>
          </w:tcPr>
          <w:p w14:paraId="65E8EBEF" w14:textId="77777777" w:rsidR="00395944" w:rsidRPr="003F4D86" w:rsidRDefault="00395944" w:rsidP="00157E78">
            <w:pPr>
              <w:jc w:val="center"/>
              <w:rPr>
                <w:rFonts w:ascii="Arial" w:hAnsi="Arial" w:cs="Arial"/>
                <w:b/>
                <w:bCs/>
                <w:sz w:val="18"/>
                <w:szCs w:val="18"/>
              </w:rPr>
            </w:pPr>
            <w:r w:rsidRPr="003F4D86">
              <w:rPr>
                <w:rFonts w:ascii="Arial" w:hAnsi="Arial" w:cs="Arial"/>
                <w:b/>
                <w:bCs/>
                <w:sz w:val="18"/>
                <w:szCs w:val="18"/>
              </w:rPr>
              <w:t>Total by source</w:t>
            </w:r>
          </w:p>
        </w:tc>
        <w:tc>
          <w:tcPr>
            <w:tcW w:w="1456" w:type="dxa"/>
            <w:vAlign w:val="bottom"/>
          </w:tcPr>
          <w:p w14:paraId="33B027C9" w14:textId="2B26D680"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1,453,740</w:t>
            </w:r>
          </w:p>
        </w:tc>
        <w:tc>
          <w:tcPr>
            <w:tcW w:w="1334" w:type="dxa"/>
            <w:vAlign w:val="bottom"/>
          </w:tcPr>
          <w:p w14:paraId="07F31C72" w14:textId="77777777" w:rsidR="00395944" w:rsidRPr="003F4D86" w:rsidRDefault="00395944" w:rsidP="00157E78">
            <w:pPr>
              <w:jc w:val="center"/>
              <w:rPr>
                <w:rFonts w:ascii="Arial" w:hAnsi="Arial" w:cs="Arial"/>
                <w:b/>
                <w:bCs/>
                <w:sz w:val="18"/>
                <w:szCs w:val="18"/>
              </w:rPr>
            </w:pPr>
          </w:p>
        </w:tc>
        <w:tc>
          <w:tcPr>
            <w:tcW w:w="1365" w:type="dxa"/>
            <w:vAlign w:val="bottom"/>
          </w:tcPr>
          <w:p w14:paraId="1496ED66" w14:textId="3D9FAA88"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585,456</w:t>
            </w:r>
          </w:p>
        </w:tc>
        <w:tc>
          <w:tcPr>
            <w:tcW w:w="1425" w:type="dxa"/>
            <w:vAlign w:val="bottom"/>
          </w:tcPr>
          <w:p w14:paraId="7D1E2D6E" w14:textId="77777777" w:rsidR="00395944" w:rsidRPr="003F4D86" w:rsidRDefault="00395944" w:rsidP="00157E78">
            <w:pPr>
              <w:jc w:val="center"/>
              <w:rPr>
                <w:rFonts w:ascii="Arial" w:hAnsi="Arial" w:cs="Arial"/>
                <w:b/>
                <w:bCs/>
                <w:sz w:val="18"/>
                <w:szCs w:val="18"/>
              </w:rPr>
            </w:pPr>
          </w:p>
        </w:tc>
        <w:tc>
          <w:tcPr>
            <w:tcW w:w="1530" w:type="dxa"/>
            <w:vAlign w:val="bottom"/>
          </w:tcPr>
          <w:p w14:paraId="09C1CAD4" w14:textId="44EEA6A5"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329,637</w:t>
            </w:r>
          </w:p>
        </w:tc>
        <w:tc>
          <w:tcPr>
            <w:tcW w:w="1438" w:type="dxa"/>
            <w:vAlign w:val="bottom"/>
          </w:tcPr>
          <w:p w14:paraId="6A8ECFD9" w14:textId="77777777" w:rsidR="00395944" w:rsidRPr="003F4D86" w:rsidRDefault="00395944" w:rsidP="00157E78">
            <w:pPr>
              <w:jc w:val="center"/>
              <w:rPr>
                <w:rFonts w:ascii="Arial" w:hAnsi="Arial" w:cs="Arial"/>
                <w:b/>
                <w:bCs/>
                <w:sz w:val="18"/>
                <w:szCs w:val="18"/>
              </w:rPr>
            </w:pPr>
          </w:p>
        </w:tc>
        <w:tc>
          <w:tcPr>
            <w:tcW w:w="1622" w:type="dxa"/>
            <w:vAlign w:val="bottom"/>
          </w:tcPr>
          <w:p w14:paraId="03C8B7D0" w14:textId="4A006D1A"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243,294</w:t>
            </w:r>
          </w:p>
        </w:tc>
        <w:tc>
          <w:tcPr>
            <w:tcW w:w="1258" w:type="dxa"/>
            <w:vAlign w:val="bottom"/>
          </w:tcPr>
          <w:p w14:paraId="46406354" w14:textId="77777777" w:rsidR="00395944" w:rsidRPr="003F4D86" w:rsidRDefault="00395944" w:rsidP="00157E78">
            <w:pPr>
              <w:jc w:val="center"/>
              <w:rPr>
                <w:rFonts w:ascii="Arial" w:hAnsi="Arial" w:cs="Arial"/>
                <w:b/>
                <w:bCs/>
                <w:sz w:val="18"/>
                <w:szCs w:val="18"/>
              </w:rPr>
            </w:pPr>
          </w:p>
        </w:tc>
        <w:tc>
          <w:tcPr>
            <w:tcW w:w="1362" w:type="dxa"/>
            <w:vAlign w:val="bottom"/>
          </w:tcPr>
          <w:p w14:paraId="2F2F7345" w14:textId="58BF35FC"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294,317</w:t>
            </w:r>
          </w:p>
        </w:tc>
      </w:tr>
    </w:tbl>
    <w:p w14:paraId="4B40289E" w14:textId="77777777" w:rsidR="00395944" w:rsidRDefault="00395944" w:rsidP="00395944"/>
    <w:p w14:paraId="776310A8" w14:textId="77777777" w:rsidR="00395944" w:rsidRDefault="00395944" w:rsidP="00395944"/>
    <w:p w14:paraId="2E830660" w14:textId="77777777" w:rsidR="00395944" w:rsidRDefault="00395944" w:rsidP="00395944">
      <w:pPr>
        <w:sectPr w:rsidR="00395944" w:rsidSect="00AB18A3">
          <w:pgSz w:w="16834" w:h="11909" w:orient="landscape" w:code="9"/>
          <w:pgMar w:top="1166" w:right="1267" w:bottom="1195" w:left="1166" w:header="720" w:footer="346" w:gutter="0"/>
          <w:cols w:space="720"/>
          <w:docGrid w:linePitch="360"/>
        </w:sectPr>
      </w:pPr>
    </w:p>
    <w:p w14:paraId="739868C3" w14:textId="7572F5DB" w:rsidR="00395944" w:rsidRDefault="00395944" w:rsidP="00395944">
      <w:r>
        <w:lastRenderedPageBreak/>
        <w:t xml:space="preserve">The source of fuelwood from other sources is not identified during the survey because these woods are bought from the market and the consumer cannot tell the source of these wood. </w:t>
      </w:r>
      <w:r w:rsidR="000F2965">
        <w:t xml:space="preserve">In the next session of this report it indicates that 100% of commercial wood are from natural market. </w:t>
      </w:r>
      <w:r>
        <w:t>Therefore it is assumed that the source of fuelwood from other sourc</w:t>
      </w:r>
      <w:r w:rsidR="000F2965">
        <w:t>es are also from natural forest</w:t>
      </w:r>
      <w:r>
        <w:t>.</w:t>
      </w:r>
    </w:p>
    <w:p w14:paraId="1DABB067" w14:textId="77777777" w:rsidR="00395944" w:rsidRDefault="00395944" w:rsidP="00395944">
      <w:pPr>
        <w:rPr>
          <w:b/>
          <w:i/>
        </w:rPr>
      </w:pPr>
      <w:r w:rsidRPr="00831B72">
        <w:rPr>
          <w:b/>
          <w:i/>
        </w:rPr>
        <w:t xml:space="preserve">Total residential fuelwood consumption of Thanh Hoa and Nghe </w:t>
      </w:r>
      <w:commentRangeStart w:id="121"/>
      <w:r w:rsidRPr="00831B72">
        <w:rPr>
          <w:b/>
          <w:i/>
        </w:rPr>
        <w:t>An</w:t>
      </w:r>
      <w:commentRangeEnd w:id="121"/>
      <w:r w:rsidR="00093872">
        <w:rPr>
          <w:rStyle w:val="CommentReference"/>
        </w:rPr>
        <w:commentReference w:id="121"/>
      </w:r>
      <w:r w:rsidRPr="00831B72">
        <w:rPr>
          <w:b/>
          <w:i/>
        </w:rPr>
        <w:t xml:space="preserve"> by source is as below:</w:t>
      </w:r>
    </w:p>
    <w:p w14:paraId="224ECB2B" w14:textId="77777777" w:rsidR="00395944" w:rsidRDefault="00395944" w:rsidP="00395944">
      <w:pPr>
        <w:rPr>
          <w:b/>
          <w:i/>
        </w:rPr>
      </w:pPr>
    </w:p>
    <w:tbl>
      <w:tblPr>
        <w:tblStyle w:val="TableGrid"/>
        <w:tblW w:w="7650" w:type="dxa"/>
        <w:tblInd w:w="1008" w:type="dxa"/>
        <w:shd w:val="clear" w:color="auto" w:fill="DAEEF3" w:themeFill="accent5" w:themeFillTint="33"/>
        <w:tblLook w:val="04A0" w:firstRow="1" w:lastRow="0" w:firstColumn="1" w:lastColumn="0" w:noHBand="0" w:noVBand="1"/>
      </w:tblPr>
      <w:tblGrid>
        <w:gridCol w:w="7650"/>
      </w:tblGrid>
      <w:tr w:rsidR="00395944" w14:paraId="5B4D8AFF" w14:textId="77777777" w:rsidTr="00F6544D">
        <w:tc>
          <w:tcPr>
            <w:tcW w:w="7650" w:type="dxa"/>
            <w:shd w:val="clear" w:color="auto" w:fill="DAEEF3" w:themeFill="accent5" w:themeFillTint="33"/>
          </w:tcPr>
          <w:p w14:paraId="767DD50A" w14:textId="45D33276" w:rsidR="00395944" w:rsidRDefault="004609D6" w:rsidP="00A6072E">
            <w:pPr>
              <w:spacing w:before="360"/>
              <w:ind w:left="342"/>
            </w:pPr>
            <w:r>
              <w:t>Total consumption: 1,453,740</w:t>
            </w:r>
            <w:r w:rsidR="00395944">
              <w:t xml:space="preserve"> ton per year</w:t>
            </w:r>
            <w:r w:rsidR="00F6544D">
              <w:t>, in which</w:t>
            </w:r>
            <w:r w:rsidR="00A6072E">
              <w:t>:</w:t>
            </w:r>
          </w:p>
          <w:p w14:paraId="5462E45B" w14:textId="7838384D" w:rsidR="00395944" w:rsidRDefault="004609D6" w:rsidP="002C5438">
            <w:pPr>
              <w:pStyle w:val="ListParagraph"/>
              <w:numPr>
                <w:ilvl w:val="0"/>
                <w:numId w:val="4"/>
              </w:numPr>
              <w:contextualSpacing w:val="0"/>
            </w:pPr>
            <w:r>
              <w:t xml:space="preserve">From natural forest: </w:t>
            </w:r>
            <w:r w:rsidR="000F2965">
              <w:t>879,773</w:t>
            </w:r>
            <w:r w:rsidR="00395944">
              <w:t xml:space="preserve"> ton per year</w:t>
            </w:r>
            <w:r w:rsidR="000F2965">
              <w:t>, equivalent to 6</w:t>
            </w:r>
            <w:r w:rsidR="00F6544D">
              <w:t>1%</w:t>
            </w:r>
          </w:p>
          <w:p w14:paraId="70DF5D7C" w14:textId="7F3264DF" w:rsidR="00395944" w:rsidRDefault="00395944" w:rsidP="002C5438">
            <w:pPr>
              <w:pStyle w:val="ListParagraph"/>
              <w:numPr>
                <w:ilvl w:val="0"/>
                <w:numId w:val="4"/>
              </w:numPr>
              <w:contextualSpacing w:val="0"/>
            </w:pPr>
            <w:r>
              <w:t xml:space="preserve">From plantation forest: </w:t>
            </w:r>
            <w:r w:rsidR="000F2965">
              <w:t>329,637</w:t>
            </w:r>
            <w:r>
              <w:t xml:space="preserve"> ton per year</w:t>
            </w:r>
            <w:r w:rsidR="00F6544D">
              <w:t xml:space="preserve">, equivalent to </w:t>
            </w:r>
            <w:r w:rsidR="000F2965">
              <w:t>23</w:t>
            </w:r>
            <w:r w:rsidR="00F6544D">
              <w:t xml:space="preserve"> %</w:t>
            </w:r>
          </w:p>
          <w:p w14:paraId="44124380" w14:textId="0FB590A6" w:rsidR="00395944" w:rsidRDefault="004609D6" w:rsidP="002C5438">
            <w:pPr>
              <w:pStyle w:val="ListParagraph"/>
              <w:numPr>
                <w:ilvl w:val="0"/>
                <w:numId w:val="4"/>
              </w:numPr>
              <w:contextualSpacing w:val="0"/>
            </w:pPr>
            <w:r>
              <w:t xml:space="preserve">From home garden: </w:t>
            </w:r>
            <w:r w:rsidR="000F2965">
              <w:t>243,294</w:t>
            </w:r>
            <w:r w:rsidR="00395944">
              <w:t xml:space="preserve"> ton per year</w:t>
            </w:r>
            <w:r w:rsidR="00F6544D">
              <w:t xml:space="preserve">, equivalent to </w:t>
            </w:r>
            <w:r w:rsidR="000F2965">
              <w:t>16</w:t>
            </w:r>
            <w:r w:rsidR="00F6544D">
              <w:t>%</w:t>
            </w:r>
          </w:p>
          <w:p w14:paraId="08846CC6" w14:textId="77777777" w:rsidR="00395944" w:rsidRDefault="00395944" w:rsidP="00395944"/>
        </w:tc>
      </w:tr>
    </w:tbl>
    <w:p w14:paraId="0D7658EA" w14:textId="77777777" w:rsidR="00395944" w:rsidRPr="00395944" w:rsidRDefault="00395944" w:rsidP="00395944"/>
    <w:p w14:paraId="5F9C5419" w14:textId="3814A060" w:rsidR="005E306C" w:rsidRDefault="009D09BF" w:rsidP="009D09BF">
      <w:pPr>
        <w:pStyle w:val="Heading4"/>
      </w:pPr>
      <w:r>
        <w:t>Size of fuelwood consumed by residents</w:t>
      </w:r>
    </w:p>
    <w:p w14:paraId="359DCACB" w14:textId="5B87CD19" w:rsidR="00572B6D" w:rsidRDefault="00BC1605" w:rsidP="004355A1">
      <w:r>
        <w:t xml:space="preserve">While the source of fuelwood from natural forest/ plantation forest/ home garden/ or other sources is depending on the location (or cluster) of the household whether which source is more available, the preference of size of fuelwood consumed by household would not be much different between the household of different location (or cluster). This is because they all use stove for cooking, either traditional tripod stove or improved stove for which the most suitable </w:t>
      </w:r>
      <w:commentRangeStart w:id="122"/>
      <w:r>
        <w:t>size</w:t>
      </w:r>
      <w:commentRangeEnd w:id="122"/>
      <w:r w:rsidR="00093872">
        <w:rPr>
          <w:rStyle w:val="CommentReference"/>
        </w:rPr>
        <w:commentReference w:id="122"/>
      </w:r>
      <w:r>
        <w:t xml:space="preserve"> of fuelwood for stove is 5-15cm. </w:t>
      </w:r>
      <w:r w:rsidR="004355A1">
        <w:t>The table below show</w:t>
      </w:r>
      <w:r w:rsidR="00572B6D">
        <w:t>s the size of fuelwood consumed by commune.</w:t>
      </w:r>
    </w:p>
    <w:p w14:paraId="202CD799" w14:textId="1B967454" w:rsidR="00572B6D" w:rsidRPr="00C553A9" w:rsidRDefault="00C553A9" w:rsidP="00C553A9">
      <w:pPr>
        <w:spacing w:after="120"/>
        <w:jc w:val="center"/>
        <w:rPr>
          <w:i/>
        </w:rPr>
      </w:pPr>
      <w:r w:rsidRPr="00C553A9">
        <w:rPr>
          <w:i/>
        </w:rPr>
        <w:t xml:space="preserve">Table 14. </w:t>
      </w:r>
      <w:r>
        <w:rPr>
          <w:i/>
        </w:rPr>
        <w:t>Categories of f</w:t>
      </w:r>
      <w:r w:rsidRPr="00C553A9">
        <w:rPr>
          <w:i/>
        </w:rPr>
        <w:t>uelwood by size</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B83661">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C553A9">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05E51D18"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w:t>
            </w:r>
            <w:r w:rsidR="00BC1605">
              <w:rPr>
                <w:rFonts w:ascii="Arial" w:eastAsia="Times New Roman" w:hAnsi="Arial" w:cs="Arial"/>
                <w:b/>
                <w:bCs/>
                <w:sz w:val="18"/>
                <w:szCs w:val="18"/>
              </w:rPr>
              <w:t xml:space="preserve"> </w:t>
            </w:r>
            <w:r>
              <w:rPr>
                <w:rFonts w:ascii="Arial" w:eastAsia="Times New Roman" w:hAnsi="Arial" w:cs="Arial"/>
                <w:b/>
                <w:bCs/>
                <w:sz w:val="18"/>
                <w:szCs w:val="18"/>
              </w:rPr>
              <w:t>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B83661">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5CE1032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B83661">
        <w:trPr>
          <w:trHeight w:val="300"/>
        </w:trPr>
        <w:tc>
          <w:tcPr>
            <w:tcW w:w="555" w:type="dxa"/>
            <w:shd w:val="clear" w:color="auto" w:fill="auto"/>
            <w:noWrap/>
            <w:hideMark/>
          </w:tcPr>
          <w:p w14:paraId="0506DF49"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C553A9">
            <w:pPr>
              <w:spacing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tcBorders>
              <w:top w:val="dotted" w:sz="4" w:space="0" w:color="auto"/>
              <w:bottom w:val="dotted" w:sz="4" w:space="0" w:color="auto"/>
            </w:tcBorders>
            <w:shd w:val="clear" w:color="auto" w:fill="auto"/>
            <w:noWrap/>
            <w:hideMark/>
          </w:tcPr>
          <w:p w14:paraId="7774F38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B83661">
        <w:trPr>
          <w:trHeight w:val="300"/>
        </w:trPr>
        <w:tc>
          <w:tcPr>
            <w:tcW w:w="555" w:type="dxa"/>
            <w:shd w:val="clear" w:color="auto" w:fill="auto"/>
            <w:noWrap/>
            <w:hideMark/>
          </w:tcPr>
          <w:p w14:paraId="6AEB502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790B9190"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B83661">
        <w:trPr>
          <w:trHeight w:val="300"/>
        </w:trPr>
        <w:tc>
          <w:tcPr>
            <w:tcW w:w="555" w:type="dxa"/>
            <w:shd w:val="clear" w:color="auto" w:fill="auto"/>
            <w:noWrap/>
            <w:hideMark/>
          </w:tcPr>
          <w:p w14:paraId="420146D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0BAE2C6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B83661">
        <w:trPr>
          <w:trHeight w:val="300"/>
        </w:trPr>
        <w:tc>
          <w:tcPr>
            <w:tcW w:w="555" w:type="dxa"/>
            <w:shd w:val="clear" w:color="auto" w:fill="auto"/>
            <w:noWrap/>
            <w:hideMark/>
          </w:tcPr>
          <w:p w14:paraId="6104C86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3A765EA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B83661">
        <w:trPr>
          <w:trHeight w:val="300"/>
        </w:trPr>
        <w:tc>
          <w:tcPr>
            <w:tcW w:w="555" w:type="dxa"/>
            <w:shd w:val="clear" w:color="auto" w:fill="auto"/>
            <w:noWrap/>
            <w:hideMark/>
          </w:tcPr>
          <w:p w14:paraId="6F9D8D7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51ED102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B83661">
        <w:trPr>
          <w:trHeight w:val="300"/>
        </w:trPr>
        <w:tc>
          <w:tcPr>
            <w:tcW w:w="555" w:type="dxa"/>
            <w:tcBorders>
              <w:bottom w:val="dotted" w:sz="4" w:space="0" w:color="auto"/>
            </w:tcBorders>
            <w:shd w:val="clear" w:color="auto" w:fill="auto"/>
            <w:noWrap/>
            <w:hideMark/>
          </w:tcPr>
          <w:p w14:paraId="6866DAD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tcBorders>
              <w:bottom w:val="dotted" w:sz="4" w:space="0" w:color="auto"/>
            </w:tcBorders>
            <w:shd w:val="clear" w:color="auto" w:fill="auto"/>
            <w:noWrap/>
            <w:hideMark/>
          </w:tcPr>
          <w:p w14:paraId="4CE5D2B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bottom w:val="dotted" w:sz="4" w:space="0" w:color="auto"/>
            </w:tcBorders>
            <w:shd w:val="clear" w:color="auto" w:fill="auto"/>
            <w:noWrap/>
            <w:hideMark/>
          </w:tcPr>
          <w:p w14:paraId="27D21000"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bottom w:val="dotted" w:sz="4" w:space="0" w:color="auto"/>
            </w:tcBorders>
            <w:shd w:val="clear" w:color="auto" w:fill="auto"/>
            <w:noWrap/>
            <w:hideMark/>
          </w:tcPr>
          <w:p w14:paraId="40BC8F1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1CCA3CF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B83661">
        <w:trPr>
          <w:trHeight w:val="300"/>
        </w:trPr>
        <w:tc>
          <w:tcPr>
            <w:tcW w:w="555" w:type="dxa"/>
            <w:tcBorders>
              <w:top w:val="dotted" w:sz="4" w:space="0" w:color="auto"/>
              <w:bottom w:val="dotted" w:sz="4" w:space="0" w:color="auto"/>
            </w:tcBorders>
            <w:shd w:val="clear" w:color="auto" w:fill="auto"/>
            <w:noWrap/>
            <w:hideMark/>
          </w:tcPr>
          <w:p w14:paraId="0F7A2F5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tcBorders>
              <w:top w:val="dotted" w:sz="4" w:space="0" w:color="auto"/>
              <w:bottom w:val="dotted" w:sz="4" w:space="0" w:color="auto"/>
            </w:tcBorders>
            <w:shd w:val="clear" w:color="auto" w:fill="auto"/>
            <w:noWrap/>
            <w:hideMark/>
          </w:tcPr>
          <w:p w14:paraId="5D77F0B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dotted" w:sz="4" w:space="0" w:color="auto"/>
              <w:bottom w:val="dotted" w:sz="4" w:space="0" w:color="auto"/>
            </w:tcBorders>
            <w:shd w:val="clear" w:color="auto" w:fill="auto"/>
            <w:noWrap/>
            <w:hideMark/>
          </w:tcPr>
          <w:p w14:paraId="5D5A152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63E9C13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19A5811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B83661">
        <w:trPr>
          <w:trHeight w:val="300"/>
        </w:trPr>
        <w:tc>
          <w:tcPr>
            <w:tcW w:w="555" w:type="dxa"/>
            <w:tcBorders>
              <w:top w:val="dotted" w:sz="4" w:space="0" w:color="auto"/>
              <w:bottom w:val="dotted" w:sz="4" w:space="0" w:color="auto"/>
            </w:tcBorders>
            <w:shd w:val="clear" w:color="auto" w:fill="auto"/>
            <w:noWrap/>
            <w:hideMark/>
          </w:tcPr>
          <w:p w14:paraId="199E1E3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tcBorders>
              <w:top w:val="dotted" w:sz="4" w:space="0" w:color="auto"/>
              <w:bottom w:val="dotted" w:sz="4" w:space="0" w:color="auto"/>
            </w:tcBorders>
            <w:shd w:val="clear" w:color="auto" w:fill="auto"/>
            <w:noWrap/>
            <w:hideMark/>
          </w:tcPr>
          <w:p w14:paraId="61F9D61B"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tcBorders>
              <w:top w:val="dotted" w:sz="4" w:space="0" w:color="auto"/>
              <w:bottom w:val="dotted" w:sz="4" w:space="0" w:color="auto"/>
            </w:tcBorders>
            <w:shd w:val="clear" w:color="auto" w:fill="auto"/>
            <w:noWrap/>
            <w:hideMark/>
          </w:tcPr>
          <w:p w14:paraId="4897B781"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7F67A6B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4673353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B83661">
        <w:trPr>
          <w:trHeight w:val="300"/>
        </w:trPr>
        <w:tc>
          <w:tcPr>
            <w:tcW w:w="555" w:type="dxa"/>
            <w:tcBorders>
              <w:top w:val="dotted" w:sz="4" w:space="0" w:color="auto"/>
            </w:tcBorders>
            <w:shd w:val="clear" w:color="auto" w:fill="auto"/>
            <w:noWrap/>
            <w:hideMark/>
          </w:tcPr>
          <w:p w14:paraId="3E5CA03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tcBorders>
              <w:top w:val="dotted" w:sz="4" w:space="0" w:color="auto"/>
            </w:tcBorders>
            <w:shd w:val="clear" w:color="auto" w:fill="auto"/>
            <w:noWrap/>
            <w:hideMark/>
          </w:tcPr>
          <w:p w14:paraId="027C76B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tcBorders>
              <w:top w:val="dotted" w:sz="4" w:space="0" w:color="auto"/>
            </w:tcBorders>
            <w:shd w:val="clear" w:color="auto" w:fill="auto"/>
            <w:noWrap/>
            <w:hideMark/>
          </w:tcPr>
          <w:p w14:paraId="7BE31E8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tcBorders>
            <w:shd w:val="clear" w:color="auto" w:fill="auto"/>
            <w:noWrap/>
            <w:hideMark/>
          </w:tcPr>
          <w:p w14:paraId="5317D96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54FCD8A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B83661">
        <w:trPr>
          <w:trHeight w:val="300"/>
        </w:trPr>
        <w:tc>
          <w:tcPr>
            <w:tcW w:w="555" w:type="dxa"/>
            <w:shd w:val="clear" w:color="auto" w:fill="auto"/>
            <w:noWrap/>
            <w:hideMark/>
          </w:tcPr>
          <w:p w14:paraId="116E197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4980A7F9"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B83661">
        <w:trPr>
          <w:trHeight w:val="300"/>
        </w:trPr>
        <w:tc>
          <w:tcPr>
            <w:tcW w:w="555" w:type="dxa"/>
            <w:shd w:val="clear" w:color="auto" w:fill="auto"/>
            <w:noWrap/>
            <w:hideMark/>
          </w:tcPr>
          <w:p w14:paraId="146E675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20EFE0F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B83661">
        <w:trPr>
          <w:trHeight w:val="300"/>
        </w:trPr>
        <w:tc>
          <w:tcPr>
            <w:tcW w:w="555" w:type="dxa"/>
            <w:shd w:val="clear" w:color="auto" w:fill="auto"/>
            <w:noWrap/>
            <w:hideMark/>
          </w:tcPr>
          <w:p w14:paraId="4B50D0F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13</w:t>
            </w:r>
          </w:p>
        </w:tc>
        <w:tc>
          <w:tcPr>
            <w:tcW w:w="1170" w:type="dxa"/>
            <w:shd w:val="clear" w:color="auto" w:fill="auto"/>
            <w:noWrap/>
            <w:hideMark/>
          </w:tcPr>
          <w:p w14:paraId="766D0C6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15A0F85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B83661">
        <w:trPr>
          <w:trHeight w:val="300"/>
        </w:trPr>
        <w:tc>
          <w:tcPr>
            <w:tcW w:w="555" w:type="dxa"/>
            <w:shd w:val="clear" w:color="auto" w:fill="auto"/>
            <w:noWrap/>
            <w:hideMark/>
          </w:tcPr>
          <w:p w14:paraId="70BC838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0B1002D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3E6B171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C553A9">
            <w:pPr>
              <w:spacing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16C9A3D6" w:rsidR="008F6F31" w:rsidRPr="00CC6DB7" w:rsidRDefault="00CC6DB7" w:rsidP="00CC6DB7">
      <w:pPr>
        <w:jc w:val="center"/>
        <w:rPr>
          <w:i/>
        </w:rPr>
      </w:pPr>
      <w:r w:rsidRPr="00CC6DB7">
        <w:rPr>
          <w:i/>
        </w:rPr>
        <w:t>Figure 5. Typical size of fuelwood consumed by households</w:t>
      </w:r>
    </w:p>
    <w:p w14:paraId="745A8440" w14:textId="77777777" w:rsidR="00CC6DB7" w:rsidRDefault="00CC6DB7" w:rsidP="004355A1"/>
    <w:p w14:paraId="515E00AC" w14:textId="7E530EF0" w:rsidR="001E2FF0" w:rsidRDefault="001E2FF0" w:rsidP="004355A1">
      <w:r>
        <w:t>The below table show the ratio of fuelwood used by size by cluster:</w:t>
      </w:r>
    </w:p>
    <w:p w14:paraId="02A86F32" w14:textId="77777777" w:rsidR="00CC6DB7" w:rsidRDefault="00CC6DB7">
      <w:pPr>
        <w:spacing w:before="0" w:after="200" w:line="276" w:lineRule="auto"/>
        <w:jc w:val="left"/>
        <w:rPr>
          <w:i/>
        </w:rPr>
      </w:pPr>
      <w:r>
        <w:rPr>
          <w:i/>
        </w:rPr>
        <w:br w:type="page"/>
      </w:r>
    </w:p>
    <w:p w14:paraId="014A696B" w14:textId="509F19AA" w:rsidR="00C553A9" w:rsidRPr="00C553A9" w:rsidRDefault="00C553A9" w:rsidP="00C553A9">
      <w:pPr>
        <w:spacing w:after="120"/>
        <w:jc w:val="center"/>
        <w:rPr>
          <w:i/>
        </w:rPr>
      </w:pPr>
      <w:r w:rsidRPr="00C553A9">
        <w:rPr>
          <w:i/>
        </w:rPr>
        <w:lastRenderedPageBreak/>
        <w:t xml:space="preserve">Table </w:t>
      </w:r>
      <w:r>
        <w:rPr>
          <w:i/>
        </w:rPr>
        <w:t>15</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1E2FF0" w14:paraId="150C25AE" w14:textId="77777777" w:rsidTr="00B83661">
        <w:tc>
          <w:tcPr>
            <w:tcW w:w="1800" w:type="dxa"/>
            <w:tcBorders>
              <w:bottom w:val="single" w:sz="4" w:space="0" w:color="auto"/>
            </w:tcBorders>
          </w:tcPr>
          <w:p w14:paraId="43EAA9B6"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w:t>
            </w:r>
          </w:p>
        </w:tc>
        <w:tc>
          <w:tcPr>
            <w:tcW w:w="1890" w:type="dxa"/>
            <w:tcBorders>
              <w:bottom w:val="single" w:sz="4" w:space="0" w:color="auto"/>
            </w:tcBorders>
          </w:tcPr>
          <w:p w14:paraId="1C7D7C91" w14:textId="6646206E" w:rsidR="001E2FF0" w:rsidRPr="00B83661" w:rsidRDefault="001E2FF0" w:rsidP="004B1A4C">
            <w:pPr>
              <w:jc w:val="center"/>
              <w:rPr>
                <w:rFonts w:ascii="Arial" w:hAnsi="Arial" w:cs="Arial"/>
                <w:bCs/>
                <w:sz w:val="18"/>
                <w:szCs w:val="18"/>
              </w:rPr>
            </w:pPr>
            <w:r w:rsidRPr="00B83661">
              <w:rPr>
                <w:rFonts w:ascii="Arial" w:hAnsi="Arial" w:cs="Arial"/>
                <w:bCs/>
                <w:sz w:val="18"/>
                <w:szCs w:val="18"/>
              </w:rPr>
              <w:t>% of fuelwood size&gt;15cm</w:t>
            </w:r>
          </w:p>
        </w:tc>
        <w:tc>
          <w:tcPr>
            <w:tcW w:w="1800" w:type="dxa"/>
            <w:tcBorders>
              <w:bottom w:val="single" w:sz="4" w:space="0" w:color="auto"/>
            </w:tcBorders>
          </w:tcPr>
          <w:p w14:paraId="15208B2A" w14:textId="43797BA0" w:rsidR="001E2FF0" w:rsidRPr="00B83661" w:rsidRDefault="001E2FF0" w:rsidP="00AF5675">
            <w:pPr>
              <w:ind w:left="118" w:right="139"/>
              <w:jc w:val="center"/>
              <w:rPr>
                <w:rFonts w:ascii="Arial" w:hAnsi="Arial" w:cs="Arial"/>
                <w:bCs/>
                <w:sz w:val="18"/>
                <w:szCs w:val="18"/>
              </w:rPr>
            </w:pPr>
            <w:r w:rsidRPr="00B83661">
              <w:rPr>
                <w:rFonts w:ascii="Arial" w:hAnsi="Arial" w:cs="Arial"/>
                <w:bCs/>
                <w:sz w:val="18"/>
                <w:szCs w:val="18"/>
              </w:rPr>
              <w:t>% of fuelwood size5-15cm</w:t>
            </w:r>
          </w:p>
        </w:tc>
        <w:tc>
          <w:tcPr>
            <w:tcW w:w="1890" w:type="dxa"/>
            <w:tcBorders>
              <w:bottom w:val="single" w:sz="4" w:space="0" w:color="auto"/>
            </w:tcBorders>
          </w:tcPr>
          <w:p w14:paraId="1C877E7C" w14:textId="5EA4C8EF" w:rsidR="001E2FF0" w:rsidRPr="00B83661" w:rsidRDefault="001E2FF0" w:rsidP="004B1A4C">
            <w:pPr>
              <w:jc w:val="center"/>
              <w:rPr>
                <w:rFonts w:ascii="Arial" w:hAnsi="Arial" w:cs="Arial"/>
                <w:bCs/>
                <w:sz w:val="18"/>
                <w:szCs w:val="18"/>
              </w:rPr>
            </w:pPr>
            <w:r w:rsidRPr="00B83661">
              <w:rPr>
                <w:rFonts w:ascii="Arial" w:hAnsi="Arial" w:cs="Arial"/>
                <w:bCs/>
                <w:sz w:val="18"/>
                <w:szCs w:val="18"/>
              </w:rPr>
              <w:t>% of fuelwood of branches &lt;5cm</w:t>
            </w:r>
          </w:p>
        </w:tc>
      </w:tr>
      <w:tr w:rsidR="001E2FF0" w14:paraId="7CB29125" w14:textId="77777777" w:rsidTr="00B83661">
        <w:tc>
          <w:tcPr>
            <w:tcW w:w="1800" w:type="dxa"/>
            <w:tcBorders>
              <w:bottom w:val="dotted" w:sz="4" w:space="0" w:color="auto"/>
            </w:tcBorders>
            <w:shd w:val="clear" w:color="auto" w:fill="auto"/>
          </w:tcPr>
          <w:p w14:paraId="0E0E3465"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6</w:t>
            </w:r>
          </w:p>
        </w:tc>
        <w:tc>
          <w:tcPr>
            <w:tcW w:w="1890" w:type="dxa"/>
            <w:tcBorders>
              <w:bottom w:val="dotted" w:sz="4" w:space="0" w:color="auto"/>
            </w:tcBorders>
            <w:shd w:val="clear" w:color="auto" w:fill="auto"/>
            <w:vAlign w:val="bottom"/>
          </w:tcPr>
          <w:p w14:paraId="51FCB24D" w14:textId="02CB07F7" w:rsidR="001E2FF0" w:rsidRPr="00B83661" w:rsidRDefault="001E2FF0" w:rsidP="004B1A4C">
            <w:pPr>
              <w:jc w:val="center"/>
              <w:rPr>
                <w:rFonts w:ascii="Arial" w:hAnsi="Arial" w:cs="Arial"/>
                <w:bCs/>
                <w:sz w:val="18"/>
                <w:szCs w:val="18"/>
              </w:rPr>
            </w:pPr>
            <w:r w:rsidRPr="00B83661">
              <w:rPr>
                <w:rFonts w:ascii="Arial" w:hAnsi="Arial" w:cs="Arial"/>
                <w:bCs/>
                <w:sz w:val="18"/>
                <w:szCs w:val="18"/>
              </w:rPr>
              <w:t>4</w:t>
            </w:r>
          </w:p>
        </w:tc>
        <w:tc>
          <w:tcPr>
            <w:tcW w:w="1800" w:type="dxa"/>
            <w:tcBorders>
              <w:bottom w:val="dotted" w:sz="4" w:space="0" w:color="auto"/>
            </w:tcBorders>
            <w:shd w:val="clear" w:color="auto" w:fill="auto"/>
            <w:vAlign w:val="bottom"/>
          </w:tcPr>
          <w:p w14:paraId="665102DF" w14:textId="2D600BBB" w:rsidR="001E2FF0" w:rsidRPr="00B83661" w:rsidRDefault="001E2FF0" w:rsidP="004B1A4C">
            <w:pPr>
              <w:jc w:val="center"/>
              <w:rPr>
                <w:rFonts w:ascii="Arial" w:hAnsi="Arial" w:cs="Arial"/>
                <w:bCs/>
                <w:sz w:val="18"/>
                <w:szCs w:val="18"/>
              </w:rPr>
            </w:pPr>
            <w:r w:rsidRPr="00B83661">
              <w:rPr>
                <w:rFonts w:ascii="Arial" w:hAnsi="Arial" w:cs="Arial"/>
                <w:bCs/>
                <w:sz w:val="18"/>
                <w:szCs w:val="18"/>
              </w:rPr>
              <w:t>29</w:t>
            </w:r>
          </w:p>
        </w:tc>
        <w:tc>
          <w:tcPr>
            <w:tcW w:w="1890" w:type="dxa"/>
            <w:tcBorders>
              <w:bottom w:val="dotted" w:sz="4" w:space="0" w:color="auto"/>
            </w:tcBorders>
            <w:shd w:val="clear" w:color="auto" w:fill="auto"/>
            <w:vAlign w:val="bottom"/>
          </w:tcPr>
          <w:p w14:paraId="4CE8091E" w14:textId="43A011E6" w:rsidR="001E2FF0" w:rsidRPr="00B83661" w:rsidRDefault="001E2FF0" w:rsidP="004B1A4C">
            <w:pPr>
              <w:jc w:val="center"/>
              <w:rPr>
                <w:rFonts w:ascii="Arial" w:hAnsi="Arial" w:cs="Arial"/>
                <w:bCs/>
                <w:sz w:val="18"/>
                <w:szCs w:val="18"/>
              </w:rPr>
            </w:pPr>
            <w:r w:rsidRPr="00B83661">
              <w:rPr>
                <w:rFonts w:ascii="Arial" w:hAnsi="Arial" w:cs="Arial"/>
                <w:bCs/>
                <w:sz w:val="18"/>
                <w:szCs w:val="18"/>
              </w:rPr>
              <w:t>68</w:t>
            </w:r>
          </w:p>
        </w:tc>
      </w:tr>
      <w:tr w:rsidR="001E2FF0" w14:paraId="2AE8E0B2" w14:textId="77777777" w:rsidTr="00B83661">
        <w:tc>
          <w:tcPr>
            <w:tcW w:w="1800" w:type="dxa"/>
            <w:tcBorders>
              <w:top w:val="dotted" w:sz="4" w:space="0" w:color="auto"/>
              <w:bottom w:val="dotted" w:sz="4" w:space="0" w:color="auto"/>
            </w:tcBorders>
            <w:shd w:val="clear" w:color="auto" w:fill="auto"/>
          </w:tcPr>
          <w:p w14:paraId="6977430E"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5</w:t>
            </w:r>
          </w:p>
        </w:tc>
        <w:tc>
          <w:tcPr>
            <w:tcW w:w="1890" w:type="dxa"/>
            <w:tcBorders>
              <w:top w:val="dotted" w:sz="4" w:space="0" w:color="auto"/>
              <w:bottom w:val="dotted" w:sz="4" w:space="0" w:color="auto"/>
            </w:tcBorders>
            <w:shd w:val="clear" w:color="auto" w:fill="auto"/>
            <w:vAlign w:val="bottom"/>
          </w:tcPr>
          <w:p w14:paraId="1F5471A4" w14:textId="781C1CE0" w:rsidR="001E2FF0" w:rsidRPr="00B83661" w:rsidRDefault="001E2FF0" w:rsidP="004B1A4C">
            <w:pPr>
              <w:jc w:val="center"/>
              <w:rPr>
                <w:rFonts w:ascii="Arial" w:hAnsi="Arial" w:cs="Arial"/>
                <w:bCs/>
                <w:sz w:val="18"/>
                <w:szCs w:val="18"/>
              </w:rPr>
            </w:pPr>
            <w:r w:rsidRPr="00B83661">
              <w:rPr>
                <w:rFonts w:ascii="Arial" w:hAnsi="Arial" w:cs="Arial"/>
                <w:bCs/>
                <w:sz w:val="18"/>
                <w:szCs w:val="18"/>
              </w:rPr>
              <w:t>14</w:t>
            </w:r>
          </w:p>
        </w:tc>
        <w:tc>
          <w:tcPr>
            <w:tcW w:w="1800" w:type="dxa"/>
            <w:tcBorders>
              <w:top w:val="dotted" w:sz="4" w:space="0" w:color="auto"/>
              <w:bottom w:val="dotted" w:sz="4" w:space="0" w:color="auto"/>
            </w:tcBorders>
            <w:shd w:val="clear" w:color="auto" w:fill="auto"/>
            <w:vAlign w:val="bottom"/>
          </w:tcPr>
          <w:p w14:paraId="0598563B" w14:textId="546C09E1" w:rsidR="001E2FF0" w:rsidRPr="00B83661" w:rsidRDefault="001E2FF0" w:rsidP="004B1A4C">
            <w:pPr>
              <w:jc w:val="center"/>
              <w:rPr>
                <w:rFonts w:ascii="Arial" w:hAnsi="Arial" w:cs="Arial"/>
                <w:bCs/>
                <w:sz w:val="18"/>
                <w:szCs w:val="18"/>
              </w:rPr>
            </w:pPr>
            <w:r w:rsidRPr="00B83661">
              <w:rPr>
                <w:rFonts w:ascii="Arial" w:hAnsi="Arial" w:cs="Arial"/>
                <w:bCs/>
                <w:sz w:val="18"/>
                <w:szCs w:val="18"/>
              </w:rPr>
              <w:t>38</w:t>
            </w:r>
          </w:p>
        </w:tc>
        <w:tc>
          <w:tcPr>
            <w:tcW w:w="1890" w:type="dxa"/>
            <w:tcBorders>
              <w:top w:val="dotted" w:sz="4" w:space="0" w:color="auto"/>
              <w:bottom w:val="dotted" w:sz="4" w:space="0" w:color="auto"/>
            </w:tcBorders>
            <w:shd w:val="clear" w:color="auto" w:fill="auto"/>
            <w:vAlign w:val="bottom"/>
          </w:tcPr>
          <w:p w14:paraId="4030CB02" w14:textId="26622512" w:rsidR="001E2FF0" w:rsidRPr="00B83661" w:rsidRDefault="001E2FF0" w:rsidP="004B1A4C">
            <w:pPr>
              <w:jc w:val="center"/>
              <w:rPr>
                <w:rFonts w:ascii="Arial" w:hAnsi="Arial" w:cs="Arial"/>
                <w:bCs/>
                <w:sz w:val="18"/>
                <w:szCs w:val="18"/>
              </w:rPr>
            </w:pPr>
            <w:r w:rsidRPr="00B83661">
              <w:rPr>
                <w:rFonts w:ascii="Arial" w:hAnsi="Arial" w:cs="Arial"/>
                <w:bCs/>
                <w:sz w:val="18"/>
                <w:szCs w:val="18"/>
              </w:rPr>
              <w:t>48</w:t>
            </w:r>
          </w:p>
        </w:tc>
      </w:tr>
      <w:tr w:rsidR="001E2FF0" w14:paraId="1725FB54" w14:textId="77777777" w:rsidTr="00B83661">
        <w:tc>
          <w:tcPr>
            <w:tcW w:w="1800" w:type="dxa"/>
            <w:tcBorders>
              <w:top w:val="dotted" w:sz="4" w:space="0" w:color="auto"/>
              <w:bottom w:val="dotted" w:sz="4" w:space="0" w:color="auto"/>
            </w:tcBorders>
            <w:shd w:val="clear" w:color="auto" w:fill="auto"/>
          </w:tcPr>
          <w:p w14:paraId="4300E5C1"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4</w:t>
            </w:r>
          </w:p>
        </w:tc>
        <w:tc>
          <w:tcPr>
            <w:tcW w:w="1890" w:type="dxa"/>
            <w:tcBorders>
              <w:top w:val="dotted" w:sz="4" w:space="0" w:color="auto"/>
              <w:bottom w:val="dotted" w:sz="4" w:space="0" w:color="auto"/>
            </w:tcBorders>
            <w:shd w:val="clear" w:color="auto" w:fill="auto"/>
            <w:vAlign w:val="bottom"/>
          </w:tcPr>
          <w:p w14:paraId="147AF5D5" w14:textId="6E099086" w:rsidR="001E2FF0" w:rsidRPr="00B83661" w:rsidRDefault="001E2FF0" w:rsidP="004B1A4C">
            <w:pPr>
              <w:jc w:val="center"/>
              <w:rPr>
                <w:rFonts w:ascii="Arial" w:hAnsi="Arial" w:cs="Arial"/>
                <w:bCs/>
                <w:sz w:val="18"/>
                <w:szCs w:val="18"/>
              </w:rPr>
            </w:pPr>
            <w:r w:rsidRPr="00B83661">
              <w:rPr>
                <w:rFonts w:ascii="Arial" w:hAnsi="Arial" w:cs="Arial"/>
                <w:bCs/>
                <w:sz w:val="18"/>
                <w:szCs w:val="18"/>
              </w:rPr>
              <w:t>2</w:t>
            </w:r>
          </w:p>
        </w:tc>
        <w:tc>
          <w:tcPr>
            <w:tcW w:w="1800" w:type="dxa"/>
            <w:tcBorders>
              <w:top w:val="dotted" w:sz="4" w:space="0" w:color="auto"/>
              <w:bottom w:val="dotted" w:sz="4" w:space="0" w:color="auto"/>
            </w:tcBorders>
            <w:shd w:val="clear" w:color="auto" w:fill="auto"/>
            <w:vAlign w:val="bottom"/>
          </w:tcPr>
          <w:p w14:paraId="4C35A240" w14:textId="4444E08A" w:rsidR="001E2FF0" w:rsidRPr="00B83661" w:rsidRDefault="001E2FF0" w:rsidP="004B1A4C">
            <w:pPr>
              <w:jc w:val="center"/>
              <w:rPr>
                <w:rFonts w:ascii="Arial" w:hAnsi="Arial" w:cs="Arial"/>
                <w:bCs/>
                <w:sz w:val="18"/>
                <w:szCs w:val="18"/>
              </w:rPr>
            </w:pPr>
            <w:r w:rsidRPr="00B83661">
              <w:rPr>
                <w:rFonts w:ascii="Arial" w:hAnsi="Arial" w:cs="Arial"/>
                <w:bCs/>
                <w:sz w:val="18"/>
                <w:szCs w:val="18"/>
              </w:rPr>
              <w:t>20</w:t>
            </w:r>
          </w:p>
        </w:tc>
        <w:tc>
          <w:tcPr>
            <w:tcW w:w="1890" w:type="dxa"/>
            <w:tcBorders>
              <w:top w:val="dotted" w:sz="4" w:space="0" w:color="auto"/>
              <w:bottom w:val="dotted" w:sz="4" w:space="0" w:color="auto"/>
            </w:tcBorders>
            <w:shd w:val="clear" w:color="auto" w:fill="auto"/>
            <w:vAlign w:val="bottom"/>
          </w:tcPr>
          <w:p w14:paraId="409E6218" w14:textId="059E78F5" w:rsidR="001E2FF0" w:rsidRPr="00B83661" w:rsidRDefault="001E2FF0" w:rsidP="004B1A4C">
            <w:pPr>
              <w:jc w:val="center"/>
              <w:rPr>
                <w:rFonts w:ascii="Arial" w:hAnsi="Arial" w:cs="Arial"/>
                <w:bCs/>
                <w:sz w:val="18"/>
                <w:szCs w:val="18"/>
              </w:rPr>
            </w:pPr>
            <w:r w:rsidRPr="00B83661">
              <w:rPr>
                <w:rFonts w:ascii="Arial" w:hAnsi="Arial" w:cs="Arial"/>
                <w:bCs/>
                <w:sz w:val="18"/>
                <w:szCs w:val="18"/>
              </w:rPr>
              <w:t>78</w:t>
            </w:r>
          </w:p>
        </w:tc>
      </w:tr>
      <w:tr w:rsidR="001E2FF0" w14:paraId="09207CEA" w14:textId="77777777" w:rsidTr="00B83661">
        <w:tc>
          <w:tcPr>
            <w:tcW w:w="1800" w:type="dxa"/>
            <w:tcBorders>
              <w:top w:val="dotted" w:sz="4" w:space="0" w:color="auto"/>
              <w:bottom w:val="dotted" w:sz="4" w:space="0" w:color="auto"/>
            </w:tcBorders>
            <w:shd w:val="clear" w:color="auto" w:fill="auto"/>
          </w:tcPr>
          <w:p w14:paraId="2727795E"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3</w:t>
            </w:r>
          </w:p>
        </w:tc>
        <w:tc>
          <w:tcPr>
            <w:tcW w:w="1890" w:type="dxa"/>
            <w:tcBorders>
              <w:top w:val="dotted" w:sz="4" w:space="0" w:color="auto"/>
              <w:bottom w:val="dotted" w:sz="4" w:space="0" w:color="auto"/>
            </w:tcBorders>
            <w:shd w:val="clear" w:color="auto" w:fill="auto"/>
            <w:vAlign w:val="bottom"/>
          </w:tcPr>
          <w:p w14:paraId="3067D94D" w14:textId="43262B18" w:rsidR="001E2FF0" w:rsidRPr="00B83661" w:rsidRDefault="001E2FF0" w:rsidP="004B1A4C">
            <w:pPr>
              <w:jc w:val="center"/>
              <w:rPr>
                <w:rFonts w:ascii="Arial" w:hAnsi="Arial" w:cs="Arial"/>
                <w:bCs/>
                <w:sz w:val="18"/>
                <w:szCs w:val="18"/>
              </w:rPr>
            </w:pPr>
            <w:r w:rsidRPr="00B83661">
              <w:rPr>
                <w:rFonts w:ascii="Arial" w:hAnsi="Arial" w:cs="Arial"/>
                <w:bCs/>
                <w:sz w:val="18"/>
                <w:szCs w:val="18"/>
              </w:rPr>
              <w:t>0</w:t>
            </w:r>
          </w:p>
        </w:tc>
        <w:tc>
          <w:tcPr>
            <w:tcW w:w="1800" w:type="dxa"/>
            <w:tcBorders>
              <w:top w:val="dotted" w:sz="4" w:space="0" w:color="auto"/>
              <w:bottom w:val="dotted" w:sz="4" w:space="0" w:color="auto"/>
            </w:tcBorders>
            <w:shd w:val="clear" w:color="auto" w:fill="auto"/>
            <w:vAlign w:val="bottom"/>
          </w:tcPr>
          <w:p w14:paraId="1B0823C2" w14:textId="5E8A57ED" w:rsidR="001E2FF0" w:rsidRPr="00B83661" w:rsidRDefault="001E2FF0" w:rsidP="004B1A4C">
            <w:pPr>
              <w:jc w:val="center"/>
              <w:rPr>
                <w:rFonts w:ascii="Arial" w:hAnsi="Arial" w:cs="Arial"/>
                <w:bCs/>
                <w:sz w:val="18"/>
                <w:szCs w:val="18"/>
              </w:rPr>
            </w:pPr>
            <w:r w:rsidRPr="00B83661">
              <w:rPr>
                <w:rFonts w:ascii="Arial" w:hAnsi="Arial" w:cs="Arial"/>
                <w:bCs/>
                <w:sz w:val="18"/>
                <w:szCs w:val="18"/>
              </w:rPr>
              <w:t>34</w:t>
            </w:r>
          </w:p>
        </w:tc>
        <w:tc>
          <w:tcPr>
            <w:tcW w:w="1890" w:type="dxa"/>
            <w:tcBorders>
              <w:top w:val="dotted" w:sz="4" w:space="0" w:color="auto"/>
              <w:bottom w:val="dotted" w:sz="4" w:space="0" w:color="auto"/>
            </w:tcBorders>
            <w:shd w:val="clear" w:color="auto" w:fill="auto"/>
            <w:vAlign w:val="bottom"/>
          </w:tcPr>
          <w:p w14:paraId="22509994" w14:textId="74046BD5" w:rsidR="001E2FF0" w:rsidRPr="00B83661" w:rsidRDefault="001E2FF0" w:rsidP="004B1A4C">
            <w:pPr>
              <w:jc w:val="center"/>
              <w:rPr>
                <w:rFonts w:ascii="Arial" w:hAnsi="Arial" w:cs="Arial"/>
                <w:bCs/>
                <w:sz w:val="18"/>
                <w:szCs w:val="18"/>
              </w:rPr>
            </w:pPr>
            <w:r w:rsidRPr="00B83661">
              <w:rPr>
                <w:rFonts w:ascii="Arial" w:hAnsi="Arial" w:cs="Arial"/>
                <w:bCs/>
                <w:sz w:val="18"/>
                <w:szCs w:val="18"/>
              </w:rPr>
              <w:t>66</w:t>
            </w:r>
          </w:p>
        </w:tc>
      </w:tr>
      <w:tr w:rsidR="001E2FF0" w14:paraId="6EF03713" w14:textId="77777777" w:rsidTr="00B83661">
        <w:tc>
          <w:tcPr>
            <w:tcW w:w="1800" w:type="dxa"/>
            <w:tcBorders>
              <w:top w:val="dotted" w:sz="4" w:space="0" w:color="auto"/>
              <w:bottom w:val="single" w:sz="4" w:space="0" w:color="auto"/>
            </w:tcBorders>
            <w:shd w:val="clear" w:color="auto" w:fill="auto"/>
          </w:tcPr>
          <w:p w14:paraId="3E64CEB0"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2</w:t>
            </w:r>
          </w:p>
        </w:tc>
        <w:tc>
          <w:tcPr>
            <w:tcW w:w="1890" w:type="dxa"/>
            <w:tcBorders>
              <w:top w:val="dotted" w:sz="4" w:space="0" w:color="auto"/>
            </w:tcBorders>
            <w:shd w:val="clear" w:color="auto" w:fill="auto"/>
            <w:vAlign w:val="bottom"/>
          </w:tcPr>
          <w:p w14:paraId="3C59F9D3" w14:textId="547D0B7F" w:rsidR="001E2FF0" w:rsidRPr="00B83661" w:rsidRDefault="001E2FF0" w:rsidP="004B1A4C">
            <w:pPr>
              <w:jc w:val="center"/>
              <w:rPr>
                <w:rFonts w:ascii="Arial" w:hAnsi="Arial" w:cs="Arial"/>
                <w:bCs/>
                <w:sz w:val="18"/>
                <w:szCs w:val="18"/>
              </w:rPr>
            </w:pPr>
            <w:r w:rsidRPr="00B83661">
              <w:rPr>
                <w:rFonts w:ascii="Arial" w:hAnsi="Arial" w:cs="Arial"/>
                <w:bCs/>
                <w:sz w:val="18"/>
                <w:szCs w:val="18"/>
              </w:rPr>
              <w:t>0</w:t>
            </w:r>
          </w:p>
        </w:tc>
        <w:tc>
          <w:tcPr>
            <w:tcW w:w="1800" w:type="dxa"/>
            <w:tcBorders>
              <w:top w:val="dotted" w:sz="4" w:space="0" w:color="auto"/>
            </w:tcBorders>
            <w:shd w:val="clear" w:color="auto" w:fill="auto"/>
            <w:vAlign w:val="bottom"/>
          </w:tcPr>
          <w:p w14:paraId="62D1DCDB" w14:textId="0E7F3CBA" w:rsidR="001E2FF0" w:rsidRPr="00B83661" w:rsidRDefault="001E2FF0" w:rsidP="004B1A4C">
            <w:pPr>
              <w:jc w:val="center"/>
              <w:rPr>
                <w:rFonts w:ascii="Arial" w:hAnsi="Arial" w:cs="Arial"/>
                <w:bCs/>
                <w:sz w:val="18"/>
                <w:szCs w:val="18"/>
              </w:rPr>
            </w:pPr>
            <w:r w:rsidRPr="00B83661">
              <w:rPr>
                <w:rFonts w:ascii="Arial" w:hAnsi="Arial" w:cs="Arial"/>
                <w:bCs/>
                <w:sz w:val="18"/>
                <w:szCs w:val="18"/>
              </w:rPr>
              <w:t>15</w:t>
            </w:r>
          </w:p>
        </w:tc>
        <w:tc>
          <w:tcPr>
            <w:tcW w:w="1890" w:type="dxa"/>
            <w:tcBorders>
              <w:top w:val="dotted" w:sz="4" w:space="0" w:color="auto"/>
            </w:tcBorders>
            <w:shd w:val="clear" w:color="auto" w:fill="auto"/>
            <w:vAlign w:val="bottom"/>
          </w:tcPr>
          <w:p w14:paraId="2812A928" w14:textId="150972F0" w:rsidR="001E2FF0" w:rsidRPr="00B83661" w:rsidRDefault="001E2FF0" w:rsidP="004B1A4C">
            <w:pPr>
              <w:jc w:val="center"/>
              <w:rPr>
                <w:rFonts w:ascii="Arial" w:hAnsi="Arial" w:cs="Arial"/>
                <w:bCs/>
                <w:sz w:val="18"/>
                <w:szCs w:val="18"/>
              </w:rPr>
            </w:pPr>
            <w:r w:rsidRPr="00B83661">
              <w:rPr>
                <w:rFonts w:ascii="Arial" w:hAnsi="Arial" w:cs="Arial"/>
                <w:bCs/>
                <w:sz w:val="18"/>
                <w:szCs w:val="18"/>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3A796989" w14:textId="5ED27B5E" w:rsidR="009659D3" w:rsidRDefault="009659D3" w:rsidP="004355A1">
      <w:r>
        <w:t>At average, the ratio of fuelwood size &gt;15cm consumed by household is 4%, the ratio of fuelwood size 5-15cm is 27%, and the ratio of fuelwood size &lt;5cm is 69%.</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2583C8A7" w:rsidR="00D57ABF" w:rsidRDefault="00010737" w:rsidP="00D57ABF">
      <w:r>
        <w:t xml:space="preserve">In-depth interviews were conducted with two households that raise pigs to estimate the total wood consumption for one pig life cycle. </w:t>
      </w:r>
      <w:r w:rsidR="00D57ABF">
        <w:t>It is estimated that in the upland area (Ba Thuoc, Lang Chanh, Que Phong, Tuong Duong district</w:t>
      </w:r>
      <w:r w:rsidR="003C23A9">
        <w:t xml:space="preserve"> – cluster 5, 6</w:t>
      </w:r>
      <w:r w:rsidR="00D57ABF">
        <w:t xml:space="preserve">) where pig only eat cooked feed, it needs about </w:t>
      </w:r>
      <w:commentRangeStart w:id="123"/>
      <w:r w:rsidR="00D57ABF">
        <w:t>200kg</w:t>
      </w:r>
      <w:commentRangeEnd w:id="123"/>
      <w:r w:rsidR="00317790">
        <w:rPr>
          <w:rStyle w:val="CommentReference"/>
        </w:rPr>
        <w:commentReference w:id="123"/>
      </w:r>
      <w:r w:rsidR="00D57ABF">
        <w:t xml:space="preserve"> of wood for raising one pig in 5 months. </w:t>
      </w:r>
    </w:p>
    <w:p w14:paraId="77750C3B" w14:textId="363C3E23" w:rsidR="00D57ABF" w:rsidRDefault="00D57ABF" w:rsidP="00D57ABF">
      <w:r>
        <w:t>In lower land in Hung Son</w:t>
      </w:r>
      <w:r w:rsidR="00EC251B">
        <w:t xml:space="preserve"> (cluster 3)</w:t>
      </w:r>
      <w:r>
        <w:t>, Duc Son</w:t>
      </w:r>
      <w:r w:rsidR="00EC251B">
        <w:t xml:space="preserve"> (cluster 4)</w:t>
      </w:r>
      <w:r>
        <w:t xml:space="preserve">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2C5438">
      <w:pPr>
        <w:pStyle w:val="ListParagraph"/>
        <w:numPr>
          <w:ilvl w:val="0"/>
          <w:numId w:val="2"/>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2C5438">
      <w:pPr>
        <w:pStyle w:val="ListParagraph"/>
        <w:numPr>
          <w:ilvl w:val="0"/>
          <w:numId w:val="2"/>
        </w:numPr>
        <w:contextualSpacing w:val="0"/>
      </w:pPr>
      <w:r>
        <w:t xml:space="preserve">3 household have biogas from pig manure that supply most energy need for pig feed cooking. Out of the 33 households that have yet biogas, 15 households have a plan to invest </w:t>
      </w:r>
      <w:r>
        <w:lastRenderedPageBreak/>
        <w:t>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6F0C7F34" w14:textId="30C93DB2" w:rsidR="00EC251B" w:rsidRDefault="00EC251B" w:rsidP="00D57ABF">
      <w:pPr>
        <w:rPr>
          <w:b/>
          <w:i/>
        </w:rPr>
      </w:pPr>
      <w:r w:rsidRPr="00EC251B">
        <w:rPr>
          <w:b/>
          <w:i/>
        </w:rPr>
        <w:t>Estimation of fuelwood consumed for pig raising in Thanh Hoa and Nghe An</w:t>
      </w:r>
    </w:p>
    <w:p w14:paraId="6C160960" w14:textId="50CF8C5F" w:rsidR="00DD23B2" w:rsidRDefault="003C23A9" w:rsidP="00D57ABF">
      <w:r>
        <w:t xml:space="preserve">The in-depth interviews about fuelwood for pig raising show that estimation of fuelwood for one pig raising for cluster 5, 6 is 200 kg per pig head, while for cluster 3, 4 it is about 100 kg per pig head. </w:t>
      </w:r>
      <w:r w:rsidR="00DD23B2">
        <w:t>It is projected that for cluster 2, the fuelwood for one pig head is less, at 50 kg per pig head.</w:t>
      </w:r>
      <w:r w:rsidR="001634D1">
        <w:t xml:space="preserve"> Below is a conservation estimation of fuelwood for pig raising because it does not consider the </w:t>
      </w:r>
      <w:r w:rsidR="00103887">
        <w:t>reduction of fuelwood consumed at the household that use biogas.</w:t>
      </w:r>
    </w:p>
    <w:p w14:paraId="70DB297C" w14:textId="428A09AB" w:rsidR="00157E78" w:rsidRDefault="00157E78" w:rsidP="00B83661">
      <w:pPr>
        <w:spacing w:after="120"/>
      </w:pPr>
      <w:r w:rsidRPr="00C553A9">
        <w:t>Estimation of total fuelwood consumed for pig raising in Thanh Hoa is as below:</w:t>
      </w:r>
    </w:p>
    <w:p w14:paraId="44A1B6F1" w14:textId="2DCC6FC2" w:rsidR="00C553A9" w:rsidRPr="00C553A9" w:rsidRDefault="00C553A9" w:rsidP="00C553A9">
      <w:pPr>
        <w:spacing w:after="120"/>
        <w:jc w:val="center"/>
        <w:rPr>
          <w:i/>
        </w:rPr>
      </w:pPr>
      <w:r w:rsidRPr="00C553A9">
        <w:rPr>
          <w:i/>
        </w:rPr>
        <w:t>Table 16.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DD23B2" w14:paraId="2F56DA1F" w14:textId="77777777" w:rsidTr="00DD23B2">
        <w:tc>
          <w:tcPr>
            <w:tcW w:w="2520" w:type="dxa"/>
            <w:tcBorders>
              <w:bottom w:val="single" w:sz="4" w:space="0" w:color="auto"/>
            </w:tcBorders>
          </w:tcPr>
          <w:p w14:paraId="22D3698B"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District</w:t>
            </w:r>
          </w:p>
        </w:tc>
        <w:tc>
          <w:tcPr>
            <w:tcW w:w="2520" w:type="dxa"/>
            <w:tcBorders>
              <w:bottom w:val="single" w:sz="4" w:space="0" w:color="auto"/>
            </w:tcBorders>
          </w:tcPr>
          <w:p w14:paraId="1F16C1A3"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Number of pig head by 2013 (pig/ year)**</w:t>
            </w:r>
          </w:p>
        </w:tc>
        <w:tc>
          <w:tcPr>
            <w:tcW w:w="2700" w:type="dxa"/>
            <w:tcBorders>
              <w:bottom w:val="single" w:sz="4" w:space="0" w:color="auto"/>
            </w:tcBorders>
          </w:tcPr>
          <w:p w14:paraId="470F41A9"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Quantity of fuelwood for pig raising (ton/ year)</w:t>
            </w:r>
          </w:p>
        </w:tc>
      </w:tr>
      <w:tr w:rsidR="00A507E7" w14:paraId="346BCE93" w14:textId="77777777" w:rsidTr="001634D1">
        <w:tc>
          <w:tcPr>
            <w:tcW w:w="2520" w:type="dxa"/>
            <w:shd w:val="clear" w:color="auto" w:fill="auto"/>
            <w:vAlign w:val="bottom"/>
          </w:tcPr>
          <w:p w14:paraId="67727C06" w14:textId="434A2B41" w:rsidR="00A507E7" w:rsidRPr="00B83661" w:rsidRDefault="00A507E7" w:rsidP="00A507E7">
            <w:pPr>
              <w:jc w:val="left"/>
              <w:rPr>
                <w:rFonts w:ascii="Arial" w:hAnsi="Arial" w:cs="Arial"/>
                <w:sz w:val="18"/>
                <w:szCs w:val="18"/>
              </w:rPr>
            </w:pPr>
            <w:r w:rsidRPr="00B83661">
              <w:rPr>
                <w:rFonts w:ascii="Arial" w:hAnsi="Arial" w:cs="Arial"/>
                <w:sz w:val="18"/>
                <w:szCs w:val="18"/>
              </w:rPr>
              <w:t>Bá Thước district</w:t>
            </w:r>
          </w:p>
        </w:tc>
        <w:tc>
          <w:tcPr>
            <w:tcW w:w="2520" w:type="dxa"/>
            <w:shd w:val="clear" w:color="auto" w:fill="auto"/>
          </w:tcPr>
          <w:p w14:paraId="1758E6C0" w14:textId="78FE06DF" w:rsidR="00A507E7" w:rsidRPr="00B83661" w:rsidRDefault="00A507E7" w:rsidP="00A507E7">
            <w:pPr>
              <w:jc w:val="center"/>
              <w:rPr>
                <w:rFonts w:ascii="Arial" w:hAnsi="Arial" w:cs="Arial"/>
                <w:sz w:val="18"/>
                <w:szCs w:val="18"/>
              </w:rPr>
            </w:pPr>
            <w:r w:rsidRPr="00B83661">
              <w:rPr>
                <w:rFonts w:ascii="Arial" w:hAnsi="Arial" w:cs="Arial"/>
                <w:sz w:val="18"/>
                <w:szCs w:val="18"/>
              </w:rPr>
              <w:t>16,100</w:t>
            </w:r>
          </w:p>
        </w:tc>
        <w:tc>
          <w:tcPr>
            <w:tcW w:w="2700" w:type="dxa"/>
            <w:shd w:val="clear" w:color="auto" w:fill="auto"/>
            <w:vAlign w:val="bottom"/>
          </w:tcPr>
          <w:p w14:paraId="48991949" w14:textId="55DE681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w:t>
            </w:r>
            <w:commentRangeStart w:id="124"/>
            <w:r w:rsidRPr="00B83661">
              <w:rPr>
                <w:rFonts w:ascii="Arial" w:hAnsi="Arial" w:cs="Arial"/>
                <w:sz w:val="18"/>
                <w:szCs w:val="18"/>
              </w:rPr>
              <w:t>366</w:t>
            </w:r>
            <w:commentRangeEnd w:id="124"/>
            <w:r w:rsidR="00361A77">
              <w:rPr>
                <w:rStyle w:val="CommentReference"/>
              </w:rPr>
              <w:commentReference w:id="124"/>
            </w:r>
            <w:r w:rsidRPr="00B83661">
              <w:rPr>
                <w:rFonts w:ascii="Arial" w:hAnsi="Arial" w:cs="Arial"/>
                <w:sz w:val="18"/>
                <w:szCs w:val="18"/>
              </w:rPr>
              <w:t xml:space="preserve"> </w:t>
            </w:r>
          </w:p>
        </w:tc>
      </w:tr>
      <w:tr w:rsidR="00A507E7" w14:paraId="187A75A2" w14:textId="77777777" w:rsidTr="001634D1">
        <w:tc>
          <w:tcPr>
            <w:tcW w:w="2520" w:type="dxa"/>
            <w:shd w:val="clear" w:color="auto" w:fill="auto"/>
            <w:vAlign w:val="bottom"/>
          </w:tcPr>
          <w:p w14:paraId="26E0BB11" w14:textId="2FB6E777" w:rsidR="00A507E7" w:rsidRPr="00B83661" w:rsidRDefault="00A507E7" w:rsidP="00A507E7">
            <w:pPr>
              <w:jc w:val="left"/>
              <w:rPr>
                <w:rFonts w:ascii="Arial" w:hAnsi="Arial" w:cs="Arial"/>
                <w:sz w:val="18"/>
                <w:szCs w:val="18"/>
              </w:rPr>
            </w:pPr>
            <w:r w:rsidRPr="00B83661">
              <w:rPr>
                <w:rFonts w:ascii="Arial" w:hAnsi="Arial" w:cs="Arial"/>
                <w:sz w:val="18"/>
                <w:szCs w:val="18"/>
              </w:rPr>
              <w:t>Bim Son town</w:t>
            </w:r>
          </w:p>
        </w:tc>
        <w:tc>
          <w:tcPr>
            <w:tcW w:w="2520" w:type="dxa"/>
            <w:shd w:val="clear" w:color="auto" w:fill="auto"/>
          </w:tcPr>
          <w:p w14:paraId="40073A27" w14:textId="5FDA8593" w:rsidR="00A507E7" w:rsidRPr="00B83661" w:rsidRDefault="00A507E7" w:rsidP="00A507E7">
            <w:pPr>
              <w:jc w:val="center"/>
              <w:rPr>
                <w:rFonts w:ascii="Arial" w:hAnsi="Arial" w:cs="Arial"/>
                <w:sz w:val="18"/>
                <w:szCs w:val="18"/>
              </w:rPr>
            </w:pPr>
            <w:r w:rsidRPr="00B83661">
              <w:rPr>
                <w:rFonts w:ascii="Arial" w:hAnsi="Arial" w:cs="Arial"/>
                <w:sz w:val="18"/>
                <w:szCs w:val="18"/>
              </w:rPr>
              <w:t>2,500</w:t>
            </w:r>
          </w:p>
        </w:tc>
        <w:tc>
          <w:tcPr>
            <w:tcW w:w="2700" w:type="dxa"/>
            <w:shd w:val="clear" w:color="auto" w:fill="auto"/>
            <w:vAlign w:val="bottom"/>
          </w:tcPr>
          <w:p w14:paraId="704EC222" w14:textId="504B2FE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277 </w:t>
            </w:r>
          </w:p>
        </w:tc>
      </w:tr>
      <w:tr w:rsidR="00A507E7" w14:paraId="25C6FF24" w14:textId="77777777" w:rsidTr="001634D1">
        <w:tc>
          <w:tcPr>
            <w:tcW w:w="2520" w:type="dxa"/>
            <w:shd w:val="clear" w:color="auto" w:fill="auto"/>
            <w:vAlign w:val="bottom"/>
          </w:tcPr>
          <w:p w14:paraId="2CFF9541" w14:textId="5F56D8E7" w:rsidR="00A507E7" w:rsidRPr="00B83661" w:rsidRDefault="00A507E7" w:rsidP="00A507E7">
            <w:pPr>
              <w:jc w:val="left"/>
              <w:rPr>
                <w:rFonts w:ascii="Arial" w:hAnsi="Arial" w:cs="Arial"/>
                <w:sz w:val="18"/>
                <w:szCs w:val="18"/>
              </w:rPr>
            </w:pPr>
            <w:r w:rsidRPr="00B83661">
              <w:rPr>
                <w:rFonts w:ascii="Arial" w:hAnsi="Arial" w:cs="Arial"/>
                <w:sz w:val="18"/>
                <w:szCs w:val="18"/>
              </w:rPr>
              <w:t>Cẩm Thủy district</w:t>
            </w:r>
          </w:p>
        </w:tc>
        <w:tc>
          <w:tcPr>
            <w:tcW w:w="2520" w:type="dxa"/>
            <w:shd w:val="clear" w:color="auto" w:fill="auto"/>
          </w:tcPr>
          <w:p w14:paraId="5AE4AA66" w14:textId="7889080F" w:rsidR="00A507E7" w:rsidRPr="00B83661" w:rsidRDefault="00A507E7" w:rsidP="00A507E7">
            <w:pPr>
              <w:jc w:val="center"/>
              <w:rPr>
                <w:rFonts w:ascii="Arial" w:hAnsi="Arial" w:cs="Arial"/>
                <w:sz w:val="18"/>
                <w:szCs w:val="18"/>
              </w:rPr>
            </w:pPr>
            <w:r w:rsidRPr="00B83661">
              <w:rPr>
                <w:rFonts w:ascii="Arial" w:hAnsi="Arial" w:cs="Arial"/>
                <w:sz w:val="18"/>
                <w:szCs w:val="18"/>
              </w:rPr>
              <w:t>4,400</w:t>
            </w:r>
          </w:p>
        </w:tc>
        <w:tc>
          <w:tcPr>
            <w:tcW w:w="2700" w:type="dxa"/>
            <w:shd w:val="clear" w:color="auto" w:fill="auto"/>
            <w:vAlign w:val="bottom"/>
          </w:tcPr>
          <w:p w14:paraId="1169E01A" w14:textId="6F78FDE4"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1,171 </w:t>
            </w:r>
          </w:p>
        </w:tc>
      </w:tr>
      <w:tr w:rsidR="00A507E7" w14:paraId="3F1DCE01" w14:textId="77777777" w:rsidTr="001634D1">
        <w:tc>
          <w:tcPr>
            <w:tcW w:w="2520" w:type="dxa"/>
            <w:tcBorders>
              <w:bottom w:val="single" w:sz="4" w:space="0" w:color="auto"/>
            </w:tcBorders>
            <w:shd w:val="clear" w:color="auto" w:fill="auto"/>
            <w:vAlign w:val="bottom"/>
          </w:tcPr>
          <w:p w14:paraId="5E36DCAC" w14:textId="611DEA34" w:rsidR="00A507E7" w:rsidRPr="00B83661" w:rsidRDefault="00A507E7" w:rsidP="00A507E7">
            <w:pPr>
              <w:jc w:val="left"/>
              <w:rPr>
                <w:rFonts w:ascii="Arial" w:hAnsi="Arial" w:cs="Arial"/>
                <w:sz w:val="18"/>
                <w:szCs w:val="18"/>
              </w:rPr>
            </w:pPr>
            <w:r w:rsidRPr="00B83661">
              <w:rPr>
                <w:rFonts w:ascii="Arial" w:hAnsi="Arial" w:cs="Arial"/>
                <w:sz w:val="18"/>
                <w:szCs w:val="18"/>
              </w:rPr>
              <w:t>Đông Sơn district</w:t>
            </w:r>
          </w:p>
        </w:tc>
        <w:tc>
          <w:tcPr>
            <w:tcW w:w="2520" w:type="dxa"/>
            <w:tcBorders>
              <w:bottom w:val="single" w:sz="4" w:space="0" w:color="auto"/>
            </w:tcBorders>
            <w:shd w:val="clear" w:color="auto" w:fill="auto"/>
          </w:tcPr>
          <w:p w14:paraId="5F924F12" w14:textId="794CA634" w:rsidR="00A507E7" w:rsidRPr="00B83661" w:rsidRDefault="00A507E7" w:rsidP="00A507E7">
            <w:pPr>
              <w:jc w:val="center"/>
              <w:rPr>
                <w:rFonts w:ascii="Arial" w:hAnsi="Arial" w:cs="Arial"/>
                <w:sz w:val="18"/>
                <w:szCs w:val="18"/>
              </w:rPr>
            </w:pPr>
            <w:r w:rsidRPr="00B83661">
              <w:rPr>
                <w:rFonts w:ascii="Arial" w:hAnsi="Arial" w:cs="Arial"/>
                <w:sz w:val="18"/>
                <w:szCs w:val="18"/>
              </w:rPr>
              <w:t>43,100</w:t>
            </w:r>
          </w:p>
        </w:tc>
        <w:tc>
          <w:tcPr>
            <w:tcW w:w="2700" w:type="dxa"/>
            <w:tcBorders>
              <w:bottom w:val="single" w:sz="4" w:space="0" w:color="auto"/>
            </w:tcBorders>
            <w:shd w:val="clear" w:color="auto" w:fill="auto"/>
            <w:vAlign w:val="bottom"/>
          </w:tcPr>
          <w:p w14:paraId="0AF04899" w14:textId="0FB0F949"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1,599 </w:t>
            </w:r>
          </w:p>
        </w:tc>
      </w:tr>
      <w:tr w:rsidR="00A507E7" w14:paraId="3088B51C" w14:textId="77777777" w:rsidTr="001634D1">
        <w:tc>
          <w:tcPr>
            <w:tcW w:w="2520" w:type="dxa"/>
            <w:shd w:val="clear" w:color="auto" w:fill="auto"/>
            <w:vAlign w:val="bottom"/>
          </w:tcPr>
          <w:p w14:paraId="7574CD95" w14:textId="53AEAE4C" w:rsidR="00A507E7" w:rsidRPr="00B83661" w:rsidRDefault="00A507E7" w:rsidP="00A507E7">
            <w:pPr>
              <w:jc w:val="left"/>
              <w:rPr>
                <w:rFonts w:ascii="Arial" w:hAnsi="Arial" w:cs="Arial"/>
                <w:sz w:val="18"/>
                <w:szCs w:val="18"/>
              </w:rPr>
            </w:pPr>
            <w:r w:rsidRPr="00B83661">
              <w:rPr>
                <w:rFonts w:ascii="Arial" w:hAnsi="Arial" w:cs="Arial"/>
                <w:sz w:val="18"/>
                <w:szCs w:val="18"/>
              </w:rPr>
              <w:t>Hà Trung district</w:t>
            </w:r>
          </w:p>
        </w:tc>
        <w:tc>
          <w:tcPr>
            <w:tcW w:w="2520" w:type="dxa"/>
            <w:shd w:val="clear" w:color="auto" w:fill="auto"/>
          </w:tcPr>
          <w:p w14:paraId="6A64E32B" w14:textId="333AB989" w:rsidR="00A507E7" w:rsidRPr="00B83661" w:rsidRDefault="00A507E7" w:rsidP="00A507E7">
            <w:pPr>
              <w:jc w:val="center"/>
              <w:rPr>
                <w:rFonts w:ascii="Arial" w:hAnsi="Arial" w:cs="Arial"/>
                <w:sz w:val="18"/>
                <w:szCs w:val="18"/>
              </w:rPr>
            </w:pPr>
            <w:r w:rsidRPr="00B83661">
              <w:rPr>
                <w:rFonts w:ascii="Arial" w:hAnsi="Arial" w:cs="Arial"/>
                <w:sz w:val="18"/>
                <w:szCs w:val="18"/>
              </w:rPr>
              <w:t>16,700</w:t>
            </w:r>
          </w:p>
        </w:tc>
        <w:tc>
          <w:tcPr>
            <w:tcW w:w="2700" w:type="dxa"/>
            <w:shd w:val="clear" w:color="auto" w:fill="auto"/>
            <w:vAlign w:val="bottom"/>
          </w:tcPr>
          <w:p w14:paraId="3B6BC59C" w14:textId="135816E6"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1,157 </w:t>
            </w:r>
          </w:p>
        </w:tc>
      </w:tr>
      <w:tr w:rsidR="00A507E7" w14:paraId="6C5BE9DA" w14:textId="77777777" w:rsidTr="001634D1">
        <w:tc>
          <w:tcPr>
            <w:tcW w:w="2520" w:type="dxa"/>
            <w:shd w:val="clear" w:color="auto" w:fill="auto"/>
            <w:vAlign w:val="bottom"/>
          </w:tcPr>
          <w:p w14:paraId="0798B8EF" w14:textId="6F61788A" w:rsidR="00A507E7" w:rsidRPr="00B83661" w:rsidRDefault="00A507E7" w:rsidP="00A507E7">
            <w:pPr>
              <w:jc w:val="left"/>
              <w:rPr>
                <w:rFonts w:ascii="Arial" w:hAnsi="Arial" w:cs="Arial"/>
                <w:sz w:val="18"/>
                <w:szCs w:val="18"/>
              </w:rPr>
            </w:pPr>
            <w:r w:rsidRPr="00B83661">
              <w:rPr>
                <w:rFonts w:ascii="Arial" w:hAnsi="Arial" w:cs="Arial"/>
                <w:sz w:val="18"/>
                <w:szCs w:val="18"/>
              </w:rPr>
              <w:t>Hậu Lộc district</w:t>
            </w:r>
          </w:p>
        </w:tc>
        <w:tc>
          <w:tcPr>
            <w:tcW w:w="2520" w:type="dxa"/>
            <w:shd w:val="clear" w:color="auto" w:fill="auto"/>
          </w:tcPr>
          <w:p w14:paraId="05E89E52" w14:textId="05075419" w:rsidR="00A507E7" w:rsidRPr="00B83661" w:rsidRDefault="00A507E7" w:rsidP="00A507E7">
            <w:pPr>
              <w:jc w:val="center"/>
              <w:rPr>
                <w:rFonts w:ascii="Arial" w:hAnsi="Arial" w:cs="Arial"/>
                <w:sz w:val="18"/>
                <w:szCs w:val="18"/>
              </w:rPr>
            </w:pPr>
            <w:r w:rsidRPr="00B83661">
              <w:rPr>
                <w:rFonts w:ascii="Arial" w:hAnsi="Arial" w:cs="Arial"/>
                <w:sz w:val="18"/>
                <w:szCs w:val="18"/>
              </w:rPr>
              <w:t>36,200</w:t>
            </w:r>
          </w:p>
        </w:tc>
        <w:tc>
          <w:tcPr>
            <w:tcW w:w="2700" w:type="dxa"/>
            <w:shd w:val="clear" w:color="auto" w:fill="auto"/>
            <w:vAlign w:val="bottom"/>
          </w:tcPr>
          <w:p w14:paraId="480E6C42" w14:textId="357343EE"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3,042 </w:t>
            </w:r>
          </w:p>
        </w:tc>
      </w:tr>
      <w:tr w:rsidR="00A507E7" w14:paraId="6FBA341F" w14:textId="77777777" w:rsidTr="001634D1">
        <w:tc>
          <w:tcPr>
            <w:tcW w:w="2520" w:type="dxa"/>
            <w:shd w:val="clear" w:color="auto" w:fill="auto"/>
            <w:vAlign w:val="bottom"/>
          </w:tcPr>
          <w:p w14:paraId="1D275426" w14:textId="7DEF4195" w:rsidR="00A507E7" w:rsidRPr="00B83661" w:rsidRDefault="00A507E7" w:rsidP="00A507E7">
            <w:pPr>
              <w:jc w:val="left"/>
              <w:rPr>
                <w:rFonts w:ascii="Arial" w:hAnsi="Arial" w:cs="Arial"/>
                <w:sz w:val="18"/>
                <w:szCs w:val="18"/>
              </w:rPr>
            </w:pPr>
            <w:r w:rsidRPr="00B83661">
              <w:rPr>
                <w:rFonts w:ascii="Arial" w:hAnsi="Arial" w:cs="Arial"/>
                <w:sz w:val="18"/>
                <w:szCs w:val="18"/>
              </w:rPr>
              <w:t>Hoằng Hóa district</w:t>
            </w:r>
          </w:p>
        </w:tc>
        <w:tc>
          <w:tcPr>
            <w:tcW w:w="2520" w:type="dxa"/>
            <w:shd w:val="clear" w:color="auto" w:fill="auto"/>
          </w:tcPr>
          <w:p w14:paraId="3E01919F" w14:textId="6967D6A3" w:rsidR="00A507E7" w:rsidRPr="00B83661" w:rsidRDefault="00A507E7" w:rsidP="00A507E7">
            <w:pPr>
              <w:jc w:val="center"/>
              <w:rPr>
                <w:rFonts w:ascii="Arial" w:hAnsi="Arial" w:cs="Arial"/>
                <w:sz w:val="18"/>
                <w:szCs w:val="18"/>
              </w:rPr>
            </w:pPr>
            <w:r w:rsidRPr="00B83661">
              <w:rPr>
                <w:rFonts w:ascii="Arial" w:hAnsi="Arial" w:cs="Arial"/>
                <w:sz w:val="18"/>
                <w:szCs w:val="18"/>
              </w:rPr>
              <w:t>69,000</w:t>
            </w:r>
          </w:p>
        </w:tc>
        <w:tc>
          <w:tcPr>
            <w:tcW w:w="2700" w:type="dxa"/>
            <w:shd w:val="clear" w:color="auto" w:fill="auto"/>
            <w:vAlign w:val="bottom"/>
          </w:tcPr>
          <w:p w14:paraId="5D3C5C9F" w14:textId="2201DB27"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6,429 </w:t>
            </w:r>
          </w:p>
        </w:tc>
      </w:tr>
      <w:tr w:rsidR="00A507E7" w14:paraId="01805EF7" w14:textId="77777777" w:rsidTr="001634D1">
        <w:tc>
          <w:tcPr>
            <w:tcW w:w="2520" w:type="dxa"/>
            <w:shd w:val="clear" w:color="auto" w:fill="auto"/>
            <w:vAlign w:val="bottom"/>
          </w:tcPr>
          <w:p w14:paraId="556E8CD6" w14:textId="5EB3F8AC" w:rsidR="00A507E7" w:rsidRPr="00B83661" w:rsidRDefault="00A507E7" w:rsidP="00A507E7">
            <w:pPr>
              <w:jc w:val="left"/>
              <w:rPr>
                <w:rFonts w:ascii="Arial" w:hAnsi="Arial" w:cs="Arial"/>
                <w:sz w:val="18"/>
                <w:szCs w:val="18"/>
              </w:rPr>
            </w:pPr>
            <w:r w:rsidRPr="00B83661">
              <w:rPr>
                <w:rFonts w:ascii="Arial" w:hAnsi="Arial" w:cs="Arial"/>
                <w:sz w:val="18"/>
                <w:szCs w:val="18"/>
              </w:rPr>
              <w:t>Lang Chánh district</w:t>
            </w:r>
          </w:p>
        </w:tc>
        <w:tc>
          <w:tcPr>
            <w:tcW w:w="2520" w:type="dxa"/>
            <w:shd w:val="clear" w:color="auto" w:fill="auto"/>
          </w:tcPr>
          <w:p w14:paraId="5239FC0C" w14:textId="16BCAF58" w:rsidR="00A507E7" w:rsidRPr="00B83661" w:rsidRDefault="00A507E7" w:rsidP="00A507E7">
            <w:pPr>
              <w:jc w:val="center"/>
              <w:rPr>
                <w:rFonts w:ascii="Arial" w:hAnsi="Arial" w:cs="Arial"/>
                <w:sz w:val="18"/>
                <w:szCs w:val="18"/>
              </w:rPr>
            </w:pPr>
            <w:r w:rsidRPr="00B83661">
              <w:rPr>
                <w:rFonts w:ascii="Arial" w:hAnsi="Arial" w:cs="Arial"/>
                <w:sz w:val="18"/>
                <w:szCs w:val="18"/>
              </w:rPr>
              <w:t>56,200</w:t>
            </w:r>
          </w:p>
        </w:tc>
        <w:tc>
          <w:tcPr>
            <w:tcW w:w="2700" w:type="dxa"/>
            <w:shd w:val="clear" w:color="auto" w:fill="auto"/>
            <w:vAlign w:val="bottom"/>
          </w:tcPr>
          <w:p w14:paraId="15874575" w14:textId="3C412AE7"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2,063 </w:t>
            </w:r>
          </w:p>
        </w:tc>
      </w:tr>
      <w:tr w:rsidR="00A507E7" w14:paraId="6726EDE5" w14:textId="77777777" w:rsidTr="001634D1">
        <w:tc>
          <w:tcPr>
            <w:tcW w:w="2520" w:type="dxa"/>
            <w:shd w:val="clear" w:color="auto" w:fill="auto"/>
            <w:vAlign w:val="bottom"/>
          </w:tcPr>
          <w:p w14:paraId="34C7EBD1" w14:textId="3957CEF4" w:rsidR="00A507E7" w:rsidRPr="00B83661" w:rsidRDefault="00A507E7" w:rsidP="00A507E7">
            <w:pPr>
              <w:jc w:val="left"/>
              <w:rPr>
                <w:rFonts w:ascii="Arial" w:hAnsi="Arial" w:cs="Arial"/>
                <w:sz w:val="18"/>
                <w:szCs w:val="18"/>
              </w:rPr>
            </w:pPr>
            <w:r w:rsidRPr="00B83661">
              <w:rPr>
                <w:rFonts w:ascii="Arial" w:hAnsi="Arial" w:cs="Arial"/>
                <w:sz w:val="18"/>
                <w:szCs w:val="18"/>
              </w:rPr>
              <w:t>Mường Lát district</w:t>
            </w:r>
          </w:p>
        </w:tc>
        <w:tc>
          <w:tcPr>
            <w:tcW w:w="2520" w:type="dxa"/>
            <w:shd w:val="clear" w:color="auto" w:fill="auto"/>
          </w:tcPr>
          <w:p w14:paraId="566F495C" w14:textId="2E216F38" w:rsidR="00A507E7" w:rsidRPr="00B83661" w:rsidRDefault="00A507E7" w:rsidP="00A507E7">
            <w:pPr>
              <w:jc w:val="center"/>
              <w:rPr>
                <w:rFonts w:ascii="Arial" w:hAnsi="Arial" w:cs="Arial"/>
                <w:sz w:val="18"/>
                <w:szCs w:val="18"/>
              </w:rPr>
            </w:pPr>
            <w:r w:rsidRPr="00B83661">
              <w:rPr>
                <w:rFonts w:ascii="Arial" w:hAnsi="Arial" w:cs="Arial"/>
                <w:sz w:val="18"/>
                <w:szCs w:val="18"/>
              </w:rPr>
              <w:t>23,500</w:t>
            </w:r>
          </w:p>
        </w:tc>
        <w:tc>
          <w:tcPr>
            <w:tcW w:w="2700" w:type="dxa"/>
            <w:shd w:val="clear" w:color="auto" w:fill="auto"/>
            <w:vAlign w:val="bottom"/>
          </w:tcPr>
          <w:p w14:paraId="065E3514" w14:textId="2B17C18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2,680 </w:t>
            </w:r>
          </w:p>
        </w:tc>
      </w:tr>
      <w:tr w:rsidR="00A507E7" w14:paraId="6E0EA9C0" w14:textId="77777777" w:rsidTr="001634D1">
        <w:tc>
          <w:tcPr>
            <w:tcW w:w="2520" w:type="dxa"/>
            <w:tcBorders>
              <w:bottom w:val="single" w:sz="4" w:space="0" w:color="auto"/>
            </w:tcBorders>
            <w:shd w:val="clear" w:color="auto" w:fill="auto"/>
            <w:vAlign w:val="bottom"/>
          </w:tcPr>
          <w:p w14:paraId="5B815BC8" w14:textId="78AB32C4" w:rsidR="00A507E7" w:rsidRPr="00B83661" w:rsidRDefault="00A507E7" w:rsidP="00A507E7">
            <w:pPr>
              <w:jc w:val="left"/>
              <w:rPr>
                <w:rFonts w:ascii="Arial" w:hAnsi="Arial" w:cs="Arial"/>
                <w:sz w:val="18"/>
                <w:szCs w:val="18"/>
              </w:rPr>
            </w:pPr>
            <w:r w:rsidRPr="00B83661">
              <w:rPr>
                <w:rFonts w:ascii="Arial" w:hAnsi="Arial" w:cs="Arial"/>
                <w:sz w:val="18"/>
                <w:szCs w:val="18"/>
              </w:rPr>
              <w:t>Nga Sơn district</w:t>
            </w:r>
          </w:p>
        </w:tc>
        <w:tc>
          <w:tcPr>
            <w:tcW w:w="2520" w:type="dxa"/>
            <w:tcBorders>
              <w:bottom w:val="single" w:sz="4" w:space="0" w:color="auto"/>
            </w:tcBorders>
            <w:shd w:val="clear" w:color="auto" w:fill="auto"/>
          </w:tcPr>
          <w:p w14:paraId="24F12009" w14:textId="4FD6B965" w:rsidR="00A507E7" w:rsidRPr="00B83661" w:rsidRDefault="00A507E7" w:rsidP="00A507E7">
            <w:pPr>
              <w:jc w:val="center"/>
              <w:rPr>
                <w:rFonts w:ascii="Arial" w:hAnsi="Arial" w:cs="Arial"/>
                <w:sz w:val="18"/>
                <w:szCs w:val="18"/>
              </w:rPr>
            </w:pPr>
            <w:r w:rsidRPr="00B83661">
              <w:rPr>
                <w:rFonts w:ascii="Arial" w:hAnsi="Arial" w:cs="Arial"/>
                <w:sz w:val="18"/>
                <w:szCs w:val="18"/>
              </w:rPr>
              <w:t>70,800</w:t>
            </w:r>
          </w:p>
        </w:tc>
        <w:tc>
          <w:tcPr>
            <w:tcW w:w="2700" w:type="dxa"/>
            <w:tcBorders>
              <w:bottom w:val="single" w:sz="4" w:space="0" w:color="auto"/>
            </w:tcBorders>
            <w:shd w:val="clear" w:color="auto" w:fill="auto"/>
            <w:vAlign w:val="bottom"/>
          </w:tcPr>
          <w:p w14:paraId="5166C133" w14:textId="49690BB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6,560 </w:t>
            </w:r>
          </w:p>
        </w:tc>
      </w:tr>
      <w:tr w:rsidR="00A507E7" w14:paraId="22B1349A" w14:textId="77777777" w:rsidTr="001634D1">
        <w:tc>
          <w:tcPr>
            <w:tcW w:w="2520" w:type="dxa"/>
            <w:tcBorders>
              <w:bottom w:val="single" w:sz="4" w:space="0" w:color="auto"/>
            </w:tcBorders>
            <w:shd w:val="clear" w:color="auto" w:fill="auto"/>
            <w:vAlign w:val="bottom"/>
          </w:tcPr>
          <w:p w14:paraId="43931DFD" w14:textId="5AC77805" w:rsidR="00A507E7" w:rsidRPr="00B83661" w:rsidRDefault="00A507E7" w:rsidP="00A507E7">
            <w:pPr>
              <w:jc w:val="left"/>
              <w:rPr>
                <w:rFonts w:ascii="Arial" w:hAnsi="Arial" w:cs="Arial"/>
                <w:sz w:val="18"/>
                <w:szCs w:val="18"/>
              </w:rPr>
            </w:pPr>
            <w:r w:rsidRPr="00B83661">
              <w:rPr>
                <w:rFonts w:ascii="Arial" w:hAnsi="Arial" w:cs="Arial"/>
                <w:sz w:val="18"/>
                <w:szCs w:val="18"/>
              </w:rPr>
              <w:t>Ngọc Lạc district</w:t>
            </w:r>
          </w:p>
        </w:tc>
        <w:tc>
          <w:tcPr>
            <w:tcW w:w="2520" w:type="dxa"/>
            <w:tcBorders>
              <w:bottom w:val="single" w:sz="4" w:space="0" w:color="auto"/>
            </w:tcBorders>
            <w:shd w:val="clear" w:color="auto" w:fill="auto"/>
          </w:tcPr>
          <w:p w14:paraId="1AB25339" w14:textId="58CBE0FB" w:rsidR="00A507E7" w:rsidRPr="00B83661" w:rsidRDefault="00A507E7" w:rsidP="00A507E7">
            <w:pPr>
              <w:jc w:val="center"/>
              <w:rPr>
                <w:rFonts w:ascii="Arial" w:hAnsi="Arial" w:cs="Arial"/>
                <w:sz w:val="18"/>
                <w:szCs w:val="18"/>
              </w:rPr>
            </w:pPr>
            <w:r w:rsidRPr="00B83661">
              <w:rPr>
                <w:rFonts w:ascii="Arial" w:hAnsi="Arial" w:cs="Arial"/>
                <w:sz w:val="18"/>
                <w:szCs w:val="18"/>
              </w:rPr>
              <w:t>56,000</w:t>
            </w:r>
          </w:p>
        </w:tc>
        <w:tc>
          <w:tcPr>
            <w:tcW w:w="2700" w:type="dxa"/>
            <w:tcBorders>
              <w:bottom w:val="single" w:sz="4" w:space="0" w:color="auto"/>
            </w:tcBorders>
            <w:shd w:val="clear" w:color="auto" w:fill="auto"/>
            <w:vAlign w:val="bottom"/>
          </w:tcPr>
          <w:p w14:paraId="462F6136" w14:textId="5DF2A4D2"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1,702 </w:t>
            </w:r>
          </w:p>
        </w:tc>
      </w:tr>
      <w:tr w:rsidR="00A507E7" w14:paraId="0EBF2AC6" w14:textId="77777777" w:rsidTr="001634D1">
        <w:tc>
          <w:tcPr>
            <w:tcW w:w="2520" w:type="dxa"/>
            <w:shd w:val="clear" w:color="auto" w:fill="auto"/>
            <w:vAlign w:val="bottom"/>
          </w:tcPr>
          <w:p w14:paraId="033BC593" w14:textId="31544A88" w:rsidR="00A507E7" w:rsidRPr="00B83661" w:rsidRDefault="00A507E7" w:rsidP="00A507E7">
            <w:pPr>
              <w:jc w:val="left"/>
              <w:rPr>
                <w:rFonts w:ascii="Arial" w:hAnsi="Arial" w:cs="Arial"/>
                <w:sz w:val="18"/>
                <w:szCs w:val="18"/>
              </w:rPr>
            </w:pPr>
            <w:r w:rsidRPr="00B83661">
              <w:rPr>
                <w:rFonts w:ascii="Arial" w:hAnsi="Arial" w:cs="Arial"/>
                <w:sz w:val="18"/>
                <w:szCs w:val="18"/>
              </w:rPr>
              <w:t>Như Thanh district</w:t>
            </w:r>
          </w:p>
        </w:tc>
        <w:tc>
          <w:tcPr>
            <w:tcW w:w="2520" w:type="dxa"/>
            <w:shd w:val="clear" w:color="auto" w:fill="auto"/>
          </w:tcPr>
          <w:p w14:paraId="5D51627A" w14:textId="5AC421B5" w:rsidR="00A507E7" w:rsidRPr="00B83661" w:rsidRDefault="00A507E7" w:rsidP="00A507E7">
            <w:pPr>
              <w:jc w:val="center"/>
              <w:rPr>
                <w:rFonts w:ascii="Arial" w:hAnsi="Arial" w:cs="Arial"/>
                <w:sz w:val="18"/>
                <w:szCs w:val="18"/>
              </w:rPr>
            </w:pPr>
            <w:r w:rsidRPr="00B83661">
              <w:rPr>
                <w:rFonts w:ascii="Arial" w:hAnsi="Arial" w:cs="Arial"/>
                <w:sz w:val="18"/>
                <w:szCs w:val="18"/>
              </w:rPr>
              <w:t>29,100</w:t>
            </w:r>
          </w:p>
        </w:tc>
        <w:tc>
          <w:tcPr>
            <w:tcW w:w="2700" w:type="dxa"/>
            <w:shd w:val="clear" w:color="auto" w:fill="auto"/>
            <w:vAlign w:val="bottom"/>
          </w:tcPr>
          <w:p w14:paraId="163BC9F3" w14:textId="40AA017A"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589 </w:t>
            </w:r>
          </w:p>
        </w:tc>
      </w:tr>
      <w:tr w:rsidR="00A507E7" w14:paraId="34AB8D9F" w14:textId="77777777" w:rsidTr="001634D1">
        <w:tc>
          <w:tcPr>
            <w:tcW w:w="2520" w:type="dxa"/>
            <w:shd w:val="clear" w:color="auto" w:fill="auto"/>
            <w:vAlign w:val="bottom"/>
          </w:tcPr>
          <w:p w14:paraId="56D8A9F2" w14:textId="09BC20C5" w:rsidR="00A507E7" w:rsidRPr="00B83661" w:rsidRDefault="00A507E7" w:rsidP="00A507E7">
            <w:pPr>
              <w:jc w:val="left"/>
              <w:rPr>
                <w:rFonts w:ascii="Arial" w:hAnsi="Arial" w:cs="Arial"/>
                <w:sz w:val="18"/>
                <w:szCs w:val="18"/>
              </w:rPr>
            </w:pPr>
            <w:r w:rsidRPr="00B83661">
              <w:rPr>
                <w:rFonts w:ascii="Arial" w:hAnsi="Arial" w:cs="Arial"/>
                <w:sz w:val="18"/>
                <w:szCs w:val="18"/>
              </w:rPr>
              <w:t>Như Xuân district</w:t>
            </w:r>
          </w:p>
        </w:tc>
        <w:tc>
          <w:tcPr>
            <w:tcW w:w="2520" w:type="dxa"/>
            <w:shd w:val="clear" w:color="auto" w:fill="auto"/>
          </w:tcPr>
          <w:p w14:paraId="273559C0" w14:textId="17F12BC5" w:rsidR="00A507E7" w:rsidRPr="00B83661" w:rsidRDefault="00A507E7" w:rsidP="00A507E7">
            <w:pPr>
              <w:jc w:val="center"/>
              <w:rPr>
                <w:rFonts w:ascii="Arial" w:hAnsi="Arial" w:cs="Arial"/>
                <w:sz w:val="18"/>
                <w:szCs w:val="18"/>
              </w:rPr>
            </w:pPr>
            <w:r w:rsidRPr="00B83661">
              <w:rPr>
                <w:rFonts w:ascii="Arial" w:hAnsi="Arial" w:cs="Arial"/>
                <w:sz w:val="18"/>
                <w:szCs w:val="18"/>
              </w:rPr>
              <w:t>70,000</w:t>
            </w:r>
          </w:p>
        </w:tc>
        <w:tc>
          <w:tcPr>
            <w:tcW w:w="2700" w:type="dxa"/>
            <w:shd w:val="clear" w:color="auto" w:fill="auto"/>
            <w:vAlign w:val="bottom"/>
          </w:tcPr>
          <w:p w14:paraId="44C0D4AB" w14:textId="55078275"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890 </w:t>
            </w:r>
          </w:p>
        </w:tc>
      </w:tr>
      <w:tr w:rsidR="00A507E7" w14:paraId="1BA9158E" w14:textId="77777777" w:rsidTr="001634D1">
        <w:tc>
          <w:tcPr>
            <w:tcW w:w="2520" w:type="dxa"/>
            <w:shd w:val="clear" w:color="auto" w:fill="auto"/>
            <w:vAlign w:val="bottom"/>
          </w:tcPr>
          <w:p w14:paraId="3464DD03" w14:textId="1141E57C" w:rsidR="00A507E7" w:rsidRPr="00B83661" w:rsidRDefault="00A507E7" w:rsidP="00A507E7">
            <w:pPr>
              <w:jc w:val="left"/>
              <w:rPr>
                <w:rFonts w:ascii="Arial" w:hAnsi="Arial" w:cs="Arial"/>
                <w:sz w:val="18"/>
                <w:szCs w:val="18"/>
              </w:rPr>
            </w:pPr>
            <w:r w:rsidRPr="00B83661">
              <w:rPr>
                <w:rFonts w:ascii="Arial" w:hAnsi="Arial" w:cs="Arial"/>
                <w:sz w:val="18"/>
                <w:szCs w:val="18"/>
              </w:rPr>
              <w:t>Nông Cống district</w:t>
            </w:r>
          </w:p>
        </w:tc>
        <w:tc>
          <w:tcPr>
            <w:tcW w:w="2520" w:type="dxa"/>
            <w:shd w:val="clear" w:color="auto" w:fill="auto"/>
          </w:tcPr>
          <w:p w14:paraId="5313F2A7" w14:textId="3044BE02" w:rsidR="00A507E7" w:rsidRPr="00B83661" w:rsidRDefault="00A507E7" w:rsidP="00A507E7">
            <w:pPr>
              <w:jc w:val="center"/>
              <w:rPr>
                <w:rFonts w:ascii="Arial" w:hAnsi="Arial" w:cs="Arial"/>
                <w:sz w:val="18"/>
                <w:szCs w:val="18"/>
              </w:rPr>
            </w:pPr>
            <w:r w:rsidRPr="00B83661">
              <w:rPr>
                <w:rFonts w:ascii="Arial" w:hAnsi="Arial" w:cs="Arial"/>
                <w:sz w:val="18"/>
                <w:szCs w:val="18"/>
              </w:rPr>
              <w:t>32,000</w:t>
            </w:r>
          </w:p>
        </w:tc>
        <w:tc>
          <w:tcPr>
            <w:tcW w:w="2700" w:type="dxa"/>
            <w:shd w:val="clear" w:color="auto" w:fill="auto"/>
            <w:vAlign w:val="bottom"/>
          </w:tcPr>
          <w:p w14:paraId="3F50D931" w14:textId="1C2493E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2,689 </w:t>
            </w:r>
          </w:p>
        </w:tc>
      </w:tr>
      <w:tr w:rsidR="00A507E7" w14:paraId="050F4D01" w14:textId="77777777" w:rsidTr="001634D1">
        <w:tc>
          <w:tcPr>
            <w:tcW w:w="2520" w:type="dxa"/>
            <w:shd w:val="clear" w:color="auto" w:fill="auto"/>
            <w:vAlign w:val="bottom"/>
          </w:tcPr>
          <w:p w14:paraId="40AC9984" w14:textId="280D7734" w:rsidR="00A507E7" w:rsidRPr="00B83661" w:rsidRDefault="00A507E7" w:rsidP="00A507E7">
            <w:pPr>
              <w:jc w:val="left"/>
              <w:rPr>
                <w:rFonts w:ascii="Arial" w:hAnsi="Arial" w:cs="Arial"/>
                <w:sz w:val="18"/>
                <w:szCs w:val="18"/>
              </w:rPr>
            </w:pPr>
            <w:r w:rsidRPr="00B83661">
              <w:rPr>
                <w:rFonts w:ascii="Arial" w:hAnsi="Arial" w:cs="Arial"/>
                <w:sz w:val="18"/>
                <w:szCs w:val="18"/>
              </w:rPr>
              <w:t>Quan Hóa district</w:t>
            </w:r>
          </w:p>
        </w:tc>
        <w:tc>
          <w:tcPr>
            <w:tcW w:w="2520" w:type="dxa"/>
            <w:shd w:val="clear" w:color="auto" w:fill="auto"/>
          </w:tcPr>
          <w:p w14:paraId="64862104" w14:textId="583A2286" w:rsidR="00A507E7" w:rsidRPr="00B83661" w:rsidRDefault="00A507E7" w:rsidP="00A507E7">
            <w:pPr>
              <w:jc w:val="center"/>
              <w:rPr>
                <w:rFonts w:ascii="Arial" w:hAnsi="Arial" w:cs="Arial"/>
                <w:sz w:val="18"/>
                <w:szCs w:val="18"/>
              </w:rPr>
            </w:pPr>
            <w:r w:rsidRPr="00B83661">
              <w:rPr>
                <w:rFonts w:ascii="Arial" w:hAnsi="Arial" w:cs="Arial"/>
                <w:sz w:val="18"/>
                <w:szCs w:val="18"/>
              </w:rPr>
              <w:t>60,000</w:t>
            </w:r>
          </w:p>
        </w:tc>
        <w:tc>
          <w:tcPr>
            <w:tcW w:w="2700" w:type="dxa"/>
            <w:shd w:val="clear" w:color="auto" w:fill="auto"/>
            <w:vAlign w:val="bottom"/>
          </w:tcPr>
          <w:p w14:paraId="08AD8D38" w14:textId="4249DC4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3,321 </w:t>
            </w:r>
          </w:p>
        </w:tc>
      </w:tr>
      <w:tr w:rsidR="00A507E7" w14:paraId="6BF444E0" w14:textId="77777777" w:rsidTr="001634D1">
        <w:tc>
          <w:tcPr>
            <w:tcW w:w="2520" w:type="dxa"/>
            <w:shd w:val="clear" w:color="auto" w:fill="auto"/>
            <w:vAlign w:val="bottom"/>
          </w:tcPr>
          <w:p w14:paraId="3709C08F" w14:textId="27A2BF5D" w:rsidR="00A507E7" w:rsidRPr="00B83661" w:rsidRDefault="00A507E7" w:rsidP="00A507E7">
            <w:pPr>
              <w:jc w:val="left"/>
              <w:rPr>
                <w:rFonts w:ascii="Arial" w:hAnsi="Arial" w:cs="Arial"/>
                <w:sz w:val="18"/>
                <w:szCs w:val="18"/>
              </w:rPr>
            </w:pPr>
            <w:r w:rsidRPr="00B83661">
              <w:rPr>
                <w:rFonts w:ascii="Arial" w:hAnsi="Arial" w:cs="Arial"/>
                <w:sz w:val="18"/>
                <w:szCs w:val="18"/>
              </w:rPr>
              <w:t>Quan Sơn district</w:t>
            </w:r>
          </w:p>
        </w:tc>
        <w:tc>
          <w:tcPr>
            <w:tcW w:w="2520" w:type="dxa"/>
            <w:shd w:val="clear" w:color="auto" w:fill="auto"/>
          </w:tcPr>
          <w:p w14:paraId="4C8EE053" w14:textId="494B59AD" w:rsidR="00A507E7" w:rsidRPr="00B83661" w:rsidRDefault="00A507E7" w:rsidP="00A507E7">
            <w:pPr>
              <w:jc w:val="center"/>
              <w:rPr>
                <w:rFonts w:ascii="Arial" w:hAnsi="Arial" w:cs="Arial"/>
                <w:sz w:val="18"/>
                <w:szCs w:val="18"/>
              </w:rPr>
            </w:pPr>
            <w:r w:rsidRPr="00B83661">
              <w:rPr>
                <w:rFonts w:ascii="Arial" w:hAnsi="Arial" w:cs="Arial"/>
                <w:sz w:val="18"/>
                <w:szCs w:val="18"/>
              </w:rPr>
              <w:t>26,400</w:t>
            </w:r>
          </w:p>
        </w:tc>
        <w:tc>
          <w:tcPr>
            <w:tcW w:w="2700" w:type="dxa"/>
            <w:shd w:val="clear" w:color="auto" w:fill="auto"/>
            <w:vAlign w:val="bottom"/>
          </w:tcPr>
          <w:p w14:paraId="2040AB31" w14:textId="2693885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2,589 </w:t>
            </w:r>
          </w:p>
        </w:tc>
      </w:tr>
      <w:tr w:rsidR="00A507E7" w14:paraId="58520740" w14:textId="77777777" w:rsidTr="001634D1">
        <w:tc>
          <w:tcPr>
            <w:tcW w:w="2520" w:type="dxa"/>
            <w:shd w:val="clear" w:color="auto" w:fill="auto"/>
            <w:vAlign w:val="bottom"/>
          </w:tcPr>
          <w:p w14:paraId="1503298F" w14:textId="2994127A" w:rsidR="00A507E7" w:rsidRPr="00B83661" w:rsidRDefault="00A507E7" w:rsidP="00A507E7">
            <w:pPr>
              <w:jc w:val="left"/>
              <w:rPr>
                <w:rFonts w:ascii="Arial" w:hAnsi="Arial" w:cs="Arial"/>
                <w:sz w:val="18"/>
                <w:szCs w:val="18"/>
              </w:rPr>
            </w:pPr>
            <w:r w:rsidRPr="00B83661">
              <w:rPr>
                <w:rFonts w:ascii="Arial" w:hAnsi="Arial" w:cs="Arial"/>
                <w:sz w:val="18"/>
                <w:szCs w:val="18"/>
              </w:rPr>
              <w:t>Quảng Xương district</w:t>
            </w:r>
          </w:p>
        </w:tc>
        <w:tc>
          <w:tcPr>
            <w:tcW w:w="2520" w:type="dxa"/>
            <w:shd w:val="clear" w:color="auto" w:fill="auto"/>
          </w:tcPr>
          <w:p w14:paraId="335E758C" w14:textId="6ABC2A5F" w:rsidR="00A507E7" w:rsidRPr="00B83661" w:rsidRDefault="00A507E7" w:rsidP="00A507E7">
            <w:pPr>
              <w:jc w:val="center"/>
              <w:rPr>
                <w:rFonts w:ascii="Arial" w:hAnsi="Arial" w:cs="Arial"/>
                <w:sz w:val="18"/>
                <w:szCs w:val="18"/>
              </w:rPr>
            </w:pPr>
            <w:r w:rsidRPr="00B83661">
              <w:rPr>
                <w:rFonts w:ascii="Arial" w:hAnsi="Arial" w:cs="Arial"/>
                <w:sz w:val="18"/>
                <w:szCs w:val="18"/>
              </w:rPr>
              <w:t>24,500</w:t>
            </w:r>
          </w:p>
        </w:tc>
        <w:tc>
          <w:tcPr>
            <w:tcW w:w="2700" w:type="dxa"/>
            <w:shd w:val="clear" w:color="auto" w:fill="auto"/>
            <w:vAlign w:val="bottom"/>
          </w:tcPr>
          <w:p w14:paraId="49D054CD" w14:textId="04E1A269"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5,752 </w:t>
            </w:r>
          </w:p>
        </w:tc>
      </w:tr>
      <w:tr w:rsidR="00A507E7" w14:paraId="323D5704" w14:textId="77777777" w:rsidTr="001634D1">
        <w:tc>
          <w:tcPr>
            <w:tcW w:w="2520" w:type="dxa"/>
            <w:shd w:val="clear" w:color="auto" w:fill="auto"/>
            <w:vAlign w:val="bottom"/>
          </w:tcPr>
          <w:p w14:paraId="5DED06BA" w14:textId="6B6C9B90" w:rsidR="00A507E7" w:rsidRPr="00B83661" w:rsidRDefault="00A507E7" w:rsidP="00A507E7">
            <w:pPr>
              <w:jc w:val="left"/>
              <w:rPr>
                <w:rFonts w:ascii="Arial" w:hAnsi="Arial" w:cs="Arial"/>
                <w:sz w:val="18"/>
                <w:szCs w:val="18"/>
              </w:rPr>
            </w:pPr>
            <w:r w:rsidRPr="00B83661">
              <w:rPr>
                <w:rFonts w:ascii="Arial" w:hAnsi="Arial" w:cs="Arial"/>
                <w:sz w:val="18"/>
                <w:szCs w:val="18"/>
              </w:rPr>
              <w:t>Sầm Sơn town</w:t>
            </w:r>
          </w:p>
        </w:tc>
        <w:tc>
          <w:tcPr>
            <w:tcW w:w="2520" w:type="dxa"/>
            <w:shd w:val="clear" w:color="auto" w:fill="auto"/>
          </w:tcPr>
          <w:p w14:paraId="00099CD9" w14:textId="4FB26743" w:rsidR="00A507E7" w:rsidRPr="00B83661" w:rsidRDefault="00A507E7" w:rsidP="00A507E7">
            <w:pPr>
              <w:jc w:val="center"/>
              <w:rPr>
                <w:rFonts w:ascii="Arial" w:hAnsi="Arial" w:cs="Arial"/>
                <w:sz w:val="18"/>
                <w:szCs w:val="18"/>
              </w:rPr>
            </w:pPr>
            <w:r w:rsidRPr="00B83661">
              <w:rPr>
                <w:rFonts w:ascii="Arial" w:hAnsi="Arial" w:cs="Arial"/>
                <w:sz w:val="18"/>
                <w:szCs w:val="18"/>
              </w:rPr>
              <w:t>29,300</w:t>
            </w:r>
          </w:p>
        </w:tc>
        <w:tc>
          <w:tcPr>
            <w:tcW w:w="2700" w:type="dxa"/>
            <w:shd w:val="clear" w:color="auto" w:fill="auto"/>
            <w:vAlign w:val="bottom"/>
          </w:tcPr>
          <w:p w14:paraId="0BD2D4E0" w14:textId="5F2049D8"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156 </w:t>
            </w:r>
          </w:p>
        </w:tc>
      </w:tr>
      <w:tr w:rsidR="00A507E7" w14:paraId="5B055EC9" w14:textId="77777777" w:rsidTr="001634D1">
        <w:tc>
          <w:tcPr>
            <w:tcW w:w="2520" w:type="dxa"/>
            <w:shd w:val="clear" w:color="auto" w:fill="auto"/>
            <w:vAlign w:val="bottom"/>
          </w:tcPr>
          <w:p w14:paraId="763FFA14" w14:textId="7FF8D5D5" w:rsidR="00A507E7" w:rsidRPr="00B83661" w:rsidRDefault="00A507E7" w:rsidP="00A507E7">
            <w:pPr>
              <w:jc w:val="left"/>
              <w:rPr>
                <w:rFonts w:ascii="Arial" w:hAnsi="Arial" w:cs="Arial"/>
                <w:sz w:val="18"/>
                <w:szCs w:val="18"/>
              </w:rPr>
            </w:pPr>
            <w:r w:rsidRPr="00B83661">
              <w:rPr>
                <w:rFonts w:ascii="Arial" w:hAnsi="Arial" w:cs="Arial"/>
                <w:sz w:val="18"/>
                <w:szCs w:val="18"/>
              </w:rPr>
              <w:t>Thạch Thành district</w:t>
            </w:r>
          </w:p>
        </w:tc>
        <w:tc>
          <w:tcPr>
            <w:tcW w:w="2520" w:type="dxa"/>
            <w:shd w:val="clear" w:color="auto" w:fill="auto"/>
          </w:tcPr>
          <w:p w14:paraId="0730DDC5" w14:textId="0A304CA3" w:rsidR="00A507E7" w:rsidRPr="00B83661" w:rsidRDefault="00A507E7" w:rsidP="00A507E7">
            <w:pPr>
              <w:jc w:val="center"/>
              <w:rPr>
                <w:rFonts w:ascii="Arial" w:hAnsi="Arial" w:cs="Arial"/>
                <w:sz w:val="18"/>
                <w:szCs w:val="18"/>
              </w:rPr>
            </w:pPr>
            <w:r w:rsidRPr="00B83661">
              <w:rPr>
                <w:rFonts w:ascii="Arial" w:hAnsi="Arial" w:cs="Arial"/>
                <w:sz w:val="18"/>
                <w:szCs w:val="18"/>
              </w:rPr>
              <w:t>34,200</w:t>
            </w:r>
          </w:p>
        </w:tc>
        <w:tc>
          <w:tcPr>
            <w:tcW w:w="2700" w:type="dxa"/>
            <w:shd w:val="clear" w:color="auto" w:fill="auto"/>
            <w:vAlign w:val="bottom"/>
          </w:tcPr>
          <w:p w14:paraId="78B88CFB" w14:textId="74BDCA0B"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986 </w:t>
            </w:r>
          </w:p>
        </w:tc>
      </w:tr>
      <w:tr w:rsidR="00A507E7" w14:paraId="566142DB" w14:textId="77777777" w:rsidTr="001634D1">
        <w:tc>
          <w:tcPr>
            <w:tcW w:w="2520" w:type="dxa"/>
            <w:tcBorders>
              <w:bottom w:val="single" w:sz="4" w:space="0" w:color="auto"/>
            </w:tcBorders>
            <w:shd w:val="clear" w:color="auto" w:fill="auto"/>
            <w:vAlign w:val="bottom"/>
          </w:tcPr>
          <w:p w14:paraId="29F5A7EB" w14:textId="33ABCF7D" w:rsidR="00A507E7" w:rsidRPr="00B83661" w:rsidRDefault="00A507E7" w:rsidP="00A507E7">
            <w:pPr>
              <w:jc w:val="left"/>
              <w:rPr>
                <w:rFonts w:ascii="Arial" w:hAnsi="Arial" w:cs="Arial"/>
                <w:sz w:val="18"/>
                <w:szCs w:val="18"/>
              </w:rPr>
            </w:pPr>
            <w:r w:rsidRPr="00B83661">
              <w:rPr>
                <w:rFonts w:ascii="Arial" w:hAnsi="Arial" w:cs="Arial"/>
                <w:sz w:val="18"/>
                <w:szCs w:val="18"/>
              </w:rPr>
              <w:t>Thanh Hóa city</w:t>
            </w:r>
          </w:p>
        </w:tc>
        <w:tc>
          <w:tcPr>
            <w:tcW w:w="2520" w:type="dxa"/>
            <w:tcBorders>
              <w:bottom w:val="single" w:sz="4" w:space="0" w:color="auto"/>
            </w:tcBorders>
            <w:shd w:val="clear" w:color="auto" w:fill="auto"/>
          </w:tcPr>
          <w:p w14:paraId="2EFADB2E" w14:textId="79F8ADC7" w:rsidR="00A507E7" w:rsidRPr="00B83661" w:rsidRDefault="00A507E7" w:rsidP="00A507E7">
            <w:pPr>
              <w:jc w:val="center"/>
              <w:rPr>
                <w:rFonts w:ascii="Arial" w:hAnsi="Arial" w:cs="Arial"/>
                <w:sz w:val="18"/>
                <w:szCs w:val="18"/>
              </w:rPr>
            </w:pPr>
            <w:r w:rsidRPr="00B83661">
              <w:rPr>
                <w:rFonts w:ascii="Arial" w:hAnsi="Arial" w:cs="Arial"/>
                <w:sz w:val="18"/>
                <w:szCs w:val="18"/>
              </w:rPr>
              <w:t>14,200</w:t>
            </w:r>
          </w:p>
        </w:tc>
        <w:tc>
          <w:tcPr>
            <w:tcW w:w="2700" w:type="dxa"/>
            <w:tcBorders>
              <w:bottom w:val="single" w:sz="4" w:space="0" w:color="auto"/>
            </w:tcBorders>
            <w:shd w:val="clear" w:color="auto" w:fill="auto"/>
            <w:vAlign w:val="bottom"/>
          </w:tcPr>
          <w:p w14:paraId="68B72DB4" w14:textId="2FFCFB6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1,773 </w:t>
            </w:r>
          </w:p>
        </w:tc>
      </w:tr>
      <w:tr w:rsidR="00A507E7" w14:paraId="43AE48DB" w14:textId="77777777" w:rsidTr="001634D1">
        <w:tc>
          <w:tcPr>
            <w:tcW w:w="2520" w:type="dxa"/>
            <w:tcBorders>
              <w:bottom w:val="single" w:sz="4" w:space="0" w:color="auto"/>
            </w:tcBorders>
            <w:shd w:val="clear" w:color="auto" w:fill="auto"/>
            <w:vAlign w:val="bottom"/>
          </w:tcPr>
          <w:p w14:paraId="6C4EBE0C" w14:textId="405E3D38" w:rsidR="00A507E7" w:rsidRPr="00B83661" w:rsidRDefault="00A507E7" w:rsidP="00A507E7">
            <w:pPr>
              <w:jc w:val="left"/>
              <w:rPr>
                <w:rFonts w:ascii="Arial" w:hAnsi="Arial" w:cs="Arial"/>
                <w:sz w:val="18"/>
                <w:szCs w:val="18"/>
              </w:rPr>
            </w:pPr>
            <w:r w:rsidRPr="00B83661">
              <w:rPr>
                <w:rFonts w:ascii="Arial" w:hAnsi="Arial" w:cs="Arial"/>
                <w:sz w:val="18"/>
                <w:szCs w:val="18"/>
              </w:rPr>
              <w:t>Thiệu Hóa district</w:t>
            </w:r>
          </w:p>
        </w:tc>
        <w:tc>
          <w:tcPr>
            <w:tcW w:w="2520" w:type="dxa"/>
            <w:tcBorders>
              <w:bottom w:val="single" w:sz="4" w:space="0" w:color="auto"/>
            </w:tcBorders>
            <w:shd w:val="clear" w:color="auto" w:fill="auto"/>
          </w:tcPr>
          <w:p w14:paraId="3D16192C" w14:textId="542F9DB5" w:rsidR="00A507E7" w:rsidRPr="00B83661" w:rsidRDefault="00A507E7" w:rsidP="00A507E7">
            <w:pPr>
              <w:jc w:val="center"/>
              <w:rPr>
                <w:rFonts w:ascii="Arial" w:hAnsi="Arial" w:cs="Arial"/>
                <w:sz w:val="18"/>
                <w:szCs w:val="18"/>
              </w:rPr>
            </w:pPr>
            <w:r w:rsidRPr="00B83661">
              <w:rPr>
                <w:rFonts w:ascii="Arial" w:hAnsi="Arial" w:cs="Arial"/>
                <w:sz w:val="18"/>
                <w:szCs w:val="18"/>
              </w:rPr>
              <w:t>18,700</w:t>
            </w:r>
          </w:p>
        </w:tc>
        <w:tc>
          <w:tcPr>
            <w:tcW w:w="2700" w:type="dxa"/>
            <w:tcBorders>
              <w:bottom w:val="single" w:sz="4" w:space="0" w:color="auto"/>
            </w:tcBorders>
            <w:shd w:val="clear" w:color="auto" w:fill="auto"/>
            <w:vAlign w:val="bottom"/>
          </w:tcPr>
          <w:p w14:paraId="13D09344" w14:textId="1744D45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2,841 </w:t>
            </w:r>
          </w:p>
        </w:tc>
      </w:tr>
      <w:tr w:rsidR="00A507E7" w14:paraId="34507AF4" w14:textId="77777777" w:rsidTr="001634D1">
        <w:tc>
          <w:tcPr>
            <w:tcW w:w="2520" w:type="dxa"/>
            <w:tcBorders>
              <w:bottom w:val="single" w:sz="4" w:space="0" w:color="auto"/>
            </w:tcBorders>
            <w:shd w:val="clear" w:color="auto" w:fill="auto"/>
            <w:vAlign w:val="bottom"/>
          </w:tcPr>
          <w:p w14:paraId="102DD965" w14:textId="7A5F72CB" w:rsidR="00A507E7" w:rsidRPr="00B83661" w:rsidRDefault="00A507E7" w:rsidP="00A507E7">
            <w:pPr>
              <w:jc w:val="left"/>
              <w:rPr>
                <w:rFonts w:ascii="Arial" w:hAnsi="Arial" w:cs="Arial"/>
                <w:sz w:val="18"/>
                <w:szCs w:val="18"/>
              </w:rPr>
            </w:pPr>
            <w:r w:rsidRPr="00B83661">
              <w:rPr>
                <w:rFonts w:ascii="Arial" w:hAnsi="Arial" w:cs="Arial"/>
                <w:sz w:val="18"/>
                <w:szCs w:val="18"/>
              </w:rPr>
              <w:t>Thọ Xuân district</w:t>
            </w:r>
          </w:p>
        </w:tc>
        <w:tc>
          <w:tcPr>
            <w:tcW w:w="2520" w:type="dxa"/>
            <w:tcBorders>
              <w:bottom w:val="single" w:sz="4" w:space="0" w:color="auto"/>
            </w:tcBorders>
            <w:shd w:val="clear" w:color="auto" w:fill="auto"/>
          </w:tcPr>
          <w:p w14:paraId="01251CD1" w14:textId="41C210AE" w:rsidR="00A507E7" w:rsidRPr="00B83661" w:rsidRDefault="00A507E7" w:rsidP="00A507E7">
            <w:pPr>
              <w:jc w:val="center"/>
              <w:rPr>
                <w:rFonts w:ascii="Arial" w:hAnsi="Arial" w:cs="Arial"/>
                <w:sz w:val="18"/>
                <w:szCs w:val="18"/>
              </w:rPr>
            </w:pPr>
            <w:r w:rsidRPr="00B83661">
              <w:rPr>
                <w:rFonts w:ascii="Arial" w:hAnsi="Arial" w:cs="Arial"/>
                <w:sz w:val="18"/>
                <w:szCs w:val="18"/>
              </w:rPr>
              <w:t>20,600</w:t>
            </w:r>
          </w:p>
        </w:tc>
        <w:tc>
          <w:tcPr>
            <w:tcW w:w="2700" w:type="dxa"/>
            <w:tcBorders>
              <w:bottom w:val="single" w:sz="4" w:space="0" w:color="auto"/>
            </w:tcBorders>
            <w:shd w:val="clear" w:color="auto" w:fill="auto"/>
            <w:vAlign w:val="bottom"/>
          </w:tcPr>
          <w:p w14:paraId="07CF3C7F" w14:textId="4691E89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3,203 </w:t>
            </w:r>
          </w:p>
        </w:tc>
      </w:tr>
      <w:tr w:rsidR="00A507E7" w14:paraId="26324F8F" w14:textId="77777777" w:rsidTr="001634D1">
        <w:tc>
          <w:tcPr>
            <w:tcW w:w="2520" w:type="dxa"/>
            <w:tcBorders>
              <w:bottom w:val="single" w:sz="4" w:space="0" w:color="auto"/>
            </w:tcBorders>
            <w:shd w:val="clear" w:color="auto" w:fill="auto"/>
            <w:vAlign w:val="bottom"/>
          </w:tcPr>
          <w:p w14:paraId="0E89A511" w14:textId="3AC3D3B4" w:rsidR="00A507E7" w:rsidRPr="00B83661" w:rsidRDefault="00A507E7" w:rsidP="00A507E7">
            <w:pPr>
              <w:jc w:val="left"/>
              <w:rPr>
                <w:rFonts w:ascii="Arial" w:hAnsi="Arial" w:cs="Arial"/>
                <w:sz w:val="18"/>
                <w:szCs w:val="18"/>
              </w:rPr>
            </w:pPr>
            <w:r w:rsidRPr="00B83661">
              <w:rPr>
                <w:rFonts w:ascii="Arial" w:hAnsi="Arial" w:cs="Arial"/>
                <w:sz w:val="18"/>
                <w:szCs w:val="18"/>
              </w:rPr>
              <w:t>Thường Xuân district</w:t>
            </w:r>
          </w:p>
        </w:tc>
        <w:tc>
          <w:tcPr>
            <w:tcW w:w="2520" w:type="dxa"/>
            <w:tcBorders>
              <w:bottom w:val="single" w:sz="4" w:space="0" w:color="auto"/>
            </w:tcBorders>
            <w:shd w:val="clear" w:color="auto" w:fill="auto"/>
          </w:tcPr>
          <w:p w14:paraId="10D71AAE" w14:textId="4D06BA94" w:rsidR="00A507E7" w:rsidRPr="00B83661" w:rsidRDefault="00A507E7" w:rsidP="00A507E7">
            <w:pPr>
              <w:jc w:val="center"/>
              <w:rPr>
                <w:rFonts w:ascii="Arial" w:hAnsi="Arial" w:cs="Arial"/>
                <w:sz w:val="18"/>
                <w:szCs w:val="18"/>
              </w:rPr>
            </w:pPr>
            <w:r w:rsidRPr="00B83661">
              <w:rPr>
                <w:rFonts w:ascii="Arial" w:hAnsi="Arial" w:cs="Arial"/>
                <w:sz w:val="18"/>
                <w:szCs w:val="18"/>
              </w:rPr>
              <w:t>32,600</w:t>
            </w:r>
          </w:p>
        </w:tc>
        <w:tc>
          <w:tcPr>
            <w:tcW w:w="2700" w:type="dxa"/>
            <w:tcBorders>
              <w:bottom w:val="single" w:sz="4" w:space="0" w:color="auto"/>
            </w:tcBorders>
            <w:shd w:val="clear" w:color="auto" w:fill="auto"/>
            <w:vAlign w:val="bottom"/>
          </w:tcPr>
          <w:p w14:paraId="2727353E" w14:textId="6695A9EC"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2,835 </w:t>
            </w:r>
          </w:p>
        </w:tc>
      </w:tr>
      <w:tr w:rsidR="00A507E7" w14:paraId="3C6DB1C9" w14:textId="77777777" w:rsidTr="001634D1">
        <w:tc>
          <w:tcPr>
            <w:tcW w:w="2520" w:type="dxa"/>
            <w:tcBorders>
              <w:bottom w:val="single" w:sz="4" w:space="0" w:color="auto"/>
            </w:tcBorders>
            <w:shd w:val="clear" w:color="auto" w:fill="auto"/>
            <w:vAlign w:val="bottom"/>
          </w:tcPr>
          <w:p w14:paraId="7322F817" w14:textId="059D60E8" w:rsidR="00A507E7" w:rsidRPr="00B83661" w:rsidRDefault="00A507E7" w:rsidP="00A507E7">
            <w:pPr>
              <w:jc w:val="left"/>
              <w:rPr>
                <w:rFonts w:ascii="Arial" w:hAnsi="Arial" w:cs="Arial"/>
                <w:sz w:val="18"/>
                <w:szCs w:val="18"/>
              </w:rPr>
            </w:pPr>
            <w:r w:rsidRPr="00B83661">
              <w:rPr>
                <w:rFonts w:ascii="Arial" w:hAnsi="Arial" w:cs="Arial"/>
                <w:sz w:val="18"/>
                <w:szCs w:val="18"/>
              </w:rPr>
              <w:lastRenderedPageBreak/>
              <w:t>Tĩnh Gia district</w:t>
            </w:r>
          </w:p>
        </w:tc>
        <w:tc>
          <w:tcPr>
            <w:tcW w:w="2520" w:type="dxa"/>
            <w:tcBorders>
              <w:bottom w:val="single" w:sz="4" w:space="0" w:color="auto"/>
            </w:tcBorders>
            <w:shd w:val="clear" w:color="auto" w:fill="auto"/>
          </w:tcPr>
          <w:p w14:paraId="1F9269FD" w14:textId="163091AA" w:rsidR="00A507E7" w:rsidRPr="00B83661" w:rsidRDefault="00A507E7" w:rsidP="00A507E7">
            <w:pPr>
              <w:jc w:val="center"/>
              <w:rPr>
                <w:rFonts w:ascii="Arial" w:hAnsi="Arial" w:cs="Arial"/>
                <w:sz w:val="18"/>
                <w:szCs w:val="18"/>
              </w:rPr>
            </w:pPr>
            <w:r w:rsidRPr="00B83661">
              <w:rPr>
                <w:rFonts w:ascii="Arial" w:hAnsi="Arial" w:cs="Arial"/>
                <w:sz w:val="18"/>
                <w:szCs w:val="18"/>
              </w:rPr>
              <w:t>37,100</w:t>
            </w:r>
          </w:p>
        </w:tc>
        <w:tc>
          <w:tcPr>
            <w:tcW w:w="2700" w:type="dxa"/>
            <w:tcBorders>
              <w:bottom w:val="single" w:sz="4" w:space="0" w:color="auto"/>
            </w:tcBorders>
            <w:shd w:val="clear" w:color="auto" w:fill="auto"/>
            <w:vAlign w:val="bottom"/>
          </w:tcPr>
          <w:p w14:paraId="4EF8DE1C" w14:textId="16A4A93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3,850 </w:t>
            </w:r>
          </w:p>
        </w:tc>
      </w:tr>
      <w:tr w:rsidR="00A507E7" w14:paraId="217C9A14" w14:textId="77777777" w:rsidTr="001634D1">
        <w:tc>
          <w:tcPr>
            <w:tcW w:w="2520" w:type="dxa"/>
            <w:tcBorders>
              <w:bottom w:val="single" w:sz="4" w:space="0" w:color="auto"/>
            </w:tcBorders>
            <w:shd w:val="clear" w:color="auto" w:fill="auto"/>
            <w:vAlign w:val="bottom"/>
          </w:tcPr>
          <w:p w14:paraId="574A4F26" w14:textId="019B66D2" w:rsidR="00A507E7" w:rsidRPr="00B83661" w:rsidRDefault="00A507E7" w:rsidP="00A507E7">
            <w:pPr>
              <w:jc w:val="left"/>
              <w:rPr>
                <w:rFonts w:ascii="Arial" w:hAnsi="Arial" w:cs="Arial"/>
                <w:sz w:val="18"/>
                <w:szCs w:val="18"/>
              </w:rPr>
            </w:pPr>
            <w:r w:rsidRPr="00B83661">
              <w:rPr>
                <w:rFonts w:ascii="Arial" w:hAnsi="Arial" w:cs="Arial"/>
                <w:sz w:val="18"/>
                <w:szCs w:val="18"/>
              </w:rPr>
              <w:t>Triệu Sơn district</w:t>
            </w:r>
          </w:p>
        </w:tc>
        <w:tc>
          <w:tcPr>
            <w:tcW w:w="2520" w:type="dxa"/>
            <w:tcBorders>
              <w:bottom w:val="single" w:sz="4" w:space="0" w:color="auto"/>
            </w:tcBorders>
            <w:shd w:val="clear" w:color="auto" w:fill="auto"/>
          </w:tcPr>
          <w:p w14:paraId="0E7F520B" w14:textId="6050EEB0" w:rsidR="00A507E7" w:rsidRPr="00B83661" w:rsidRDefault="00A507E7" w:rsidP="00A507E7">
            <w:pPr>
              <w:jc w:val="center"/>
              <w:rPr>
                <w:rFonts w:ascii="Arial" w:hAnsi="Arial" w:cs="Arial"/>
                <w:sz w:val="18"/>
                <w:szCs w:val="18"/>
              </w:rPr>
            </w:pPr>
            <w:r w:rsidRPr="00B83661">
              <w:rPr>
                <w:rFonts w:ascii="Arial" w:hAnsi="Arial" w:cs="Arial"/>
                <w:sz w:val="18"/>
                <w:szCs w:val="18"/>
              </w:rPr>
              <w:t>23,400</w:t>
            </w:r>
          </w:p>
        </w:tc>
        <w:tc>
          <w:tcPr>
            <w:tcW w:w="2700" w:type="dxa"/>
            <w:tcBorders>
              <w:bottom w:val="single" w:sz="4" w:space="0" w:color="auto"/>
            </w:tcBorders>
            <w:shd w:val="clear" w:color="auto" w:fill="auto"/>
            <w:vAlign w:val="bottom"/>
          </w:tcPr>
          <w:p w14:paraId="457B2D10" w14:textId="45FD4F38"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4,934 </w:t>
            </w:r>
          </w:p>
        </w:tc>
      </w:tr>
      <w:tr w:rsidR="00A507E7" w14:paraId="20994D62" w14:textId="77777777" w:rsidTr="001634D1">
        <w:tc>
          <w:tcPr>
            <w:tcW w:w="2520" w:type="dxa"/>
            <w:tcBorders>
              <w:bottom w:val="single" w:sz="4" w:space="0" w:color="auto"/>
            </w:tcBorders>
            <w:shd w:val="clear" w:color="auto" w:fill="auto"/>
            <w:vAlign w:val="bottom"/>
          </w:tcPr>
          <w:p w14:paraId="442FADE2" w14:textId="41C44527" w:rsidR="00A507E7" w:rsidRPr="00B83661" w:rsidRDefault="00A507E7" w:rsidP="00A507E7">
            <w:pPr>
              <w:jc w:val="left"/>
              <w:rPr>
                <w:rFonts w:ascii="Arial" w:hAnsi="Arial" w:cs="Arial"/>
                <w:sz w:val="18"/>
                <w:szCs w:val="18"/>
              </w:rPr>
            </w:pPr>
            <w:r w:rsidRPr="00B83661">
              <w:rPr>
                <w:rFonts w:ascii="Arial" w:hAnsi="Arial" w:cs="Arial"/>
                <w:sz w:val="18"/>
                <w:szCs w:val="18"/>
              </w:rPr>
              <w:t>Vĩnh Lộc district</w:t>
            </w:r>
          </w:p>
        </w:tc>
        <w:tc>
          <w:tcPr>
            <w:tcW w:w="2520" w:type="dxa"/>
            <w:tcBorders>
              <w:bottom w:val="single" w:sz="4" w:space="0" w:color="auto"/>
            </w:tcBorders>
            <w:shd w:val="clear" w:color="auto" w:fill="auto"/>
          </w:tcPr>
          <w:p w14:paraId="26C81C20" w14:textId="1BE1BE2A" w:rsidR="00A507E7" w:rsidRPr="00B83661" w:rsidRDefault="00A507E7" w:rsidP="00A507E7">
            <w:pPr>
              <w:jc w:val="center"/>
              <w:rPr>
                <w:rFonts w:ascii="Arial" w:hAnsi="Arial" w:cs="Arial"/>
                <w:sz w:val="18"/>
                <w:szCs w:val="18"/>
              </w:rPr>
            </w:pPr>
            <w:r w:rsidRPr="00B83661">
              <w:rPr>
                <w:rFonts w:ascii="Arial" w:hAnsi="Arial" w:cs="Arial"/>
                <w:sz w:val="18"/>
                <w:szCs w:val="18"/>
              </w:rPr>
              <w:t>17,600</w:t>
            </w:r>
          </w:p>
        </w:tc>
        <w:tc>
          <w:tcPr>
            <w:tcW w:w="2700" w:type="dxa"/>
            <w:tcBorders>
              <w:bottom w:val="single" w:sz="4" w:space="0" w:color="auto"/>
            </w:tcBorders>
            <w:shd w:val="clear" w:color="auto" w:fill="auto"/>
            <w:vAlign w:val="bottom"/>
          </w:tcPr>
          <w:p w14:paraId="65EBC2B3" w14:textId="21D4EAD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763 </w:t>
            </w:r>
          </w:p>
        </w:tc>
      </w:tr>
      <w:tr w:rsidR="00A507E7" w14:paraId="3D83FD62" w14:textId="77777777" w:rsidTr="001634D1">
        <w:tc>
          <w:tcPr>
            <w:tcW w:w="2520" w:type="dxa"/>
            <w:tcBorders>
              <w:bottom w:val="single" w:sz="4" w:space="0" w:color="auto"/>
            </w:tcBorders>
            <w:shd w:val="clear" w:color="auto" w:fill="auto"/>
            <w:vAlign w:val="bottom"/>
          </w:tcPr>
          <w:p w14:paraId="78122A8B" w14:textId="219DD239" w:rsidR="00A507E7" w:rsidRPr="00B83661" w:rsidRDefault="00A507E7" w:rsidP="00A507E7">
            <w:pPr>
              <w:jc w:val="left"/>
              <w:rPr>
                <w:rFonts w:ascii="Arial" w:hAnsi="Arial" w:cs="Arial"/>
                <w:sz w:val="18"/>
                <w:szCs w:val="18"/>
              </w:rPr>
            </w:pPr>
            <w:r w:rsidRPr="00B83661">
              <w:rPr>
                <w:rFonts w:ascii="Arial" w:hAnsi="Arial" w:cs="Arial"/>
                <w:sz w:val="18"/>
                <w:szCs w:val="18"/>
              </w:rPr>
              <w:t>Yên Định district</w:t>
            </w:r>
          </w:p>
        </w:tc>
        <w:tc>
          <w:tcPr>
            <w:tcW w:w="2520" w:type="dxa"/>
            <w:tcBorders>
              <w:bottom w:val="single" w:sz="4" w:space="0" w:color="auto"/>
            </w:tcBorders>
            <w:shd w:val="clear" w:color="auto" w:fill="auto"/>
          </w:tcPr>
          <w:p w14:paraId="187E5559" w14:textId="3E491E22" w:rsidR="00A507E7" w:rsidRPr="00B83661" w:rsidRDefault="00A507E7" w:rsidP="00A507E7">
            <w:pPr>
              <w:jc w:val="center"/>
              <w:rPr>
                <w:rFonts w:ascii="Arial" w:hAnsi="Arial" w:cs="Arial"/>
                <w:sz w:val="18"/>
                <w:szCs w:val="18"/>
              </w:rPr>
            </w:pPr>
            <w:r w:rsidRPr="00B83661">
              <w:rPr>
                <w:rFonts w:ascii="Arial" w:hAnsi="Arial" w:cs="Arial"/>
                <w:sz w:val="18"/>
                <w:szCs w:val="18"/>
              </w:rPr>
              <w:t>13,400</w:t>
            </w:r>
          </w:p>
        </w:tc>
        <w:tc>
          <w:tcPr>
            <w:tcW w:w="2700" w:type="dxa"/>
            <w:tcBorders>
              <w:bottom w:val="single" w:sz="4" w:space="0" w:color="auto"/>
            </w:tcBorders>
            <w:shd w:val="clear" w:color="auto" w:fill="auto"/>
            <w:vAlign w:val="bottom"/>
          </w:tcPr>
          <w:p w14:paraId="419CF586" w14:textId="004114BE"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4,430 </w:t>
            </w:r>
          </w:p>
        </w:tc>
      </w:tr>
      <w:tr w:rsidR="00A507E7" w:rsidRPr="00EC251B" w14:paraId="25A5C6B6" w14:textId="77777777" w:rsidTr="00DD23B2">
        <w:tc>
          <w:tcPr>
            <w:tcW w:w="2520" w:type="dxa"/>
            <w:shd w:val="clear" w:color="auto" w:fill="auto"/>
          </w:tcPr>
          <w:p w14:paraId="1DD247A1" w14:textId="0D417946" w:rsidR="00A507E7" w:rsidRPr="00B83661" w:rsidRDefault="00A507E7" w:rsidP="00157E78">
            <w:pPr>
              <w:jc w:val="center"/>
              <w:rPr>
                <w:rFonts w:ascii="Arial" w:hAnsi="Arial" w:cs="Arial"/>
                <w:b/>
                <w:sz w:val="18"/>
                <w:szCs w:val="18"/>
              </w:rPr>
            </w:pPr>
            <w:r w:rsidRPr="00B83661">
              <w:rPr>
                <w:rFonts w:ascii="Arial" w:hAnsi="Arial" w:cs="Arial"/>
                <w:b/>
                <w:sz w:val="18"/>
                <w:szCs w:val="18"/>
              </w:rPr>
              <w:t>Total</w:t>
            </w:r>
          </w:p>
        </w:tc>
        <w:tc>
          <w:tcPr>
            <w:tcW w:w="2520" w:type="dxa"/>
            <w:shd w:val="clear" w:color="auto" w:fill="auto"/>
          </w:tcPr>
          <w:p w14:paraId="0B9C5B11" w14:textId="17615D35" w:rsidR="00A507E7" w:rsidRPr="00B83661" w:rsidRDefault="00A507E7" w:rsidP="00157E78">
            <w:pPr>
              <w:jc w:val="center"/>
              <w:rPr>
                <w:rFonts w:ascii="Arial" w:hAnsi="Arial" w:cs="Arial"/>
                <w:b/>
                <w:sz w:val="18"/>
                <w:szCs w:val="18"/>
              </w:rPr>
            </w:pPr>
            <w:r w:rsidRPr="00B83661">
              <w:rPr>
                <w:rFonts w:ascii="Arial" w:hAnsi="Arial" w:cs="Arial"/>
                <w:b/>
                <w:sz w:val="18"/>
                <w:szCs w:val="18"/>
              </w:rPr>
              <w:t>887,600</w:t>
            </w:r>
          </w:p>
        </w:tc>
        <w:tc>
          <w:tcPr>
            <w:tcW w:w="2700" w:type="dxa"/>
            <w:shd w:val="clear" w:color="auto" w:fill="auto"/>
            <w:vAlign w:val="bottom"/>
          </w:tcPr>
          <w:p w14:paraId="085E5313" w14:textId="5BC57512" w:rsidR="00A507E7" w:rsidRPr="00B83661" w:rsidRDefault="00A507E7" w:rsidP="00157E78">
            <w:pPr>
              <w:jc w:val="center"/>
              <w:rPr>
                <w:rFonts w:ascii="Arial" w:hAnsi="Arial" w:cs="Arial"/>
                <w:b/>
                <w:sz w:val="18"/>
                <w:szCs w:val="18"/>
              </w:rPr>
            </w:pPr>
            <w:r w:rsidRPr="00B83661">
              <w:rPr>
                <w:rFonts w:ascii="Arial" w:hAnsi="Arial" w:cs="Arial"/>
                <w:b/>
                <w:sz w:val="18"/>
                <w:szCs w:val="18"/>
              </w:rPr>
              <w:t xml:space="preserve">         71,646 </w:t>
            </w:r>
          </w:p>
        </w:tc>
      </w:tr>
    </w:tbl>
    <w:p w14:paraId="17B2B8D4" w14:textId="6A80D516" w:rsidR="00157E78" w:rsidRDefault="00157E78" w:rsidP="00157E78">
      <w:r>
        <w:t>** Statistical Yearbook Thanh Hoa 2013</w:t>
      </w:r>
    </w:p>
    <w:p w14:paraId="4249D987" w14:textId="34710F1F" w:rsidR="008145F0" w:rsidRPr="00C553A9" w:rsidRDefault="008145F0" w:rsidP="00B83661">
      <w:pPr>
        <w:spacing w:after="120"/>
      </w:pPr>
      <w:r w:rsidRPr="00C553A9">
        <w:t>Estimation of total fuelwood consumed for pig raising in Nghe An is as below:</w:t>
      </w:r>
    </w:p>
    <w:p w14:paraId="3C4B0272" w14:textId="1D951FDB" w:rsidR="00C553A9" w:rsidRPr="00C553A9" w:rsidRDefault="00C553A9" w:rsidP="00C553A9">
      <w:pPr>
        <w:spacing w:after="120"/>
        <w:jc w:val="center"/>
        <w:rPr>
          <w:i/>
        </w:rPr>
      </w:pPr>
      <w:r w:rsidRPr="00C553A9">
        <w:rPr>
          <w:i/>
        </w:rPr>
        <w:t xml:space="preserve">Table 16.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DD23B2" w14:paraId="5701B79C" w14:textId="77777777" w:rsidTr="00C553A9">
        <w:tc>
          <w:tcPr>
            <w:tcW w:w="2250" w:type="dxa"/>
            <w:tcBorders>
              <w:bottom w:val="single" w:sz="4" w:space="0" w:color="auto"/>
            </w:tcBorders>
          </w:tcPr>
          <w:p w14:paraId="12C36D83" w14:textId="3503E2F0" w:rsidR="00DD23B2" w:rsidRPr="00B83661" w:rsidRDefault="00DD23B2" w:rsidP="008145F0">
            <w:pPr>
              <w:jc w:val="center"/>
              <w:rPr>
                <w:rFonts w:ascii="Arial" w:hAnsi="Arial" w:cs="Arial"/>
                <w:sz w:val="18"/>
                <w:szCs w:val="18"/>
              </w:rPr>
            </w:pPr>
            <w:r w:rsidRPr="00B83661">
              <w:rPr>
                <w:rFonts w:ascii="Arial" w:hAnsi="Arial" w:cs="Arial"/>
                <w:sz w:val="18"/>
                <w:szCs w:val="18"/>
              </w:rPr>
              <w:t>District</w:t>
            </w:r>
          </w:p>
        </w:tc>
        <w:tc>
          <w:tcPr>
            <w:tcW w:w="2520" w:type="dxa"/>
            <w:tcBorders>
              <w:bottom w:val="single" w:sz="4" w:space="0" w:color="auto"/>
            </w:tcBorders>
          </w:tcPr>
          <w:p w14:paraId="159D304B" w14:textId="6DD3C7BC" w:rsidR="00DD23B2" w:rsidRPr="00B83661" w:rsidRDefault="00DD23B2" w:rsidP="008145F0">
            <w:pPr>
              <w:jc w:val="center"/>
              <w:rPr>
                <w:rFonts w:ascii="Arial" w:hAnsi="Arial" w:cs="Arial"/>
                <w:sz w:val="18"/>
                <w:szCs w:val="18"/>
              </w:rPr>
            </w:pPr>
            <w:r w:rsidRPr="00B83661">
              <w:rPr>
                <w:rFonts w:ascii="Arial" w:hAnsi="Arial" w:cs="Arial"/>
                <w:sz w:val="18"/>
                <w:szCs w:val="18"/>
              </w:rPr>
              <w:t>Number of pig head by 2013 (pig/ year)**</w:t>
            </w:r>
          </w:p>
        </w:tc>
        <w:tc>
          <w:tcPr>
            <w:tcW w:w="2700" w:type="dxa"/>
            <w:tcBorders>
              <w:bottom w:val="single" w:sz="4" w:space="0" w:color="auto"/>
            </w:tcBorders>
          </w:tcPr>
          <w:p w14:paraId="4A526BE3" w14:textId="5965BEC3" w:rsidR="00DD23B2" w:rsidRPr="00B83661" w:rsidRDefault="00DD23B2" w:rsidP="00EC251B">
            <w:pPr>
              <w:jc w:val="center"/>
              <w:rPr>
                <w:rFonts w:ascii="Arial" w:hAnsi="Arial" w:cs="Arial"/>
                <w:sz w:val="18"/>
                <w:szCs w:val="18"/>
              </w:rPr>
            </w:pPr>
            <w:r w:rsidRPr="00B83661">
              <w:rPr>
                <w:rFonts w:ascii="Arial" w:hAnsi="Arial" w:cs="Arial"/>
                <w:sz w:val="18"/>
                <w:szCs w:val="18"/>
              </w:rPr>
              <w:t>Quantity of fuelwood for pig raising (</w:t>
            </w:r>
            <w:commentRangeStart w:id="125"/>
            <w:r w:rsidRPr="00B83661">
              <w:rPr>
                <w:rFonts w:ascii="Arial" w:hAnsi="Arial" w:cs="Arial"/>
                <w:sz w:val="18"/>
                <w:szCs w:val="18"/>
              </w:rPr>
              <w:t>ton</w:t>
            </w:r>
            <w:commentRangeEnd w:id="125"/>
            <w:r w:rsidR="00361A77">
              <w:rPr>
                <w:rStyle w:val="CommentReference"/>
              </w:rPr>
              <w:commentReference w:id="125"/>
            </w:r>
            <w:r w:rsidRPr="00B83661">
              <w:rPr>
                <w:rFonts w:ascii="Arial" w:hAnsi="Arial" w:cs="Arial"/>
                <w:sz w:val="18"/>
                <w:szCs w:val="18"/>
              </w:rPr>
              <w:t>/ year)</w:t>
            </w:r>
          </w:p>
        </w:tc>
      </w:tr>
      <w:tr w:rsidR="00C90318" w14:paraId="7DBD9337" w14:textId="77777777" w:rsidTr="00C553A9">
        <w:tc>
          <w:tcPr>
            <w:tcW w:w="2250" w:type="dxa"/>
            <w:shd w:val="clear" w:color="auto" w:fill="auto"/>
            <w:vAlign w:val="bottom"/>
          </w:tcPr>
          <w:p w14:paraId="77EDB4D5" w14:textId="3B31AE0A" w:rsidR="00C90318" w:rsidRPr="00B83661" w:rsidRDefault="00C90318" w:rsidP="00C90318">
            <w:pPr>
              <w:jc w:val="left"/>
              <w:rPr>
                <w:rFonts w:ascii="Arial" w:hAnsi="Arial" w:cs="Arial"/>
                <w:sz w:val="18"/>
                <w:szCs w:val="18"/>
              </w:rPr>
            </w:pPr>
            <w:r w:rsidRPr="00B83661">
              <w:rPr>
                <w:rFonts w:ascii="Arial" w:hAnsi="Arial" w:cs="Arial"/>
                <w:sz w:val="18"/>
                <w:szCs w:val="18"/>
              </w:rPr>
              <w:t>Anh Sơn</w:t>
            </w:r>
          </w:p>
        </w:tc>
        <w:tc>
          <w:tcPr>
            <w:tcW w:w="2520" w:type="dxa"/>
            <w:shd w:val="clear" w:color="auto" w:fill="auto"/>
            <w:vAlign w:val="bottom"/>
          </w:tcPr>
          <w:p w14:paraId="04ED2D49" w14:textId="7033ED2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52,431 </w:t>
            </w:r>
          </w:p>
        </w:tc>
        <w:tc>
          <w:tcPr>
            <w:tcW w:w="2700" w:type="dxa"/>
            <w:shd w:val="clear" w:color="auto" w:fill="auto"/>
            <w:vAlign w:val="bottom"/>
          </w:tcPr>
          <w:p w14:paraId="19EEEB17" w14:textId="63FE1DF8" w:rsidR="00C90318" w:rsidRPr="00B83661" w:rsidRDefault="00C90318" w:rsidP="00F560EE">
            <w:pPr>
              <w:jc w:val="center"/>
              <w:rPr>
                <w:rFonts w:ascii="Arial" w:hAnsi="Arial" w:cs="Arial"/>
                <w:sz w:val="18"/>
                <w:szCs w:val="18"/>
              </w:rPr>
            </w:pPr>
            <w:r w:rsidRPr="00B83661">
              <w:rPr>
                <w:rFonts w:ascii="Arial" w:hAnsi="Arial" w:cs="Arial"/>
                <w:sz w:val="18"/>
                <w:szCs w:val="18"/>
              </w:rPr>
              <w:t xml:space="preserve">              6,934 </w:t>
            </w:r>
          </w:p>
        </w:tc>
      </w:tr>
      <w:tr w:rsidR="00C90318" w14:paraId="7C4F9788" w14:textId="77777777" w:rsidTr="00C553A9">
        <w:tc>
          <w:tcPr>
            <w:tcW w:w="2250" w:type="dxa"/>
            <w:shd w:val="clear" w:color="auto" w:fill="auto"/>
            <w:vAlign w:val="bottom"/>
          </w:tcPr>
          <w:p w14:paraId="6CC59838" w14:textId="06655047" w:rsidR="00C90318" w:rsidRPr="00B83661" w:rsidRDefault="00C90318" w:rsidP="00C90318">
            <w:pPr>
              <w:jc w:val="left"/>
              <w:rPr>
                <w:rFonts w:ascii="Arial" w:hAnsi="Arial" w:cs="Arial"/>
                <w:sz w:val="18"/>
                <w:szCs w:val="18"/>
              </w:rPr>
            </w:pPr>
            <w:r w:rsidRPr="00B83661">
              <w:rPr>
                <w:rFonts w:ascii="Arial" w:hAnsi="Arial" w:cs="Arial"/>
                <w:sz w:val="18"/>
                <w:szCs w:val="18"/>
              </w:rPr>
              <w:t>Con Cuông</w:t>
            </w:r>
          </w:p>
        </w:tc>
        <w:tc>
          <w:tcPr>
            <w:tcW w:w="2520" w:type="dxa"/>
            <w:shd w:val="clear" w:color="auto" w:fill="auto"/>
            <w:vAlign w:val="bottom"/>
          </w:tcPr>
          <w:p w14:paraId="5AD0AE2A" w14:textId="1014F3C9"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29,961 </w:t>
            </w:r>
          </w:p>
        </w:tc>
        <w:tc>
          <w:tcPr>
            <w:tcW w:w="2700" w:type="dxa"/>
            <w:shd w:val="clear" w:color="auto" w:fill="auto"/>
            <w:vAlign w:val="bottom"/>
          </w:tcPr>
          <w:p w14:paraId="12B67267" w14:textId="26D0A762"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5,847 </w:t>
            </w:r>
          </w:p>
        </w:tc>
      </w:tr>
      <w:tr w:rsidR="00C90318" w14:paraId="431A4453" w14:textId="77777777" w:rsidTr="00C553A9">
        <w:tc>
          <w:tcPr>
            <w:tcW w:w="2250" w:type="dxa"/>
            <w:shd w:val="clear" w:color="auto" w:fill="auto"/>
            <w:vAlign w:val="bottom"/>
          </w:tcPr>
          <w:p w14:paraId="14752C81" w14:textId="301EAD26" w:rsidR="00C90318" w:rsidRPr="00B83661" w:rsidRDefault="00C90318" w:rsidP="00C90318">
            <w:pPr>
              <w:jc w:val="left"/>
              <w:rPr>
                <w:rFonts w:ascii="Arial" w:hAnsi="Arial" w:cs="Arial"/>
                <w:sz w:val="18"/>
                <w:szCs w:val="18"/>
              </w:rPr>
            </w:pPr>
            <w:r w:rsidRPr="00B83661">
              <w:rPr>
                <w:rFonts w:ascii="Arial" w:hAnsi="Arial" w:cs="Arial"/>
                <w:sz w:val="18"/>
                <w:szCs w:val="18"/>
              </w:rPr>
              <w:t>Cửa Lò town</w:t>
            </w:r>
          </w:p>
        </w:tc>
        <w:tc>
          <w:tcPr>
            <w:tcW w:w="2520" w:type="dxa"/>
            <w:shd w:val="clear" w:color="auto" w:fill="auto"/>
            <w:vAlign w:val="bottom"/>
          </w:tcPr>
          <w:p w14:paraId="534DEF34" w14:textId="3D2667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2,469 </w:t>
            </w:r>
          </w:p>
        </w:tc>
        <w:tc>
          <w:tcPr>
            <w:tcW w:w="2700" w:type="dxa"/>
            <w:shd w:val="clear" w:color="auto" w:fill="auto"/>
            <w:vAlign w:val="bottom"/>
          </w:tcPr>
          <w:p w14:paraId="6FDE6D76" w14:textId="2DB230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160 </w:t>
            </w:r>
          </w:p>
        </w:tc>
      </w:tr>
      <w:tr w:rsidR="00C90318" w14:paraId="1F17E57C" w14:textId="77777777" w:rsidTr="00C553A9">
        <w:tc>
          <w:tcPr>
            <w:tcW w:w="2250" w:type="dxa"/>
            <w:shd w:val="clear" w:color="auto" w:fill="auto"/>
            <w:vAlign w:val="bottom"/>
          </w:tcPr>
          <w:p w14:paraId="61BBF2C0" w14:textId="77373BE3" w:rsidR="00C90318" w:rsidRPr="00B83661" w:rsidRDefault="00C90318" w:rsidP="00C90318">
            <w:pPr>
              <w:jc w:val="left"/>
              <w:rPr>
                <w:rFonts w:ascii="Arial" w:hAnsi="Arial" w:cs="Arial"/>
                <w:sz w:val="18"/>
                <w:szCs w:val="18"/>
              </w:rPr>
            </w:pPr>
            <w:r w:rsidRPr="00B83661">
              <w:rPr>
                <w:rFonts w:ascii="Arial" w:hAnsi="Arial" w:cs="Arial"/>
                <w:sz w:val="18"/>
                <w:szCs w:val="18"/>
              </w:rPr>
              <w:t>Diễn Châu</w:t>
            </w:r>
          </w:p>
        </w:tc>
        <w:tc>
          <w:tcPr>
            <w:tcW w:w="2520" w:type="dxa"/>
            <w:shd w:val="clear" w:color="auto" w:fill="auto"/>
            <w:vAlign w:val="bottom"/>
          </w:tcPr>
          <w:p w14:paraId="6EEAA325" w14:textId="28872155"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79,084 </w:t>
            </w:r>
          </w:p>
        </w:tc>
        <w:tc>
          <w:tcPr>
            <w:tcW w:w="2700" w:type="dxa"/>
            <w:shd w:val="clear" w:color="auto" w:fill="auto"/>
            <w:vAlign w:val="bottom"/>
          </w:tcPr>
          <w:p w14:paraId="3A81C2B8" w14:textId="2808AAEF"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5,761 </w:t>
            </w:r>
          </w:p>
        </w:tc>
      </w:tr>
      <w:tr w:rsidR="00C90318" w14:paraId="3F820D11" w14:textId="77777777" w:rsidTr="00C553A9">
        <w:tc>
          <w:tcPr>
            <w:tcW w:w="2250" w:type="dxa"/>
            <w:tcBorders>
              <w:bottom w:val="single" w:sz="4" w:space="0" w:color="auto"/>
            </w:tcBorders>
            <w:shd w:val="clear" w:color="auto" w:fill="auto"/>
            <w:vAlign w:val="bottom"/>
          </w:tcPr>
          <w:p w14:paraId="72CB9B50" w14:textId="5D2F2850" w:rsidR="00C90318" w:rsidRPr="00B83661" w:rsidRDefault="00C90318" w:rsidP="00C90318">
            <w:pPr>
              <w:jc w:val="left"/>
              <w:rPr>
                <w:rFonts w:ascii="Arial" w:hAnsi="Arial" w:cs="Arial"/>
                <w:sz w:val="18"/>
                <w:szCs w:val="18"/>
              </w:rPr>
            </w:pPr>
            <w:r w:rsidRPr="00B83661">
              <w:rPr>
                <w:rFonts w:ascii="Arial" w:hAnsi="Arial" w:cs="Arial"/>
                <w:sz w:val="18"/>
                <w:szCs w:val="18"/>
              </w:rPr>
              <w:t>Đô Lương</w:t>
            </w:r>
          </w:p>
        </w:tc>
        <w:tc>
          <w:tcPr>
            <w:tcW w:w="2520" w:type="dxa"/>
            <w:tcBorders>
              <w:bottom w:val="single" w:sz="4" w:space="0" w:color="auto"/>
            </w:tcBorders>
            <w:shd w:val="clear" w:color="auto" w:fill="auto"/>
            <w:vAlign w:val="bottom"/>
          </w:tcPr>
          <w:p w14:paraId="4BFD7689" w14:textId="71060FD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105,809 </w:t>
            </w:r>
          </w:p>
        </w:tc>
        <w:tc>
          <w:tcPr>
            <w:tcW w:w="2700" w:type="dxa"/>
            <w:tcBorders>
              <w:bottom w:val="single" w:sz="4" w:space="0" w:color="auto"/>
            </w:tcBorders>
            <w:shd w:val="clear" w:color="auto" w:fill="auto"/>
            <w:vAlign w:val="bottom"/>
          </w:tcPr>
          <w:p w14:paraId="55B94467" w14:textId="6F924B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9,385 </w:t>
            </w:r>
          </w:p>
        </w:tc>
      </w:tr>
      <w:tr w:rsidR="00C90318" w14:paraId="1AAEC449" w14:textId="77777777" w:rsidTr="00C553A9">
        <w:tc>
          <w:tcPr>
            <w:tcW w:w="2250" w:type="dxa"/>
            <w:shd w:val="clear" w:color="auto" w:fill="auto"/>
            <w:vAlign w:val="bottom"/>
          </w:tcPr>
          <w:p w14:paraId="7B3C235B" w14:textId="77F199C8" w:rsidR="00C90318" w:rsidRPr="00B83661" w:rsidRDefault="00C90318" w:rsidP="00C90318">
            <w:pPr>
              <w:jc w:val="left"/>
              <w:rPr>
                <w:rFonts w:ascii="Arial" w:hAnsi="Arial" w:cs="Arial"/>
                <w:sz w:val="18"/>
                <w:szCs w:val="18"/>
              </w:rPr>
            </w:pPr>
            <w:r w:rsidRPr="00B83661">
              <w:rPr>
                <w:rFonts w:ascii="Arial" w:hAnsi="Arial" w:cs="Arial"/>
                <w:sz w:val="18"/>
                <w:szCs w:val="18"/>
              </w:rPr>
              <w:t>Hưng Nguyên</w:t>
            </w:r>
          </w:p>
        </w:tc>
        <w:tc>
          <w:tcPr>
            <w:tcW w:w="2520" w:type="dxa"/>
            <w:shd w:val="clear" w:color="auto" w:fill="auto"/>
            <w:vAlign w:val="bottom"/>
          </w:tcPr>
          <w:p w14:paraId="362B2271" w14:textId="2AE9D53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24,219 </w:t>
            </w:r>
          </w:p>
        </w:tc>
        <w:tc>
          <w:tcPr>
            <w:tcW w:w="2700" w:type="dxa"/>
            <w:shd w:val="clear" w:color="auto" w:fill="auto"/>
            <w:vAlign w:val="bottom"/>
          </w:tcPr>
          <w:p w14:paraId="2FD5085E" w14:textId="5A74801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1,442 </w:t>
            </w:r>
          </w:p>
        </w:tc>
      </w:tr>
      <w:tr w:rsidR="00C90318" w14:paraId="36834755" w14:textId="77777777" w:rsidTr="00C553A9">
        <w:tc>
          <w:tcPr>
            <w:tcW w:w="2250" w:type="dxa"/>
            <w:shd w:val="clear" w:color="auto" w:fill="auto"/>
            <w:vAlign w:val="bottom"/>
          </w:tcPr>
          <w:p w14:paraId="3DACD898" w14:textId="0BA4C9A8" w:rsidR="00C90318" w:rsidRPr="00B83661" w:rsidRDefault="00C90318" w:rsidP="00C90318">
            <w:pPr>
              <w:jc w:val="left"/>
              <w:rPr>
                <w:rFonts w:ascii="Arial" w:hAnsi="Arial" w:cs="Arial"/>
                <w:sz w:val="18"/>
                <w:szCs w:val="18"/>
              </w:rPr>
            </w:pPr>
            <w:r w:rsidRPr="00B83661">
              <w:rPr>
                <w:rFonts w:ascii="Arial" w:hAnsi="Arial" w:cs="Arial"/>
                <w:sz w:val="18"/>
                <w:szCs w:val="18"/>
              </w:rPr>
              <w:t>Kỳ Sơn</w:t>
            </w:r>
          </w:p>
        </w:tc>
        <w:tc>
          <w:tcPr>
            <w:tcW w:w="2520" w:type="dxa"/>
            <w:shd w:val="clear" w:color="auto" w:fill="auto"/>
            <w:vAlign w:val="bottom"/>
          </w:tcPr>
          <w:p w14:paraId="28DC2D34" w14:textId="548E65A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30,720 </w:t>
            </w:r>
          </w:p>
        </w:tc>
        <w:tc>
          <w:tcPr>
            <w:tcW w:w="2700" w:type="dxa"/>
            <w:shd w:val="clear" w:color="auto" w:fill="auto"/>
            <w:vAlign w:val="bottom"/>
          </w:tcPr>
          <w:p w14:paraId="21BEF9D6" w14:textId="4262343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6,141 </w:t>
            </w:r>
          </w:p>
        </w:tc>
      </w:tr>
      <w:tr w:rsidR="00C90318" w14:paraId="0237C043" w14:textId="77777777" w:rsidTr="00C553A9">
        <w:tc>
          <w:tcPr>
            <w:tcW w:w="2250" w:type="dxa"/>
            <w:shd w:val="clear" w:color="auto" w:fill="auto"/>
            <w:vAlign w:val="bottom"/>
          </w:tcPr>
          <w:p w14:paraId="0E7EFCA3" w14:textId="5ABE5FD6" w:rsidR="00C90318" w:rsidRPr="00B83661" w:rsidRDefault="00C90318" w:rsidP="00C90318">
            <w:pPr>
              <w:jc w:val="left"/>
              <w:rPr>
                <w:rFonts w:ascii="Arial" w:hAnsi="Arial" w:cs="Arial"/>
                <w:sz w:val="18"/>
                <w:szCs w:val="18"/>
              </w:rPr>
            </w:pPr>
            <w:r w:rsidRPr="00B83661">
              <w:rPr>
                <w:rFonts w:ascii="Arial" w:hAnsi="Arial" w:cs="Arial"/>
                <w:sz w:val="18"/>
                <w:szCs w:val="18"/>
              </w:rPr>
              <w:t>Nam Đàn</w:t>
            </w:r>
          </w:p>
        </w:tc>
        <w:tc>
          <w:tcPr>
            <w:tcW w:w="2520" w:type="dxa"/>
            <w:shd w:val="clear" w:color="auto" w:fill="auto"/>
            <w:vAlign w:val="bottom"/>
          </w:tcPr>
          <w:p w14:paraId="13187604" w14:textId="622B44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37,302 </w:t>
            </w:r>
          </w:p>
        </w:tc>
        <w:tc>
          <w:tcPr>
            <w:tcW w:w="2700" w:type="dxa"/>
            <w:shd w:val="clear" w:color="auto" w:fill="auto"/>
            <w:vAlign w:val="bottom"/>
          </w:tcPr>
          <w:p w14:paraId="2C743C3D" w14:textId="4C7AF21C"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3,117 </w:t>
            </w:r>
          </w:p>
        </w:tc>
      </w:tr>
      <w:tr w:rsidR="00C90318" w14:paraId="46DC7AF6" w14:textId="77777777" w:rsidTr="00C553A9">
        <w:tc>
          <w:tcPr>
            <w:tcW w:w="2250" w:type="dxa"/>
            <w:shd w:val="clear" w:color="auto" w:fill="auto"/>
            <w:vAlign w:val="bottom"/>
          </w:tcPr>
          <w:p w14:paraId="0BA6C64F" w14:textId="55649419" w:rsidR="00C90318" w:rsidRPr="00B83661" w:rsidRDefault="00C90318" w:rsidP="00C90318">
            <w:pPr>
              <w:jc w:val="left"/>
              <w:rPr>
                <w:rFonts w:ascii="Arial" w:hAnsi="Arial" w:cs="Arial"/>
                <w:sz w:val="18"/>
                <w:szCs w:val="18"/>
              </w:rPr>
            </w:pPr>
            <w:r w:rsidRPr="00B83661">
              <w:rPr>
                <w:rFonts w:ascii="Arial" w:hAnsi="Arial" w:cs="Arial"/>
                <w:sz w:val="18"/>
                <w:szCs w:val="18"/>
              </w:rPr>
              <w:t>Nghi Lộc</w:t>
            </w:r>
          </w:p>
        </w:tc>
        <w:tc>
          <w:tcPr>
            <w:tcW w:w="2520" w:type="dxa"/>
            <w:shd w:val="clear" w:color="auto" w:fill="auto"/>
            <w:vAlign w:val="bottom"/>
          </w:tcPr>
          <w:p w14:paraId="3DF6D333" w14:textId="368123C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58,207 </w:t>
            </w:r>
          </w:p>
        </w:tc>
        <w:tc>
          <w:tcPr>
            <w:tcW w:w="2700" w:type="dxa"/>
            <w:shd w:val="clear" w:color="auto" w:fill="auto"/>
            <w:vAlign w:val="bottom"/>
          </w:tcPr>
          <w:p w14:paraId="41111196" w14:textId="23A6EFDE"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4,677 </w:t>
            </w:r>
          </w:p>
        </w:tc>
      </w:tr>
      <w:tr w:rsidR="00C90318" w14:paraId="3E8FC3FA" w14:textId="77777777" w:rsidTr="00C553A9">
        <w:tc>
          <w:tcPr>
            <w:tcW w:w="2250" w:type="dxa"/>
            <w:shd w:val="clear" w:color="auto" w:fill="auto"/>
            <w:vAlign w:val="bottom"/>
          </w:tcPr>
          <w:p w14:paraId="4FBBAC29" w14:textId="2011FAC3" w:rsidR="00C90318" w:rsidRPr="00B83661" w:rsidRDefault="00C90318" w:rsidP="00C90318">
            <w:pPr>
              <w:jc w:val="left"/>
              <w:rPr>
                <w:rFonts w:ascii="Arial" w:hAnsi="Arial" w:cs="Arial"/>
                <w:sz w:val="18"/>
                <w:szCs w:val="18"/>
              </w:rPr>
            </w:pPr>
            <w:r w:rsidRPr="00B83661">
              <w:rPr>
                <w:rFonts w:ascii="Arial" w:hAnsi="Arial" w:cs="Arial"/>
                <w:sz w:val="18"/>
                <w:szCs w:val="18"/>
              </w:rPr>
              <w:t>Nghĩa Đàn</w:t>
            </w:r>
          </w:p>
        </w:tc>
        <w:tc>
          <w:tcPr>
            <w:tcW w:w="2520" w:type="dxa"/>
            <w:shd w:val="clear" w:color="auto" w:fill="auto"/>
            <w:vAlign w:val="bottom"/>
          </w:tcPr>
          <w:p w14:paraId="5541BD82" w14:textId="2F8122FF"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37,073 </w:t>
            </w:r>
          </w:p>
        </w:tc>
        <w:tc>
          <w:tcPr>
            <w:tcW w:w="2700" w:type="dxa"/>
            <w:shd w:val="clear" w:color="auto" w:fill="auto"/>
            <w:vAlign w:val="bottom"/>
          </w:tcPr>
          <w:p w14:paraId="560FFDFD" w14:textId="564CED5E"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4,098 </w:t>
            </w:r>
          </w:p>
        </w:tc>
      </w:tr>
      <w:tr w:rsidR="00C90318" w14:paraId="02DDFE7F" w14:textId="77777777" w:rsidTr="00C553A9">
        <w:tc>
          <w:tcPr>
            <w:tcW w:w="2250" w:type="dxa"/>
            <w:tcBorders>
              <w:bottom w:val="single" w:sz="4" w:space="0" w:color="auto"/>
            </w:tcBorders>
            <w:shd w:val="clear" w:color="auto" w:fill="auto"/>
            <w:vAlign w:val="bottom"/>
          </w:tcPr>
          <w:p w14:paraId="4F1796E1" w14:textId="2EA2FD3A" w:rsidR="00C90318" w:rsidRPr="00B83661" w:rsidRDefault="00C90318" w:rsidP="00C90318">
            <w:pPr>
              <w:jc w:val="left"/>
              <w:rPr>
                <w:rFonts w:ascii="Arial" w:hAnsi="Arial" w:cs="Arial"/>
                <w:sz w:val="18"/>
                <w:szCs w:val="18"/>
              </w:rPr>
            </w:pPr>
            <w:r w:rsidRPr="00B83661">
              <w:rPr>
                <w:rFonts w:ascii="Arial" w:hAnsi="Arial" w:cs="Arial"/>
                <w:sz w:val="18"/>
                <w:szCs w:val="18"/>
              </w:rPr>
              <w:t>Quế Phong</w:t>
            </w:r>
          </w:p>
        </w:tc>
        <w:tc>
          <w:tcPr>
            <w:tcW w:w="2520" w:type="dxa"/>
            <w:tcBorders>
              <w:bottom w:val="single" w:sz="4" w:space="0" w:color="auto"/>
            </w:tcBorders>
            <w:shd w:val="clear" w:color="auto" w:fill="auto"/>
            <w:vAlign w:val="bottom"/>
          </w:tcPr>
          <w:p w14:paraId="50785815" w14:textId="0F9B323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28,504 </w:t>
            </w:r>
          </w:p>
        </w:tc>
        <w:tc>
          <w:tcPr>
            <w:tcW w:w="2700" w:type="dxa"/>
            <w:tcBorders>
              <w:bottom w:val="single" w:sz="4" w:space="0" w:color="auto"/>
            </w:tcBorders>
            <w:shd w:val="clear" w:color="auto" w:fill="auto"/>
            <w:vAlign w:val="bottom"/>
          </w:tcPr>
          <w:p w14:paraId="33D80FAC" w14:textId="603B0131"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5,697 </w:t>
            </w:r>
          </w:p>
        </w:tc>
      </w:tr>
      <w:tr w:rsidR="00C90318" w14:paraId="36C8EFA7" w14:textId="77777777" w:rsidTr="00C553A9">
        <w:tc>
          <w:tcPr>
            <w:tcW w:w="2250" w:type="dxa"/>
            <w:tcBorders>
              <w:bottom w:val="single" w:sz="4" w:space="0" w:color="auto"/>
            </w:tcBorders>
            <w:shd w:val="clear" w:color="auto" w:fill="auto"/>
            <w:vAlign w:val="bottom"/>
          </w:tcPr>
          <w:p w14:paraId="5D50DEBC" w14:textId="558379E4" w:rsidR="00C90318" w:rsidRPr="00B83661" w:rsidRDefault="00C90318" w:rsidP="00C90318">
            <w:pPr>
              <w:jc w:val="left"/>
              <w:rPr>
                <w:rFonts w:ascii="Arial" w:hAnsi="Arial" w:cs="Arial"/>
                <w:sz w:val="18"/>
                <w:szCs w:val="18"/>
              </w:rPr>
            </w:pPr>
            <w:r w:rsidRPr="00B83661">
              <w:rPr>
                <w:rFonts w:ascii="Arial" w:hAnsi="Arial" w:cs="Arial"/>
                <w:sz w:val="18"/>
                <w:szCs w:val="18"/>
              </w:rPr>
              <w:t>Quỳ Châu</w:t>
            </w:r>
          </w:p>
        </w:tc>
        <w:tc>
          <w:tcPr>
            <w:tcW w:w="2520" w:type="dxa"/>
            <w:tcBorders>
              <w:bottom w:val="single" w:sz="4" w:space="0" w:color="auto"/>
            </w:tcBorders>
            <w:shd w:val="clear" w:color="auto" w:fill="auto"/>
            <w:vAlign w:val="bottom"/>
          </w:tcPr>
          <w:p w14:paraId="589D298D" w14:textId="556EBD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23,090 </w:t>
            </w:r>
          </w:p>
        </w:tc>
        <w:tc>
          <w:tcPr>
            <w:tcW w:w="2700" w:type="dxa"/>
            <w:tcBorders>
              <w:bottom w:val="single" w:sz="4" w:space="0" w:color="auto"/>
            </w:tcBorders>
            <w:shd w:val="clear" w:color="auto" w:fill="auto"/>
            <w:vAlign w:val="bottom"/>
          </w:tcPr>
          <w:p w14:paraId="204FF724" w14:textId="52A9B10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4,615 </w:t>
            </w:r>
          </w:p>
        </w:tc>
      </w:tr>
      <w:tr w:rsidR="00C90318" w14:paraId="7A47EED9" w14:textId="77777777" w:rsidTr="00C553A9">
        <w:tc>
          <w:tcPr>
            <w:tcW w:w="2250" w:type="dxa"/>
            <w:shd w:val="clear" w:color="auto" w:fill="auto"/>
            <w:vAlign w:val="bottom"/>
          </w:tcPr>
          <w:p w14:paraId="0D7E8B0A" w14:textId="73395195" w:rsidR="00C90318" w:rsidRPr="00B83661" w:rsidRDefault="00C90318" w:rsidP="00C90318">
            <w:pPr>
              <w:jc w:val="left"/>
              <w:rPr>
                <w:rFonts w:ascii="Arial" w:hAnsi="Arial" w:cs="Arial"/>
                <w:sz w:val="18"/>
                <w:szCs w:val="18"/>
              </w:rPr>
            </w:pPr>
            <w:r w:rsidRPr="00B83661">
              <w:rPr>
                <w:rFonts w:ascii="Arial" w:hAnsi="Arial" w:cs="Arial"/>
                <w:sz w:val="18"/>
                <w:szCs w:val="18"/>
              </w:rPr>
              <w:t>Quỳ Hợp</w:t>
            </w:r>
          </w:p>
        </w:tc>
        <w:tc>
          <w:tcPr>
            <w:tcW w:w="2520" w:type="dxa"/>
            <w:shd w:val="clear" w:color="auto" w:fill="auto"/>
            <w:vAlign w:val="bottom"/>
          </w:tcPr>
          <w:p w14:paraId="125C774B" w14:textId="4D2F2C0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51,502 </w:t>
            </w:r>
          </w:p>
        </w:tc>
        <w:tc>
          <w:tcPr>
            <w:tcW w:w="2700" w:type="dxa"/>
            <w:shd w:val="clear" w:color="auto" w:fill="auto"/>
            <w:vAlign w:val="bottom"/>
          </w:tcPr>
          <w:p w14:paraId="00593B63" w14:textId="52F95FE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8,524 </w:t>
            </w:r>
          </w:p>
        </w:tc>
      </w:tr>
      <w:tr w:rsidR="00C90318" w14:paraId="3E6DC15A" w14:textId="77777777" w:rsidTr="00C553A9">
        <w:tc>
          <w:tcPr>
            <w:tcW w:w="2250" w:type="dxa"/>
            <w:shd w:val="clear" w:color="auto" w:fill="auto"/>
            <w:vAlign w:val="bottom"/>
          </w:tcPr>
          <w:p w14:paraId="23AC8E5C" w14:textId="69971544" w:rsidR="00C90318" w:rsidRPr="00B83661" w:rsidRDefault="00C90318" w:rsidP="00C90318">
            <w:pPr>
              <w:jc w:val="left"/>
              <w:rPr>
                <w:rFonts w:ascii="Arial" w:hAnsi="Arial" w:cs="Arial"/>
                <w:sz w:val="18"/>
                <w:szCs w:val="18"/>
              </w:rPr>
            </w:pPr>
            <w:r w:rsidRPr="00B83661">
              <w:rPr>
                <w:rFonts w:ascii="Arial" w:hAnsi="Arial" w:cs="Arial"/>
                <w:sz w:val="18"/>
                <w:szCs w:val="18"/>
              </w:rPr>
              <w:t>Quỳnh Lưu</w:t>
            </w:r>
          </w:p>
        </w:tc>
        <w:tc>
          <w:tcPr>
            <w:tcW w:w="2520" w:type="dxa"/>
            <w:shd w:val="clear" w:color="auto" w:fill="auto"/>
            <w:vAlign w:val="bottom"/>
          </w:tcPr>
          <w:p w14:paraId="273C303D" w14:textId="569460A4"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116,967 </w:t>
            </w:r>
          </w:p>
        </w:tc>
        <w:tc>
          <w:tcPr>
            <w:tcW w:w="2700" w:type="dxa"/>
            <w:shd w:val="clear" w:color="auto" w:fill="auto"/>
            <w:vAlign w:val="bottom"/>
          </w:tcPr>
          <w:p w14:paraId="4B134C95" w14:textId="43E07B74"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9,919 </w:t>
            </w:r>
          </w:p>
        </w:tc>
      </w:tr>
      <w:tr w:rsidR="00C90318" w14:paraId="4A22D2F5" w14:textId="77777777" w:rsidTr="00C553A9">
        <w:tc>
          <w:tcPr>
            <w:tcW w:w="2250" w:type="dxa"/>
            <w:shd w:val="clear" w:color="auto" w:fill="auto"/>
            <w:vAlign w:val="bottom"/>
          </w:tcPr>
          <w:p w14:paraId="3C2AEFB4" w14:textId="7F7DD2BA" w:rsidR="00C90318" w:rsidRPr="00B83661" w:rsidRDefault="00C90318" w:rsidP="00C90318">
            <w:pPr>
              <w:jc w:val="left"/>
              <w:rPr>
                <w:rFonts w:ascii="Arial" w:hAnsi="Arial" w:cs="Arial"/>
                <w:sz w:val="18"/>
                <w:szCs w:val="18"/>
              </w:rPr>
            </w:pPr>
            <w:r w:rsidRPr="00B83661">
              <w:rPr>
                <w:rFonts w:ascii="Arial" w:hAnsi="Arial" w:cs="Arial"/>
                <w:sz w:val="18"/>
                <w:szCs w:val="18"/>
              </w:rPr>
              <w:t>Tân Kỳ</w:t>
            </w:r>
          </w:p>
        </w:tc>
        <w:tc>
          <w:tcPr>
            <w:tcW w:w="2520" w:type="dxa"/>
            <w:shd w:val="clear" w:color="auto" w:fill="auto"/>
            <w:vAlign w:val="bottom"/>
          </w:tcPr>
          <w:p w14:paraId="2102D066" w14:textId="2A23607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46,096 </w:t>
            </w:r>
          </w:p>
        </w:tc>
        <w:tc>
          <w:tcPr>
            <w:tcW w:w="2700" w:type="dxa"/>
            <w:shd w:val="clear" w:color="auto" w:fill="auto"/>
            <w:vAlign w:val="bottom"/>
          </w:tcPr>
          <w:p w14:paraId="04018A49" w14:textId="15ECF1E0"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5,682 </w:t>
            </w:r>
          </w:p>
        </w:tc>
      </w:tr>
      <w:tr w:rsidR="00C90318" w14:paraId="4E585547" w14:textId="77777777" w:rsidTr="00C553A9">
        <w:tc>
          <w:tcPr>
            <w:tcW w:w="2250" w:type="dxa"/>
            <w:shd w:val="clear" w:color="auto" w:fill="auto"/>
            <w:vAlign w:val="bottom"/>
          </w:tcPr>
          <w:p w14:paraId="4478A3B6" w14:textId="5FCD7690" w:rsidR="00C90318" w:rsidRPr="00B83661" w:rsidRDefault="00C90318" w:rsidP="00C90318">
            <w:pPr>
              <w:jc w:val="left"/>
              <w:rPr>
                <w:rFonts w:ascii="Arial" w:hAnsi="Arial" w:cs="Arial"/>
                <w:sz w:val="18"/>
                <w:szCs w:val="18"/>
              </w:rPr>
            </w:pPr>
            <w:r w:rsidRPr="00B83661">
              <w:rPr>
                <w:rFonts w:ascii="Arial" w:hAnsi="Arial" w:cs="Arial"/>
                <w:sz w:val="18"/>
                <w:szCs w:val="18"/>
              </w:rPr>
              <w:t>Thái Ḥòa town</w:t>
            </w:r>
          </w:p>
        </w:tc>
        <w:tc>
          <w:tcPr>
            <w:tcW w:w="2520" w:type="dxa"/>
            <w:shd w:val="clear" w:color="auto" w:fill="auto"/>
            <w:vAlign w:val="bottom"/>
          </w:tcPr>
          <w:p w14:paraId="752A3443" w14:textId="66880269"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11,472 </w:t>
            </w:r>
          </w:p>
        </w:tc>
        <w:tc>
          <w:tcPr>
            <w:tcW w:w="2700" w:type="dxa"/>
            <w:shd w:val="clear" w:color="auto" w:fill="auto"/>
            <w:vAlign w:val="bottom"/>
          </w:tcPr>
          <w:p w14:paraId="6F23E014" w14:textId="3E07E4F5"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1,042 </w:t>
            </w:r>
          </w:p>
        </w:tc>
      </w:tr>
      <w:tr w:rsidR="00C90318" w14:paraId="5E4D2D8D" w14:textId="77777777" w:rsidTr="00C553A9">
        <w:tc>
          <w:tcPr>
            <w:tcW w:w="2250" w:type="dxa"/>
            <w:shd w:val="clear" w:color="auto" w:fill="auto"/>
            <w:vAlign w:val="bottom"/>
          </w:tcPr>
          <w:p w14:paraId="3EBE08DD" w14:textId="06CA3018" w:rsidR="00C90318" w:rsidRPr="00B83661" w:rsidRDefault="00C90318" w:rsidP="00C90318">
            <w:pPr>
              <w:jc w:val="left"/>
              <w:rPr>
                <w:rFonts w:ascii="Arial" w:hAnsi="Arial" w:cs="Arial"/>
                <w:sz w:val="18"/>
                <w:szCs w:val="18"/>
              </w:rPr>
            </w:pPr>
            <w:r w:rsidRPr="00B83661">
              <w:rPr>
                <w:rFonts w:ascii="Arial" w:hAnsi="Arial" w:cs="Arial"/>
                <w:sz w:val="18"/>
                <w:szCs w:val="18"/>
              </w:rPr>
              <w:t>Thanh Chương</w:t>
            </w:r>
          </w:p>
        </w:tc>
        <w:tc>
          <w:tcPr>
            <w:tcW w:w="2520" w:type="dxa"/>
            <w:shd w:val="clear" w:color="auto" w:fill="auto"/>
            <w:vAlign w:val="bottom"/>
          </w:tcPr>
          <w:p w14:paraId="5FB47769" w14:textId="1FA2126C"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110,349 </w:t>
            </w:r>
          </w:p>
        </w:tc>
        <w:tc>
          <w:tcPr>
            <w:tcW w:w="2700" w:type="dxa"/>
            <w:shd w:val="clear" w:color="auto" w:fill="auto"/>
            <w:vAlign w:val="bottom"/>
          </w:tcPr>
          <w:p w14:paraId="2955DEB2" w14:textId="4FE768E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16,438 </w:t>
            </w:r>
          </w:p>
        </w:tc>
      </w:tr>
      <w:tr w:rsidR="00C90318" w14:paraId="0491687D" w14:textId="77777777" w:rsidTr="00C553A9">
        <w:tc>
          <w:tcPr>
            <w:tcW w:w="2250" w:type="dxa"/>
            <w:shd w:val="clear" w:color="auto" w:fill="auto"/>
            <w:vAlign w:val="bottom"/>
          </w:tcPr>
          <w:p w14:paraId="6B5C17E9" w14:textId="46D36C30" w:rsidR="00C90318" w:rsidRPr="00B83661" w:rsidRDefault="00C90318" w:rsidP="00C90318">
            <w:pPr>
              <w:jc w:val="left"/>
              <w:rPr>
                <w:rFonts w:ascii="Arial" w:hAnsi="Arial" w:cs="Arial"/>
                <w:sz w:val="18"/>
                <w:szCs w:val="18"/>
              </w:rPr>
            </w:pPr>
            <w:r w:rsidRPr="00B83661">
              <w:rPr>
                <w:rFonts w:ascii="Arial" w:hAnsi="Arial" w:cs="Arial"/>
                <w:sz w:val="18"/>
                <w:szCs w:val="18"/>
              </w:rPr>
              <w:t>Tương Dương</w:t>
            </w:r>
          </w:p>
        </w:tc>
        <w:tc>
          <w:tcPr>
            <w:tcW w:w="2520" w:type="dxa"/>
            <w:shd w:val="clear" w:color="auto" w:fill="auto"/>
            <w:vAlign w:val="bottom"/>
          </w:tcPr>
          <w:p w14:paraId="13F2BCB5" w14:textId="2B76FFE0"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28,908 </w:t>
            </w:r>
          </w:p>
        </w:tc>
        <w:tc>
          <w:tcPr>
            <w:tcW w:w="2700" w:type="dxa"/>
            <w:shd w:val="clear" w:color="auto" w:fill="auto"/>
            <w:vAlign w:val="bottom"/>
          </w:tcPr>
          <w:p w14:paraId="623E2153" w14:textId="7BAFBD27"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5,779 </w:t>
            </w:r>
          </w:p>
        </w:tc>
      </w:tr>
      <w:tr w:rsidR="00C90318" w14:paraId="13CBCCE2" w14:textId="77777777" w:rsidTr="00C553A9">
        <w:tc>
          <w:tcPr>
            <w:tcW w:w="2250" w:type="dxa"/>
            <w:shd w:val="clear" w:color="auto" w:fill="auto"/>
            <w:vAlign w:val="bottom"/>
          </w:tcPr>
          <w:p w14:paraId="5AE2DC17" w14:textId="31AEE11D" w:rsidR="00C90318" w:rsidRPr="00B83661" w:rsidRDefault="00C90318" w:rsidP="00C90318">
            <w:pPr>
              <w:jc w:val="left"/>
              <w:rPr>
                <w:rFonts w:ascii="Arial" w:hAnsi="Arial" w:cs="Arial"/>
                <w:sz w:val="18"/>
                <w:szCs w:val="18"/>
              </w:rPr>
            </w:pPr>
            <w:r w:rsidRPr="00B83661">
              <w:rPr>
                <w:rFonts w:ascii="Arial" w:hAnsi="Arial" w:cs="Arial"/>
                <w:sz w:val="18"/>
                <w:szCs w:val="18"/>
              </w:rPr>
              <w:t>Vinh</w:t>
            </w:r>
          </w:p>
        </w:tc>
        <w:tc>
          <w:tcPr>
            <w:tcW w:w="2520" w:type="dxa"/>
            <w:shd w:val="clear" w:color="auto" w:fill="auto"/>
            <w:vAlign w:val="bottom"/>
          </w:tcPr>
          <w:p w14:paraId="2168D736" w14:textId="1754CA62"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13,219 </w:t>
            </w:r>
          </w:p>
        </w:tc>
        <w:tc>
          <w:tcPr>
            <w:tcW w:w="2700" w:type="dxa"/>
            <w:shd w:val="clear" w:color="auto" w:fill="auto"/>
            <w:vAlign w:val="bottom"/>
          </w:tcPr>
          <w:p w14:paraId="4E14ECC3" w14:textId="1FF88891"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494 </w:t>
            </w:r>
          </w:p>
        </w:tc>
      </w:tr>
      <w:tr w:rsidR="00C90318" w14:paraId="1397DCA1" w14:textId="77777777" w:rsidTr="00C553A9">
        <w:tc>
          <w:tcPr>
            <w:tcW w:w="2250" w:type="dxa"/>
            <w:shd w:val="clear" w:color="auto" w:fill="auto"/>
            <w:vAlign w:val="bottom"/>
          </w:tcPr>
          <w:p w14:paraId="311B9388" w14:textId="787786F8" w:rsidR="00C90318" w:rsidRPr="00B83661" w:rsidRDefault="00C90318" w:rsidP="00C90318">
            <w:pPr>
              <w:jc w:val="left"/>
              <w:rPr>
                <w:rFonts w:ascii="Arial" w:hAnsi="Arial" w:cs="Arial"/>
                <w:sz w:val="18"/>
                <w:szCs w:val="18"/>
              </w:rPr>
            </w:pPr>
            <w:r w:rsidRPr="00B83661">
              <w:rPr>
                <w:rFonts w:ascii="Arial" w:hAnsi="Arial" w:cs="Arial"/>
                <w:sz w:val="18"/>
                <w:szCs w:val="18"/>
              </w:rPr>
              <w:t>Yên Thành</w:t>
            </w:r>
          </w:p>
        </w:tc>
        <w:tc>
          <w:tcPr>
            <w:tcW w:w="2520" w:type="dxa"/>
            <w:shd w:val="clear" w:color="auto" w:fill="auto"/>
            <w:vAlign w:val="bottom"/>
          </w:tcPr>
          <w:p w14:paraId="20B8643B" w14:textId="28438117"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127,548 </w:t>
            </w:r>
          </w:p>
        </w:tc>
        <w:tc>
          <w:tcPr>
            <w:tcW w:w="2700" w:type="dxa"/>
            <w:shd w:val="clear" w:color="auto" w:fill="auto"/>
            <w:vAlign w:val="bottom"/>
          </w:tcPr>
          <w:p w14:paraId="5CE9E234" w14:textId="1C9BDE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11,045 </w:t>
            </w:r>
          </w:p>
        </w:tc>
      </w:tr>
      <w:tr w:rsidR="00C90318" w:rsidRPr="00C90318" w14:paraId="519C8CF1" w14:textId="77777777" w:rsidTr="00C553A9">
        <w:tc>
          <w:tcPr>
            <w:tcW w:w="2250" w:type="dxa"/>
            <w:shd w:val="clear" w:color="auto" w:fill="auto"/>
          </w:tcPr>
          <w:p w14:paraId="2E7ED125" w14:textId="121A4477" w:rsidR="00C90318" w:rsidRPr="00B83661" w:rsidRDefault="00C90318" w:rsidP="008145F0">
            <w:pPr>
              <w:jc w:val="center"/>
              <w:rPr>
                <w:rFonts w:ascii="Arial" w:hAnsi="Arial" w:cs="Arial"/>
                <w:b/>
                <w:sz w:val="18"/>
                <w:szCs w:val="18"/>
              </w:rPr>
            </w:pPr>
            <w:r w:rsidRPr="00B83661">
              <w:rPr>
                <w:rFonts w:ascii="Arial" w:hAnsi="Arial" w:cs="Arial"/>
                <w:b/>
                <w:sz w:val="18"/>
                <w:szCs w:val="18"/>
              </w:rPr>
              <w:t>Total</w:t>
            </w:r>
          </w:p>
        </w:tc>
        <w:tc>
          <w:tcPr>
            <w:tcW w:w="2520" w:type="dxa"/>
            <w:shd w:val="clear" w:color="auto" w:fill="auto"/>
            <w:vAlign w:val="bottom"/>
          </w:tcPr>
          <w:p w14:paraId="0BD04958" w14:textId="0BD0487F" w:rsidR="00C90318" w:rsidRPr="00B83661" w:rsidRDefault="00C90318" w:rsidP="008145F0">
            <w:pPr>
              <w:jc w:val="center"/>
              <w:rPr>
                <w:rFonts w:ascii="Arial" w:hAnsi="Arial" w:cs="Arial"/>
                <w:b/>
                <w:sz w:val="18"/>
                <w:szCs w:val="18"/>
              </w:rPr>
            </w:pPr>
            <w:r w:rsidRPr="00B83661">
              <w:rPr>
                <w:rFonts w:ascii="Arial" w:hAnsi="Arial" w:cs="Arial"/>
                <w:b/>
                <w:sz w:val="18"/>
                <w:szCs w:val="18"/>
              </w:rPr>
              <w:t xml:space="preserve">         1,014,930 </w:t>
            </w:r>
          </w:p>
        </w:tc>
        <w:tc>
          <w:tcPr>
            <w:tcW w:w="2700" w:type="dxa"/>
            <w:shd w:val="clear" w:color="auto" w:fill="auto"/>
            <w:vAlign w:val="bottom"/>
          </w:tcPr>
          <w:p w14:paraId="509A7C3A" w14:textId="22C0D8D7" w:rsidR="00C90318" w:rsidRPr="00B83661" w:rsidRDefault="00C90318" w:rsidP="008145F0">
            <w:pPr>
              <w:jc w:val="center"/>
              <w:rPr>
                <w:rFonts w:ascii="Arial" w:hAnsi="Arial" w:cs="Arial"/>
                <w:b/>
                <w:sz w:val="18"/>
                <w:szCs w:val="18"/>
              </w:rPr>
            </w:pPr>
            <w:r w:rsidRPr="00B83661">
              <w:rPr>
                <w:rFonts w:ascii="Arial" w:hAnsi="Arial" w:cs="Arial"/>
                <w:b/>
                <w:sz w:val="18"/>
                <w:szCs w:val="18"/>
              </w:rPr>
              <w:t xml:space="preserve">          116,796 </w:t>
            </w:r>
          </w:p>
        </w:tc>
      </w:tr>
    </w:tbl>
    <w:p w14:paraId="2A13A15B" w14:textId="05943FBA" w:rsidR="00EC251B" w:rsidRDefault="00EC251B" w:rsidP="00D57ABF">
      <w:r>
        <w:t>** Statistical Yearbook Nghe An 2013</w:t>
      </w:r>
    </w:p>
    <w:p w14:paraId="17574B5F" w14:textId="320DBA16" w:rsidR="00157E78" w:rsidRDefault="00167DB1" w:rsidP="00D57ABF">
      <w:r>
        <w:t xml:space="preserve">Total fuelwood for pig raising for Thanh Hoa and Nghe An is estimated at </w:t>
      </w:r>
      <w:r w:rsidR="00C90318">
        <w:t>188,442</w:t>
      </w:r>
      <w:r>
        <w:t xml:space="preserve"> ton per year.</w:t>
      </w:r>
    </w:p>
    <w:p w14:paraId="08D9E68D" w14:textId="12BE7BE0" w:rsidR="00CC6DB7" w:rsidRDefault="00CC6DB7">
      <w:pPr>
        <w:spacing w:before="0" w:after="200" w:line="276" w:lineRule="auto"/>
        <w:jc w:val="left"/>
      </w:pPr>
      <w:r>
        <w:br w:type="page"/>
      </w:r>
    </w:p>
    <w:p w14:paraId="30A30862" w14:textId="77777777" w:rsidR="00167DB1" w:rsidRDefault="00167DB1" w:rsidP="00D57ABF"/>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167DB1" w14:paraId="35ADC5AB" w14:textId="77777777" w:rsidTr="00CB549D">
        <w:tc>
          <w:tcPr>
            <w:tcW w:w="5760" w:type="dxa"/>
            <w:shd w:val="clear" w:color="auto" w:fill="DAEEF3" w:themeFill="accent5" w:themeFillTint="33"/>
          </w:tcPr>
          <w:p w14:paraId="6E23A176" w14:textId="0B399133" w:rsidR="00167DB1" w:rsidRDefault="00167DB1" w:rsidP="00C1085A">
            <w:pPr>
              <w:spacing w:before="360"/>
              <w:ind w:left="342" w:right="432"/>
            </w:pPr>
            <w:r>
              <w:t xml:space="preserve">Total fuelwood for pig raising for Thanh Hoa and Nghe An: </w:t>
            </w:r>
            <w:r w:rsidR="00C90318">
              <w:t>188,442</w:t>
            </w:r>
            <w:r>
              <w:t xml:space="preserve"> ton per year</w:t>
            </w:r>
          </w:p>
          <w:p w14:paraId="67F60C00" w14:textId="3C806B3D" w:rsidR="00167DB1" w:rsidRDefault="00167DB1" w:rsidP="002C5438">
            <w:pPr>
              <w:pStyle w:val="ListParagraph"/>
              <w:numPr>
                <w:ilvl w:val="0"/>
                <w:numId w:val="4"/>
              </w:numPr>
              <w:contextualSpacing w:val="0"/>
            </w:pPr>
            <w:r>
              <w:t xml:space="preserve">For Thanh Hoa: </w:t>
            </w:r>
            <w:r w:rsidR="00C90318">
              <w:t>71,646</w:t>
            </w:r>
            <w:r>
              <w:t xml:space="preserve"> ton per year</w:t>
            </w:r>
          </w:p>
          <w:p w14:paraId="653737A3" w14:textId="7772D581" w:rsidR="00167DB1" w:rsidRDefault="00167DB1" w:rsidP="002C5438">
            <w:pPr>
              <w:pStyle w:val="ListParagraph"/>
              <w:numPr>
                <w:ilvl w:val="0"/>
                <w:numId w:val="4"/>
              </w:numPr>
              <w:contextualSpacing w:val="0"/>
            </w:pPr>
            <w:r>
              <w:t xml:space="preserve">For Nghe An: </w:t>
            </w:r>
            <w:r w:rsidR="00C90318">
              <w:t>116,796</w:t>
            </w:r>
            <w:r>
              <w:t xml:space="preserve"> ton per year</w:t>
            </w:r>
          </w:p>
          <w:p w14:paraId="45F07B0F" w14:textId="77777777" w:rsidR="00167DB1" w:rsidRDefault="00167DB1" w:rsidP="00167DB1">
            <w:pPr>
              <w:pStyle w:val="ListParagraph"/>
              <w:contextualSpacing w:val="0"/>
            </w:pPr>
          </w:p>
        </w:tc>
      </w:tr>
    </w:tbl>
    <w:p w14:paraId="0E2566B0" w14:textId="77777777" w:rsidR="00167DB1" w:rsidRDefault="00167DB1" w:rsidP="00D57ABF"/>
    <w:p w14:paraId="2178DCFA" w14:textId="0791A703" w:rsidR="00EC3316" w:rsidRDefault="00EC3316" w:rsidP="00EC3316">
      <w:pPr>
        <w:pStyle w:val="Heading4"/>
      </w:pPr>
      <w:r>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2C5438">
      <w:pPr>
        <w:pStyle w:val="ListParagraph"/>
        <w:numPr>
          <w:ilvl w:val="0"/>
          <w:numId w:val="2"/>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2C5438">
      <w:pPr>
        <w:pStyle w:val="ListParagraph"/>
        <w:numPr>
          <w:ilvl w:val="0"/>
          <w:numId w:val="2"/>
        </w:numPr>
        <w:contextualSpacing w:val="0"/>
      </w:pPr>
      <w:r>
        <w:t>13 households purchase fuelwood for an average of 460,000 VND per month.</w:t>
      </w:r>
    </w:p>
    <w:p w14:paraId="787A917F" w14:textId="77777777" w:rsidR="00141842" w:rsidRDefault="00141842" w:rsidP="002C5438">
      <w:pPr>
        <w:pStyle w:val="ListParagraph"/>
        <w:numPr>
          <w:ilvl w:val="0"/>
          <w:numId w:val="2"/>
        </w:numPr>
        <w:contextualSpacing w:val="0"/>
      </w:pPr>
      <w:r>
        <w:t>14 households only use traditional tripod cookers for cooking; 18 households are using improved stoves.</w:t>
      </w:r>
    </w:p>
    <w:p w14:paraId="79E59B0F" w14:textId="099AA828" w:rsidR="00141842" w:rsidRDefault="00141842" w:rsidP="002C5438">
      <w:pPr>
        <w:pStyle w:val="ListParagraph"/>
        <w:numPr>
          <w:ilvl w:val="0"/>
          <w:numId w:val="2"/>
        </w:numPr>
        <w:contextualSpacing w:val="0"/>
      </w:pPr>
      <w:r>
        <w:t>All households that are using traditional tripod cookers for cooking are interested in improved stoves to save fuelwood.</w:t>
      </w:r>
    </w:p>
    <w:p w14:paraId="05A24A79" w14:textId="2B510174" w:rsidR="00045F30" w:rsidRDefault="00045F30" w:rsidP="00045F30">
      <w:r>
        <w:t>There are not sufficient data to estimate the total outputs of the supplement jobs by the household hence it is not allowed to estimate a quantitative amount of fuelwood consumed for supplement jobs.</w:t>
      </w:r>
    </w:p>
    <w:p w14:paraId="0852183F" w14:textId="54D38F1E" w:rsidR="00141842" w:rsidRDefault="00141842" w:rsidP="00141842">
      <w:pPr>
        <w:pStyle w:val="Heading3"/>
      </w:pPr>
      <w:bookmarkStart w:id="126" w:name="_Toc401651612"/>
      <w:r>
        <w:t>Industrial and commercial fuelwood demand</w:t>
      </w:r>
      <w:bookmarkEnd w:id="126"/>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2C5438">
            <w:pPr>
              <w:numPr>
                <w:ilvl w:val="0"/>
                <w:numId w:val="4"/>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2C5438">
            <w:pPr>
              <w:numPr>
                <w:ilvl w:val="0"/>
                <w:numId w:val="4"/>
              </w:numPr>
              <w:ind w:left="504"/>
            </w:pPr>
            <w:r w:rsidRPr="0062422D">
              <w:t>Collect wood from the sites that farmers deliver by farm vehicle</w:t>
            </w:r>
          </w:p>
          <w:p w14:paraId="0B4D7175" w14:textId="6175F150" w:rsidR="0062422D" w:rsidRDefault="0078237F" w:rsidP="002C5438">
            <w:pPr>
              <w:numPr>
                <w:ilvl w:val="0"/>
                <w:numId w:val="4"/>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2C5438">
            <w:pPr>
              <w:numPr>
                <w:ilvl w:val="0"/>
                <w:numId w:val="4"/>
              </w:numPr>
              <w:ind w:left="504"/>
            </w:pPr>
            <w:r w:rsidRPr="0062422D">
              <w:t>Arrange transportation documents from commune office</w:t>
            </w:r>
          </w:p>
          <w:p w14:paraId="0FBBC3BE" w14:textId="28357E81" w:rsidR="0062422D" w:rsidRDefault="002E0018" w:rsidP="002C5438">
            <w:pPr>
              <w:numPr>
                <w:ilvl w:val="0"/>
                <w:numId w:val="4"/>
              </w:numPr>
              <w:ind w:left="504"/>
            </w:pPr>
            <w:r>
              <w:lastRenderedPageBreak/>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lastRenderedPageBreak/>
              <w:t>Transporter</w:t>
            </w:r>
          </w:p>
        </w:tc>
        <w:tc>
          <w:tcPr>
            <w:tcW w:w="7200" w:type="dxa"/>
          </w:tcPr>
          <w:p w14:paraId="3CC6F55A" w14:textId="600E2DA1" w:rsidR="0062422D" w:rsidRPr="0062422D" w:rsidRDefault="0078237F" w:rsidP="002C5438">
            <w:pPr>
              <w:numPr>
                <w:ilvl w:val="0"/>
                <w:numId w:val="4"/>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2C5438">
            <w:pPr>
              <w:numPr>
                <w:ilvl w:val="0"/>
                <w:numId w:val="4"/>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1043C361" w14:textId="77777777" w:rsidR="00CC6DB7" w:rsidRDefault="00CC6DB7">
      <w:pPr>
        <w:spacing w:before="0" w:after="200" w:line="276" w:lineRule="auto"/>
        <w:jc w:val="left"/>
        <w:rPr>
          <w:b/>
          <w:i/>
        </w:rPr>
      </w:pPr>
      <w:r>
        <w:rPr>
          <w:b/>
          <w:i/>
        </w:rPr>
        <w:br w:type="page"/>
      </w:r>
    </w:p>
    <w:p w14:paraId="025579CF" w14:textId="7985776F" w:rsidR="00694DEB" w:rsidRPr="00E65568" w:rsidRDefault="00E65568" w:rsidP="0062422D">
      <w:pPr>
        <w:rPr>
          <w:b/>
          <w:i/>
        </w:rPr>
      </w:pPr>
      <w:r w:rsidRPr="00E65568">
        <w:rPr>
          <w:b/>
          <w:i/>
        </w:rPr>
        <w:lastRenderedPageBreak/>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39885D34" w14:textId="77777777" w:rsidR="00A507E7" w:rsidRDefault="00A507E7" w:rsidP="00A507E7">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3F6C7034" w14:textId="77777777" w:rsidR="00A507E7" w:rsidRDefault="00A507E7" w:rsidP="00A507E7">
      <w:r>
        <w:t>Lang Chanh has average natural forest per capita of 0.67 hectare/ person and plantation forest per capita of 0.28 hectare/ person (compared to 0.11 and 0.03 of Thanh Hoa province).</w:t>
      </w:r>
    </w:p>
    <w:p w14:paraId="3E194C57" w14:textId="2F64D1E8" w:rsidR="00A507E7" w:rsidRDefault="00A507E7" w:rsidP="00A507E7">
      <w:pPr>
        <w:pStyle w:val="Caption"/>
      </w:pPr>
      <w:r>
        <w:t xml:space="preserve">Table </w:t>
      </w:r>
      <w:r w:rsidR="00C553A9">
        <w:t>17</w:t>
      </w:r>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A507E7" w:rsidRPr="00A97FEC" w14:paraId="780A0109" w14:textId="77777777" w:rsidTr="001634D1">
        <w:trPr>
          <w:trHeight w:val="300"/>
        </w:trPr>
        <w:tc>
          <w:tcPr>
            <w:tcW w:w="1365" w:type="dxa"/>
            <w:tcBorders>
              <w:top w:val="single" w:sz="4" w:space="0" w:color="auto"/>
              <w:bottom w:val="single" w:sz="4" w:space="0" w:color="auto"/>
            </w:tcBorders>
            <w:shd w:val="clear" w:color="auto" w:fill="auto"/>
            <w:noWrap/>
            <w:hideMark/>
          </w:tcPr>
          <w:p w14:paraId="6B926A16" w14:textId="77777777" w:rsidR="00A507E7" w:rsidRPr="00C553A9" w:rsidRDefault="00A507E7" w:rsidP="001634D1">
            <w:pPr>
              <w:jc w:val="center"/>
              <w:rPr>
                <w:rFonts w:ascii="Arial" w:hAnsi="Arial" w:cs="Arial"/>
                <w:sz w:val="18"/>
                <w:szCs w:val="18"/>
              </w:rPr>
            </w:pPr>
          </w:p>
        </w:tc>
        <w:tc>
          <w:tcPr>
            <w:tcW w:w="1162" w:type="dxa"/>
            <w:tcBorders>
              <w:top w:val="single" w:sz="4" w:space="0" w:color="auto"/>
              <w:bottom w:val="single" w:sz="4" w:space="0" w:color="auto"/>
            </w:tcBorders>
            <w:shd w:val="clear" w:color="auto" w:fill="auto"/>
            <w:noWrap/>
            <w:hideMark/>
          </w:tcPr>
          <w:p w14:paraId="6AFCCEF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Population</w:t>
            </w:r>
          </w:p>
        </w:tc>
        <w:tc>
          <w:tcPr>
            <w:tcW w:w="1106" w:type="dxa"/>
            <w:tcBorders>
              <w:top w:val="single" w:sz="4" w:space="0" w:color="auto"/>
              <w:bottom w:val="single" w:sz="4" w:space="0" w:color="auto"/>
            </w:tcBorders>
            <w:shd w:val="clear" w:color="auto" w:fill="auto"/>
            <w:noWrap/>
            <w:hideMark/>
          </w:tcPr>
          <w:p w14:paraId="7F9BE49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(ha)</w:t>
            </w:r>
          </w:p>
        </w:tc>
        <w:tc>
          <w:tcPr>
            <w:tcW w:w="1375" w:type="dxa"/>
            <w:tcBorders>
              <w:top w:val="single" w:sz="4" w:space="0" w:color="auto"/>
              <w:bottom w:val="single" w:sz="4" w:space="0" w:color="auto"/>
            </w:tcBorders>
            <w:shd w:val="clear" w:color="auto" w:fill="auto"/>
            <w:noWrap/>
            <w:hideMark/>
          </w:tcPr>
          <w:p w14:paraId="1A9E5EF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Density person/km2</w:t>
            </w:r>
          </w:p>
        </w:tc>
        <w:tc>
          <w:tcPr>
            <w:tcW w:w="1051" w:type="dxa"/>
            <w:tcBorders>
              <w:top w:val="single" w:sz="4" w:space="0" w:color="auto"/>
              <w:bottom w:val="single" w:sz="4" w:space="0" w:color="auto"/>
            </w:tcBorders>
            <w:shd w:val="clear" w:color="DCE6F1" w:fill="auto"/>
            <w:noWrap/>
            <w:hideMark/>
          </w:tcPr>
          <w:p w14:paraId="48AEBE7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forest area (ha)</w:t>
            </w:r>
          </w:p>
        </w:tc>
        <w:tc>
          <w:tcPr>
            <w:tcW w:w="1106" w:type="dxa"/>
            <w:tcBorders>
              <w:top w:val="single" w:sz="4" w:space="0" w:color="auto"/>
              <w:bottom w:val="single" w:sz="4" w:space="0" w:color="auto"/>
            </w:tcBorders>
            <w:shd w:val="clear" w:color="DCE6F1" w:fill="auto"/>
            <w:noWrap/>
            <w:hideMark/>
          </w:tcPr>
          <w:p w14:paraId="72CCC72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Plantation forest area (ha)</w:t>
            </w:r>
          </w:p>
        </w:tc>
        <w:tc>
          <w:tcPr>
            <w:tcW w:w="932" w:type="dxa"/>
            <w:tcBorders>
              <w:top w:val="single" w:sz="4" w:space="0" w:color="auto"/>
              <w:bottom w:val="single" w:sz="4" w:space="0" w:color="auto"/>
            </w:tcBorders>
            <w:shd w:val="clear" w:color="auto" w:fill="auto"/>
            <w:noWrap/>
            <w:hideMark/>
          </w:tcPr>
          <w:p w14:paraId="3501BF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of natural forest per pax</w:t>
            </w:r>
          </w:p>
        </w:tc>
        <w:tc>
          <w:tcPr>
            <w:tcW w:w="1084" w:type="dxa"/>
            <w:tcBorders>
              <w:top w:val="single" w:sz="4" w:space="0" w:color="auto"/>
              <w:bottom w:val="single" w:sz="4" w:space="0" w:color="auto"/>
            </w:tcBorders>
            <w:shd w:val="clear" w:color="auto" w:fill="auto"/>
            <w:noWrap/>
            <w:hideMark/>
          </w:tcPr>
          <w:p w14:paraId="1F28B73A"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of plantation forest per pax</w:t>
            </w:r>
          </w:p>
        </w:tc>
      </w:tr>
      <w:tr w:rsidR="00A507E7" w:rsidRPr="00A97FEC" w14:paraId="0976790B" w14:textId="77777777" w:rsidTr="001634D1">
        <w:trPr>
          <w:trHeight w:val="300"/>
        </w:trPr>
        <w:tc>
          <w:tcPr>
            <w:tcW w:w="1365" w:type="dxa"/>
            <w:tcBorders>
              <w:top w:val="single" w:sz="4" w:space="0" w:color="auto"/>
            </w:tcBorders>
            <w:shd w:val="clear" w:color="auto" w:fill="auto"/>
            <w:noWrap/>
            <w:hideMark/>
          </w:tcPr>
          <w:p w14:paraId="32D6B5B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Thanh Hoa</w:t>
            </w:r>
          </w:p>
        </w:tc>
        <w:tc>
          <w:tcPr>
            <w:tcW w:w="1162" w:type="dxa"/>
            <w:tcBorders>
              <w:top w:val="single" w:sz="4" w:space="0" w:color="auto"/>
            </w:tcBorders>
            <w:shd w:val="clear" w:color="auto" w:fill="auto"/>
            <w:noWrap/>
            <w:vAlign w:val="bottom"/>
          </w:tcPr>
          <w:p w14:paraId="720652F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3,557,482</w:t>
            </w:r>
          </w:p>
        </w:tc>
        <w:tc>
          <w:tcPr>
            <w:tcW w:w="1106" w:type="dxa"/>
            <w:tcBorders>
              <w:top w:val="single" w:sz="4" w:space="0" w:color="auto"/>
            </w:tcBorders>
            <w:shd w:val="clear" w:color="auto" w:fill="auto"/>
            <w:noWrap/>
            <w:vAlign w:val="bottom"/>
          </w:tcPr>
          <w:p w14:paraId="77AAE3D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1,108,239</w:t>
            </w:r>
          </w:p>
        </w:tc>
        <w:tc>
          <w:tcPr>
            <w:tcW w:w="1375" w:type="dxa"/>
            <w:tcBorders>
              <w:top w:val="single" w:sz="4" w:space="0" w:color="auto"/>
            </w:tcBorders>
            <w:shd w:val="clear" w:color="auto" w:fill="auto"/>
            <w:noWrap/>
            <w:vAlign w:val="bottom"/>
          </w:tcPr>
          <w:p w14:paraId="71F39BD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32.10</w:t>
            </w:r>
          </w:p>
        </w:tc>
        <w:tc>
          <w:tcPr>
            <w:tcW w:w="1051" w:type="dxa"/>
            <w:tcBorders>
              <w:top w:val="single" w:sz="4" w:space="0" w:color="auto"/>
            </w:tcBorders>
            <w:shd w:val="clear" w:color="auto" w:fill="auto"/>
            <w:noWrap/>
            <w:vAlign w:val="bottom"/>
          </w:tcPr>
          <w:p w14:paraId="29ADDD1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381,220</w:t>
            </w:r>
          </w:p>
        </w:tc>
        <w:tc>
          <w:tcPr>
            <w:tcW w:w="1106" w:type="dxa"/>
            <w:tcBorders>
              <w:top w:val="single" w:sz="4" w:space="0" w:color="auto"/>
            </w:tcBorders>
            <w:shd w:val="clear" w:color="auto" w:fill="auto"/>
            <w:noWrap/>
            <w:vAlign w:val="bottom"/>
          </w:tcPr>
          <w:p w14:paraId="0E06D94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110,968</w:t>
            </w:r>
          </w:p>
        </w:tc>
        <w:tc>
          <w:tcPr>
            <w:tcW w:w="932" w:type="dxa"/>
            <w:tcBorders>
              <w:top w:val="single" w:sz="4" w:space="0" w:color="auto"/>
            </w:tcBorders>
            <w:shd w:val="clear" w:color="auto" w:fill="auto"/>
            <w:noWrap/>
            <w:vAlign w:val="bottom"/>
          </w:tcPr>
          <w:p w14:paraId="37CA353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0.11</w:t>
            </w:r>
          </w:p>
        </w:tc>
        <w:tc>
          <w:tcPr>
            <w:tcW w:w="1084" w:type="dxa"/>
            <w:tcBorders>
              <w:top w:val="single" w:sz="4" w:space="0" w:color="auto"/>
            </w:tcBorders>
            <w:shd w:val="clear" w:color="auto" w:fill="auto"/>
            <w:noWrap/>
            <w:vAlign w:val="bottom"/>
          </w:tcPr>
          <w:p w14:paraId="6367355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0.03</w:t>
            </w:r>
          </w:p>
        </w:tc>
      </w:tr>
      <w:tr w:rsidR="00A507E7" w:rsidRPr="00A97FEC" w14:paraId="65D3FB9A" w14:textId="77777777" w:rsidTr="001634D1">
        <w:trPr>
          <w:trHeight w:val="300"/>
        </w:trPr>
        <w:tc>
          <w:tcPr>
            <w:tcW w:w="1365" w:type="dxa"/>
            <w:shd w:val="clear" w:color="auto" w:fill="auto"/>
            <w:noWrap/>
            <w:hideMark/>
          </w:tcPr>
          <w:p w14:paraId="210E49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Lang Chanh</w:t>
            </w:r>
          </w:p>
          <w:p w14:paraId="3C1652F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District</w:t>
            </w:r>
          </w:p>
        </w:tc>
        <w:tc>
          <w:tcPr>
            <w:tcW w:w="1162" w:type="dxa"/>
            <w:shd w:val="clear" w:color="auto" w:fill="auto"/>
            <w:noWrap/>
          </w:tcPr>
          <w:p w14:paraId="3F78B6C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43,913</w:t>
            </w:r>
          </w:p>
        </w:tc>
        <w:tc>
          <w:tcPr>
            <w:tcW w:w="1106" w:type="dxa"/>
            <w:shd w:val="clear" w:color="auto" w:fill="auto"/>
            <w:noWrap/>
          </w:tcPr>
          <w:p w14:paraId="1507BD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58,463</w:t>
            </w:r>
          </w:p>
        </w:tc>
        <w:tc>
          <w:tcPr>
            <w:tcW w:w="1375" w:type="dxa"/>
            <w:shd w:val="clear" w:color="auto" w:fill="auto"/>
            <w:noWrap/>
          </w:tcPr>
          <w:p w14:paraId="64F87BEA"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7.51</w:t>
            </w:r>
          </w:p>
        </w:tc>
        <w:tc>
          <w:tcPr>
            <w:tcW w:w="1051" w:type="dxa"/>
            <w:shd w:val="clear" w:color="auto" w:fill="auto"/>
            <w:noWrap/>
          </w:tcPr>
          <w:p w14:paraId="2BB6A5C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29,347</w:t>
            </w:r>
          </w:p>
        </w:tc>
        <w:tc>
          <w:tcPr>
            <w:tcW w:w="1106" w:type="dxa"/>
            <w:shd w:val="clear" w:color="auto" w:fill="auto"/>
            <w:noWrap/>
          </w:tcPr>
          <w:p w14:paraId="1901F6F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12,151</w:t>
            </w:r>
          </w:p>
        </w:tc>
        <w:tc>
          <w:tcPr>
            <w:tcW w:w="932" w:type="dxa"/>
            <w:shd w:val="clear" w:color="auto" w:fill="auto"/>
            <w:noWrap/>
          </w:tcPr>
          <w:p w14:paraId="7B6B51D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0.67</w:t>
            </w:r>
          </w:p>
        </w:tc>
        <w:tc>
          <w:tcPr>
            <w:tcW w:w="1084" w:type="dxa"/>
            <w:shd w:val="clear" w:color="auto" w:fill="auto"/>
            <w:noWrap/>
          </w:tcPr>
          <w:p w14:paraId="5F3095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0.28</w:t>
            </w:r>
          </w:p>
        </w:tc>
      </w:tr>
    </w:tbl>
    <w:p w14:paraId="10682CE6" w14:textId="77777777" w:rsidR="00A507E7" w:rsidRDefault="00A507E7" w:rsidP="00A507E7"/>
    <w:p w14:paraId="078F20E4" w14:textId="77777777" w:rsidR="00A507E7" w:rsidRDefault="00A507E7" w:rsidP="00A507E7">
      <w:r>
        <w:t>Lang Chanh district include 3 clusters of 4, 5, and 6. Residential fuelwood consumption of Lang Chanh is estimated in the table below.</w:t>
      </w:r>
    </w:p>
    <w:p w14:paraId="18ED7A2F" w14:textId="77777777" w:rsidR="00A507E7" w:rsidRDefault="00A507E7" w:rsidP="00A507E7">
      <w:pPr>
        <w:sectPr w:rsidR="00A507E7" w:rsidSect="00EE0B4C">
          <w:footerReference w:type="default" r:id="rId35"/>
          <w:pgSz w:w="11909" w:h="16834" w:code="9"/>
          <w:pgMar w:top="1260" w:right="1199" w:bottom="1170" w:left="1170" w:header="720" w:footer="345" w:gutter="0"/>
          <w:cols w:space="720"/>
          <w:docGrid w:linePitch="360"/>
        </w:sectPr>
      </w:pPr>
    </w:p>
    <w:p w14:paraId="210A6D24" w14:textId="33744A58" w:rsidR="00C553A9" w:rsidRDefault="00C553A9" w:rsidP="00C553A9">
      <w:pPr>
        <w:pStyle w:val="Caption"/>
      </w:pPr>
      <w:r>
        <w:lastRenderedPageBreak/>
        <w:t>Table 18. Estimation of fuelwood consumed for residential sector at Lang Chanh district, Thanh Hoa</w:t>
      </w:r>
    </w:p>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C553A9" w14:paraId="595858DA" w14:textId="77777777" w:rsidTr="001634D1">
        <w:tc>
          <w:tcPr>
            <w:tcW w:w="1261" w:type="dxa"/>
          </w:tcPr>
          <w:p w14:paraId="4F9D8E2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w:t>
            </w:r>
          </w:p>
        </w:tc>
        <w:tc>
          <w:tcPr>
            <w:tcW w:w="1311" w:type="dxa"/>
          </w:tcPr>
          <w:p w14:paraId="6A6267F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Population</w:t>
            </w:r>
          </w:p>
        </w:tc>
        <w:tc>
          <w:tcPr>
            <w:tcW w:w="1505" w:type="dxa"/>
          </w:tcPr>
          <w:p w14:paraId="5C3B891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Fuelwood consumption per person per year (kg/ person/ year)</w:t>
            </w:r>
          </w:p>
        </w:tc>
        <w:tc>
          <w:tcPr>
            <w:tcW w:w="1456" w:type="dxa"/>
          </w:tcPr>
          <w:p w14:paraId="7306CB5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Total fuelwood consumption per year (ton/ year)</w:t>
            </w:r>
          </w:p>
        </w:tc>
        <w:tc>
          <w:tcPr>
            <w:tcW w:w="1132" w:type="dxa"/>
          </w:tcPr>
          <w:p w14:paraId="66B4755E"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natural forest</w:t>
            </w:r>
          </w:p>
        </w:tc>
        <w:tc>
          <w:tcPr>
            <w:tcW w:w="1129" w:type="dxa"/>
          </w:tcPr>
          <w:p w14:paraId="3407752F"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natural forest (ton/year)</w:t>
            </w:r>
          </w:p>
        </w:tc>
        <w:tc>
          <w:tcPr>
            <w:tcW w:w="1176" w:type="dxa"/>
          </w:tcPr>
          <w:p w14:paraId="1D276458"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plantation forest</w:t>
            </w:r>
          </w:p>
        </w:tc>
        <w:tc>
          <w:tcPr>
            <w:tcW w:w="1125" w:type="dxa"/>
          </w:tcPr>
          <w:p w14:paraId="0B413666"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plantation forest (ton/year)</w:t>
            </w:r>
          </w:p>
        </w:tc>
        <w:tc>
          <w:tcPr>
            <w:tcW w:w="1135" w:type="dxa"/>
          </w:tcPr>
          <w:p w14:paraId="5FD0A3E5"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home garden</w:t>
            </w:r>
          </w:p>
        </w:tc>
        <w:tc>
          <w:tcPr>
            <w:tcW w:w="1127" w:type="dxa"/>
          </w:tcPr>
          <w:p w14:paraId="622C74E9"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home garden (ton/year)</w:t>
            </w:r>
          </w:p>
        </w:tc>
        <w:tc>
          <w:tcPr>
            <w:tcW w:w="1137" w:type="dxa"/>
          </w:tcPr>
          <w:p w14:paraId="5E8DFDFD"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 of fuelwood from other source</w:t>
            </w:r>
          </w:p>
        </w:tc>
        <w:tc>
          <w:tcPr>
            <w:tcW w:w="1123" w:type="dxa"/>
          </w:tcPr>
          <w:p w14:paraId="0855A99B"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other sources (ton/year)</w:t>
            </w:r>
          </w:p>
        </w:tc>
      </w:tr>
      <w:tr w:rsidR="00A507E7" w:rsidRPr="00C553A9" w14:paraId="71847695" w14:textId="77777777" w:rsidTr="001634D1">
        <w:tc>
          <w:tcPr>
            <w:tcW w:w="1261" w:type="dxa"/>
          </w:tcPr>
          <w:p w14:paraId="2D55903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Lang Chanh district</w:t>
            </w:r>
          </w:p>
        </w:tc>
        <w:tc>
          <w:tcPr>
            <w:tcW w:w="1311" w:type="dxa"/>
          </w:tcPr>
          <w:p w14:paraId="468A72D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43,913</w:t>
            </w:r>
          </w:p>
        </w:tc>
        <w:tc>
          <w:tcPr>
            <w:tcW w:w="1505" w:type="dxa"/>
          </w:tcPr>
          <w:p w14:paraId="486441F3" w14:textId="77777777" w:rsidR="00A507E7" w:rsidRPr="00C553A9" w:rsidRDefault="00A507E7" w:rsidP="001634D1">
            <w:pPr>
              <w:jc w:val="center"/>
              <w:rPr>
                <w:rFonts w:ascii="Arial" w:hAnsi="Arial" w:cs="Arial"/>
                <w:sz w:val="18"/>
                <w:szCs w:val="18"/>
              </w:rPr>
            </w:pPr>
          </w:p>
        </w:tc>
        <w:tc>
          <w:tcPr>
            <w:tcW w:w="1456" w:type="dxa"/>
          </w:tcPr>
          <w:p w14:paraId="4942E8A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21,346</w:t>
            </w:r>
          </w:p>
        </w:tc>
        <w:tc>
          <w:tcPr>
            <w:tcW w:w="1132" w:type="dxa"/>
          </w:tcPr>
          <w:p w14:paraId="26E56083" w14:textId="77777777" w:rsidR="00A507E7" w:rsidRPr="00C553A9" w:rsidRDefault="00A507E7" w:rsidP="001634D1">
            <w:pPr>
              <w:jc w:val="center"/>
              <w:rPr>
                <w:rFonts w:ascii="Arial" w:hAnsi="Arial" w:cs="Arial"/>
                <w:sz w:val="18"/>
                <w:szCs w:val="18"/>
              </w:rPr>
            </w:pPr>
          </w:p>
        </w:tc>
        <w:tc>
          <w:tcPr>
            <w:tcW w:w="1129" w:type="dxa"/>
          </w:tcPr>
          <w:p w14:paraId="48B43A63"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15,485</w:t>
            </w:r>
          </w:p>
        </w:tc>
        <w:tc>
          <w:tcPr>
            <w:tcW w:w="1176" w:type="dxa"/>
          </w:tcPr>
          <w:p w14:paraId="4530B5AA" w14:textId="77777777" w:rsidR="00A507E7" w:rsidRPr="00C553A9" w:rsidRDefault="00A507E7" w:rsidP="001634D1">
            <w:pPr>
              <w:jc w:val="center"/>
              <w:rPr>
                <w:rFonts w:ascii="Arial" w:hAnsi="Arial" w:cs="Arial"/>
                <w:sz w:val="18"/>
                <w:szCs w:val="18"/>
              </w:rPr>
            </w:pPr>
          </w:p>
        </w:tc>
        <w:tc>
          <w:tcPr>
            <w:tcW w:w="1125" w:type="dxa"/>
          </w:tcPr>
          <w:p w14:paraId="78B62275"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4,071</w:t>
            </w:r>
          </w:p>
        </w:tc>
        <w:tc>
          <w:tcPr>
            <w:tcW w:w="1135" w:type="dxa"/>
          </w:tcPr>
          <w:p w14:paraId="7E54CB53" w14:textId="77777777" w:rsidR="00A507E7" w:rsidRPr="00C553A9" w:rsidRDefault="00A507E7" w:rsidP="001634D1">
            <w:pPr>
              <w:jc w:val="center"/>
              <w:rPr>
                <w:rFonts w:ascii="Arial" w:hAnsi="Arial" w:cs="Arial"/>
                <w:sz w:val="18"/>
                <w:szCs w:val="18"/>
              </w:rPr>
            </w:pPr>
          </w:p>
        </w:tc>
        <w:tc>
          <w:tcPr>
            <w:tcW w:w="1127" w:type="dxa"/>
          </w:tcPr>
          <w:p w14:paraId="160933DA"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1,699</w:t>
            </w:r>
          </w:p>
        </w:tc>
        <w:tc>
          <w:tcPr>
            <w:tcW w:w="1137" w:type="dxa"/>
          </w:tcPr>
          <w:p w14:paraId="7A17000B" w14:textId="77777777" w:rsidR="00A507E7" w:rsidRPr="00C553A9" w:rsidRDefault="00A507E7" w:rsidP="001634D1">
            <w:pPr>
              <w:jc w:val="center"/>
              <w:rPr>
                <w:rFonts w:ascii="Arial" w:hAnsi="Arial" w:cs="Arial"/>
                <w:sz w:val="18"/>
                <w:szCs w:val="18"/>
              </w:rPr>
            </w:pPr>
          </w:p>
        </w:tc>
        <w:tc>
          <w:tcPr>
            <w:tcW w:w="1123" w:type="dxa"/>
          </w:tcPr>
          <w:p w14:paraId="5F699BA2"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75</w:t>
            </w:r>
          </w:p>
        </w:tc>
      </w:tr>
      <w:tr w:rsidR="00A507E7" w:rsidRPr="00C553A9" w14:paraId="7379D46F" w14:textId="77777777" w:rsidTr="001634D1">
        <w:tc>
          <w:tcPr>
            <w:tcW w:w="1261" w:type="dxa"/>
          </w:tcPr>
          <w:p w14:paraId="01C61F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6 of Lang Chanh</w:t>
            </w:r>
          </w:p>
        </w:tc>
        <w:tc>
          <w:tcPr>
            <w:tcW w:w="1311" w:type="dxa"/>
          </w:tcPr>
          <w:p w14:paraId="28A2F9F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15,666</w:t>
            </w:r>
          </w:p>
        </w:tc>
        <w:tc>
          <w:tcPr>
            <w:tcW w:w="1505" w:type="dxa"/>
          </w:tcPr>
          <w:p w14:paraId="0F5B447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492.0</w:t>
            </w:r>
          </w:p>
        </w:tc>
        <w:tc>
          <w:tcPr>
            <w:tcW w:w="1456" w:type="dxa"/>
          </w:tcPr>
          <w:p w14:paraId="3B5E05E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7,708</w:t>
            </w:r>
          </w:p>
        </w:tc>
        <w:tc>
          <w:tcPr>
            <w:tcW w:w="1132" w:type="dxa"/>
          </w:tcPr>
          <w:p w14:paraId="21167BF7"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83</w:t>
            </w:r>
          </w:p>
        </w:tc>
        <w:tc>
          <w:tcPr>
            <w:tcW w:w="1129" w:type="dxa"/>
          </w:tcPr>
          <w:p w14:paraId="769E79E9"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6,397</w:t>
            </w:r>
          </w:p>
        </w:tc>
        <w:tc>
          <w:tcPr>
            <w:tcW w:w="1176" w:type="dxa"/>
          </w:tcPr>
          <w:p w14:paraId="38B7CEEA"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10</w:t>
            </w:r>
          </w:p>
        </w:tc>
        <w:tc>
          <w:tcPr>
            <w:tcW w:w="1125" w:type="dxa"/>
          </w:tcPr>
          <w:p w14:paraId="7E89B6CE"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771</w:t>
            </w:r>
          </w:p>
        </w:tc>
        <w:tc>
          <w:tcPr>
            <w:tcW w:w="1135" w:type="dxa"/>
          </w:tcPr>
          <w:p w14:paraId="0436E7D6"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6</w:t>
            </w:r>
          </w:p>
        </w:tc>
        <w:tc>
          <w:tcPr>
            <w:tcW w:w="1127" w:type="dxa"/>
          </w:tcPr>
          <w:p w14:paraId="4968BEE7"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462</w:t>
            </w:r>
          </w:p>
        </w:tc>
        <w:tc>
          <w:tcPr>
            <w:tcW w:w="1137" w:type="dxa"/>
          </w:tcPr>
          <w:p w14:paraId="52708CAB"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0</w:t>
            </w:r>
          </w:p>
        </w:tc>
        <w:tc>
          <w:tcPr>
            <w:tcW w:w="1123" w:type="dxa"/>
          </w:tcPr>
          <w:p w14:paraId="42D1536A"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0</w:t>
            </w:r>
          </w:p>
        </w:tc>
      </w:tr>
      <w:tr w:rsidR="00A507E7" w:rsidRPr="00C553A9" w14:paraId="6A4AFB63" w14:textId="77777777" w:rsidTr="001634D1">
        <w:tc>
          <w:tcPr>
            <w:tcW w:w="1261" w:type="dxa"/>
          </w:tcPr>
          <w:p w14:paraId="23D798B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5 of Lang Chanh</w:t>
            </w:r>
          </w:p>
        </w:tc>
        <w:tc>
          <w:tcPr>
            <w:tcW w:w="1311" w:type="dxa"/>
          </w:tcPr>
          <w:p w14:paraId="210B729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7,423</w:t>
            </w:r>
          </w:p>
        </w:tc>
        <w:tc>
          <w:tcPr>
            <w:tcW w:w="1505" w:type="dxa"/>
          </w:tcPr>
          <w:p w14:paraId="4F37BBD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507.6</w:t>
            </w:r>
          </w:p>
        </w:tc>
        <w:tc>
          <w:tcPr>
            <w:tcW w:w="1456" w:type="dxa"/>
          </w:tcPr>
          <w:p w14:paraId="282EB8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3,768</w:t>
            </w:r>
          </w:p>
        </w:tc>
        <w:tc>
          <w:tcPr>
            <w:tcW w:w="1132" w:type="dxa"/>
          </w:tcPr>
          <w:p w14:paraId="23751839"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84</w:t>
            </w:r>
          </w:p>
        </w:tc>
        <w:tc>
          <w:tcPr>
            <w:tcW w:w="1129" w:type="dxa"/>
          </w:tcPr>
          <w:p w14:paraId="5E2F0491"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3,165</w:t>
            </w:r>
          </w:p>
        </w:tc>
        <w:tc>
          <w:tcPr>
            <w:tcW w:w="1176" w:type="dxa"/>
          </w:tcPr>
          <w:p w14:paraId="4CCF21EA"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9</w:t>
            </w:r>
          </w:p>
        </w:tc>
        <w:tc>
          <w:tcPr>
            <w:tcW w:w="1125" w:type="dxa"/>
          </w:tcPr>
          <w:p w14:paraId="4154F5C9"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339</w:t>
            </w:r>
          </w:p>
        </w:tc>
        <w:tc>
          <w:tcPr>
            <w:tcW w:w="1135" w:type="dxa"/>
          </w:tcPr>
          <w:p w14:paraId="7365E972"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4</w:t>
            </w:r>
          </w:p>
        </w:tc>
        <w:tc>
          <w:tcPr>
            <w:tcW w:w="1127" w:type="dxa"/>
          </w:tcPr>
          <w:p w14:paraId="27B9BAEB"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151</w:t>
            </w:r>
          </w:p>
        </w:tc>
        <w:tc>
          <w:tcPr>
            <w:tcW w:w="1137" w:type="dxa"/>
          </w:tcPr>
          <w:p w14:paraId="1B4490A1"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2</w:t>
            </w:r>
          </w:p>
        </w:tc>
        <w:tc>
          <w:tcPr>
            <w:tcW w:w="1123" w:type="dxa"/>
          </w:tcPr>
          <w:p w14:paraId="306D405D"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75</w:t>
            </w:r>
          </w:p>
        </w:tc>
      </w:tr>
      <w:tr w:rsidR="00A507E7" w:rsidRPr="00C553A9" w14:paraId="751CF702" w14:textId="77777777" w:rsidTr="001634D1">
        <w:tc>
          <w:tcPr>
            <w:tcW w:w="1261" w:type="dxa"/>
          </w:tcPr>
          <w:p w14:paraId="599AE9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4 of Lang Chanh</w:t>
            </w:r>
          </w:p>
        </w:tc>
        <w:tc>
          <w:tcPr>
            <w:tcW w:w="1311" w:type="dxa"/>
          </w:tcPr>
          <w:p w14:paraId="26F7A446"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20,824</w:t>
            </w:r>
          </w:p>
        </w:tc>
        <w:tc>
          <w:tcPr>
            <w:tcW w:w="1505" w:type="dxa"/>
          </w:tcPr>
          <w:p w14:paraId="0565E53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474.0</w:t>
            </w:r>
          </w:p>
        </w:tc>
        <w:tc>
          <w:tcPr>
            <w:tcW w:w="1456" w:type="dxa"/>
          </w:tcPr>
          <w:p w14:paraId="3116B23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9,870</w:t>
            </w:r>
          </w:p>
        </w:tc>
        <w:tc>
          <w:tcPr>
            <w:tcW w:w="1132" w:type="dxa"/>
          </w:tcPr>
          <w:p w14:paraId="4EBFB5E8"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60</w:t>
            </w:r>
          </w:p>
        </w:tc>
        <w:tc>
          <w:tcPr>
            <w:tcW w:w="1129" w:type="dxa"/>
          </w:tcPr>
          <w:p w14:paraId="2BB25B86"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5,922</w:t>
            </w:r>
          </w:p>
        </w:tc>
        <w:tc>
          <w:tcPr>
            <w:tcW w:w="1176" w:type="dxa"/>
          </w:tcPr>
          <w:p w14:paraId="746E0023"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30</w:t>
            </w:r>
          </w:p>
        </w:tc>
        <w:tc>
          <w:tcPr>
            <w:tcW w:w="1125" w:type="dxa"/>
          </w:tcPr>
          <w:p w14:paraId="3B084476"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2,961</w:t>
            </w:r>
          </w:p>
        </w:tc>
        <w:tc>
          <w:tcPr>
            <w:tcW w:w="1135" w:type="dxa"/>
          </w:tcPr>
          <w:p w14:paraId="4737458C"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11</w:t>
            </w:r>
          </w:p>
        </w:tc>
        <w:tc>
          <w:tcPr>
            <w:tcW w:w="1127" w:type="dxa"/>
          </w:tcPr>
          <w:p w14:paraId="2E73EE2B"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1,086</w:t>
            </w:r>
          </w:p>
        </w:tc>
        <w:tc>
          <w:tcPr>
            <w:tcW w:w="1137" w:type="dxa"/>
          </w:tcPr>
          <w:p w14:paraId="3084A716"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0</w:t>
            </w:r>
          </w:p>
        </w:tc>
        <w:tc>
          <w:tcPr>
            <w:tcW w:w="1123" w:type="dxa"/>
          </w:tcPr>
          <w:p w14:paraId="6C0ACB0F"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0</w:t>
            </w:r>
          </w:p>
        </w:tc>
      </w:tr>
    </w:tbl>
    <w:p w14:paraId="733CEB9A" w14:textId="77777777" w:rsidR="00A507E7" w:rsidRDefault="00A507E7" w:rsidP="00A507E7"/>
    <w:p w14:paraId="03277819" w14:textId="77777777" w:rsidR="00A507E7" w:rsidRDefault="00A507E7" w:rsidP="00A507E7"/>
    <w:p w14:paraId="1C370205"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0555305F" w14:textId="77777777" w:rsidR="00A507E7" w:rsidRDefault="00A507E7" w:rsidP="00A507E7">
      <w:r>
        <w:lastRenderedPageBreak/>
        <w:t>The consumption of fuelwood by sector in Lang Chanh is as below:</w:t>
      </w:r>
    </w:p>
    <w:p w14:paraId="4512D676" w14:textId="49F16480" w:rsidR="00C553A9" w:rsidRDefault="00C553A9" w:rsidP="00C553A9">
      <w:pPr>
        <w:pStyle w:val="Caption"/>
      </w:pPr>
      <w:r>
        <w:t>Table 18. Source of fuelwood consumed for residential sector at Lang Chanh, Thanh Hoa</w:t>
      </w:r>
    </w:p>
    <w:tbl>
      <w:tblPr>
        <w:tblStyle w:val="TableGrid"/>
        <w:tblW w:w="0" w:type="auto"/>
        <w:tblLook w:val="04A0" w:firstRow="1" w:lastRow="0" w:firstColumn="1" w:lastColumn="0" w:noHBand="0" w:noVBand="1"/>
      </w:tblPr>
      <w:tblGrid>
        <w:gridCol w:w="2481"/>
        <w:gridCol w:w="2117"/>
        <w:gridCol w:w="2579"/>
        <w:gridCol w:w="2579"/>
      </w:tblGrid>
      <w:tr w:rsidR="00A507E7" w14:paraId="3ADD672E" w14:textId="77777777" w:rsidTr="001634D1">
        <w:tc>
          <w:tcPr>
            <w:tcW w:w="2481" w:type="dxa"/>
          </w:tcPr>
          <w:p w14:paraId="56D3E99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Quantity of fuelwood by source</w:t>
            </w:r>
          </w:p>
        </w:tc>
        <w:tc>
          <w:tcPr>
            <w:tcW w:w="2117" w:type="dxa"/>
          </w:tcPr>
          <w:p w14:paraId="1AB48AD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Unit</w:t>
            </w:r>
          </w:p>
        </w:tc>
        <w:tc>
          <w:tcPr>
            <w:tcW w:w="2579" w:type="dxa"/>
          </w:tcPr>
          <w:p w14:paraId="1B3E224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w:t>
            </w:r>
          </w:p>
        </w:tc>
        <w:tc>
          <w:tcPr>
            <w:tcW w:w="2579" w:type="dxa"/>
          </w:tcPr>
          <w:p w14:paraId="39B6F4E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w:t>
            </w:r>
          </w:p>
        </w:tc>
      </w:tr>
      <w:tr w:rsidR="00A507E7" w14:paraId="0688432A" w14:textId="77777777" w:rsidTr="001634D1">
        <w:tc>
          <w:tcPr>
            <w:tcW w:w="2481" w:type="dxa"/>
          </w:tcPr>
          <w:p w14:paraId="5ACC2AD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forest</w:t>
            </w:r>
          </w:p>
        </w:tc>
        <w:tc>
          <w:tcPr>
            <w:tcW w:w="2117" w:type="dxa"/>
          </w:tcPr>
          <w:p w14:paraId="6593B5B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6EAE4DB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15,485</w:t>
            </w:r>
          </w:p>
        </w:tc>
        <w:tc>
          <w:tcPr>
            <w:tcW w:w="2579" w:type="dxa"/>
          </w:tcPr>
          <w:p w14:paraId="2FE886C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4,500</w:t>
            </w:r>
          </w:p>
        </w:tc>
      </w:tr>
      <w:tr w:rsidR="00A507E7" w14:paraId="3E4DED41" w14:textId="77777777" w:rsidTr="001634D1">
        <w:tc>
          <w:tcPr>
            <w:tcW w:w="2481" w:type="dxa"/>
          </w:tcPr>
          <w:p w14:paraId="348549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Plantation forest</w:t>
            </w:r>
          </w:p>
        </w:tc>
        <w:tc>
          <w:tcPr>
            <w:tcW w:w="2117" w:type="dxa"/>
          </w:tcPr>
          <w:p w14:paraId="786DD38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2858E4D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4,071</w:t>
            </w:r>
          </w:p>
        </w:tc>
        <w:tc>
          <w:tcPr>
            <w:tcW w:w="2579" w:type="dxa"/>
          </w:tcPr>
          <w:p w14:paraId="7550F82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r w:rsidR="00A507E7" w14:paraId="141C00EF" w14:textId="77777777" w:rsidTr="001634D1">
        <w:tc>
          <w:tcPr>
            <w:tcW w:w="2481" w:type="dxa"/>
          </w:tcPr>
          <w:p w14:paraId="4E93A9D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Home garden</w:t>
            </w:r>
          </w:p>
        </w:tc>
        <w:tc>
          <w:tcPr>
            <w:tcW w:w="2117" w:type="dxa"/>
          </w:tcPr>
          <w:p w14:paraId="11E82F3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1367559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1,699</w:t>
            </w:r>
          </w:p>
        </w:tc>
        <w:tc>
          <w:tcPr>
            <w:tcW w:w="2579" w:type="dxa"/>
          </w:tcPr>
          <w:p w14:paraId="7E4ABC0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r w:rsidR="00A507E7" w14:paraId="300EEADA" w14:textId="77777777" w:rsidTr="001634D1">
        <w:tc>
          <w:tcPr>
            <w:tcW w:w="2481" w:type="dxa"/>
          </w:tcPr>
          <w:p w14:paraId="115C80B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Other sources</w:t>
            </w:r>
          </w:p>
        </w:tc>
        <w:tc>
          <w:tcPr>
            <w:tcW w:w="2117" w:type="dxa"/>
          </w:tcPr>
          <w:p w14:paraId="24C255D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4E646B9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75</w:t>
            </w:r>
          </w:p>
        </w:tc>
        <w:tc>
          <w:tcPr>
            <w:tcW w:w="2579" w:type="dxa"/>
          </w:tcPr>
          <w:p w14:paraId="7D7FEF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bl>
    <w:p w14:paraId="475470DB" w14:textId="77777777" w:rsidR="00A507E7" w:rsidRDefault="00A507E7" w:rsidP="00A507E7"/>
    <w:p w14:paraId="2C812AC2" w14:textId="77777777" w:rsidR="00A507E7" w:rsidRDefault="00A507E7" w:rsidP="00A507E7">
      <w:r>
        <w:t>The quantity of fuelwood from natural forest for residential demand is more than three times of the commercial demand. However, the quality of the fuelwood from natural forest consumed by each sector is represented at the table below.</w:t>
      </w:r>
    </w:p>
    <w:p w14:paraId="193F7C28" w14:textId="5964EB9D" w:rsidR="00C553A9" w:rsidRDefault="00C553A9" w:rsidP="00C553A9">
      <w:pPr>
        <w:pStyle w:val="Caption"/>
      </w:pPr>
      <w:r>
        <w:t>Table 19.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30B9DD52" w14:textId="77777777" w:rsidTr="001634D1">
        <w:tc>
          <w:tcPr>
            <w:tcW w:w="2250" w:type="dxa"/>
          </w:tcPr>
          <w:p w14:paraId="54A8380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fuelwood by size</w:t>
            </w:r>
          </w:p>
        </w:tc>
        <w:tc>
          <w:tcPr>
            <w:tcW w:w="1710" w:type="dxa"/>
          </w:tcPr>
          <w:p w14:paraId="547A5A8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 by %*</w:t>
            </w:r>
          </w:p>
        </w:tc>
        <w:tc>
          <w:tcPr>
            <w:tcW w:w="2015" w:type="dxa"/>
          </w:tcPr>
          <w:p w14:paraId="74F0D6A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 in quantity (ton/ year)</w:t>
            </w:r>
          </w:p>
        </w:tc>
        <w:tc>
          <w:tcPr>
            <w:tcW w:w="1620" w:type="dxa"/>
          </w:tcPr>
          <w:p w14:paraId="566768B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 by %</w:t>
            </w:r>
          </w:p>
        </w:tc>
        <w:tc>
          <w:tcPr>
            <w:tcW w:w="1980" w:type="dxa"/>
          </w:tcPr>
          <w:p w14:paraId="5828CFD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 in quantity (ton/ year)</w:t>
            </w:r>
          </w:p>
        </w:tc>
      </w:tr>
      <w:tr w:rsidR="00A507E7" w:rsidRPr="001B66A6" w14:paraId="02A84E45" w14:textId="77777777" w:rsidTr="001634D1">
        <w:tc>
          <w:tcPr>
            <w:tcW w:w="2250" w:type="dxa"/>
          </w:tcPr>
          <w:p w14:paraId="656C5C7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Total fuelwood from natural forest</w:t>
            </w:r>
          </w:p>
        </w:tc>
        <w:tc>
          <w:tcPr>
            <w:tcW w:w="1710" w:type="dxa"/>
          </w:tcPr>
          <w:p w14:paraId="09234A1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100</w:t>
            </w:r>
          </w:p>
        </w:tc>
        <w:tc>
          <w:tcPr>
            <w:tcW w:w="2015" w:type="dxa"/>
          </w:tcPr>
          <w:p w14:paraId="29DE5BE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15,485</w:t>
            </w:r>
          </w:p>
        </w:tc>
        <w:tc>
          <w:tcPr>
            <w:tcW w:w="1620" w:type="dxa"/>
          </w:tcPr>
          <w:p w14:paraId="527876F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100</w:t>
            </w:r>
          </w:p>
        </w:tc>
        <w:tc>
          <w:tcPr>
            <w:tcW w:w="1980" w:type="dxa"/>
          </w:tcPr>
          <w:p w14:paraId="72780D6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4,500</w:t>
            </w:r>
          </w:p>
        </w:tc>
      </w:tr>
      <w:tr w:rsidR="00A507E7" w:rsidRPr="001B66A6" w14:paraId="45BC8127" w14:textId="77777777" w:rsidTr="001634D1">
        <w:tc>
          <w:tcPr>
            <w:tcW w:w="2250" w:type="dxa"/>
          </w:tcPr>
          <w:p w14:paraId="0DCF52C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&gt; 15cm</w:t>
            </w:r>
          </w:p>
        </w:tc>
        <w:tc>
          <w:tcPr>
            <w:tcW w:w="1710" w:type="dxa"/>
          </w:tcPr>
          <w:p w14:paraId="65A69DF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w:t>
            </w:r>
          </w:p>
        </w:tc>
        <w:tc>
          <w:tcPr>
            <w:tcW w:w="2015" w:type="dxa"/>
            <w:vAlign w:val="center"/>
          </w:tcPr>
          <w:p w14:paraId="4406F422"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1,084</w:t>
            </w:r>
          </w:p>
        </w:tc>
        <w:tc>
          <w:tcPr>
            <w:tcW w:w="1620" w:type="dxa"/>
          </w:tcPr>
          <w:p w14:paraId="59D0894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85</w:t>
            </w:r>
          </w:p>
        </w:tc>
        <w:tc>
          <w:tcPr>
            <w:tcW w:w="1980" w:type="dxa"/>
            <w:vAlign w:val="center"/>
          </w:tcPr>
          <w:p w14:paraId="30303DB8"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3,825</w:t>
            </w:r>
          </w:p>
        </w:tc>
      </w:tr>
      <w:tr w:rsidR="00A507E7" w:rsidRPr="001B66A6" w14:paraId="33DD7C38" w14:textId="77777777" w:rsidTr="001634D1">
        <w:tc>
          <w:tcPr>
            <w:tcW w:w="2250" w:type="dxa"/>
          </w:tcPr>
          <w:p w14:paraId="6BB38FA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5-15cm</w:t>
            </w:r>
          </w:p>
        </w:tc>
        <w:tc>
          <w:tcPr>
            <w:tcW w:w="1710" w:type="dxa"/>
          </w:tcPr>
          <w:p w14:paraId="629BF03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29</w:t>
            </w:r>
          </w:p>
        </w:tc>
        <w:tc>
          <w:tcPr>
            <w:tcW w:w="2015" w:type="dxa"/>
            <w:vAlign w:val="center"/>
          </w:tcPr>
          <w:p w14:paraId="135C088A"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4,491</w:t>
            </w:r>
          </w:p>
        </w:tc>
        <w:tc>
          <w:tcPr>
            <w:tcW w:w="1620" w:type="dxa"/>
          </w:tcPr>
          <w:p w14:paraId="4CC04856"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w:t>
            </w:r>
          </w:p>
        </w:tc>
        <w:tc>
          <w:tcPr>
            <w:tcW w:w="1980" w:type="dxa"/>
            <w:vAlign w:val="center"/>
          </w:tcPr>
          <w:p w14:paraId="07A3D98C"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574</w:t>
            </w:r>
          </w:p>
        </w:tc>
      </w:tr>
      <w:tr w:rsidR="00A507E7" w:rsidRPr="001B66A6" w14:paraId="4E256CF8" w14:textId="77777777" w:rsidTr="001634D1">
        <w:tc>
          <w:tcPr>
            <w:tcW w:w="2250" w:type="dxa"/>
          </w:tcPr>
          <w:p w14:paraId="52F3383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&lt; 5cm, branches</w:t>
            </w:r>
          </w:p>
        </w:tc>
        <w:tc>
          <w:tcPr>
            <w:tcW w:w="1710" w:type="dxa"/>
          </w:tcPr>
          <w:p w14:paraId="57BFDDC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64</w:t>
            </w:r>
          </w:p>
        </w:tc>
        <w:tc>
          <w:tcPr>
            <w:tcW w:w="2015" w:type="dxa"/>
            <w:vAlign w:val="center"/>
          </w:tcPr>
          <w:p w14:paraId="76AC3904"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9,910</w:t>
            </w:r>
          </w:p>
        </w:tc>
        <w:tc>
          <w:tcPr>
            <w:tcW w:w="1620" w:type="dxa"/>
          </w:tcPr>
          <w:p w14:paraId="481435D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c>
          <w:tcPr>
            <w:tcW w:w="1980" w:type="dxa"/>
            <w:vAlign w:val="center"/>
          </w:tcPr>
          <w:p w14:paraId="4A62DF82"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0</w:t>
            </w:r>
          </w:p>
        </w:tc>
      </w:tr>
    </w:tbl>
    <w:p w14:paraId="0CD251C5" w14:textId="01AF4DAE" w:rsidR="00A507E7" w:rsidRDefault="00A507E7" w:rsidP="00A507E7">
      <w:r>
        <w:t xml:space="preserve">* Average of cluster 6, 5, and 4 </w:t>
      </w:r>
    </w:p>
    <w:p w14:paraId="369EC383" w14:textId="77777777" w:rsidR="00A507E7" w:rsidRDefault="00A507E7" w:rsidP="00A507E7">
      <w:r>
        <w:t>The data shows that for the larger fuelwood from natural forest of size 15cm and above, about 80% is consumed for commercial demand and 20% is consumed for residential demand (3,825 ton/ year and 1,084 ton/year respectively).</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74DC330D" w14:textId="77777777" w:rsidR="00A507E7" w:rsidRDefault="00A507E7" w:rsidP="00A507E7">
      <w:r>
        <w:t>Nam Son is a commune of Quy Hop district which belong to cluster 5. Nam Son commune has a very high average area of natural forest per person which is of ten times of that of Quy Hop in particular and of Nghe An in general. Below table show demography data of Nam Son commune, Quy Hop district, and Nghe An province.</w:t>
      </w:r>
    </w:p>
    <w:p w14:paraId="3E9F6612" w14:textId="1D574D2A" w:rsidR="00A507E7" w:rsidRPr="00756F1C" w:rsidRDefault="00A507E7" w:rsidP="00A507E7">
      <w:pPr>
        <w:pStyle w:val="Caption"/>
        <w:rPr>
          <w:b/>
          <w:i w:val="0"/>
        </w:rPr>
      </w:pPr>
      <w:r>
        <w:lastRenderedPageBreak/>
        <w:t xml:space="preserve">Table </w:t>
      </w:r>
      <w:r w:rsidR="00AF54F8">
        <w:t>20</w:t>
      </w:r>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A507E7" w:rsidRPr="00A97FEC" w14:paraId="17BDA52A" w14:textId="77777777" w:rsidTr="001634D1">
        <w:trPr>
          <w:trHeight w:val="300"/>
        </w:trPr>
        <w:tc>
          <w:tcPr>
            <w:tcW w:w="1275" w:type="dxa"/>
            <w:tcBorders>
              <w:top w:val="single" w:sz="4" w:space="0" w:color="auto"/>
              <w:bottom w:val="single" w:sz="4" w:space="0" w:color="auto"/>
            </w:tcBorders>
            <w:shd w:val="clear" w:color="auto" w:fill="auto"/>
            <w:noWrap/>
            <w:hideMark/>
          </w:tcPr>
          <w:p w14:paraId="041B8D32"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00463AC"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33709347"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00CEE3D0"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C064DF3"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38E91D46"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6214DC09" w14:textId="77777777" w:rsidR="00A507E7" w:rsidRPr="00A97FEC" w:rsidRDefault="00A507E7" w:rsidP="001634D1">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554A2015" w14:textId="77777777" w:rsidR="00A507E7" w:rsidRPr="00A97FEC" w:rsidRDefault="00A507E7" w:rsidP="001634D1">
            <w:pPr>
              <w:jc w:val="center"/>
              <w:rPr>
                <w:rFonts w:ascii="Arial" w:hAnsi="Arial" w:cs="Arial"/>
                <w:sz w:val="20"/>
                <w:szCs w:val="20"/>
              </w:rPr>
            </w:pPr>
            <w:r>
              <w:rPr>
                <w:rFonts w:ascii="Arial" w:hAnsi="Arial" w:cs="Arial"/>
                <w:sz w:val="20"/>
                <w:szCs w:val="20"/>
              </w:rPr>
              <w:t>Area of plantation forest per person</w:t>
            </w:r>
          </w:p>
        </w:tc>
      </w:tr>
      <w:tr w:rsidR="00A507E7" w:rsidRPr="00A97FEC" w14:paraId="10FAD1B4" w14:textId="77777777" w:rsidTr="001634D1">
        <w:trPr>
          <w:trHeight w:val="300"/>
        </w:trPr>
        <w:tc>
          <w:tcPr>
            <w:tcW w:w="1275" w:type="dxa"/>
            <w:tcBorders>
              <w:top w:val="single" w:sz="4" w:space="0" w:color="auto"/>
            </w:tcBorders>
            <w:shd w:val="clear" w:color="auto" w:fill="auto"/>
            <w:noWrap/>
            <w:hideMark/>
          </w:tcPr>
          <w:p w14:paraId="6176066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7E1C9C9"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7C06E85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300CB7B6"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72F0940F" w14:textId="77777777" w:rsidR="00A507E7" w:rsidRPr="00A97FEC" w:rsidRDefault="00A507E7" w:rsidP="001634D1">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126D0694" w14:textId="77777777" w:rsidR="00A507E7" w:rsidRPr="00A97FEC" w:rsidRDefault="00A507E7" w:rsidP="001634D1">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7BA20A71"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1277977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0.04</w:t>
            </w:r>
          </w:p>
        </w:tc>
      </w:tr>
      <w:tr w:rsidR="00A507E7" w:rsidRPr="00A97FEC" w14:paraId="66A20E1B" w14:textId="77777777" w:rsidTr="001634D1">
        <w:trPr>
          <w:trHeight w:val="300"/>
        </w:trPr>
        <w:tc>
          <w:tcPr>
            <w:tcW w:w="1275" w:type="dxa"/>
            <w:shd w:val="clear" w:color="auto" w:fill="auto"/>
            <w:noWrap/>
            <w:hideMark/>
          </w:tcPr>
          <w:p w14:paraId="014BAA94"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4EDBAE7B"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CC17FCC" w14:textId="77777777" w:rsidR="00A507E7" w:rsidRPr="00A97FEC" w:rsidRDefault="00A507E7" w:rsidP="001634D1">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0650959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5C88A670"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016600F1" w14:textId="77777777" w:rsidR="00A507E7" w:rsidRPr="00A97FEC" w:rsidRDefault="00A507E7" w:rsidP="001634D1">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413EC065"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1F67A7EE"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0.05</w:t>
            </w:r>
          </w:p>
        </w:tc>
      </w:tr>
      <w:tr w:rsidR="00A507E7" w:rsidRPr="00A97FEC" w14:paraId="37D68DA9" w14:textId="77777777" w:rsidTr="001634D1">
        <w:trPr>
          <w:trHeight w:val="300"/>
        </w:trPr>
        <w:tc>
          <w:tcPr>
            <w:tcW w:w="1275" w:type="dxa"/>
            <w:shd w:val="clear" w:color="auto" w:fill="auto"/>
            <w:noWrap/>
          </w:tcPr>
          <w:p w14:paraId="720407EF" w14:textId="77777777" w:rsidR="00A507E7" w:rsidRPr="00A97FEC" w:rsidRDefault="00A507E7" w:rsidP="001634D1">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1FB14BC5" w14:textId="77777777" w:rsidR="00A507E7" w:rsidRPr="00A97FEC" w:rsidRDefault="00A507E7" w:rsidP="001634D1">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6FB4866D" w14:textId="77777777" w:rsidR="00A507E7" w:rsidRDefault="00A507E7" w:rsidP="001634D1">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B95F6D6" w14:textId="77777777" w:rsidR="00A507E7" w:rsidRPr="00A97FEC" w:rsidRDefault="00A507E7" w:rsidP="001634D1">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432B57AB" w14:textId="77777777" w:rsidR="00A507E7" w:rsidRPr="00A97FEC" w:rsidRDefault="00A507E7" w:rsidP="001634D1">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70CF128F" w14:textId="77777777" w:rsidR="00A507E7" w:rsidRDefault="00A507E7" w:rsidP="001634D1">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5307F72D" w14:textId="77777777" w:rsidR="00A507E7" w:rsidRPr="00A97FEC" w:rsidRDefault="00A507E7" w:rsidP="001634D1">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73A263AB" w14:textId="77777777" w:rsidR="00A507E7" w:rsidRPr="00A97FEC" w:rsidRDefault="00A507E7" w:rsidP="001634D1">
            <w:pPr>
              <w:jc w:val="center"/>
              <w:rPr>
                <w:rFonts w:ascii="Arial" w:hAnsi="Arial" w:cs="Arial"/>
                <w:sz w:val="20"/>
                <w:szCs w:val="20"/>
              </w:rPr>
            </w:pPr>
            <w:r>
              <w:rPr>
                <w:rFonts w:ascii="Arial" w:hAnsi="Arial" w:cs="Arial"/>
                <w:sz w:val="20"/>
                <w:szCs w:val="20"/>
              </w:rPr>
              <w:t>0.03</w:t>
            </w:r>
          </w:p>
        </w:tc>
      </w:tr>
    </w:tbl>
    <w:p w14:paraId="3D054DA8" w14:textId="77777777" w:rsidR="00A507E7" w:rsidRDefault="00A507E7" w:rsidP="00A507E7"/>
    <w:p w14:paraId="0F8107E4" w14:textId="77777777" w:rsidR="00A507E7" w:rsidRDefault="00A507E7" w:rsidP="00A507E7">
      <w:r>
        <w:t>Estimation of residential fuelwood consumption for Nam Son commune is as below.</w:t>
      </w:r>
    </w:p>
    <w:p w14:paraId="641871D8" w14:textId="77777777" w:rsidR="00A507E7" w:rsidRDefault="00A507E7" w:rsidP="00A507E7"/>
    <w:p w14:paraId="18D45844" w14:textId="77777777" w:rsidR="00A507E7" w:rsidRDefault="00A507E7" w:rsidP="00A507E7">
      <w:pPr>
        <w:sectPr w:rsidR="00A507E7" w:rsidSect="00EE0B4C">
          <w:footerReference w:type="default" r:id="rId36"/>
          <w:pgSz w:w="11909" w:h="16834" w:code="9"/>
          <w:pgMar w:top="1260" w:right="1199" w:bottom="1170" w:left="1170" w:header="720" w:footer="345" w:gutter="0"/>
          <w:cols w:space="720"/>
          <w:docGrid w:linePitch="360"/>
        </w:sectPr>
      </w:pPr>
    </w:p>
    <w:p w14:paraId="33BD323F" w14:textId="30B34282" w:rsidR="00AF54F8" w:rsidRPr="00756F1C" w:rsidRDefault="00AF54F8" w:rsidP="00AF54F8">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w:t>
      </w:r>
      <w:r w:rsidR="00E212B4">
        <w:t xml:space="preserve"> district</w:t>
      </w:r>
      <w:r>
        <w:t>,</w:t>
      </w:r>
      <w:r w:rsidR="00E212B4">
        <w:t xml:space="preserve"> Nghe An</w:t>
      </w:r>
    </w:p>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79047F5F" w14:textId="77777777" w:rsidTr="001634D1">
        <w:tc>
          <w:tcPr>
            <w:tcW w:w="1261" w:type="dxa"/>
          </w:tcPr>
          <w:p w14:paraId="4831F13D"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3F00917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13D8858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7488427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2A6AE40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61BB239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6350DDB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055FC50"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BD4C3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122110C7"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198D6A7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6139948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A507E7" w:rsidRPr="00385305" w14:paraId="1A90454E" w14:textId="77777777" w:rsidTr="001634D1">
        <w:tc>
          <w:tcPr>
            <w:tcW w:w="1261" w:type="dxa"/>
          </w:tcPr>
          <w:p w14:paraId="3C974869" w14:textId="77777777" w:rsidR="00A507E7" w:rsidRPr="00385305" w:rsidRDefault="00A507E7" w:rsidP="001634D1">
            <w:pPr>
              <w:jc w:val="center"/>
              <w:rPr>
                <w:rFonts w:ascii="Arial" w:hAnsi="Arial" w:cs="Arial"/>
                <w:sz w:val="20"/>
                <w:szCs w:val="20"/>
              </w:rPr>
            </w:pPr>
            <w:r>
              <w:rPr>
                <w:rFonts w:ascii="Arial" w:hAnsi="Arial" w:cs="Arial"/>
                <w:sz w:val="20"/>
                <w:szCs w:val="20"/>
              </w:rPr>
              <w:t>Nam Son commune (cluster 5)</w:t>
            </w:r>
          </w:p>
        </w:tc>
        <w:tc>
          <w:tcPr>
            <w:tcW w:w="1311" w:type="dxa"/>
          </w:tcPr>
          <w:p w14:paraId="12C1C960" w14:textId="77777777" w:rsidR="00A507E7" w:rsidRPr="00385305" w:rsidRDefault="00A507E7" w:rsidP="001634D1">
            <w:pPr>
              <w:jc w:val="center"/>
              <w:rPr>
                <w:rFonts w:ascii="Arial" w:hAnsi="Arial" w:cs="Arial"/>
                <w:sz w:val="20"/>
                <w:szCs w:val="20"/>
              </w:rPr>
            </w:pPr>
            <w:r>
              <w:rPr>
                <w:rFonts w:ascii="Arial" w:hAnsi="Arial" w:cs="Arial"/>
                <w:sz w:val="20"/>
                <w:szCs w:val="20"/>
              </w:rPr>
              <w:t>1,633</w:t>
            </w:r>
          </w:p>
        </w:tc>
        <w:tc>
          <w:tcPr>
            <w:tcW w:w="1505" w:type="dxa"/>
          </w:tcPr>
          <w:p w14:paraId="2F572A9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3E08A31D" w14:textId="77777777" w:rsidR="00A507E7" w:rsidRPr="00385305" w:rsidRDefault="00A507E7" w:rsidP="001634D1">
            <w:pPr>
              <w:jc w:val="center"/>
              <w:rPr>
                <w:rFonts w:ascii="Arial" w:hAnsi="Arial" w:cs="Arial"/>
                <w:sz w:val="20"/>
                <w:szCs w:val="20"/>
              </w:rPr>
            </w:pPr>
            <w:r>
              <w:rPr>
                <w:rFonts w:ascii="Arial" w:hAnsi="Arial" w:cs="Arial"/>
                <w:sz w:val="20"/>
                <w:szCs w:val="20"/>
              </w:rPr>
              <w:t>829</w:t>
            </w:r>
          </w:p>
        </w:tc>
        <w:tc>
          <w:tcPr>
            <w:tcW w:w="1132" w:type="dxa"/>
          </w:tcPr>
          <w:p w14:paraId="6C66705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30F0AD85" w14:textId="77777777" w:rsidR="00A507E7" w:rsidRPr="00385305" w:rsidRDefault="00A507E7" w:rsidP="001634D1">
            <w:pPr>
              <w:jc w:val="center"/>
              <w:rPr>
                <w:rFonts w:ascii="Arial" w:hAnsi="Arial" w:cs="Arial"/>
                <w:bCs/>
                <w:sz w:val="20"/>
                <w:szCs w:val="20"/>
              </w:rPr>
            </w:pPr>
            <w:r>
              <w:rPr>
                <w:rFonts w:ascii="Arial" w:hAnsi="Arial" w:cs="Arial"/>
                <w:bCs/>
                <w:sz w:val="20"/>
                <w:szCs w:val="20"/>
              </w:rPr>
              <w:t>696</w:t>
            </w:r>
          </w:p>
        </w:tc>
        <w:tc>
          <w:tcPr>
            <w:tcW w:w="1176" w:type="dxa"/>
          </w:tcPr>
          <w:p w14:paraId="1C3DA12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035C4D35" w14:textId="77777777" w:rsidR="00A507E7" w:rsidRPr="00385305" w:rsidRDefault="00A507E7" w:rsidP="001634D1">
            <w:pPr>
              <w:jc w:val="center"/>
              <w:rPr>
                <w:rFonts w:ascii="Arial" w:hAnsi="Arial" w:cs="Arial"/>
                <w:bCs/>
                <w:sz w:val="20"/>
                <w:szCs w:val="20"/>
              </w:rPr>
            </w:pPr>
            <w:r>
              <w:rPr>
                <w:rFonts w:ascii="Arial" w:hAnsi="Arial" w:cs="Arial"/>
                <w:bCs/>
                <w:sz w:val="20"/>
                <w:szCs w:val="20"/>
              </w:rPr>
              <w:t>75</w:t>
            </w:r>
          </w:p>
        </w:tc>
        <w:tc>
          <w:tcPr>
            <w:tcW w:w="1135" w:type="dxa"/>
          </w:tcPr>
          <w:p w14:paraId="070A9D4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3D40A162" w14:textId="77777777" w:rsidR="00A507E7" w:rsidRPr="00385305" w:rsidRDefault="00A507E7" w:rsidP="001634D1">
            <w:pPr>
              <w:jc w:val="center"/>
              <w:rPr>
                <w:rFonts w:ascii="Arial" w:hAnsi="Arial" w:cs="Arial"/>
                <w:bCs/>
                <w:sz w:val="20"/>
                <w:szCs w:val="20"/>
              </w:rPr>
            </w:pPr>
            <w:r>
              <w:rPr>
                <w:rFonts w:ascii="Arial" w:hAnsi="Arial" w:cs="Arial"/>
                <w:bCs/>
                <w:sz w:val="20"/>
                <w:szCs w:val="20"/>
              </w:rPr>
              <w:t>33</w:t>
            </w:r>
          </w:p>
        </w:tc>
        <w:tc>
          <w:tcPr>
            <w:tcW w:w="1137" w:type="dxa"/>
          </w:tcPr>
          <w:p w14:paraId="737BF85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75F38708" w14:textId="77777777" w:rsidR="00A507E7" w:rsidRPr="00385305" w:rsidRDefault="00A507E7" w:rsidP="001634D1">
            <w:pPr>
              <w:jc w:val="center"/>
              <w:rPr>
                <w:rFonts w:ascii="Arial" w:hAnsi="Arial" w:cs="Arial"/>
                <w:bCs/>
                <w:sz w:val="20"/>
                <w:szCs w:val="20"/>
              </w:rPr>
            </w:pPr>
            <w:r>
              <w:rPr>
                <w:rFonts w:ascii="Arial" w:hAnsi="Arial" w:cs="Arial"/>
                <w:bCs/>
                <w:sz w:val="20"/>
                <w:szCs w:val="20"/>
              </w:rPr>
              <w:t>17</w:t>
            </w:r>
          </w:p>
        </w:tc>
      </w:tr>
    </w:tbl>
    <w:p w14:paraId="2BBF7D81" w14:textId="77777777" w:rsidR="00A507E7" w:rsidRDefault="00A507E7" w:rsidP="00A507E7"/>
    <w:p w14:paraId="6C3E923B" w14:textId="77777777" w:rsidR="00A507E7" w:rsidRDefault="00A507E7" w:rsidP="00A507E7"/>
    <w:p w14:paraId="377CCF81"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4A315B42" w14:textId="77777777" w:rsidR="00A507E7" w:rsidRDefault="00A507E7" w:rsidP="00A507E7">
      <w:r>
        <w:lastRenderedPageBreak/>
        <w:t>The consumption of fuelwood by sector in Nam Son commune is as below:</w:t>
      </w:r>
    </w:p>
    <w:p w14:paraId="3F665A55" w14:textId="51FBD059" w:rsidR="00E212B4" w:rsidRDefault="00E212B4" w:rsidP="00E212B4">
      <w:pPr>
        <w:pStyle w:val="Caption"/>
      </w:pPr>
      <w:r>
        <w:t>Table 22. Source of fuelwood consumed for residential sector at Nam Son, Quy Hop, Nghe An</w:t>
      </w:r>
    </w:p>
    <w:tbl>
      <w:tblPr>
        <w:tblStyle w:val="TableGrid"/>
        <w:tblW w:w="9509" w:type="dxa"/>
        <w:tblInd w:w="108" w:type="dxa"/>
        <w:tblLook w:val="04A0" w:firstRow="1" w:lastRow="0" w:firstColumn="1" w:lastColumn="0" w:noHBand="0" w:noVBand="1"/>
      </w:tblPr>
      <w:tblGrid>
        <w:gridCol w:w="2481"/>
        <w:gridCol w:w="2019"/>
        <w:gridCol w:w="2430"/>
        <w:gridCol w:w="2579"/>
      </w:tblGrid>
      <w:tr w:rsidR="00A507E7" w14:paraId="6393458A" w14:textId="77777777" w:rsidTr="00E212B4">
        <w:tc>
          <w:tcPr>
            <w:tcW w:w="2481" w:type="dxa"/>
            <w:tcBorders>
              <w:bottom w:val="single" w:sz="4" w:space="0" w:color="auto"/>
            </w:tcBorders>
          </w:tcPr>
          <w:p w14:paraId="6960949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Quantity of fuelwood by source</w:t>
            </w:r>
          </w:p>
        </w:tc>
        <w:tc>
          <w:tcPr>
            <w:tcW w:w="2019" w:type="dxa"/>
            <w:tcBorders>
              <w:bottom w:val="single" w:sz="4" w:space="0" w:color="auto"/>
            </w:tcBorders>
          </w:tcPr>
          <w:p w14:paraId="3931D2A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Unit</w:t>
            </w:r>
          </w:p>
        </w:tc>
        <w:tc>
          <w:tcPr>
            <w:tcW w:w="2430" w:type="dxa"/>
            <w:tcBorders>
              <w:bottom w:val="single" w:sz="4" w:space="0" w:color="auto"/>
            </w:tcBorders>
          </w:tcPr>
          <w:p w14:paraId="476C24E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w:t>
            </w:r>
          </w:p>
        </w:tc>
        <w:tc>
          <w:tcPr>
            <w:tcW w:w="2579" w:type="dxa"/>
            <w:tcBorders>
              <w:bottom w:val="single" w:sz="4" w:space="0" w:color="auto"/>
            </w:tcBorders>
          </w:tcPr>
          <w:p w14:paraId="1AD11EB2"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w:t>
            </w:r>
          </w:p>
        </w:tc>
      </w:tr>
      <w:tr w:rsidR="00A507E7" w14:paraId="417C3D15" w14:textId="77777777" w:rsidTr="00E212B4">
        <w:tc>
          <w:tcPr>
            <w:tcW w:w="2481" w:type="dxa"/>
            <w:tcBorders>
              <w:bottom w:val="dotted" w:sz="4" w:space="0" w:color="auto"/>
            </w:tcBorders>
          </w:tcPr>
          <w:p w14:paraId="23DFA5C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Natural forest</w:t>
            </w:r>
          </w:p>
        </w:tc>
        <w:tc>
          <w:tcPr>
            <w:tcW w:w="2019" w:type="dxa"/>
            <w:tcBorders>
              <w:bottom w:val="dotted" w:sz="4" w:space="0" w:color="auto"/>
            </w:tcBorders>
          </w:tcPr>
          <w:p w14:paraId="55E7E40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bottom w:val="dotted" w:sz="4" w:space="0" w:color="auto"/>
            </w:tcBorders>
          </w:tcPr>
          <w:p w14:paraId="3C2338A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696</w:t>
            </w:r>
          </w:p>
        </w:tc>
        <w:tc>
          <w:tcPr>
            <w:tcW w:w="2579" w:type="dxa"/>
            <w:tcBorders>
              <w:bottom w:val="dotted" w:sz="4" w:space="0" w:color="auto"/>
            </w:tcBorders>
          </w:tcPr>
          <w:p w14:paraId="2E42532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210</w:t>
            </w:r>
          </w:p>
        </w:tc>
      </w:tr>
      <w:tr w:rsidR="00A507E7" w14:paraId="2767536D" w14:textId="77777777" w:rsidTr="00E212B4">
        <w:tc>
          <w:tcPr>
            <w:tcW w:w="2481" w:type="dxa"/>
            <w:tcBorders>
              <w:top w:val="dotted" w:sz="4" w:space="0" w:color="auto"/>
              <w:bottom w:val="dotted" w:sz="4" w:space="0" w:color="auto"/>
            </w:tcBorders>
          </w:tcPr>
          <w:p w14:paraId="5640208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Plantation forest</w:t>
            </w:r>
          </w:p>
        </w:tc>
        <w:tc>
          <w:tcPr>
            <w:tcW w:w="2019" w:type="dxa"/>
            <w:tcBorders>
              <w:top w:val="dotted" w:sz="4" w:space="0" w:color="auto"/>
              <w:bottom w:val="dotted" w:sz="4" w:space="0" w:color="auto"/>
            </w:tcBorders>
          </w:tcPr>
          <w:p w14:paraId="752CA2F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bottom w:val="dotted" w:sz="4" w:space="0" w:color="auto"/>
            </w:tcBorders>
          </w:tcPr>
          <w:p w14:paraId="4C7512A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75</w:t>
            </w:r>
          </w:p>
        </w:tc>
        <w:tc>
          <w:tcPr>
            <w:tcW w:w="2579" w:type="dxa"/>
            <w:tcBorders>
              <w:top w:val="dotted" w:sz="4" w:space="0" w:color="auto"/>
              <w:bottom w:val="dotted" w:sz="4" w:space="0" w:color="auto"/>
            </w:tcBorders>
          </w:tcPr>
          <w:p w14:paraId="425A908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r w:rsidR="00A507E7" w14:paraId="54B64CE6" w14:textId="77777777" w:rsidTr="00E212B4">
        <w:tc>
          <w:tcPr>
            <w:tcW w:w="2481" w:type="dxa"/>
            <w:tcBorders>
              <w:top w:val="dotted" w:sz="4" w:space="0" w:color="auto"/>
              <w:bottom w:val="dotted" w:sz="4" w:space="0" w:color="auto"/>
            </w:tcBorders>
          </w:tcPr>
          <w:p w14:paraId="41F841E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Home garden</w:t>
            </w:r>
          </w:p>
        </w:tc>
        <w:tc>
          <w:tcPr>
            <w:tcW w:w="2019" w:type="dxa"/>
            <w:tcBorders>
              <w:top w:val="dotted" w:sz="4" w:space="0" w:color="auto"/>
              <w:bottom w:val="dotted" w:sz="4" w:space="0" w:color="auto"/>
            </w:tcBorders>
          </w:tcPr>
          <w:p w14:paraId="6C053BC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bottom w:val="dotted" w:sz="4" w:space="0" w:color="auto"/>
            </w:tcBorders>
          </w:tcPr>
          <w:p w14:paraId="1FD3C4C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33</w:t>
            </w:r>
          </w:p>
        </w:tc>
        <w:tc>
          <w:tcPr>
            <w:tcW w:w="2579" w:type="dxa"/>
            <w:tcBorders>
              <w:top w:val="dotted" w:sz="4" w:space="0" w:color="auto"/>
              <w:bottom w:val="dotted" w:sz="4" w:space="0" w:color="auto"/>
            </w:tcBorders>
          </w:tcPr>
          <w:p w14:paraId="1A30944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r w:rsidR="00A507E7" w14:paraId="6C56EF41" w14:textId="77777777" w:rsidTr="00E212B4">
        <w:tc>
          <w:tcPr>
            <w:tcW w:w="2481" w:type="dxa"/>
            <w:tcBorders>
              <w:top w:val="dotted" w:sz="4" w:space="0" w:color="auto"/>
            </w:tcBorders>
          </w:tcPr>
          <w:p w14:paraId="70B1083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Other sources</w:t>
            </w:r>
          </w:p>
        </w:tc>
        <w:tc>
          <w:tcPr>
            <w:tcW w:w="2019" w:type="dxa"/>
            <w:tcBorders>
              <w:top w:val="dotted" w:sz="4" w:space="0" w:color="auto"/>
            </w:tcBorders>
          </w:tcPr>
          <w:p w14:paraId="52951F10"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tcBorders>
          </w:tcPr>
          <w:p w14:paraId="3DD5970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17</w:t>
            </w:r>
          </w:p>
        </w:tc>
        <w:tc>
          <w:tcPr>
            <w:tcW w:w="2579" w:type="dxa"/>
            <w:tcBorders>
              <w:top w:val="dotted" w:sz="4" w:space="0" w:color="auto"/>
            </w:tcBorders>
          </w:tcPr>
          <w:p w14:paraId="460FEF2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bl>
    <w:p w14:paraId="5E257803" w14:textId="77777777" w:rsidR="00A507E7" w:rsidRDefault="00A507E7" w:rsidP="00A507E7"/>
    <w:p w14:paraId="6AA3A490" w14:textId="77777777" w:rsidR="00A507E7" w:rsidRDefault="00A507E7" w:rsidP="00A507E7">
      <w:r>
        <w:t>The quantity of fuelwood from natural forest for residential demand is more than three times of the commercial demand: 696 ton per year for residential consumption compared to 210 ton per year for commercial consumption. The quality of the fuelwood from natural forest consumed by each sector is shown at the table below.</w:t>
      </w:r>
    </w:p>
    <w:p w14:paraId="1158B9B8" w14:textId="2E380D4F" w:rsidR="00E212B4" w:rsidRDefault="00E212B4" w:rsidP="00E212B4">
      <w:pPr>
        <w:pStyle w:val="Caption"/>
      </w:pPr>
      <w:r>
        <w:t>Table 23.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5CD45EBF" w14:textId="77777777" w:rsidTr="00E212B4">
        <w:tc>
          <w:tcPr>
            <w:tcW w:w="2250" w:type="dxa"/>
            <w:tcBorders>
              <w:bottom w:val="single" w:sz="4" w:space="0" w:color="auto"/>
            </w:tcBorders>
          </w:tcPr>
          <w:p w14:paraId="7F520075"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Natural fuelwood by size</w:t>
            </w:r>
          </w:p>
        </w:tc>
        <w:tc>
          <w:tcPr>
            <w:tcW w:w="1710" w:type="dxa"/>
            <w:tcBorders>
              <w:bottom w:val="single" w:sz="4" w:space="0" w:color="auto"/>
            </w:tcBorders>
          </w:tcPr>
          <w:p w14:paraId="07E8898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 by % (cluster 5)</w:t>
            </w:r>
          </w:p>
        </w:tc>
        <w:tc>
          <w:tcPr>
            <w:tcW w:w="2015" w:type="dxa"/>
            <w:tcBorders>
              <w:bottom w:val="single" w:sz="4" w:space="0" w:color="auto"/>
            </w:tcBorders>
          </w:tcPr>
          <w:p w14:paraId="7EF0F82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 in quantity (ton/ year)</w:t>
            </w:r>
          </w:p>
        </w:tc>
        <w:tc>
          <w:tcPr>
            <w:tcW w:w="1620" w:type="dxa"/>
            <w:tcBorders>
              <w:bottom w:val="single" w:sz="4" w:space="0" w:color="auto"/>
            </w:tcBorders>
          </w:tcPr>
          <w:p w14:paraId="7D6CD08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 by %</w:t>
            </w:r>
          </w:p>
        </w:tc>
        <w:tc>
          <w:tcPr>
            <w:tcW w:w="1980" w:type="dxa"/>
            <w:tcBorders>
              <w:bottom w:val="single" w:sz="4" w:space="0" w:color="auto"/>
            </w:tcBorders>
          </w:tcPr>
          <w:p w14:paraId="5288954C"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 in quantity (ton/ year)</w:t>
            </w:r>
          </w:p>
        </w:tc>
      </w:tr>
      <w:tr w:rsidR="00A507E7" w:rsidRPr="001B66A6" w14:paraId="6B5FB217" w14:textId="77777777" w:rsidTr="00E212B4">
        <w:tc>
          <w:tcPr>
            <w:tcW w:w="2250" w:type="dxa"/>
            <w:tcBorders>
              <w:bottom w:val="dotted" w:sz="4" w:space="0" w:color="auto"/>
            </w:tcBorders>
          </w:tcPr>
          <w:p w14:paraId="5A43B2E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Total fuelwood from natural forest</w:t>
            </w:r>
          </w:p>
        </w:tc>
        <w:tc>
          <w:tcPr>
            <w:tcW w:w="1710" w:type="dxa"/>
            <w:tcBorders>
              <w:bottom w:val="dotted" w:sz="4" w:space="0" w:color="auto"/>
            </w:tcBorders>
          </w:tcPr>
          <w:p w14:paraId="723443B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100</w:t>
            </w:r>
          </w:p>
        </w:tc>
        <w:tc>
          <w:tcPr>
            <w:tcW w:w="2015" w:type="dxa"/>
            <w:tcBorders>
              <w:bottom w:val="dotted" w:sz="4" w:space="0" w:color="auto"/>
            </w:tcBorders>
          </w:tcPr>
          <w:p w14:paraId="5A172CA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696</w:t>
            </w:r>
          </w:p>
        </w:tc>
        <w:tc>
          <w:tcPr>
            <w:tcW w:w="1620" w:type="dxa"/>
            <w:tcBorders>
              <w:bottom w:val="dotted" w:sz="4" w:space="0" w:color="auto"/>
            </w:tcBorders>
          </w:tcPr>
          <w:p w14:paraId="46190D0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100</w:t>
            </w:r>
          </w:p>
        </w:tc>
        <w:tc>
          <w:tcPr>
            <w:tcW w:w="1980" w:type="dxa"/>
            <w:tcBorders>
              <w:bottom w:val="dotted" w:sz="4" w:space="0" w:color="auto"/>
            </w:tcBorders>
          </w:tcPr>
          <w:p w14:paraId="4A16E51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210</w:t>
            </w:r>
          </w:p>
        </w:tc>
      </w:tr>
      <w:tr w:rsidR="00A507E7" w:rsidRPr="001B66A6" w14:paraId="1012CF2E" w14:textId="77777777" w:rsidTr="00E212B4">
        <w:tc>
          <w:tcPr>
            <w:tcW w:w="2250" w:type="dxa"/>
            <w:tcBorders>
              <w:top w:val="dotted" w:sz="4" w:space="0" w:color="auto"/>
              <w:bottom w:val="dotted" w:sz="4" w:space="0" w:color="auto"/>
            </w:tcBorders>
          </w:tcPr>
          <w:p w14:paraId="51401D8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&gt; 15cm</w:t>
            </w:r>
          </w:p>
        </w:tc>
        <w:tc>
          <w:tcPr>
            <w:tcW w:w="1710" w:type="dxa"/>
            <w:tcBorders>
              <w:top w:val="dotted" w:sz="4" w:space="0" w:color="auto"/>
              <w:bottom w:val="dotted" w:sz="4" w:space="0" w:color="auto"/>
            </w:tcBorders>
          </w:tcPr>
          <w:p w14:paraId="23B9C9F1"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14</w:t>
            </w:r>
          </w:p>
        </w:tc>
        <w:tc>
          <w:tcPr>
            <w:tcW w:w="2015" w:type="dxa"/>
            <w:tcBorders>
              <w:top w:val="dotted" w:sz="4" w:space="0" w:color="auto"/>
              <w:bottom w:val="dotted" w:sz="4" w:space="0" w:color="auto"/>
            </w:tcBorders>
            <w:vAlign w:val="center"/>
          </w:tcPr>
          <w:p w14:paraId="2984ECB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97</w:t>
            </w:r>
          </w:p>
        </w:tc>
        <w:tc>
          <w:tcPr>
            <w:tcW w:w="1620" w:type="dxa"/>
            <w:tcBorders>
              <w:top w:val="dotted" w:sz="4" w:space="0" w:color="auto"/>
              <w:bottom w:val="dotted" w:sz="4" w:space="0" w:color="auto"/>
            </w:tcBorders>
          </w:tcPr>
          <w:p w14:paraId="6B7A950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85</w:t>
            </w:r>
          </w:p>
        </w:tc>
        <w:tc>
          <w:tcPr>
            <w:tcW w:w="1980" w:type="dxa"/>
            <w:tcBorders>
              <w:top w:val="dotted" w:sz="4" w:space="0" w:color="auto"/>
              <w:bottom w:val="dotted" w:sz="4" w:space="0" w:color="auto"/>
            </w:tcBorders>
            <w:vAlign w:val="center"/>
          </w:tcPr>
          <w:p w14:paraId="58B4183D"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179</w:t>
            </w:r>
          </w:p>
        </w:tc>
      </w:tr>
      <w:tr w:rsidR="00A507E7" w:rsidRPr="001B66A6" w14:paraId="0AC30226" w14:textId="77777777" w:rsidTr="00E212B4">
        <w:tc>
          <w:tcPr>
            <w:tcW w:w="2250" w:type="dxa"/>
            <w:tcBorders>
              <w:top w:val="dotted" w:sz="4" w:space="0" w:color="auto"/>
              <w:bottom w:val="dotted" w:sz="4" w:space="0" w:color="auto"/>
            </w:tcBorders>
          </w:tcPr>
          <w:p w14:paraId="3CA2C43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5-15cm</w:t>
            </w:r>
          </w:p>
        </w:tc>
        <w:tc>
          <w:tcPr>
            <w:tcW w:w="1710" w:type="dxa"/>
            <w:tcBorders>
              <w:top w:val="dotted" w:sz="4" w:space="0" w:color="auto"/>
              <w:bottom w:val="dotted" w:sz="4" w:space="0" w:color="auto"/>
            </w:tcBorders>
          </w:tcPr>
          <w:p w14:paraId="4B4E6E2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38</w:t>
            </w:r>
          </w:p>
        </w:tc>
        <w:tc>
          <w:tcPr>
            <w:tcW w:w="2015" w:type="dxa"/>
            <w:tcBorders>
              <w:top w:val="dotted" w:sz="4" w:space="0" w:color="auto"/>
              <w:bottom w:val="dotted" w:sz="4" w:space="0" w:color="auto"/>
            </w:tcBorders>
            <w:vAlign w:val="center"/>
          </w:tcPr>
          <w:p w14:paraId="1AE40DB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264</w:t>
            </w:r>
          </w:p>
        </w:tc>
        <w:tc>
          <w:tcPr>
            <w:tcW w:w="1620" w:type="dxa"/>
            <w:tcBorders>
              <w:top w:val="dotted" w:sz="4" w:space="0" w:color="auto"/>
              <w:bottom w:val="dotted" w:sz="4" w:space="0" w:color="auto"/>
            </w:tcBorders>
          </w:tcPr>
          <w:p w14:paraId="39EF90A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15</w:t>
            </w:r>
          </w:p>
        </w:tc>
        <w:tc>
          <w:tcPr>
            <w:tcW w:w="1980" w:type="dxa"/>
            <w:tcBorders>
              <w:top w:val="dotted" w:sz="4" w:space="0" w:color="auto"/>
              <w:bottom w:val="dotted" w:sz="4" w:space="0" w:color="auto"/>
            </w:tcBorders>
            <w:vAlign w:val="center"/>
          </w:tcPr>
          <w:p w14:paraId="368E4392"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31</w:t>
            </w:r>
          </w:p>
        </w:tc>
      </w:tr>
      <w:tr w:rsidR="00A507E7" w:rsidRPr="001B66A6" w14:paraId="599246FC" w14:textId="77777777" w:rsidTr="00E212B4">
        <w:tc>
          <w:tcPr>
            <w:tcW w:w="2250" w:type="dxa"/>
            <w:tcBorders>
              <w:top w:val="dotted" w:sz="4" w:space="0" w:color="auto"/>
            </w:tcBorders>
          </w:tcPr>
          <w:p w14:paraId="76361191"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&lt; 5cm, branches</w:t>
            </w:r>
          </w:p>
        </w:tc>
        <w:tc>
          <w:tcPr>
            <w:tcW w:w="1710" w:type="dxa"/>
            <w:tcBorders>
              <w:top w:val="dotted" w:sz="4" w:space="0" w:color="auto"/>
            </w:tcBorders>
          </w:tcPr>
          <w:p w14:paraId="134CD67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48</w:t>
            </w:r>
          </w:p>
        </w:tc>
        <w:tc>
          <w:tcPr>
            <w:tcW w:w="2015" w:type="dxa"/>
            <w:tcBorders>
              <w:top w:val="dotted" w:sz="4" w:space="0" w:color="auto"/>
            </w:tcBorders>
            <w:vAlign w:val="center"/>
          </w:tcPr>
          <w:p w14:paraId="05CD927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334</w:t>
            </w:r>
          </w:p>
        </w:tc>
        <w:tc>
          <w:tcPr>
            <w:tcW w:w="1620" w:type="dxa"/>
            <w:tcBorders>
              <w:top w:val="dotted" w:sz="4" w:space="0" w:color="auto"/>
            </w:tcBorders>
          </w:tcPr>
          <w:p w14:paraId="3A79A2C5"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c>
          <w:tcPr>
            <w:tcW w:w="1980" w:type="dxa"/>
            <w:tcBorders>
              <w:top w:val="dotted" w:sz="4" w:space="0" w:color="auto"/>
            </w:tcBorders>
            <w:vAlign w:val="center"/>
          </w:tcPr>
          <w:p w14:paraId="676645D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bl>
    <w:p w14:paraId="5BBA1161" w14:textId="77777777" w:rsidR="00A507E7" w:rsidRDefault="00A507E7" w:rsidP="00A507E7"/>
    <w:p w14:paraId="0826DCC2" w14:textId="77777777" w:rsidR="00A507E7" w:rsidRDefault="00A507E7" w:rsidP="00A507E7">
      <w:r>
        <w:t xml:space="preserve">The annual quantity of natural forest fuelwood of the size of 15cm and above is 97 ton for residential demand, and 179 ton for commercial demand. In ratio, the commercial demand count for about 60% of total larger fuelwood exploited from natural forest. </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lastRenderedPageBreak/>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4F907F8A" w14:textId="2BD7BFF2" w:rsidR="00CC6DB7" w:rsidRPr="00CC6DB7" w:rsidRDefault="00CC6DB7" w:rsidP="00CC6DB7">
      <w:pPr>
        <w:jc w:val="center"/>
        <w:rPr>
          <w:i/>
        </w:rPr>
      </w:pPr>
      <w:r w:rsidRPr="00CC6DB7">
        <w:rPr>
          <w:i/>
        </w:rPr>
        <w:t xml:space="preserve">Figure </w:t>
      </w:r>
      <w:r>
        <w:rPr>
          <w:i/>
        </w:rPr>
        <w:t>6</w:t>
      </w:r>
      <w:r w:rsidRPr="00CC6DB7">
        <w:rPr>
          <w:i/>
        </w:rPr>
        <w:t xml:space="preserve">. </w:t>
      </w:r>
      <w:r w:rsidR="00473CA3">
        <w:rPr>
          <w:i/>
        </w:rPr>
        <w:t>Source</w:t>
      </w:r>
      <w:r w:rsidRPr="00CC6DB7">
        <w:rPr>
          <w:i/>
        </w:rPr>
        <w:t xml:space="preserve"> of fuelwood consumed by </w:t>
      </w:r>
      <w:r>
        <w:rPr>
          <w:i/>
        </w:rPr>
        <w:t>industrial plants</w:t>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200B1AFD" w:rsidR="004519AD" w:rsidRDefault="004519AD" w:rsidP="004519AD">
      <w:r>
        <w:t>The reason that only natural forest fuelwood are used as fuelwood at the industrial plant is that the price of planted wood (Acacia) to sell as paper material is higher than natural wood. The price of Acacia at collection site at district (without transportation co</w:t>
      </w:r>
      <w:r w:rsidR="00623618">
        <w:t>st) is 750,</w:t>
      </w:r>
      <w:r>
        <w:t>000 – 850</w:t>
      </w:r>
      <w:r w:rsidR="00623618">
        <w:t>,</w:t>
      </w:r>
      <w:r>
        <w:t>000 VND per fresh ton after peeling the bark (right after cutting down, most of moisture is still contained), while the price of natural wood at collecti</w:t>
      </w:r>
      <w:r w:rsidR="00623618">
        <w:t>on site at district is from 500,</w:t>
      </w:r>
      <w:r>
        <w:t>000 to 550</w:t>
      </w:r>
      <w:r w:rsidR="00623618">
        <w:t>,</w:t>
      </w:r>
      <w:r>
        <w:t xml:space="preserve">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0F035D9E"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verification document from commune officer. However, when being asked if he can transport the wood to other provinces, he </w:t>
      </w:r>
      <w:r w:rsidR="00254F9A">
        <w:t>says that it is not possible because he cannot get the verification document from district ranger</w:t>
      </w:r>
      <w:r w:rsidR="00162B68">
        <w:t xml:space="preserve">. </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lastRenderedPageBreak/>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7A8F2B1A" w14:textId="5F2DB0BC" w:rsidR="00473CA3" w:rsidRPr="00CC6DB7" w:rsidRDefault="00473CA3" w:rsidP="00473CA3">
      <w:pPr>
        <w:jc w:val="center"/>
        <w:rPr>
          <w:i/>
        </w:rPr>
      </w:pPr>
      <w:r w:rsidRPr="00CC6DB7">
        <w:rPr>
          <w:i/>
        </w:rPr>
        <w:t xml:space="preserve">Figure </w:t>
      </w:r>
      <w:r>
        <w:rPr>
          <w:i/>
        </w:rPr>
        <w:t>7</w:t>
      </w:r>
      <w:r w:rsidRPr="00CC6DB7">
        <w:rPr>
          <w:i/>
        </w:rPr>
        <w:t xml:space="preserve">. </w:t>
      </w:r>
      <w:r>
        <w:rPr>
          <w:i/>
        </w:rPr>
        <w:t>Cleaning of natural forest for conversion to Acacia plantation forest</w:t>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2C5438">
      <w:pPr>
        <w:pStyle w:val="ListParagraph"/>
        <w:numPr>
          <w:ilvl w:val="0"/>
          <w:numId w:val="4"/>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2C5438">
      <w:pPr>
        <w:pStyle w:val="ListParagraph"/>
        <w:numPr>
          <w:ilvl w:val="0"/>
          <w:numId w:val="4"/>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4A110DBF" w14:textId="44BB8DFA" w:rsidR="00D24BD9" w:rsidRPr="00CC6DB7" w:rsidRDefault="00D24BD9" w:rsidP="00D24BD9">
      <w:pPr>
        <w:jc w:val="center"/>
        <w:rPr>
          <w:i/>
        </w:rPr>
      </w:pPr>
      <w:r w:rsidRPr="00CC6DB7">
        <w:rPr>
          <w:i/>
        </w:rPr>
        <w:t xml:space="preserve">Figure </w:t>
      </w:r>
      <w:r>
        <w:rPr>
          <w:i/>
        </w:rPr>
        <w:t>9</w:t>
      </w:r>
      <w:r w:rsidRPr="00CC6DB7">
        <w:rPr>
          <w:i/>
        </w:rPr>
        <w:t xml:space="preserve">. </w:t>
      </w:r>
      <w:r>
        <w:rPr>
          <w:i/>
        </w:rPr>
        <w:t>Size of fuelwood consumed by industrial plants</w:t>
      </w:r>
    </w:p>
    <w:p w14:paraId="53AA5F26" w14:textId="77777777" w:rsidR="00D24BD9" w:rsidRDefault="00D24BD9" w:rsidP="00576894"/>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lastRenderedPageBreak/>
        <w:t>Price of fuelwood that impacts the industrial plants’ choice for fuel</w:t>
      </w:r>
    </w:p>
    <w:p w14:paraId="2730174F" w14:textId="72F90901" w:rsidR="00576894" w:rsidRDefault="00E40B39" w:rsidP="00576894">
      <w:r>
        <w:t xml:space="preserve">Investigation of middlemen and industrial plants show that fuelwood delivered at the plants are sold at the price of 600,000 to 650,000 VND per ton. </w:t>
      </w:r>
      <w:r w:rsidR="00606FCE">
        <w:t xml:space="preserve">The average moisture of the fuelwood is </w:t>
      </w:r>
      <w:r w:rsidR="00254F9A">
        <w:t xml:space="preserve">estimated at </w:t>
      </w:r>
      <w:r w:rsidR="00606FCE">
        <w:t>35% as it is partly dried since logged.</w:t>
      </w:r>
    </w:p>
    <w:p w14:paraId="39067132" w14:textId="3054D577" w:rsidR="00660DFA" w:rsidRDefault="00606FCE" w:rsidP="00A264F8">
      <w:r>
        <w:t xml:space="preserve">The below table show the </w:t>
      </w:r>
      <w:r w:rsidR="00497A2C">
        <w:t xml:space="preserve">total </w:t>
      </w:r>
      <w:r>
        <w:t xml:space="preserve">calorific value of wood at </w:t>
      </w:r>
      <w:r w:rsidR="00254F9A">
        <w:t>oven dry condition</w:t>
      </w:r>
      <w:r>
        <w:t xml:space="preserve">. </w:t>
      </w:r>
    </w:p>
    <w:p w14:paraId="47315126" w14:textId="4CD760AB" w:rsidR="00660DFA" w:rsidRDefault="00661A6A" w:rsidP="00A264F8">
      <w:r>
        <w:rPr>
          <w:noProof/>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5FF7F021" w:rsidR="00606FCE" w:rsidRDefault="00606FCE" w:rsidP="00A264F8">
      <w:r>
        <w:t xml:space="preserve">Based on above information, it is assumed that at </w:t>
      </w:r>
      <w:r w:rsidR="00710A7F">
        <w:t>oven dry condition</w:t>
      </w:r>
      <w:r>
        <w:t>, the fuelwood sold to local industrial plants has calorific value of 5,000 kWh per ton.</w:t>
      </w:r>
    </w:p>
    <w:p w14:paraId="269EAD0B" w14:textId="28C3F0C0" w:rsidR="00606FCE" w:rsidRDefault="00606FCE" w:rsidP="00A264F8">
      <w:r>
        <w:t xml:space="preserve">1 kWh = 860 kcal. Therefore it is assumed that a ton of fuelwood at </w:t>
      </w:r>
      <w:r w:rsidR="00710A7F">
        <w:t>oven dry condition</w:t>
      </w:r>
      <w:r>
        <w:t xml:space="preserve"> has 4,300,000 kcal of </w:t>
      </w:r>
      <w:r w:rsidR="00497A2C">
        <w:t xml:space="preserve">total </w:t>
      </w:r>
      <w:r>
        <w:t xml:space="preserve">calorific value. It means </w:t>
      </w:r>
      <w:r w:rsidR="00B30F2A">
        <w:t xml:space="preserve">the </w:t>
      </w:r>
      <w:r w:rsidR="00497A2C">
        <w:t xml:space="preserve">total </w:t>
      </w:r>
      <w:r w:rsidR="00B30F2A">
        <w:t xml:space="preserve">calorific value of fuelwood </w:t>
      </w:r>
      <w:r w:rsidR="00710A7F">
        <w:t xml:space="preserve">at oven dry condition </w:t>
      </w:r>
      <w:r w:rsidR="00B30F2A">
        <w:t>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7BE3C54D" w:rsidR="00497A2C" w:rsidRDefault="00497A2C" w:rsidP="00A264F8">
      <w:r>
        <w:t>Dust coal of total calorific value of 5,600 kcal/kg (</w:t>
      </w:r>
      <w:r w:rsidR="00254F9A">
        <w:t>TCVN 200:1995</w:t>
      </w:r>
      <w:r>
        <w:t xml:space="preserve">)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7DD517A5" w:rsidR="00497A2C" w:rsidRDefault="00497A2C" w:rsidP="00497A2C">
      <w:r>
        <w:t>Coal of total calorific value of 7,500 kcal/kg (</w:t>
      </w:r>
      <w:r w:rsidR="00254F9A">
        <w:t>TCVN 200:1995</w:t>
      </w:r>
      <w:r>
        <w:t xml:space="preserve">)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 xml:space="preserve">total installed capacity of this plant is 25 tons of fresh tea per day. Three years ago they used dust coal fired furnace to dry </w:t>
      </w:r>
      <w:r>
        <w:lastRenderedPageBreak/>
        <w:t>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56F052C0" w:rsidR="00891F8D" w:rsidRDefault="00891F8D" w:rsidP="00436614">
      <w:pPr>
        <w:pStyle w:val="Heading4"/>
      </w:pPr>
      <w:r>
        <w:t>Total fuelwood demand</w:t>
      </w:r>
      <w:r w:rsidR="00436614">
        <w:t xml:space="preserve"> for commercial and local industries</w:t>
      </w:r>
    </w:p>
    <w:p w14:paraId="267D4AA7" w14:textId="22CB9837" w:rsidR="004D3B14" w:rsidRDefault="004D3B14" w:rsidP="00A264F8">
      <w:r>
        <w:t>An estimation for fuelwood demand for local industries requires the data of total production capacity by industrial sector by district.</w:t>
      </w:r>
    </w:p>
    <w:p w14:paraId="0AE23302" w14:textId="7E459BEC" w:rsidR="004D3B14" w:rsidRDefault="004D3B14" w:rsidP="00A264F8">
      <w:r>
        <w:t>Data for total capacity by industrial sector is to estimate the total thermal energy demand by each sector.</w:t>
      </w:r>
    </w:p>
    <w:p w14:paraId="2FA5C069" w14:textId="07925F3E" w:rsidR="004D3B14" w:rsidRDefault="004D3B14" w:rsidP="004D3B14">
      <w:r>
        <w:t>Data for total capacity by industrial sector by district is to project the total capacity of the plants that locate near forest within the distance of 50km that tend to switch to fuelwood instead of coal and dust coal.</w:t>
      </w:r>
    </w:p>
    <w:p w14:paraId="20DA15E1" w14:textId="180A3778" w:rsidR="00891F8D" w:rsidRDefault="00AD3E43" w:rsidP="00A264F8">
      <w:r>
        <w:t>Since there are not sufficient secondary data for analysis</w:t>
      </w:r>
      <w:r w:rsidR="004D3B14">
        <w:t>, any projection on the industrial demand would be unreliable</w:t>
      </w:r>
      <w:r w:rsidR="0003584D">
        <w:t>.</w:t>
      </w:r>
    </w:p>
    <w:p w14:paraId="2B60F0E0" w14:textId="76779037" w:rsidR="00436614" w:rsidRDefault="00957418" w:rsidP="00436614">
      <w:pPr>
        <w:pStyle w:val="Heading3"/>
      </w:pPr>
      <w:bookmarkStart w:id="127" w:name="_Toc401651613"/>
      <w:r>
        <w:t>T</w:t>
      </w:r>
      <w:r w:rsidR="00436614">
        <w:t>otal fuelwood demand in Thanh Hoa and Nghe An</w:t>
      </w:r>
      <w:bookmarkEnd w:id="127"/>
    </w:p>
    <w:p w14:paraId="4105936C" w14:textId="77777777" w:rsidR="00436614" w:rsidRDefault="00436614" w:rsidP="00436614">
      <w:r>
        <w:t>Total fuelwood demand in Thanh Hoa and Nghe An include:</w:t>
      </w:r>
    </w:p>
    <w:p w14:paraId="0DF56C1B" w14:textId="523D061C" w:rsidR="00436614" w:rsidRDefault="00436614" w:rsidP="002C5438">
      <w:pPr>
        <w:pStyle w:val="ListParagraph"/>
        <w:numPr>
          <w:ilvl w:val="0"/>
          <w:numId w:val="4"/>
        </w:numPr>
        <w:contextualSpacing w:val="0"/>
      </w:pPr>
      <w:r>
        <w:t xml:space="preserve">Fuelwood demand for </w:t>
      </w:r>
      <w:r w:rsidR="00A6072E">
        <w:t>residential</w:t>
      </w:r>
    </w:p>
    <w:p w14:paraId="1B41016E" w14:textId="0BA820F4" w:rsidR="00436614" w:rsidRDefault="00436614" w:rsidP="002C5438">
      <w:pPr>
        <w:pStyle w:val="ListParagraph"/>
        <w:numPr>
          <w:ilvl w:val="0"/>
          <w:numId w:val="4"/>
        </w:numPr>
        <w:contextualSpacing w:val="0"/>
      </w:pPr>
      <w:r>
        <w:t>Fuelwood demand for</w:t>
      </w:r>
      <w:r w:rsidR="00FD7762">
        <w:t xml:space="preserve"> commercial and local industries</w:t>
      </w:r>
    </w:p>
    <w:p w14:paraId="27E0A697" w14:textId="77777777" w:rsidR="00436614" w:rsidRDefault="00436614" w:rsidP="002C5438">
      <w:pPr>
        <w:pStyle w:val="ListParagraph"/>
        <w:numPr>
          <w:ilvl w:val="0"/>
          <w:numId w:val="4"/>
        </w:numPr>
        <w:contextualSpacing w:val="0"/>
      </w:pPr>
      <w:r>
        <w:t>Fuelwood demand for pig raising</w:t>
      </w:r>
    </w:p>
    <w:p w14:paraId="6C36A1FE" w14:textId="79A28C19" w:rsidR="0008182B" w:rsidRDefault="0008182B" w:rsidP="002C5438">
      <w:pPr>
        <w:pStyle w:val="ListParagraph"/>
        <w:numPr>
          <w:ilvl w:val="0"/>
          <w:numId w:val="4"/>
        </w:numPr>
        <w:contextualSpacing w:val="0"/>
      </w:pPr>
      <w:r>
        <w:t>Fuelwood demand for supplement jobs</w:t>
      </w:r>
    </w:p>
    <w:p w14:paraId="06F17F05" w14:textId="47AC351A" w:rsidR="0008182B" w:rsidRDefault="00790FD1" w:rsidP="0008182B">
      <w:r>
        <w:t>Fuelwood demand for households</w:t>
      </w:r>
      <w:r w:rsidR="00D13161">
        <w:t>, pig raising,</w:t>
      </w:r>
      <w:r>
        <w:t xml:space="preserve"> and local industries have bee</w:t>
      </w:r>
      <w:r w:rsidR="00E640E4">
        <w:t xml:space="preserve">n discussed above, in which estimation for local industries are not available. </w:t>
      </w:r>
      <w:r w:rsidR="002B58D5">
        <w:t>There is not statistics available for household supplement jobs in Thanh</w:t>
      </w:r>
      <w:r w:rsidR="00E640E4">
        <w:t xml:space="preserve"> Hoa and Nghe An. Therefore these two</w:t>
      </w:r>
      <w:r w:rsidR="002B58D5">
        <w:t xml:space="preserve"> sector</w:t>
      </w:r>
      <w:r w:rsidR="00E640E4">
        <w:t>s</w:t>
      </w:r>
      <w:r w:rsidR="002B58D5">
        <w:t xml:space="preserve"> </w:t>
      </w:r>
      <w:r w:rsidR="00E640E4">
        <w:t>are</w:t>
      </w:r>
      <w:r w:rsidR="002B58D5">
        <w:t xml:space="preserve"> not included in the conclusion of this report.</w:t>
      </w:r>
    </w:p>
    <w:p w14:paraId="746DC671" w14:textId="26416734" w:rsidR="00D13161" w:rsidRDefault="00D13161" w:rsidP="0008182B">
      <w:r>
        <w:t xml:space="preserve">An estimation of total fuelwood demand for Thanh Hoa and Nghe An including </w:t>
      </w:r>
      <w:r w:rsidR="00A6072E">
        <w:t>residents and</w:t>
      </w:r>
      <w:r>
        <w:t xml:space="preserve"> pig raising is </w:t>
      </w:r>
      <w:r w:rsidR="00E640E4" w:rsidRPr="00F6544D">
        <w:rPr>
          <w:b/>
        </w:rPr>
        <w:t>1,6</w:t>
      </w:r>
      <w:r w:rsidR="001B6A5F">
        <w:rPr>
          <w:b/>
        </w:rPr>
        <w:t>41,182</w:t>
      </w:r>
      <w:r>
        <w:t xml:space="preserve"> ton per year</w:t>
      </w:r>
      <w:r w:rsidR="00E640E4">
        <w:t xml:space="preserve"> in which 1,</w:t>
      </w:r>
      <w:r w:rsidR="00A8715E">
        <w:t>452,740</w:t>
      </w:r>
      <w:r w:rsidR="005D03AA">
        <w:t xml:space="preserve"> ton is for households’ meals cooking and </w:t>
      </w:r>
      <w:r w:rsidR="001B6A5F">
        <w:t>188,442</w:t>
      </w:r>
      <w:r w:rsidR="005D03AA">
        <w:t xml:space="preserve"> ton is for pig raising</w:t>
      </w:r>
      <w:r>
        <w:t>.</w:t>
      </w:r>
    </w:p>
    <w:p w14:paraId="67ADEBC7" w14:textId="006F52C2" w:rsidR="00F6544D" w:rsidRDefault="00A6072E" w:rsidP="0008182B">
      <w:r>
        <w:t>It is assumed that the ratio by source of fuelwood for pig rasing is not different from that for hou</w:t>
      </w:r>
      <w:r w:rsidR="00345534">
        <w:t>sehold cooking. The ratios are 61% from natural forest, 23% from plantation forest, and 16</w:t>
      </w:r>
      <w:r>
        <w:t>% from home garden. In definite amount, the households demand</w:t>
      </w:r>
      <w:r w:rsidR="00F6544D">
        <w:t xml:space="preserve"> </w:t>
      </w:r>
      <w:r>
        <w:t>f</w:t>
      </w:r>
      <w:r w:rsidR="00A8715E">
        <w:t xml:space="preserve">or fuelwood annually are </w:t>
      </w:r>
      <w:r w:rsidR="00345534">
        <w:t>1,001,121</w:t>
      </w:r>
      <w:r>
        <w:t xml:space="preserve"> ton from natural forest, </w:t>
      </w:r>
      <w:r w:rsidR="00345534">
        <w:t>377,472</w:t>
      </w:r>
      <w:r>
        <w:t xml:space="preserve"> ton from plantation forest, and </w:t>
      </w:r>
      <w:r w:rsidR="00345534">
        <w:t>262,589</w:t>
      </w:r>
      <w:r>
        <w:t xml:space="preserve"> tons from home garden.</w:t>
      </w:r>
    </w:p>
    <w:p w14:paraId="73055C8D" w14:textId="2FCA4A0D" w:rsidR="00BC1605" w:rsidRDefault="006240D8" w:rsidP="00BC1605">
      <w:r>
        <w:t>The fuelwood demand for households by wood size are 4% for size &gt;15cm, 27% for size 5-15cm, and 69% for size &lt;5cm.</w:t>
      </w:r>
    </w:p>
    <w:p w14:paraId="1C0F48F1" w14:textId="77777777" w:rsidR="009659D3" w:rsidRDefault="009659D3" w:rsidP="00BC1605">
      <w:pPr>
        <w:sectPr w:rsidR="009659D3" w:rsidSect="00EE0B4C">
          <w:footerReference w:type="default" r:id="rId43"/>
          <w:pgSz w:w="11909" w:h="16834" w:code="9"/>
          <w:pgMar w:top="1260" w:right="1199" w:bottom="1170" w:left="1170" w:header="720" w:footer="345" w:gutter="0"/>
          <w:cols w:space="720"/>
          <w:docGrid w:linePitch="360"/>
        </w:sectPr>
      </w:pPr>
    </w:p>
    <w:p w14:paraId="45C86214" w14:textId="42BE9B1D" w:rsidR="00F76B62" w:rsidRDefault="00604187" w:rsidP="00C2039A">
      <w:pPr>
        <w:pStyle w:val="Heading2"/>
      </w:pPr>
      <w:bookmarkStart w:id="128" w:name="_Toc401651614"/>
      <w:commentRangeStart w:id="129"/>
      <w:r>
        <w:lastRenderedPageBreak/>
        <w:t>Sustainable</w:t>
      </w:r>
      <w:commentRangeEnd w:id="129"/>
      <w:r w:rsidR="00585347">
        <w:rPr>
          <w:rStyle w:val="CommentReference"/>
          <w:rFonts w:ascii="Times New Roman" w:eastAsiaTheme="minorHAnsi" w:hAnsi="Times New Roman" w:cstheme="minorBidi"/>
          <w:b w:val="0"/>
          <w:bCs w:val="0"/>
          <w:color w:val="auto"/>
        </w:rPr>
        <w:commentReference w:id="129"/>
      </w:r>
      <w:r>
        <w:t xml:space="preserve"> f</w:t>
      </w:r>
      <w:r w:rsidR="00C2039A">
        <w:t xml:space="preserve">uelwood </w:t>
      </w:r>
      <w:r>
        <w:t>s</w:t>
      </w:r>
      <w:r w:rsidR="00C2039A">
        <w:t>upply</w:t>
      </w:r>
      <w:bookmarkEnd w:id="128"/>
    </w:p>
    <w:p w14:paraId="71D8FE3E" w14:textId="436276D9" w:rsidR="00BF7E22" w:rsidRDefault="00BF7E22" w:rsidP="00BF7E22">
      <w:pPr>
        <w:pStyle w:val="Heading3"/>
      </w:pPr>
      <w:bookmarkStart w:id="130" w:name="_Toc401651615"/>
      <w:r>
        <w:t xml:space="preserve">Estimation of </w:t>
      </w:r>
      <w:r w:rsidR="00604187">
        <w:t>fuelwood</w:t>
      </w:r>
      <w:r>
        <w:t xml:space="preserve"> production by forest type</w:t>
      </w:r>
      <w:bookmarkEnd w:id="130"/>
    </w:p>
    <w:p w14:paraId="3D2236B7" w14:textId="5AFF58C6" w:rsidR="00604187" w:rsidRDefault="00604187" w:rsidP="00604187">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6499DA34" w14:textId="226F7015" w:rsidR="00604187" w:rsidRDefault="00604187" w:rsidP="00604187">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7D54E0EB" w14:textId="084E8C7B" w:rsidR="00604187" w:rsidRDefault="00604187" w:rsidP="00604187">
      <w:pPr>
        <w:pStyle w:val="Caption"/>
      </w:pPr>
      <w:bookmarkStart w:id="131" w:name="_Ref400340477"/>
      <w:r>
        <w:t>Table</w:t>
      </w:r>
      <w:bookmarkEnd w:id="131"/>
      <w:r w:rsidR="00E212B4">
        <w:t xml:space="preserve"> 24</w:t>
      </w:r>
      <w:r>
        <w:t>. Litter fall production of different forest type</w:t>
      </w:r>
    </w:p>
    <w:tbl>
      <w:tblPr>
        <w:tblStyle w:val="TableGrid"/>
        <w:tblW w:w="9814" w:type="dxa"/>
        <w:tblInd w:w="108" w:type="dxa"/>
        <w:tblBorders>
          <w:insideH w:val="none" w:sz="0" w:space="0" w:color="auto"/>
          <w:insideV w:val="none" w:sz="0" w:space="0" w:color="auto"/>
        </w:tblBorders>
        <w:tblLook w:val="04A0" w:firstRow="1" w:lastRow="0" w:firstColumn="1" w:lastColumn="0" w:noHBand="0" w:noVBand="1"/>
      </w:tblPr>
      <w:tblGrid>
        <w:gridCol w:w="1929"/>
        <w:gridCol w:w="1929"/>
        <w:gridCol w:w="2096"/>
        <w:gridCol w:w="1930"/>
        <w:gridCol w:w="1930"/>
      </w:tblGrid>
      <w:tr w:rsidR="00604187" w:rsidRPr="00EC00EF" w14:paraId="5B02B440" w14:textId="77777777" w:rsidTr="00604187">
        <w:tc>
          <w:tcPr>
            <w:tcW w:w="1929" w:type="dxa"/>
            <w:tcBorders>
              <w:top w:val="single" w:sz="4" w:space="0" w:color="auto"/>
              <w:bottom w:val="single" w:sz="4" w:space="0" w:color="auto"/>
            </w:tcBorders>
          </w:tcPr>
          <w:p w14:paraId="3C458405" w14:textId="77777777" w:rsidR="00604187" w:rsidRPr="00713206" w:rsidRDefault="00604187" w:rsidP="00604187">
            <w:pPr>
              <w:jc w:val="left"/>
              <w:rPr>
                <w:b/>
                <w:sz w:val="20"/>
              </w:rPr>
            </w:pPr>
            <w:r w:rsidRPr="00713206">
              <w:rPr>
                <w:b/>
                <w:sz w:val="20"/>
              </w:rPr>
              <w:t>Forest type</w:t>
            </w:r>
          </w:p>
        </w:tc>
        <w:tc>
          <w:tcPr>
            <w:tcW w:w="1929" w:type="dxa"/>
            <w:tcBorders>
              <w:top w:val="single" w:sz="4" w:space="0" w:color="auto"/>
              <w:bottom w:val="single" w:sz="4" w:space="0" w:color="auto"/>
            </w:tcBorders>
          </w:tcPr>
          <w:p w14:paraId="51E675FA" w14:textId="77777777" w:rsidR="00604187" w:rsidRPr="00713206" w:rsidRDefault="00604187" w:rsidP="00604187">
            <w:pPr>
              <w:jc w:val="left"/>
              <w:rPr>
                <w:b/>
                <w:sz w:val="20"/>
              </w:rPr>
            </w:pPr>
            <w:r w:rsidRPr="00713206">
              <w:rPr>
                <w:b/>
                <w:sz w:val="20"/>
              </w:rPr>
              <w:t>Country</w:t>
            </w:r>
          </w:p>
        </w:tc>
        <w:tc>
          <w:tcPr>
            <w:tcW w:w="2096" w:type="dxa"/>
            <w:tcBorders>
              <w:top w:val="single" w:sz="4" w:space="0" w:color="auto"/>
              <w:bottom w:val="single" w:sz="4" w:space="0" w:color="auto"/>
            </w:tcBorders>
          </w:tcPr>
          <w:p w14:paraId="1148E093" w14:textId="77777777" w:rsidR="00604187" w:rsidRPr="00713206" w:rsidRDefault="00604187" w:rsidP="00604187">
            <w:pPr>
              <w:jc w:val="center"/>
              <w:rPr>
                <w:b/>
                <w:sz w:val="20"/>
              </w:rPr>
            </w:pPr>
            <w:r w:rsidRPr="00713206">
              <w:rPr>
                <w:b/>
                <w:sz w:val="20"/>
              </w:rPr>
              <w:t>Litter fall production (tons/ha/year)</w:t>
            </w:r>
          </w:p>
        </w:tc>
        <w:tc>
          <w:tcPr>
            <w:tcW w:w="1930" w:type="dxa"/>
            <w:tcBorders>
              <w:top w:val="single" w:sz="4" w:space="0" w:color="auto"/>
              <w:bottom w:val="single" w:sz="4" w:space="0" w:color="auto"/>
            </w:tcBorders>
          </w:tcPr>
          <w:p w14:paraId="33DC1855" w14:textId="77777777" w:rsidR="00604187" w:rsidRPr="00713206" w:rsidRDefault="00604187" w:rsidP="00604187">
            <w:pPr>
              <w:jc w:val="center"/>
              <w:rPr>
                <w:b/>
                <w:sz w:val="20"/>
              </w:rPr>
            </w:pPr>
            <w:r w:rsidRPr="00713206">
              <w:rPr>
                <w:b/>
                <w:sz w:val="20"/>
              </w:rPr>
              <w:t>Branch proportion %</w:t>
            </w:r>
          </w:p>
        </w:tc>
        <w:tc>
          <w:tcPr>
            <w:tcW w:w="1930" w:type="dxa"/>
            <w:tcBorders>
              <w:top w:val="single" w:sz="4" w:space="0" w:color="auto"/>
              <w:bottom w:val="single" w:sz="4" w:space="0" w:color="auto"/>
            </w:tcBorders>
          </w:tcPr>
          <w:p w14:paraId="1D9E3FCF" w14:textId="77777777" w:rsidR="00604187" w:rsidRPr="00713206" w:rsidRDefault="00604187" w:rsidP="00604187">
            <w:pPr>
              <w:jc w:val="left"/>
              <w:rPr>
                <w:b/>
                <w:sz w:val="20"/>
              </w:rPr>
            </w:pPr>
            <w:r w:rsidRPr="00713206">
              <w:rPr>
                <w:b/>
                <w:sz w:val="20"/>
              </w:rPr>
              <w:t>Source</w:t>
            </w:r>
          </w:p>
        </w:tc>
      </w:tr>
      <w:tr w:rsidR="00604187" w14:paraId="1D07FEF4" w14:textId="77777777" w:rsidTr="00604187">
        <w:tc>
          <w:tcPr>
            <w:tcW w:w="1929" w:type="dxa"/>
            <w:tcBorders>
              <w:top w:val="single" w:sz="4" w:space="0" w:color="auto"/>
            </w:tcBorders>
          </w:tcPr>
          <w:p w14:paraId="11C9E31B"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Borders>
              <w:top w:val="single" w:sz="4" w:space="0" w:color="auto"/>
            </w:tcBorders>
          </w:tcPr>
          <w:p w14:paraId="091A2CD9" w14:textId="77777777" w:rsidR="00604187" w:rsidRPr="00713206" w:rsidRDefault="00604187" w:rsidP="00604187">
            <w:pPr>
              <w:spacing w:before="0" w:line="240" w:lineRule="auto"/>
              <w:jc w:val="left"/>
              <w:rPr>
                <w:sz w:val="20"/>
              </w:rPr>
            </w:pPr>
            <w:r w:rsidRPr="00713206">
              <w:rPr>
                <w:sz w:val="20"/>
              </w:rPr>
              <w:t>New Zealand</w:t>
            </w:r>
          </w:p>
        </w:tc>
        <w:tc>
          <w:tcPr>
            <w:tcW w:w="2096" w:type="dxa"/>
            <w:tcBorders>
              <w:top w:val="single" w:sz="4" w:space="0" w:color="auto"/>
            </w:tcBorders>
          </w:tcPr>
          <w:p w14:paraId="4C37307C" w14:textId="77777777" w:rsidR="00604187" w:rsidRPr="00713206" w:rsidRDefault="00604187" w:rsidP="00604187">
            <w:pPr>
              <w:spacing w:before="0" w:line="240" w:lineRule="auto"/>
              <w:jc w:val="center"/>
              <w:rPr>
                <w:sz w:val="20"/>
              </w:rPr>
            </w:pPr>
            <w:r w:rsidRPr="00713206">
              <w:rPr>
                <w:sz w:val="20"/>
              </w:rPr>
              <w:t>6.1</w:t>
            </w:r>
          </w:p>
        </w:tc>
        <w:tc>
          <w:tcPr>
            <w:tcW w:w="1930" w:type="dxa"/>
            <w:tcBorders>
              <w:top w:val="single" w:sz="4" w:space="0" w:color="auto"/>
            </w:tcBorders>
          </w:tcPr>
          <w:p w14:paraId="7C4BF2F7" w14:textId="77777777" w:rsidR="00604187" w:rsidRPr="00713206" w:rsidRDefault="00604187" w:rsidP="00604187">
            <w:pPr>
              <w:spacing w:before="0" w:line="240" w:lineRule="auto"/>
              <w:jc w:val="center"/>
              <w:rPr>
                <w:sz w:val="20"/>
              </w:rPr>
            </w:pPr>
          </w:p>
        </w:tc>
        <w:tc>
          <w:tcPr>
            <w:tcW w:w="1930" w:type="dxa"/>
            <w:tcBorders>
              <w:top w:val="single" w:sz="4" w:space="0" w:color="auto"/>
            </w:tcBorders>
          </w:tcPr>
          <w:p w14:paraId="08B4D97B" w14:textId="77777777" w:rsidR="00604187" w:rsidRPr="00713206" w:rsidRDefault="00604187" w:rsidP="00604187">
            <w:pPr>
              <w:spacing w:before="0" w:line="240" w:lineRule="auto"/>
              <w:jc w:val="left"/>
              <w:rPr>
                <w:sz w:val="20"/>
              </w:rPr>
            </w:pPr>
            <w:r w:rsidRPr="00713206">
              <w:rPr>
                <w:sz w:val="20"/>
              </w:rPr>
              <w:t>M.J. Daniel 1975</w:t>
            </w:r>
            <w:r w:rsidRPr="00713206">
              <w:rPr>
                <w:rStyle w:val="FootnoteReference"/>
                <w:sz w:val="20"/>
              </w:rPr>
              <w:footnoteReference w:id="2"/>
            </w:r>
          </w:p>
        </w:tc>
      </w:tr>
      <w:tr w:rsidR="00604187" w:rsidRPr="00FA5AD0" w14:paraId="0F268B51" w14:textId="77777777" w:rsidTr="00604187">
        <w:tc>
          <w:tcPr>
            <w:tcW w:w="1929" w:type="dxa"/>
          </w:tcPr>
          <w:p w14:paraId="56CCA41E" w14:textId="77777777" w:rsidR="00604187" w:rsidRPr="00713206" w:rsidRDefault="00604187" w:rsidP="00604187">
            <w:pPr>
              <w:spacing w:before="0" w:line="240" w:lineRule="auto"/>
              <w:jc w:val="left"/>
              <w:rPr>
                <w:sz w:val="20"/>
              </w:rPr>
            </w:pPr>
            <w:r w:rsidRPr="00713206">
              <w:rPr>
                <w:sz w:val="20"/>
              </w:rPr>
              <w:t>Tropical broad leaf forest</w:t>
            </w:r>
          </w:p>
        </w:tc>
        <w:tc>
          <w:tcPr>
            <w:tcW w:w="1929" w:type="dxa"/>
          </w:tcPr>
          <w:p w14:paraId="03C0E5B3" w14:textId="77777777" w:rsidR="00604187" w:rsidRPr="00713206" w:rsidRDefault="00604187" w:rsidP="00604187">
            <w:pPr>
              <w:spacing w:before="0" w:line="240" w:lineRule="auto"/>
              <w:jc w:val="left"/>
              <w:rPr>
                <w:sz w:val="20"/>
              </w:rPr>
            </w:pPr>
            <w:r w:rsidRPr="00713206">
              <w:rPr>
                <w:sz w:val="20"/>
              </w:rPr>
              <w:t>Southern Brazil</w:t>
            </w:r>
          </w:p>
        </w:tc>
        <w:tc>
          <w:tcPr>
            <w:tcW w:w="2096" w:type="dxa"/>
          </w:tcPr>
          <w:p w14:paraId="1A38AC7E" w14:textId="77777777" w:rsidR="00604187" w:rsidRPr="00713206" w:rsidRDefault="00604187" w:rsidP="00604187">
            <w:pPr>
              <w:spacing w:before="0" w:line="240" w:lineRule="auto"/>
              <w:jc w:val="center"/>
              <w:rPr>
                <w:sz w:val="20"/>
              </w:rPr>
            </w:pPr>
            <w:r w:rsidRPr="00713206">
              <w:rPr>
                <w:sz w:val="20"/>
              </w:rPr>
              <w:t>6.8</w:t>
            </w:r>
          </w:p>
        </w:tc>
        <w:tc>
          <w:tcPr>
            <w:tcW w:w="1930" w:type="dxa"/>
          </w:tcPr>
          <w:p w14:paraId="0B3E148D" w14:textId="77777777" w:rsidR="00604187" w:rsidRPr="00713206" w:rsidRDefault="00604187" w:rsidP="00604187">
            <w:pPr>
              <w:spacing w:before="0" w:line="240" w:lineRule="auto"/>
              <w:jc w:val="center"/>
              <w:rPr>
                <w:sz w:val="20"/>
              </w:rPr>
            </w:pPr>
          </w:p>
        </w:tc>
        <w:tc>
          <w:tcPr>
            <w:tcW w:w="1930" w:type="dxa"/>
          </w:tcPr>
          <w:p w14:paraId="67A7103B" w14:textId="77777777" w:rsidR="00604187" w:rsidRPr="00713206" w:rsidRDefault="00604187" w:rsidP="00604187">
            <w:pPr>
              <w:spacing w:before="0" w:line="240" w:lineRule="auto"/>
              <w:jc w:val="left"/>
              <w:rPr>
                <w:sz w:val="20"/>
                <w:lang w:val="fr-FR"/>
              </w:rPr>
            </w:pPr>
            <w:r w:rsidRPr="00713206">
              <w:rPr>
                <w:sz w:val="20"/>
                <w:lang w:val="fr-FR"/>
              </w:rPr>
              <w:t>S.M. Bergamini, et al 2009</w:t>
            </w:r>
            <w:r w:rsidRPr="00713206">
              <w:rPr>
                <w:rStyle w:val="FootnoteReference"/>
                <w:sz w:val="20"/>
              </w:rPr>
              <w:footnoteReference w:id="3"/>
            </w:r>
          </w:p>
        </w:tc>
      </w:tr>
      <w:tr w:rsidR="00604187" w:rsidRPr="00FA5AD0" w14:paraId="4DD91CC7" w14:textId="77777777" w:rsidTr="00604187">
        <w:tc>
          <w:tcPr>
            <w:tcW w:w="1929" w:type="dxa"/>
          </w:tcPr>
          <w:p w14:paraId="54BB5AC5"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3296282F" w14:textId="77777777" w:rsidR="00604187" w:rsidRPr="00713206" w:rsidRDefault="00604187" w:rsidP="00604187">
            <w:pPr>
              <w:spacing w:before="0" w:line="240" w:lineRule="auto"/>
              <w:jc w:val="left"/>
              <w:rPr>
                <w:sz w:val="20"/>
              </w:rPr>
            </w:pPr>
            <w:r w:rsidRPr="00713206">
              <w:rPr>
                <w:sz w:val="20"/>
              </w:rPr>
              <w:t>Fujian, China</w:t>
            </w:r>
          </w:p>
        </w:tc>
        <w:tc>
          <w:tcPr>
            <w:tcW w:w="2096" w:type="dxa"/>
          </w:tcPr>
          <w:p w14:paraId="45906D23" w14:textId="77777777" w:rsidR="00604187" w:rsidRPr="00713206" w:rsidRDefault="00604187" w:rsidP="00604187">
            <w:pPr>
              <w:spacing w:before="0" w:line="240" w:lineRule="auto"/>
              <w:jc w:val="center"/>
              <w:rPr>
                <w:sz w:val="20"/>
              </w:rPr>
            </w:pPr>
            <w:r w:rsidRPr="00713206">
              <w:rPr>
                <w:sz w:val="20"/>
              </w:rPr>
              <w:t>11</w:t>
            </w:r>
          </w:p>
        </w:tc>
        <w:tc>
          <w:tcPr>
            <w:tcW w:w="1930" w:type="dxa"/>
          </w:tcPr>
          <w:p w14:paraId="50B7BE4A" w14:textId="77777777" w:rsidR="00604187" w:rsidRPr="00713206" w:rsidRDefault="00604187" w:rsidP="00604187">
            <w:pPr>
              <w:spacing w:before="0" w:line="240" w:lineRule="auto"/>
              <w:jc w:val="center"/>
              <w:rPr>
                <w:sz w:val="20"/>
              </w:rPr>
            </w:pPr>
            <w:r w:rsidRPr="00713206">
              <w:rPr>
                <w:sz w:val="20"/>
              </w:rPr>
              <w:t>11-26</w:t>
            </w:r>
          </w:p>
        </w:tc>
        <w:tc>
          <w:tcPr>
            <w:tcW w:w="1930" w:type="dxa"/>
          </w:tcPr>
          <w:p w14:paraId="340C1046" w14:textId="77777777" w:rsidR="00604187" w:rsidRPr="00713206" w:rsidRDefault="00604187" w:rsidP="00604187">
            <w:pPr>
              <w:spacing w:before="0" w:line="240" w:lineRule="auto"/>
              <w:jc w:val="left"/>
              <w:rPr>
                <w:sz w:val="20"/>
                <w:lang w:val="fr-FR"/>
              </w:rPr>
            </w:pPr>
            <w:r w:rsidRPr="00713206">
              <w:rPr>
                <w:sz w:val="20"/>
                <w:lang w:val="fr-FR"/>
              </w:rPr>
              <w:t>Y.S. Yang et all 2003</w:t>
            </w:r>
            <w:r w:rsidRPr="00713206">
              <w:rPr>
                <w:rStyle w:val="FootnoteReference"/>
                <w:sz w:val="20"/>
              </w:rPr>
              <w:footnoteReference w:id="4"/>
            </w:r>
          </w:p>
        </w:tc>
      </w:tr>
      <w:tr w:rsidR="00604187" w14:paraId="496FD882" w14:textId="77777777" w:rsidTr="00604187">
        <w:tc>
          <w:tcPr>
            <w:tcW w:w="1929" w:type="dxa"/>
          </w:tcPr>
          <w:p w14:paraId="1D31E5D9"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1E4B6A5C" w14:textId="77777777" w:rsidR="00604187" w:rsidRPr="00713206" w:rsidRDefault="00604187" w:rsidP="00604187">
            <w:pPr>
              <w:spacing w:before="0" w:line="240" w:lineRule="auto"/>
              <w:jc w:val="left"/>
              <w:rPr>
                <w:sz w:val="20"/>
              </w:rPr>
            </w:pPr>
            <w:r w:rsidRPr="00713206">
              <w:rPr>
                <w:sz w:val="20"/>
              </w:rPr>
              <w:t>Vinh Phuc, Vietnam</w:t>
            </w:r>
          </w:p>
        </w:tc>
        <w:tc>
          <w:tcPr>
            <w:tcW w:w="2096" w:type="dxa"/>
          </w:tcPr>
          <w:p w14:paraId="4E3C0B8F" w14:textId="77777777" w:rsidR="00604187" w:rsidRPr="00713206" w:rsidRDefault="00604187" w:rsidP="00604187">
            <w:pPr>
              <w:spacing w:before="0" w:line="240" w:lineRule="auto"/>
              <w:jc w:val="center"/>
              <w:rPr>
                <w:sz w:val="20"/>
              </w:rPr>
            </w:pPr>
            <w:r w:rsidRPr="00713206">
              <w:rPr>
                <w:sz w:val="20"/>
              </w:rPr>
              <w:t>5.9-8.1</w:t>
            </w:r>
          </w:p>
        </w:tc>
        <w:tc>
          <w:tcPr>
            <w:tcW w:w="1930" w:type="dxa"/>
          </w:tcPr>
          <w:p w14:paraId="7094595E" w14:textId="77777777" w:rsidR="00604187" w:rsidRPr="00713206" w:rsidRDefault="00604187" w:rsidP="00604187">
            <w:pPr>
              <w:spacing w:before="0" w:line="240" w:lineRule="auto"/>
              <w:jc w:val="center"/>
              <w:rPr>
                <w:sz w:val="20"/>
              </w:rPr>
            </w:pPr>
            <w:r w:rsidRPr="00713206">
              <w:rPr>
                <w:sz w:val="20"/>
              </w:rPr>
              <w:t>20-43</w:t>
            </w:r>
          </w:p>
        </w:tc>
        <w:tc>
          <w:tcPr>
            <w:tcW w:w="1930" w:type="dxa"/>
          </w:tcPr>
          <w:p w14:paraId="063564FC" w14:textId="77777777" w:rsidR="00604187" w:rsidRPr="00713206" w:rsidRDefault="00604187" w:rsidP="00604187">
            <w:pPr>
              <w:spacing w:before="0" w:line="240" w:lineRule="auto"/>
              <w:jc w:val="left"/>
              <w:rPr>
                <w:sz w:val="20"/>
              </w:rPr>
            </w:pPr>
            <w:r w:rsidRPr="00713206">
              <w:rPr>
                <w:sz w:val="20"/>
              </w:rPr>
              <w:t>D.T. Le 2009</w:t>
            </w:r>
            <w:r w:rsidRPr="00713206">
              <w:rPr>
                <w:rStyle w:val="FootnoteReference"/>
                <w:sz w:val="20"/>
              </w:rPr>
              <w:footnoteReference w:id="5"/>
            </w:r>
          </w:p>
        </w:tc>
      </w:tr>
      <w:tr w:rsidR="00604187" w14:paraId="7967D7A1" w14:textId="77777777" w:rsidTr="00604187">
        <w:tc>
          <w:tcPr>
            <w:tcW w:w="1929" w:type="dxa"/>
          </w:tcPr>
          <w:p w14:paraId="62D1DF92" w14:textId="77777777" w:rsidR="00604187" w:rsidRPr="00713206" w:rsidRDefault="00604187" w:rsidP="00604187">
            <w:pPr>
              <w:spacing w:before="0" w:line="240" w:lineRule="auto"/>
              <w:jc w:val="left"/>
              <w:rPr>
                <w:sz w:val="20"/>
              </w:rPr>
            </w:pPr>
            <w:r w:rsidRPr="00713206">
              <w:rPr>
                <w:sz w:val="20"/>
              </w:rPr>
              <w:t>Pine forest</w:t>
            </w:r>
          </w:p>
        </w:tc>
        <w:tc>
          <w:tcPr>
            <w:tcW w:w="1929" w:type="dxa"/>
          </w:tcPr>
          <w:p w14:paraId="287AD6E8" w14:textId="77777777" w:rsidR="00604187" w:rsidRPr="00713206" w:rsidRDefault="00604187" w:rsidP="00604187">
            <w:pPr>
              <w:spacing w:before="0" w:line="240" w:lineRule="auto"/>
              <w:jc w:val="left"/>
              <w:rPr>
                <w:sz w:val="20"/>
              </w:rPr>
            </w:pPr>
            <w:r w:rsidRPr="00713206">
              <w:rPr>
                <w:sz w:val="20"/>
              </w:rPr>
              <w:t>North East Vietnam</w:t>
            </w:r>
          </w:p>
        </w:tc>
        <w:tc>
          <w:tcPr>
            <w:tcW w:w="2096" w:type="dxa"/>
          </w:tcPr>
          <w:p w14:paraId="0B934738" w14:textId="77777777" w:rsidR="00604187" w:rsidRPr="00713206" w:rsidRDefault="00604187" w:rsidP="00604187">
            <w:pPr>
              <w:spacing w:before="0" w:line="240" w:lineRule="auto"/>
              <w:jc w:val="center"/>
              <w:rPr>
                <w:sz w:val="20"/>
              </w:rPr>
            </w:pPr>
            <w:r w:rsidRPr="00713206">
              <w:rPr>
                <w:sz w:val="20"/>
              </w:rPr>
              <w:t>6.2</w:t>
            </w:r>
          </w:p>
        </w:tc>
        <w:tc>
          <w:tcPr>
            <w:tcW w:w="1930" w:type="dxa"/>
          </w:tcPr>
          <w:p w14:paraId="2C1FE704" w14:textId="77777777" w:rsidR="00604187" w:rsidRPr="00713206" w:rsidRDefault="00604187" w:rsidP="00604187">
            <w:pPr>
              <w:spacing w:before="0" w:line="240" w:lineRule="auto"/>
              <w:jc w:val="center"/>
              <w:rPr>
                <w:sz w:val="20"/>
              </w:rPr>
            </w:pPr>
            <w:r w:rsidRPr="00713206">
              <w:rPr>
                <w:sz w:val="20"/>
              </w:rPr>
              <w:t>43</w:t>
            </w:r>
          </w:p>
        </w:tc>
        <w:tc>
          <w:tcPr>
            <w:tcW w:w="1930" w:type="dxa"/>
          </w:tcPr>
          <w:p w14:paraId="5EEE5CB8" w14:textId="77777777" w:rsidR="00604187" w:rsidRPr="00713206" w:rsidRDefault="00604187" w:rsidP="00604187">
            <w:pPr>
              <w:spacing w:before="0" w:line="240" w:lineRule="auto"/>
              <w:jc w:val="left"/>
              <w:rPr>
                <w:sz w:val="20"/>
              </w:rPr>
            </w:pPr>
            <w:r w:rsidRPr="00713206">
              <w:rPr>
                <w:sz w:val="20"/>
              </w:rPr>
              <w:t>T.T. Dang 2009</w:t>
            </w:r>
          </w:p>
        </w:tc>
      </w:tr>
    </w:tbl>
    <w:p w14:paraId="1FC8450F" w14:textId="77777777" w:rsidR="00604187" w:rsidRDefault="00604187" w:rsidP="00604187">
      <w:r>
        <w:t xml:space="preserve">Litter production and the proportion of branch from several studies is presented </w:t>
      </w:r>
      <w:r>
        <w:fldChar w:fldCharType="begin"/>
      </w:r>
      <w:r>
        <w:instrText xml:space="preserve"> REF _Ref400340477 \h </w:instrText>
      </w:r>
      <w:r>
        <w:fldChar w:fldCharType="separate"/>
      </w:r>
      <w:ins w:id="132" w:author="HongAnh" w:date="2014-10-27T12:05:00Z">
        <w:r w:rsidR="00044A56">
          <w:t>Table</w:t>
        </w:r>
      </w:ins>
      <w:ins w:id="133" w:author="Nguyen Thanh Quang" w:date="2014-10-24T09:12:00Z">
        <w:del w:id="134" w:author="HongAnh" w:date="2014-10-27T11:56:00Z">
          <w:r w:rsidR="00FA5AD0" w:rsidDel="00031124">
            <w:delText>Table</w:delText>
          </w:r>
        </w:del>
      </w:ins>
      <w:del w:id="135" w:author="HongAnh" w:date="2014-10-27T11:56:00Z">
        <w:r w:rsidR="008B59F1" w:rsidDel="00031124">
          <w:delText xml:space="preserve">Table </w:delText>
        </w:r>
        <w:r w:rsidR="008B59F1" w:rsidDel="00031124">
          <w:rPr>
            <w:noProof/>
          </w:rPr>
          <w:delText>8</w:delText>
        </w:r>
      </w:del>
      <w:r>
        <w:fldChar w:fldCharType="end"/>
      </w:r>
      <w:r>
        <w:t xml:space="preserve">. The litter production is in the range of 5.9-11 tons/ha/year and the branch proportion is between 11% to 43 %. The lower range of studies in Vietnam is selected to use that give: </w:t>
      </w:r>
    </w:p>
    <w:p w14:paraId="610E16CE" w14:textId="77777777" w:rsidR="00604187" w:rsidRDefault="00604187" w:rsidP="00604187">
      <w:pPr>
        <w:jc w:val="center"/>
      </w:pPr>
      <w:r>
        <w:t>Annual branch (in litter fall) production = 5.9 tons/ha x 20% = 1.18 tons/ha</w:t>
      </w:r>
    </w:p>
    <w:p w14:paraId="748DCC2D" w14:textId="2D0616A4" w:rsidR="00604187" w:rsidRDefault="00604187" w:rsidP="00604187">
      <w:r>
        <w:t>Assume that 20% of the branch production could potentially be collected and used as fuelwood, it give:</w:t>
      </w:r>
    </w:p>
    <w:p w14:paraId="7EDED766" w14:textId="77777777" w:rsidR="00604187" w:rsidRDefault="00604187" w:rsidP="00604187">
      <w:pPr>
        <w:jc w:val="center"/>
      </w:pPr>
      <w:r>
        <w:t>Annual collectable branch production = 1.18*20% = 0.236 tons/ha/yeas.</w:t>
      </w:r>
    </w:p>
    <w:p w14:paraId="45FA6A67" w14:textId="711E5048" w:rsidR="00604187" w:rsidRDefault="00604187" w:rsidP="00604187">
      <w:r>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ins w:id="136" w:author="HongAnh" w:date="2014-10-27T12:05:00Z">
        <w:r w:rsidR="00044A56">
          <w:t>Table</w:t>
        </w:r>
      </w:ins>
      <w:ins w:id="137" w:author="Nguyen Thanh Quang" w:date="2014-10-24T09:12:00Z">
        <w:del w:id="138" w:author="HongAnh" w:date="2014-10-27T11:56:00Z">
          <w:r w:rsidR="00FA5AD0" w:rsidDel="00031124">
            <w:delText>Table</w:delText>
          </w:r>
        </w:del>
      </w:ins>
      <w:del w:id="139" w:author="HongAnh" w:date="2014-10-27T11:56:00Z">
        <w:r w:rsidR="008B59F1" w:rsidDel="00031124">
          <w:delText xml:space="preserve">Table </w:delText>
        </w:r>
        <w:r w:rsidR="008B59F1" w:rsidDel="00031124">
          <w:rPr>
            <w:noProof/>
          </w:rPr>
          <w:delText>9</w:delText>
        </w:r>
      </w:del>
      <w:r>
        <w:fldChar w:fldCharType="end"/>
      </w:r>
      <w:r>
        <w:t xml:space="preserve">. </w:t>
      </w:r>
    </w:p>
    <w:p w14:paraId="32D0BF1F" w14:textId="675E6317" w:rsidR="00604187" w:rsidRDefault="00604187" w:rsidP="00604187">
      <w:pPr>
        <w:pStyle w:val="Caption"/>
      </w:pPr>
      <w:bookmarkStart w:id="140" w:name="_Ref400350004"/>
      <w:r>
        <w:lastRenderedPageBreak/>
        <w:t>Table</w:t>
      </w:r>
      <w:bookmarkEnd w:id="140"/>
      <w:r w:rsidR="00E212B4">
        <w:t xml:space="preserve"> 25</w:t>
      </w:r>
      <w:r>
        <w:t>. Fuelwood production from 4 different forest type</w:t>
      </w:r>
    </w:p>
    <w:tbl>
      <w:tblPr>
        <w:tblW w:w="954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034"/>
        <w:gridCol w:w="3870"/>
      </w:tblGrid>
      <w:tr w:rsidR="00604187" w:rsidRPr="00EA516F" w14:paraId="260983CE" w14:textId="77777777" w:rsidTr="00604187">
        <w:trPr>
          <w:trHeight w:val="315"/>
        </w:trPr>
        <w:tc>
          <w:tcPr>
            <w:tcW w:w="0" w:type="auto"/>
            <w:shd w:val="clear" w:color="auto" w:fill="CCCCCC"/>
            <w:tcMar>
              <w:top w:w="30" w:type="dxa"/>
              <w:left w:w="45" w:type="dxa"/>
              <w:bottom w:w="30" w:type="dxa"/>
              <w:right w:w="45" w:type="dxa"/>
            </w:tcMar>
            <w:hideMark/>
          </w:tcPr>
          <w:p w14:paraId="0D40C99A" w14:textId="4DD3CE1E" w:rsidR="00604187" w:rsidRPr="00EA516F" w:rsidRDefault="00604187" w:rsidP="00604187">
            <w:pPr>
              <w:spacing w:before="0" w:line="240" w:lineRule="auto"/>
              <w:jc w:val="left"/>
              <w:rPr>
                <w:rFonts w:eastAsia="Times New Roman" w:cs="Times New Roman"/>
                <w:b/>
                <w:bCs/>
                <w:sz w:val="20"/>
                <w:szCs w:val="20"/>
                <w:lang w:val="en-GB" w:eastAsia="en-GB"/>
              </w:rPr>
            </w:pPr>
            <w:r>
              <w:rPr>
                <w:rFonts w:eastAsia="Times New Roman" w:cs="Times New Roman"/>
                <w:b/>
                <w:bCs/>
                <w:sz w:val="20"/>
                <w:szCs w:val="20"/>
                <w:lang w:val="en-GB" w:eastAsia="en-GB"/>
              </w:rPr>
              <w:t>Fuelwood</w:t>
            </w:r>
            <w:r w:rsidRPr="00713206">
              <w:rPr>
                <w:rFonts w:eastAsia="Times New Roman" w:cs="Times New Roman"/>
                <w:b/>
                <w:bCs/>
                <w:sz w:val="20"/>
                <w:szCs w:val="20"/>
                <w:lang w:val="en-GB" w:eastAsia="en-GB"/>
              </w:rPr>
              <w:t xml:space="preserve"> production</w:t>
            </w:r>
          </w:p>
        </w:tc>
        <w:tc>
          <w:tcPr>
            <w:tcW w:w="3034" w:type="dxa"/>
            <w:shd w:val="clear" w:color="auto" w:fill="CCCCCC"/>
            <w:tcMar>
              <w:top w:w="30" w:type="dxa"/>
              <w:left w:w="45" w:type="dxa"/>
              <w:bottom w:w="30" w:type="dxa"/>
              <w:right w:w="45" w:type="dxa"/>
            </w:tcMar>
            <w:hideMark/>
          </w:tcPr>
          <w:p w14:paraId="0982DB69"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870" w:type="dxa"/>
            <w:shd w:val="clear" w:color="auto" w:fill="CCCCCC"/>
            <w:tcMar>
              <w:top w:w="30" w:type="dxa"/>
              <w:left w:w="45" w:type="dxa"/>
              <w:bottom w:w="30" w:type="dxa"/>
              <w:right w:w="45" w:type="dxa"/>
            </w:tcMar>
            <w:hideMark/>
          </w:tcPr>
          <w:p w14:paraId="7C28030A"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604187" w:rsidRPr="00EA516F" w14:paraId="4F4F2DE3" w14:textId="77777777" w:rsidTr="00604187">
        <w:trPr>
          <w:trHeight w:val="315"/>
        </w:trPr>
        <w:tc>
          <w:tcPr>
            <w:tcW w:w="0" w:type="auto"/>
            <w:tcMar>
              <w:top w:w="30" w:type="dxa"/>
              <w:left w:w="45" w:type="dxa"/>
              <w:bottom w:w="30" w:type="dxa"/>
              <w:right w:w="45" w:type="dxa"/>
            </w:tcMar>
            <w:hideMark/>
          </w:tcPr>
          <w:p w14:paraId="56124256" w14:textId="0312015B" w:rsidR="00604187" w:rsidRPr="00EA516F" w:rsidRDefault="00604187" w:rsidP="00604187">
            <w:pPr>
              <w:spacing w:before="0" w:line="240" w:lineRule="auto"/>
              <w:jc w:val="left"/>
              <w:rPr>
                <w:rFonts w:eastAsia="Times New Roman" w:cs="Times New Roman"/>
                <w:sz w:val="20"/>
                <w:szCs w:val="20"/>
                <w:lang w:val="en-GB" w:eastAsia="en-GB"/>
              </w:rPr>
            </w:pPr>
            <w:r>
              <w:rPr>
                <w:rFonts w:eastAsia="Times New Roman" w:cs="Times New Roman"/>
                <w:sz w:val="20"/>
                <w:szCs w:val="20"/>
                <w:lang w:val="en-GB" w:eastAsia="en-GB"/>
              </w:rPr>
              <w:t>26 m3/</w:t>
            </w:r>
            <w:r w:rsidRPr="00EA516F">
              <w:rPr>
                <w:rFonts w:eastAsia="Times New Roman" w:cs="Times New Roman"/>
                <w:sz w:val="20"/>
                <w:szCs w:val="20"/>
                <w:lang w:val="en-GB" w:eastAsia="en-GB"/>
              </w:rPr>
              <w:t>ha/year</w:t>
            </w:r>
          </w:p>
        </w:tc>
        <w:tc>
          <w:tcPr>
            <w:tcW w:w="3034" w:type="dxa"/>
            <w:tcMar>
              <w:top w:w="30" w:type="dxa"/>
              <w:left w:w="45" w:type="dxa"/>
              <w:bottom w:w="30" w:type="dxa"/>
              <w:right w:w="45" w:type="dxa"/>
            </w:tcMar>
            <w:hideMark/>
          </w:tcPr>
          <w:p w14:paraId="1587C88B"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870" w:type="dxa"/>
            <w:tcMar>
              <w:top w:w="30" w:type="dxa"/>
              <w:left w:w="45" w:type="dxa"/>
              <w:bottom w:w="30" w:type="dxa"/>
              <w:right w:w="45" w:type="dxa"/>
            </w:tcMar>
            <w:hideMark/>
          </w:tcPr>
          <w:p w14:paraId="1525342C"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Silva Fennica 44(2) research articles. The Finnish Society of Forest Science · The Finnish Forest Research Institute</w:t>
            </w:r>
          </w:p>
        </w:tc>
      </w:tr>
      <w:tr w:rsidR="00604187" w:rsidRPr="00EA516F" w14:paraId="6AA0DD48" w14:textId="77777777" w:rsidTr="00604187">
        <w:trPr>
          <w:trHeight w:val="315"/>
        </w:trPr>
        <w:tc>
          <w:tcPr>
            <w:tcW w:w="0" w:type="auto"/>
            <w:tcMar>
              <w:top w:w="30" w:type="dxa"/>
              <w:left w:w="45" w:type="dxa"/>
              <w:bottom w:w="30" w:type="dxa"/>
              <w:right w:w="45" w:type="dxa"/>
            </w:tcMar>
            <w:hideMark/>
          </w:tcPr>
          <w:p w14:paraId="2BA0364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034" w:type="dxa"/>
            <w:tcMar>
              <w:top w:w="30" w:type="dxa"/>
              <w:left w:w="45" w:type="dxa"/>
              <w:bottom w:w="30" w:type="dxa"/>
              <w:right w:w="45" w:type="dxa"/>
            </w:tcMar>
            <w:hideMark/>
          </w:tcPr>
          <w:p w14:paraId="3C4E3ED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870" w:type="dxa"/>
            <w:tcMar>
              <w:top w:w="30" w:type="dxa"/>
              <w:left w:w="45" w:type="dxa"/>
              <w:bottom w:w="30" w:type="dxa"/>
              <w:right w:w="45" w:type="dxa"/>
            </w:tcMar>
            <w:hideMark/>
          </w:tcPr>
          <w:p w14:paraId="20CCC4A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604187" w:rsidRPr="00EA516F" w14:paraId="694A53E1" w14:textId="77777777" w:rsidTr="00604187">
        <w:trPr>
          <w:trHeight w:val="769"/>
        </w:trPr>
        <w:tc>
          <w:tcPr>
            <w:tcW w:w="0" w:type="auto"/>
            <w:tcMar>
              <w:top w:w="30" w:type="dxa"/>
              <w:left w:w="45" w:type="dxa"/>
              <w:bottom w:w="30" w:type="dxa"/>
              <w:right w:w="45" w:type="dxa"/>
            </w:tcMar>
            <w:hideMark/>
          </w:tcPr>
          <w:p w14:paraId="38561036" w14:textId="2F957E15"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 xml:space="preserve">(total </w:t>
            </w:r>
            <w:r>
              <w:rPr>
                <w:rFonts w:eastAsia="Times New Roman" w:cs="Times New Roman"/>
                <w:sz w:val="20"/>
                <w:szCs w:val="20"/>
                <w:lang w:val="en-GB" w:eastAsia="en-GB"/>
              </w:rPr>
              <w:t>fuelwood</w:t>
            </w:r>
            <w:r w:rsidRPr="00713206">
              <w:rPr>
                <w:rFonts w:eastAsia="Times New Roman" w:cs="Times New Roman"/>
                <w:sz w:val="20"/>
                <w:szCs w:val="20"/>
                <w:lang w:val="en-GB" w:eastAsia="en-GB"/>
              </w:rPr>
              <w:t xml:space="preserve"> at time of measurement)</w:t>
            </w:r>
          </w:p>
        </w:tc>
        <w:tc>
          <w:tcPr>
            <w:tcW w:w="3034" w:type="dxa"/>
            <w:tcMar>
              <w:top w:w="30" w:type="dxa"/>
              <w:left w:w="45" w:type="dxa"/>
              <w:bottom w:w="30" w:type="dxa"/>
              <w:right w:w="45" w:type="dxa"/>
            </w:tcMar>
            <w:hideMark/>
          </w:tcPr>
          <w:p w14:paraId="58B8C78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870" w:type="dxa"/>
            <w:tcMar>
              <w:top w:w="30" w:type="dxa"/>
              <w:left w:w="45" w:type="dxa"/>
              <w:bottom w:w="30" w:type="dxa"/>
              <w:right w:w="45" w:type="dxa"/>
            </w:tcMar>
            <w:hideMark/>
          </w:tcPr>
          <w:p w14:paraId="43CB4CB3"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604187" w:rsidRPr="00EA516F" w14:paraId="2266C92F" w14:textId="77777777" w:rsidTr="00604187">
        <w:trPr>
          <w:trHeight w:val="355"/>
        </w:trPr>
        <w:tc>
          <w:tcPr>
            <w:tcW w:w="0" w:type="auto"/>
            <w:tcMar>
              <w:top w:w="30" w:type="dxa"/>
              <w:left w:w="45" w:type="dxa"/>
              <w:bottom w:w="30" w:type="dxa"/>
              <w:right w:w="45" w:type="dxa"/>
            </w:tcMar>
          </w:tcPr>
          <w:p w14:paraId="6380CB4F"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034" w:type="dxa"/>
            <w:tcMar>
              <w:top w:w="30" w:type="dxa"/>
              <w:left w:w="45" w:type="dxa"/>
              <w:bottom w:w="30" w:type="dxa"/>
              <w:right w:w="45" w:type="dxa"/>
            </w:tcMar>
          </w:tcPr>
          <w:p w14:paraId="5F04771B"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870" w:type="dxa"/>
            <w:tcMar>
              <w:top w:w="30" w:type="dxa"/>
              <w:left w:w="45" w:type="dxa"/>
              <w:bottom w:w="30" w:type="dxa"/>
              <w:right w:w="45" w:type="dxa"/>
            </w:tcMar>
          </w:tcPr>
          <w:p w14:paraId="495A25BE"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5C40DDC6" w14:textId="7A8571B0" w:rsidR="00604187" w:rsidRDefault="00604187" w:rsidP="00604187">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F88DCA1" w14:textId="63371E6A" w:rsidR="00604187" w:rsidRDefault="00604187" w:rsidP="00604187">
      <w:r>
        <w:t>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fuelwood is estimated as 10% of the mean annual increment with the assumption of 8 year rotation.</w:t>
      </w:r>
    </w:p>
    <w:p w14:paraId="0084F551" w14:textId="2202BE54" w:rsidR="00604187" w:rsidRPr="00602D99" w:rsidRDefault="00604187" w:rsidP="00E212B4">
      <w:pPr>
        <w:pStyle w:val="Caption"/>
        <w:ind w:left="720" w:right="720"/>
      </w:pPr>
      <w:bookmarkStart w:id="141" w:name="_Ref400383264"/>
      <w:r>
        <w:t>Table</w:t>
      </w:r>
      <w:bookmarkEnd w:id="141"/>
      <w:r w:rsidR="00E212B4">
        <w:t xml:space="preserve"> 26</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604187" w:rsidRPr="00C71D99" w14:paraId="67313168" w14:textId="77777777" w:rsidTr="00604187">
        <w:trPr>
          <w:trHeight w:val="300"/>
        </w:trPr>
        <w:tc>
          <w:tcPr>
            <w:tcW w:w="2736" w:type="dxa"/>
            <w:noWrap/>
            <w:hideMark/>
          </w:tcPr>
          <w:p w14:paraId="07C3DC53" w14:textId="77777777" w:rsidR="00604187" w:rsidRPr="00602D99" w:rsidRDefault="00604187" w:rsidP="00604187">
            <w:pPr>
              <w:spacing w:before="0" w:line="240" w:lineRule="auto"/>
              <w:jc w:val="left"/>
              <w:rPr>
                <w:rFonts w:eastAsia="Times New Roman" w:cs="Times New Roman"/>
                <w:b/>
                <w:color w:val="000000"/>
                <w:sz w:val="20"/>
                <w:lang w:val="en-GB" w:eastAsia="en-GB"/>
              </w:rPr>
            </w:pPr>
            <w:r w:rsidRPr="00602D99">
              <w:rPr>
                <w:rFonts w:eastAsia="Times New Roman" w:cs="Times New Roman"/>
                <w:b/>
                <w:color w:val="000000"/>
                <w:sz w:val="20"/>
                <w:lang w:val="en-GB" w:eastAsia="en-GB"/>
              </w:rPr>
              <w:t>Forest</w:t>
            </w:r>
          </w:p>
        </w:tc>
        <w:tc>
          <w:tcPr>
            <w:tcW w:w="1625" w:type="dxa"/>
            <w:noWrap/>
            <w:hideMark/>
          </w:tcPr>
          <w:p w14:paraId="7FE822F5"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Standing volume</w:t>
            </w:r>
          </w:p>
        </w:tc>
        <w:tc>
          <w:tcPr>
            <w:tcW w:w="1597" w:type="dxa"/>
          </w:tcPr>
          <w:p w14:paraId="07920F4D" w14:textId="416D221A"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Fuel</w:t>
            </w:r>
            <w:r w:rsidRPr="00602D99">
              <w:rPr>
                <w:rFonts w:eastAsia="Times New Roman" w:cs="Times New Roman"/>
                <w:b/>
                <w:color w:val="000000"/>
                <w:sz w:val="20"/>
                <w:lang w:val="en-GB" w:eastAsia="en-GB"/>
              </w:rPr>
              <w:t>wood production</w:t>
            </w:r>
          </w:p>
        </w:tc>
        <w:tc>
          <w:tcPr>
            <w:tcW w:w="1532" w:type="dxa"/>
            <w:noWrap/>
            <w:hideMark/>
          </w:tcPr>
          <w:p w14:paraId="0961A344"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weight</w:t>
            </w:r>
          </w:p>
        </w:tc>
        <w:tc>
          <w:tcPr>
            <w:tcW w:w="2126" w:type="dxa"/>
            <w:noWrap/>
            <w:hideMark/>
          </w:tcPr>
          <w:p w14:paraId="01C11437" w14:textId="39CFA886"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Adjusted fuel</w:t>
            </w:r>
            <w:r w:rsidRPr="00602D99">
              <w:rPr>
                <w:rFonts w:eastAsia="Times New Roman" w:cs="Times New Roman"/>
                <w:b/>
                <w:color w:val="000000"/>
                <w:sz w:val="20"/>
                <w:lang w:val="en-GB" w:eastAsia="en-GB"/>
              </w:rPr>
              <w:t>wood production</w:t>
            </w:r>
          </w:p>
        </w:tc>
      </w:tr>
      <w:tr w:rsidR="00604187" w:rsidRPr="00C71D99" w14:paraId="395B0E9D" w14:textId="77777777" w:rsidTr="00604187">
        <w:trPr>
          <w:trHeight w:val="300"/>
        </w:trPr>
        <w:tc>
          <w:tcPr>
            <w:tcW w:w="2736" w:type="dxa"/>
            <w:noWrap/>
            <w:hideMark/>
          </w:tcPr>
          <w:p w14:paraId="65416229"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rich</w:t>
            </w:r>
          </w:p>
        </w:tc>
        <w:tc>
          <w:tcPr>
            <w:tcW w:w="1625" w:type="dxa"/>
            <w:noWrap/>
            <w:hideMark/>
          </w:tcPr>
          <w:p w14:paraId="185FA7A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280</w:t>
            </w:r>
          </w:p>
        </w:tc>
        <w:tc>
          <w:tcPr>
            <w:tcW w:w="1597" w:type="dxa"/>
          </w:tcPr>
          <w:p w14:paraId="28AF3C3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5A694B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1.00</w:t>
            </w:r>
          </w:p>
        </w:tc>
        <w:tc>
          <w:tcPr>
            <w:tcW w:w="2126" w:type="dxa"/>
            <w:noWrap/>
            <w:hideMark/>
          </w:tcPr>
          <w:p w14:paraId="42A46F9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r>
      <w:tr w:rsidR="00604187" w:rsidRPr="00C71D99" w14:paraId="265D942C" w14:textId="77777777" w:rsidTr="00604187">
        <w:trPr>
          <w:trHeight w:val="300"/>
        </w:trPr>
        <w:tc>
          <w:tcPr>
            <w:tcW w:w="2736" w:type="dxa"/>
            <w:noWrap/>
            <w:hideMark/>
          </w:tcPr>
          <w:p w14:paraId="754C6D6E"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medium</w:t>
            </w:r>
          </w:p>
        </w:tc>
        <w:tc>
          <w:tcPr>
            <w:tcW w:w="1625" w:type="dxa"/>
            <w:noWrap/>
            <w:hideMark/>
          </w:tcPr>
          <w:p w14:paraId="100F115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163</w:t>
            </w:r>
          </w:p>
        </w:tc>
        <w:tc>
          <w:tcPr>
            <w:tcW w:w="1597" w:type="dxa"/>
          </w:tcPr>
          <w:p w14:paraId="2D19248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9B146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0.80</w:t>
            </w:r>
          </w:p>
        </w:tc>
        <w:tc>
          <w:tcPr>
            <w:tcW w:w="2126" w:type="dxa"/>
            <w:noWrap/>
            <w:hideMark/>
          </w:tcPr>
          <w:p w14:paraId="306B7B1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1.597</w:t>
            </w:r>
          </w:p>
        </w:tc>
      </w:tr>
      <w:tr w:rsidR="00604187" w:rsidRPr="00C71D99" w14:paraId="007E260D" w14:textId="77777777" w:rsidTr="00604187">
        <w:trPr>
          <w:trHeight w:val="300"/>
        </w:trPr>
        <w:tc>
          <w:tcPr>
            <w:tcW w:w="2736" w:type="dxa"/>
            <w:noWrap/>
            <w:hideMark/>
          </w:tcPr>
          <w:p w14:paraId="6F0A10A8"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poor</w:t>
            </w:r>
          </w:p>
        </w:tc>
        <w:tc>
          <w:tcPr>
            <w:tcW w:w="1625" w:type="dxa"/>
            <w:noWrap/>
            <w:hideMark/>
          </w:tcPr>
          <w:p w14:paraId="702DF17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2D956CE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58807BF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0.70</w:t>
            </w:r>
          </w:p>
        </w:tc>
        <w:tc>
          <w:tcPr>
            <w:tcW w:w="2126" w:type="dxa"/>
            <w:noWrap/>
            <w:hideMark/>
          </w:tcPr>
          <w:p w14:paraId="5420919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1.397</w:t>
            </w:r>
          </w:p>
        </w:tc>
      </w:tr>
      <w:tr w:rsidR="00604187" w:rsidRPr="00C71D99" w14:paraId="3D51BEC2" w14:textId="77777777" w:rsidTr="00604187">
        <w:trPr>
          <w:trHeight w:val="300"/>
        </w:trPr>
        <w:tc>
          <w:tcPr>
            <w:tcW w:w="2736" w:type="dxa"/>
            <w:noWrap/>
            <w:hideMark/>
          </w:tcPr>
          <w:p w14:paraId="02866C2F"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regrowth</w:t>
            </w:r>
          </w:p>
        </w:tc>
        <w:tc>
          <w:tcPr>
            <w:tcW w:w="1625" w:type="dxa"/>
            <w:noWrap/>
            <w:hideMark/>
          </w:tcPr>
          <w:p w14:paraId="79F1080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50</w:t>
            </w:r>
          </w:p>
        </w:tc>
        <w:tc>
          <w:tcPr>
            <w:tcW w:w="1597" w:type="dxa"/>
          </w:tcPr>
          <w:p w14:paraId="2ECE391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71F82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0.50</w:t>
            </w:r>
          </w:p>
        </w:tc>
        <w:tc>
          <w:tcPr>
            <w:tcW w:w="2126" w:type="dxa"/>
            <w:noWrap/>
            <w:hideMark/>
          </w:tcPr>
          <w:p w14:paraId="074A029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0.998</w:t>
            </w:r>
          </w:p>
        </w:tc>
      </w:tr>
      <w:tr w:rsidR="00604187" w:rsidRPr="00C71D99" w14:paraId="471C2E4B" w14:textId="77777777" w:rsidTr="00604187">
        <w:trPr>
          <w:trHeight w:val="300"/>
        </w:trPr>
        <w:tc>
          <w:tcPr>
            <w:tcW w:w="2736" w:type="dxa"/>
            <w:noWrap/>
            <w:hideMark/>
          </w:tcPr>
          <w:p w14:paraId="040FEDE6"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Mixed woody bamboo</w:t>
            </w:r>
          </w:p>
        </w:tc>
        <w:tc>
          <w:tcPr>
            <w:tcW w:w="1625" w:type="dxa"/>
            <w:noWrap/>
            <w:hideMark/>
          </w:tcPr>
          <w:p w14:paraId="722646BA"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98</w:t>
            </w:r>
          </w:p>
        </w:tc>
        <w:tc>
          <w:tcPr>
            <w:tcW w:w="1597" w:type="dxa"/>
          </w:tcPr>
          <w:p w14:paraId="417433E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1F8C35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0.60</w:t>
            </w:r>
          </w:p>
        </w:tc>
        <w:tc>
          <w:tcPr>
            <w:tcW w:w="2126" w:type="dxa"/>
            <w:noWrap/>
            <w:hideMark/>
          </w:tcPr>
          <w:p w14:paraId="5F6BD6C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1.198</w:t>
            </w:r>
          </w:p>
        </w:tc>
      </w:tr>
      <w:tr w:rsidR="00604187" w:rsidRPr="00C71D99" w14:paraId="7E98275B" w14:textId="77777777" w:rsidTr="00604187">
        <w:trPr>
          <w:trHeight w:val="300"/>
        </w:trPr>
        <w:tc>
          <w:tcPr>
            <w:tcW w:w="2736" w:type="dxa"/>
            <w:noWrap/>
            <w:hideMark/>
          </w:tcPr>
          <w:p w14:paraId="1F28D973"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Bamboo</w:t>
            </w:r>
          </w:p>
        </w:tc>
        <w:tc>
          <w:tcPr>
            <w:tcW w:w="1625" w:type="dxa"/>
            <w:noWrap/>
            <w:hideMark/>
          </w:tcPr>
          <w:p w14:paraId="7D2AE152"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21</w:t>
            </w:r>
          </w:p>
        </w:tc>
        <w:tc>
          <w:tcPr>
            <w:tcW w:w="3129" w:type="dxa"/>
            <w:gridSpan w:val="2"/>
          </w:tcPr>
          <w:p w14:paraId="7113111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 m3/year</w:t>
            </w:r>
          </w:p>
        </w:tc>
        <w:tc>
          <w:tcPr>
            <w:tcW w:w="2126" w:type="dxa"/>
            <w:noWrap/>
            <w:hideMark/>
          </w:tcPr>
          <w:p w14:paraId="03841EA4"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w:t>
            </w:r>
          </w:p>
        </w:tc>
      </w:tr>
      <w:tr w:rsidR="00604187" w:rsidRPr="00C71D99" w14:paraId="40A9889E" w14:textId="77777777" w:rsidTr="00604187">
        <w:trPr>
          <w:trHeight w:val="300"/>
        </w:trPr>
        <w:tc>
          <w:tcPr>
            <w:tcW w:w="2736" w:type="dxa"/>
            <w:noWrap/>
            <w:hideMark/>
          </w:tcPr>
          <w:p w14:paraId="2E2ACD97"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Rock mountain forest</w:t>
            </w:r>
          </w:p>
        </w:tc>
        <w:tc>
          <w:tcPr>
            <w:tcW w:w="1625" w:type="dxa"/>
            <w:noWrap/>
            <w:hideMark/>
          </w:tcPr>
          <w:p w14:paraId="3B1DD353"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0240FD3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123E9CD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0.20</w:t>
            </w:r>
          </w:p>
        </w:tc>
        <w:tc>
          <w:tcPr>
            <w:tcW w:w="2126" w:type="dxa"/>
            <w:noWrap/>
            <w:hideMark/>
          </w:tcPr>
          <w:p w14:paraId="0714B67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0.399</w:t>
            </w:r>
          </w:p>
        </w:tc>
      </w:tr>
      <w:tr w:rsidR="00604187" w:rsidRPr="00C71D99" w14:paraId="044F317E" w14:textId="77777777" w:rsidTr="00604187">
        <w:trPr>
          <w:trHeight w:val="300"/>
        </w:trPr>
        <w:tc>
          <w:tcPr>
            <w:tcW w:w="2736" w:type="dxa"/>
            <w:noWrap/>
            <w:hideMark/>
          </w:tcPr>
          <w:p w14:paraId="42EAD982"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Plantation</w:t>
            </w:r>
          </w:p>
        </w:tc>
        <w:tc>
          <w:tcPr>
            <w:tcW w:w="1625" w:type="dxa"/>
            <w:noWrap/>
            <w:hideMark/>
          </w:tcPr>
          <w:p w14:paraId="46A72E5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90</w:t>
            </w:r>
          </w:p>
        </w:tc>
        <w:tc>
          <w:tcPr>
            <w:tcW w:w="3129" w:type="dxa"/>
            <w:gridSpan w:val="2"/>
          </w:tcPr>
          <w:p w14:paraId="16A9787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 of MAI – 8 year rotation</w:t>
            </w:r>
          </w:p>
        </w:tc>
        <w:tc>
          <w:tcPr>
            <w:tcW w:w="2126" w:type="dxa"/>
            <w:noWrap/>
            <w:hideMark/>
          </w:tcPr>
          <w:p w14:paraId="7E7FB4F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1.125</w:t>
            </w:r>
          </w:p>
        </w:tc>
      </w:tr>
    </w:tbl>
    <w:p w14:paraId="6D2A71AF" w14:textId="77777777" w:rsidR="00604187" w:rsidRDefault="00604187" w:rsidP="00604187">
      <w:pPr>
        <w:rPr>
          <w:lang w:val="en-GB"/>
        </w:rPr>
      </w:pPr>
    </w:p>
    <w:p w14:paraId="10582849" w14:textId="60F1C6DB" w:rsidR="00604187" w:rsidRDefault="00604187" w:rsidP="00604187">
      <w:pPr>
        <w:rPr>
          <w:lang w:val="en-GB"/>
        </w:rPr>
      </w:pPr>
      <w:r>
        <w:rPr>
          <w:lang w:val="en-GB"/>
        </w:rPr>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ins w:id="142" w:author="HongAnh" w:date="2014-10-27T12:05:00Z">
        <w:r w:rsidR="00044A56">
          <w:t>Table</w:t>
        </w:r>
      </w:ins>
      <w:ins w:id="143" w:author="Nguyen Thanh Quang" w:date="2014-10-24T09:12:00Z">
        <w:del w:id="144" w:author="HongAnh" w:date="2014-10-27T11:56:00Z">
          <w:r w:rsidR="00FA5AD0" w:rsidDel="00031124">
            <w:delText>Table</w:delText>
          </w:r>
        </w:del>
      </w:ins>
      <w:del w:id="145" w:author="HongAnh" w:date="2014-10-27T11:56:00Z">
        <w:r w:rsidR="008B59F1" w:rsidDel="00031124">
          <w:delText xml:space="preserve">Table </w:delText>
        </w:r>
        <w:r w:rsidR="008B59F1" w:rsidDel="00031124">
          <w:rPr>
            <w:noProof/>
          </w:rPr>
          <w:delText>10</w:delText>
        </w:r>
      </w:del>
      <w:r>
        <w:rPr>
          <w:lang w:val="en-GB"/>
        </w:rPr>
        <w:fldChar w:fldCharType="end"/>
      </w:r>
      <w:r>
        <w:rPr>
          <w:lang w:val="en-GB"/>
        </w:rPr>
        <w:t xml:space="preserve"> and forest area extracted from forest map of Thanh Hoa and Nghe An 2010.</w:t>
      </w:r>
    </w:p>
    <w:p w14:paraId="215795E8" w14:textId="18BBB3DE" w:rsidR="00604187" w:rsidRDefault="00604187" w:rsidP="00604187">
      <w:pPr>
        <w:pStyle w:val="Heading3"/>
        <w:rPr>
          <w:lang w:val="en-GB"/>
        </w:rPr>
      </w:pPr>
      <w:bookmarkStart w:id="146" w:name="_Toc401651616"/>
      <w:r>
        <w:rPr>
          <w:lang w:val="en-GB"/>
        </w:rPr>
        <w:t>Fuelwood supply estimation for Thanh Hoa and Nghe An</w:t>
      </w:r>
      <w:bookmarkEnd w:id="146"/>
    </w:p>
    <w:p w14:paraId="381EAEC9" w14:textId="0895A854" w:rsidR="00604187" w:rsidRDefault="00604187" w:rsidP="00604187">
      <w:pPr>
        <w:rPr>
          <w:lang w:val="en-GB"/>
        </w:rPr>
      </w:pPr>
      <w:r>
        <w:rPr>
          <w:lang w:val="en-GB"/>
        </w:rPr>
        <w:t xml:space="preserve">The total fuelwood supply of two province is 1,905,039 tons/ha/year,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Nghe An the forest type that </w:t>
      </w:r>
      <w:r>
        <w:rPr>
          <w:lang w:val="en-GB"/>
        </w:rPr>
        <w:lastRenderedPageBreak/>
        <w:t xml:space="preserve">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 mentioned earlier in the fuelwood demand (Section 3.1), where it is </w:t>
      </w:r>
      <w:r w:rsidR="00131B32">
        <w:rPr>
          <w:lang w:val="en-GB"/>
        </w:rPr>
        <w:t>prevailing that</w:t>
      </w:r>
      <w:r>
        <w:rPr>
          <w:lang w:val="en-GB"/>
        </w:rPr>
        <w:t xml:space="preserve"> people prefer natural fuelwood over plantation fuelwood. Thus in Thanh Hoa where plantation forest, mainly Acacia, provide as much as 26% of the total potential fuelwood, the consumption from this source could be much smaller. Also the fuelwood consumption at residential is collected local level, because it is not economically profitable to transport small size fuelwood from one place to other. Therefore the abundant of fuelwood at provincial level do not guaranty the sufficient at local level.</w:t>
      </w:r>
    </w:p>
    <w:p w14:paraId="0C243621" w14:textId="322C835C" w:rsidR="00604187" w:rsidRPr="00D85FF0" w:rsidRDefault="00604187" w:rsidP="00604187">
      <w:pPr>
        <w:pStyle w:val="Caption"/>
      </w:pPr>
      <w:r>
        <w:t xml:space="preserve">Table </w:t>
      </w:r>
      <w:r w:rsidR="00E212B4">
        <w:t>27</w:t>
      </w:r>
      <w:r>
        <w:t>. Annual fuelwood supply in Thanh Hoa and Nghe An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604187" w:rsidRPr="00D85FF0" w14:paraId="0C972AB7" w14:textId="77777777" w:rsidTr="00604187">
        <w:trPr>
          <w:trHeight w:val="300"/>
        </w:trPr>
        <w:tc>
          <w:tcPr>
            <w:tcW w:w="2943" w:type="dxa"/>
            <w:noWrap/>
            <w:hideMark/>
          </w:tcPr>
          <w:p w14:paraId="643D530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Forest type</w:t>
            </w:r>
          </w:p>
        </w:tc>
        <w:tc>
          <w:tcPr>
            <w:tcW w:w="1843" w:type="dxa"/>
            <w:noWrap/>
            <w:hideMark/>
          </w:tcPr>
          <w:p w14:paraId="1FA7E30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Nghe An supply (tons)</w:t>
            </w:r>
          </w:p>
        </w:tc>
        <w:tc>
          <w:tcPr>
            <w:tcW w:w="1701" w:type="dxa"/>
            <w:noWrap/>
            <w:hideMark/>
          </w:tcPr>
          <w:p w14:paraId="06BC699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(tons)</w:t>
            </w:r>
          </w:p>
        </w:tc>
        <w:tc>
          <w:tcPr>
            <w:tcW w:w="1359" w:type="dxa"/>
            <w:noWrap/>
            <w:hideMark/>
          </w:tcPr>
          <w:p w14:paraId="052AAF1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 xml:space="preserve">Nghe An supply </w:t>
            </w:r>
          </w:p>
        </w:tc>
        <w:tc>
          <w:tcPr>
            <w:tcW w:w="1560" w:type="dxa"/>
            <w:noWrap/>
            <w:hideMark/>
          </w:tcPr>
          <w:p w14:paraId="518C409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w:t>
            </w:r>
          </w:p>
        </w:tc>
      </w:tr>
      <w:tr w:rsidR="00604187" w:rsidRPr="00D85FF0" w14:paraId="7AE40A8A" w14:textId="77777777" w:rsidTr="00604187">
        <w:trPr>
          <w:trHeight w:val="300"/>
        </w:trPr>
        <w:tc>
          <w:tcPr>
            <w:tcW w:w="2943" w:type="dxa"/>
            <w:noWrap/>
            <w:hideMark/>
          </w:tcPr>
          <w:p w14:paraId="1E4E6EF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rich</w:t>
            </w:r>
          </w:p>
        </w:tc>
        <w:tc>
          <w:tcPr>
            <w:tcW w:w="1843" w:type="dxa"/>
            <w:noWrap/>
            <w:hideMark/>
          </w:tcPr>
          <w:p w14:paraId="4204EF2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118,863</w:t>
            </w:r>
          </w:p>
        </w:tc>
        <w:tc>
          <w:tcPr>
            <w:tcW w:w="1701" w:type="dxa"/>
            <w:noWrap/>
            <w:hideMark/>
          </w:tcPr>
          <w:p w14:paraId="5258503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20,082</w:t>
            </w:r>
          </w:p>
        </w:tc>
        <w:tc>
          <w:tcPr>
            <w:tcW w:w="1359" w:type="dxa"/>
            <w:noWrap/>
            <w:hideMark/>
          </w:tcPr>
          <w:p w14:paraId="210A10A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w:t>
            </w:r>
          </w:p>
        </w:tc>
        <w:tc>
          <w:tcPr>
            <w:tcW w:w="1560" w:type="dxa"/>
            <w:noWrap/>
            <w:hideMark/>
          </w:tcPr>
          <w:p w14:paraId="1A2E3CE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w:t>
            </w:r>
          </w:p>
        </w:tc>
      </w:tr>
      <w:tr w:rsidR="00604187" w:rsidRPr="00D85FF0" w14:paraId="2B887756" w14:textId="77777777" w:rsidTr="00604187">
        <w:trPr>
          <w:trHeight w:val="300"/>
        </w:trPr>
        <w:tc>
          <w:tcPr>
            <w:tcW w:w="2943" w:type="dxa"/>
            <w:noWrap/>
            <w:hideMark/>
          </w:tcPr>
          <w:p w14:paraId="1975440D"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medium</w:t>
            </w:r>
          </w:p>
        </w:tc>
        <w:tc>
          <w:tcPr>
            <w:tcW w:w="1843" w:type="dxa"/>
            <w:noWrap/>
            <w:hideMark/>
          </w:tcPr>
          <w:p w14:paraId="42C05A3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178,483</w:t>
            </w:r>
          </w:p>
        </w:tc>
        <w:tc>
          <w:tcPr>
            <w:tcW w:w="1701" w:type="dxa"/>
            <w:noWrap/>
            <w:hideMark/>
          </w:tcPr>
          <w:p w14:paraId="6851283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64,256</w:t>
            </w:r>
          </w:p>
        </w:tc>
        <w:tc>
          <w:tcPr>
            <w:tcW w:w="1359" w:type="dxa"/>
            <w:noWrap/>
            <w:hideMark/>
          </w:tcPr>
          <w:p w14:paraId="0C8005E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15.0</w:t>
            </w:r>
          </w:p>
        </w:tc>
        <w:tc>
          <w:tcPr>
            <w:tcW w:w="1560" w:type="dxa"/>
            <w:noWrap/>
            <w:hideMark/>
          </w:tcPr>
          <w:p w14:paraId="266FD69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9.0</w:t>
            </w:r>
          </w:p>
        </w:tc>
      </w:tr>
      <w:tr w:rsidR="00604187" w:rsidRPr="00D85FF0" w14:paraId="567192A0" w14:textId="77777777" w:rsidTr="00604187">
        <w:trPr>
          <w:trHeight w:val="300"/>
        </w:trPr>
        <w:tc>
          <w:tcPr>
            <w:tcW w:w="2943" w:type="dxa"/>
            <w:noWrap/>
            <w:hideMark/>
          </w:tcPr>
          <w:p w14:paraId="2D56EA39"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poor</w:t>
            </w:r>
          </w:p>
        </w:tc>
        <w:tc>
          <w:tcPr>
            <w:tcW w:w="1843" w:type="dxa"/>
            <w:noWrap/>
            <w:hideMark/>
          </w:tcPr>
          <w:p w14:paraId="7A64473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271,898</w:t>
            </w:r>
          </w:p>
        </w:tc>
        <w:tc>
          <w:tcPr>
            <w:tcW w:w="1701" w:type="dxa"/>
            <w:noWrap/>
            <w:hideMark/>
          </w:tcPr>
          <w:p w14:paraId="740D509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98,574</w:t>
            </w:r>
          </w:p>
        </w:tc>
        <w:tc>
          <w:tcPr>
            <w:tcW w:w="1359" w:type="dxa"/>
            <w:noWrap/>
            <w:hideMark/>
          </w:tcPr>
          <w:p w14:paraId="3DD9868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22.8</w:t>
            </w:r>
          </w:p>
        </w:tc>
        <w:tc>
          <w:tcPr>
            <w:tcW w:w="1560" w:type="dxa"/>
            <w:noWrap/>
            <w:hideMark/>
          </w:tcPr>
          <w:p w14:paraId="5D09A7A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13.9</w:t>
            </w:r>
          </w:p>
        </w:tc>
      </w:tr>
      <w:tr w:rsidR="00604187" w:rsidRPr="00D85FF0" w14:paraId="1D80969E" w14:textId="77777777" w:rsidTr="00604187">
        <w:trPr>
          <w:trHeight w:val="300"/>
        </w:trPr>
        <w:tc>
          <w:tcPr>
            <w:tcW w:w="2943" w:type="dxa"/>
            <w:noWrap/>
            <w:hideMark/>
          </w:tcPr>
          <w:p w14:paraId="5E12DF9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re-growth</w:t>
            </w:r>
          </w:p>
        </w:tc>
        <w:tc>
          <w:tcPr>
            <w:tcW w:w="1843" w:type="dxa"/>
            <w:noWrap/>
            <w:hideMark/>
          </w:tcPr>
          <w:p w14:paraId="15195B8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281,819</w:t>
            </w:r>
          </w:p>
        </w:tc>
        <w:tc>
          <w:tcPr>
            <w:tcW w:w="1701" w:type="dxa"/>
            <w:noWrap/>
            <w:hideMark/>
          </w:tcPr>
          <w:p w14:paraId="08DA486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123,161</w:t>
            </w:r>
          </w:p>
        </w:tc>
        <w:tc>
          <w:tcPr>
            <w:tcW w:w="1359" w:type="dxa"/>
            <w:noWrap/>
            <w:hideMark/>
          </w:tcPr>
          <w:p w14:paraId="39186DE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23.6</w:t>
            </w:r>
          </w:p>
        </w:tc>
        <w:tc>
          <w:tcPr>
            <w:tcW w:w="1560" w:type="dxa"/>
            <w:noWrap/>
            <w:hideMark/>
          </w:tcPr>
          <w:p w14:paraId="793C687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17.3</w:t>
            </w:r>
          </w:p>
        </w:tc>
      </w:tr>
      <w:tr w:rsidR="00604187" w:rsidRPr="00D85FF0" w14:paraId="0B974A09" w14:textId="77777777" w:rsidTr="00604187">
        <w:trPr>
          <w:trHeight w:val="300"/>
        </w:trPr>
        <w:tc>
          <w:tcPr>
            <w:tcW w:w="2943" w:type="dxa"/>
            <w:noWrap/>
            <w:hideMark/>
          </w:tcPr>
          <w:p w14:paraId="691EE8C3"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Mixed woody bamboo</w:t>
            </w:r>
          </w:p>
        </w:tc>
        <w:tc>
          <w:tcPr>
            <w:tcW w:w="1843" w:type="dxa"/>
            <w:noWrap/>
            <w:hideMark/>
          </w:tcPr>
          <w:p w14:paraId="61D477F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63,487</w:t>
            </w:r>
          </w:p>
        </w:tc>
        <w:tc>
          <w:tcPr>
            <w:tcW w:w="1701" w:type="dxa"/>
            <w:noWrap/>
            <w:hideMark/>
          </w:tcPr>
          <w:p w14:paraId="2F0B845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83,325</w:t>
            </w:r>
          </w:p>
        </w:tc>
        <w:tc>
          <w:tcPr>
            <w:tcW w:w="1359" w:type="dxa"/>
            <w:noWrap/>
            <w:hideMark/>
          </w:tcPr>
          <w:p w14:paraId="67DFF0B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5.3</w:t>
            </w:r>
          </w:p>
        </w:tc>
        <w:tc>
          <w:tcPr>
            <w:tcW w:w="1560" w:type="dxa"/>
            <w:noWrap/>
            <w:hideMark/>
          </w:tcPr>
          <w:p w14:paraId="1523704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11.7</w:t>
            </w:r>
          </w:p>
        </w:tc>
      </w:tr>
      <w:tr w:rsidR="00604187" w:rsidRPr="00D85FF0" w14:paraId="278C97AF" w14:textId="77777777" w:rsidTr="00604187">
        <w:trPr>
          <w:trHeight w:val="300"/>
        </w:trPr>
        <w:tc>
          <w:tcPr>
            <w:tcW w:w="2943" w:type="dxa"/>
            <w:noWrap/>
            <w:hideMark/>
          </w:tcPr>
          <w:p w14:paraId="45FFE082"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Rock mountain forest</w:t>
            </w:r>
          </w:p>
        </w:tc>
        <w:tc>
          <w:tcPr>
            <w:tcW w:w="1843" w:type="dxa"/>
            <w:noWrap/>
            <w:hideMark/>
          </w:tcPr>
          <w:p w14:paraId="0454BFA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430</w:t>
            </w:r>
          </w:p>
        </w:tc>
        <w:tc>
          <w:tcPr>
            <w:tcW w:w="1701" w:type="dxa"/>
            <w:noWrap/>
            <w:hideMark/>
          </w:tcPr>
          <w:p w14:paraId="42486C9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31,467</w:t>
            </w:r>
          </w:p>
        </w:tc>
        <w:tc>
          <w:tcPr>
            <w:tcW w:w="1359" w:type="dxa"/>
            <w:noWrap/>
            <w:hideMark/>
          </w:tcPr>
          <w:p w14:paraId="6F7B96C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0.0</w:t>
            </w:r>
          </w:p>
        </w:tc>
        <w:tc>
          <w:tcPr>
            <w:tcW w:w="1560" w:type="dxa"/>
            <w:noWrap/>
            <w:hideMark/>
          </w:tcPr>
          <w:p w14:paraId="7355398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4.4</w:t>
            </w:r>
          </w:p>
        </w:tc>
      </w:tr>
      <w:tr w:rsidR="00604187" w:rsidRPr="00D85FF0" w14:paraId="0F1BBABD" w14:textId="77777777" w:rsidTr="00604187">
        <w:trPr>
          <w:trHeight w:val="300"/>
        </w:trPr>
        <w:tc>
          <w:tcPr>
            <w:tcW w:w="2943" w:type="dxa"/>
            <w:noWrap/>
            <w:hideMark/>
          </w:tcPr>
          <w:p w14:paraId="57A3CB7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Bamboo</w:t>
            </w:r>
          </w:p>
        </w:tc>
        <w:tc>
          <w:tcPr>
            <w:tcW w:w="1843" w:type="dxa"/>
            <w:noWrap/>
            <w:hideMark/>
          </w:tcPr>
          <w:p w14:paraId="41C2A67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100,081</w:t>
            </w:r>
          </w:p>
        </w:tc>
        <w:tc>
          <w:tcPr>
            <w:tcW w:w="1701" w:type="dxa"/>
            <w:noWrap/>
            <w:hideMark/>
          </w:tcPr>
          <w:p w14:paraId="63783F0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103,488</w:t>
            </w:r>
          </w:p>
        </w:tc>
        <w:tc>
          <w:tcPr>
            <w:tcW w:w="1359" w:type="dxa"/>
            <w:noWrap/>
            <w:hideMark/>
          </w:tcPr>
          <w:p w14:paraId="1717B52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8.4</w:t>
            </w:r>
          </w:p>
        </w:tc>
        <w:tc>
          <w:tcPr>
            <w:tcW w:w="1560" w:type="dxa"/>
            <w:noWrap/>
            <w:hideMark/>
          </w:tcPr>
          <w:p w14:paraId="038E8F4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14.5</w:t>
            </w:r>
          </w:p>
        </w:tc>
      </w:tr>
      <w:tr w:rsidR="00604187" w:rsidRPr="00D85FF0" w14:paraId="0C5900D4" w14:textId="77777777" w:rsidTr="00604187">
        <w:trPr>
          <w:trHeight w:val="300"/>
        </w:trPr>
        <w:tc>
          <w:tcPr>
            <w:tcW w:w="2943" w:type="dxa"/>
            <w:noWrap/>
            <w:hideMark/>
          </w:tcPr>
          <w:p w14:paraId="35D7A89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Plantation</w:t>
            </w:r>
          </w:p>
        </w:tc>
        <w:tc>
          <w:tcPr>
            <w:tcW w:w="1843" w:type="dxa"/>
            <w:noWrap/>
            <w:hideMark/>
          </w:tcPr>
          <w:p w14:paraId="2D6CABF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178,360</w:t>
            </w:r>
          </w:p>
        </w:tc>
        <w:tc>
          <w:tcPr>
            <w:tcW w:w="1701" w:type="dxa"/>
            <w:noWrap/>
            <w:hideMark/>
          </w:tcPr>
          <w:p w14:paraId="3D0CD74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187,263</w:t>
            </w:r>
          </w:p>
        </w:tc>
        <w:tc>
          <w:tcPr>
            <w:tcW w:w="1359" w:type="dxa"/>
            <w:noWrap/>
            <w:hideMark/>
          </w:tcPr>
          <w:p w14:paraId="30AC78E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14.9</w:t>
            </w:r>
          </w:p>
        </w:tc>
        <w:tc>
          <w:tcPr>
            <w:tcW w:w="1560" w:type="dxa"/>
            <w:noWrap/>
            <w:hideMark/>
          </w:tcPr>
          <w:p w14:paraId="63A6AD7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26.3</w:t>
            </w:r>
          </w:p>
        </w:tc>
      </w:tr>
      <w:tr w:rsidR="00604187" w:rsidRPr="00490DDA" w14:paraId="45718519" w14:textId="77777777" w:rsidTr="00604187">
        <w:trPr>
          <w:trHeight w:val="300"/>
        </w:trPr>
        <w:tc>
          <w:tcPr>
            <w:tcW w:w="2943" w:type="dxa"/>
            <w:noWrap/>
            <w:hideMark/>
          </w:tcPr>
          <w:p w14:paraId="4D8175A5" w14:textId="77777777" w:rsidR="00604187" w:rsidRPr="00D179FA" w:rsidRDefault="00604187" w:rsidP="00604187">
            <w:pPr>
              <w:spacing w:before="0" w:line="240" w:lineRule="auto"/>
              <w:jc w:val="left"/>
              <w:rPr>
                <w:rFonts w:eastAsia="Times New Roman" w:cs="Times New Roman"/>
                <w:b/>
                <w:color w:val="000000"/>
                <w:sz w:val="20"/>
                <w:lang w:val="en-GB" w:eastAsia="en-GB"/>
              </w:rPr>
            </w:pPr>
            <w:r w:rsidRPr="00D179FA">
              <w:rPr>
                <w:rFonts w:eastAsia="Times New Roman" w:cs="Times New Roman"/>
                <w:b/>
                <w:color w:val="000000"/>
                <w:sz w:val="20"/>
                <w:lang w:val="en-GB" w:eastAsia="en-GB"/>
              </w:rPr>
              <w:t>Total</w:t>
            </w:r>
          </w:p>
        </w:tc>
        <w:tc>
          <w:tcPr>
            <w:tcW w:w="1843" w:type="dxa"/>
            <w:noWrap/>
            <w:hideMark/>
          </w:tcPr>
          <w:p w14:paraId="7A8B105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1,193,421</w:t>
            </w:r>
          </w:p>
        </w:tc>
        <w:tc>
          <w:tcPr>
            <w:tcW w:w="1701" w:type="dxa"/>
            <w:noWrap/>
            <w:hideMark/>
          </w:tcPr>
          <w:p w14:paraId="43FF75F5"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711,617</w:t>
            </w:r>
          </w:p>
        </w:tc>
        <w:tc>
          <w:tcPr>
            <w:tcW w:w="1359" w:type="dxa"/>
            <w:noWrap/>
            <w:hideMark/>
          </w:tcPr>
          <w:p w14:paraId="3A5D1E6E"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c>
          <w:tcPr>
            <w:tcW w:w="1560" w:type="dxa"/>
            <w:noWrap/>
            <w:hideMark/>
          </w:tcPr>
          <w:p w14:paraId="2165476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r>
    </w:tbl>
    <w:p w14:paraId="2F0BF6E3" w14:textId="77777777" w:rsidR="00604187" w:rsidRDefault="00604187" w:rsidP="00604187">
      <w:pPr>
        <w:rPr>
          <w:lang w:val="en-GB"/>
        </w:rPr>
      </w:pPr>
    </w:p>
    <w:p w14:paraId="790B1E08" w14:textId="77777777" w:rsidR="00604187" w:rsidRDefault="00604187" w:rsidP="00604187">
      <w:pPr>
        <w:rPr>
          <w:lang w:val="en-GB"/>
        </w:rPr>
      </w:pPr>
      <w:r w:rsidRPr="00D179FA">
        <w:rPr>
          <w:noProof/>
        </w:rPr>
        <w:drawing>
          <wp:inline distT="0" distB="0" distL="0" distR="0" wp14:anchorId="6BF3BC33" wp14:editId="0087D2B0">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stretch>
                      <a:fillRect/>
                    </a:stretch>
                  </pic:blipFill>
                  <pic:spPr>
                    <a:xfrm>
                      <a:off x="0" y="0"/>
                      <a:ext cx="5858203" cy="1819482"/>
                    </a:xfrm>
                    <a:prstGeom prst="rect">
                      <a:avLst/>
                    </a:prstGeom>
                  </pic:spPr>
                </pic:pic>
              </a:graphicData>
            </a:graphic>
          </wp:inline>
        </w:drawing>
      </w:r>
    </w:p>
    <w:p w14:paraId="3A8C0242" w14:textId="630DD723" w:rsidR="00604187" w:rsidRPr="00EA516F" w:rsidRDefault="00604187" w:rsidP="00604187">
      <w:pPr>
        <w:pStyle w:val="Caption"/>
        <w:rPr>
          <w:lang w:val="en-GB"/>
        </w:rPr>
      </w:pPr>
      <w:r>
        <w:t>Figure</w:t>
      </w:r>
      <w:r w:rsidR="00E212B4">
        <w:t xml:space="preserve"> 4</w:t>
      </w:r>
      <w:r>
        <w:t>. Fuelwood supply by forest type in Nghe An and Thanh Hoa</w:t>
      </w:r>
    </w:p>
    <w:p w14:paraId="283F6071" w14:textId="77777777" w:rsidR="00604187" w:rsidRDefault="00604187" w:rsidP="00604187">
      <w:pPr>
        <w:rPr>
          <w:lang w:val="en-GB"/>
        </w:rPr>
      </w:pPr>
    </w:p>
    <w:p w14:paraId="226386F3" w14:textId="2CDECA32" w:rsidR="00604187" w:rsidRDefault="00604187" w:rsidP="00604187">
      <w:pPr>
        <w:rPr>
          <w:lang w:val="en-GB"/>
        </w:rPr>
      </w:pPr>
      <w:r>
        <w:rPr>
          <w:lang w:val="en-GB"/>
        </w:rPr>
        <w:t xml:space="preserve">Looking at the geographic distribution of the supply source </w:t>
      </w:r>
      <w:r>
        <w:rPr>
          <w:lang w:val="en-GB"/>
        </w:rPr>
        <w:fldChar w:fldCharType="begin"/>
      </w:r>
      <w:r>
        <w:rPr>
          <w:lang w:val="en-GB"/>
        </w:rPr>
        <w:instrText xml:space="preserve"> REF _Ref400442582 \h </w:instrText>
      </w:r>
      <w:r>
        <w:rPr>
          <w:lang w:val="en-GB"/>
        </w:rPr>
      </w:r>
      <w:r>
        <w:rPr>
          <w:lang w:val="en-GB"/>
        </w:rPr>
        <w:fldChar w:fldCharType="separate"/>
      </w:r>
      <w:ins w:id="147" w:author="HongAnh" w:date="2014-10-27T12:05:00Z">
        <w:r w:rsidR="00044A56">
          <w:t>Figure</w:t>
        </w:r>
      </w:ins>
      <w:ins w:id="148" w:author="Nguyen Thanh Quang" w:date="2014-10-24T09:12:00Z">
        <w:del w:id="149" w:author="HongAnh" w:date="2014-10-27T11:56:00Z">
          <w:r w:rsidR="00FA5AD0" w:rsidDel="00031124">
            <w:delText>Figure</w:delText>
          </w:r>
        </w:del>
      </w:ins>
      <w:del w:id="150" w:author="HongAnh" w:date="2014-10-27T11:56:00Z">
        <w:r w:rsidR="008B59F1" w:rsidDel="00031124">
          <w:delText xml:space="preserve">Figure </w:delText>
        </w:r>
        <w:r w:rsidR="008B59F1" w:rsidDel="00031124">
          <w:rPr>
            <w:noProof/>
          </w:rPr>
          <w:delText>4</w:delText>
        </w:r>
      </w:del>
      <w:r>
        <w:rPr>
          <w:lang w:val="en-GB"/>
        </w:rPr>
        <w:fldChar w:fldCharType="end"/>
      </w:r>
      <w:r>
        <w:rPr>
          <w:lang w:val="en-GB"/>
        </w:rPr>
        <w:t xml:space="preserve"> there is a clear trend that increase from delta to forest with cluster 6 and 5 dominant in fuelwood supply, cluster 4 and 5 is somewhat sufficient while cluster 2 and 1 provide almost no fuelwood. This trend is </w:t>
      </w:r>
      <w:r>
        <w:rPr>
          <w:lang w:val="en-GB"/>
        </w:rPr>
        <w:lastRenderedPageBreak/>
        <w:t xml:space="preserve">clearly reflect the pattern of fuelwood consumption, as presented in section 3.1,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sidR="00ED28C5">
        <w:rPr>
          <w:lang w:val="en-GB"/>
        </w:rPr>
        <w:t>by district is attached in the A</w:t>
      </w:r>
      <w:r w:rsidRPr="00ED28C5">
        <w:rPr>
          <w:lang w:val="en-GB"/>
        </w:rPr>
        <w:t xml:space="preserve">ppendix </w:t>
      </w:r>
      <w:r w:rsidR="00ED28C5" w:rsidRPr="00ED28C5">
        <w:rPr>
          <w:lang w:val="en-GB"/>
        </w:rPr>
        <w:t>3</w:t>
      </w:r>
      <w:r w:rsidRPr="00ED28C5">
        <w:rPr>
          <w:lang w:val="en-GB"/>
        </w:rPr>
        <w:t>.</w:t>
      </w:r>
    </w:p>
    <w:p w14:paraId="5F3CDF15" w14:textId="77777777" w:rsidR="00604187" w:rsidRDefault="00604187" w:rsidP="00604187">
      <w:pPr>
        <w:rPr>
          <w:lang w:val="en-GB"/>
        </w:rPr>
      </w:pPr>
      <w:r w:rsidRPr="00D179FA">
        <w:rPr>
          <w:noProof/>
        </w:rPr>
        <w:drawing>
          <wp:inline distT="0" distB="0" distL="0" distR="0" wp14:anchorId="75AA5B9D" wp14:editId="23898049">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5"/>
                    <a:stretch>
                      <a:fillRect/>
                    </a:stretch>
                  </pic:blipFill>
                  <pic:spPr>
                    <a:xfrm>
                      <a:off x="0" y="0"/>
                      <a:ext cx="6057900" cy="1820545"/>
                    </a:xfrm>
                    <a:prstGeom prst="rect">
                      <a:avLst/>
                    </a:prstGeom>
                  </pic:spPr>
                </pic:pic>
              </a:graphicData>
            </a:graphic>
          </wp:inline>
        </w:drawing>
      </w:r>
    </w:p>
    <w:p w14:paraId="3D471B6B" w14:textId="07B8166F" w:rsidR="00604187" w:rsidRDefault="00604187" w:rsidP="00604187">
      <w:pPr>
        <w:pStyle w:val="Caption"/>
        <w:rPr>
          <w:lang w:val="en-GB"/>
        </w:rPr>
      </w:pPr>
      <w:bookmarkStart w:id="151" w:name="_Ref400442582"/>
      <w:r>
        <w:t>Figure</w:t>
      </w:r>
      <w:bookmarkEnd w:id="151"/>
      <w:r w:rsidR="00E212B4">
        <w:t xml:space="preserve"> 5</w:t>
      </w:r>
      <w:r>
        <w:t>. Fuelwood supply by cluster</w:t>
      </w:r>
    </w:p>
    <w:p w14:paraId="563715C3" w14:textId="5E6AA5FD" w:rsidR="00C2039A" w:rsidRDefault="00E24A95" w:rsidP="00C2039A">
      <w:pPr>
        <w:pStyle w:val="Heading2"/>
      </w:pPr>
      <w:bookmarkStart w:id="152" w:name="_Toc401651617"/>
      <w:r>
        <w:t>K</w:t>
      </w:r>
      <w:r w:rsidR="00C2039A">
        <w:t>ey factor</w:t>
      </w:r>
      <w:r w:rsidR="00D55F7C">
        <w:t>s</w:t>
      </w:r>
      <w:r>
        <w:t xml:space="preserve"> driving</w:t>
      </w:r>
      <w:r w:rsidR="00C2039A">
        <w:t xml:space="preserve"> forest degradation</w:t>
      </w:r>
      <w:bookmarkEnd w:id="152"/>
    </w:p>
    <w:p w14:paraId="0209C5BD" w14:textId="77777777" w:rsidR="00DD2B26" w:rsidRDefault="000F084F" w:rsidP="00DD2B26">
      <w:r>
        <w:t xml:space="preserve">In summary, the fuelwood demand of households is </w:t>
      </w:r>
      <w:r w:rsidRPr="00DD2B26">
        <w:rPr>
          <w:b/>
        </w:rPr>
        <w:t>1,641,182</w:t>
      </w:r>
      <w:r>
        <w:t xml:space="preserve"> ton per year </w:t>
      </w:r>
      <w:r w:rsidR="00DD2B26">
        <w:t>in which:</w:t>
      </w:r>
    </w:p>
    <w:p w14:paraId="16DA2AD3" w14:textId="77777777" w:rsidR="00DD2B26" w:rsidRDefault="000F084F" w:rsidP="002C5438">
      <w:pPr>
        <w:pStyle w:val="ListParagraph"/>
        <w:numPr>
          <w:ilvl w:val="0"/>
          <w:numId w:val="5"/>
        </w:numPr>
        <w:contextualSpacing w:val="0"/>
      </w:pPr>
      <w:r>
        <w:t>1,001,121</w:t>
      </w:r>
      <w:r w:rsidR="00DD2B26">
        <w:t xml:space="preserve"> ton from natural forest</w:t>
      </w:r>
    </w:p>
    <w:p w14:paraId="3F5E9CF2" w14:textId="77777777" w:rsidR="00DD2B26" w:rsidRDefault="000F084F" w:rsidP="002C5438">
      <w:pPr>
        <w:pStyle w:val="ListParagraph"/>
        <w:numPr>
          <w:ilvl w:val="0"/>
          <w:numId w:val="5"/>
        </w:numPr>
        <w:contextualSpacing w:val="0"/>
      </w:pPr>
      <w:r>
        <w:t>377,472 ton from plantation forest</w:t>
      </w:r>
    </w:p>
    <w:p w14:paraId="4648CCF3" w14:textId="2BB7CA6E" w:rsidR="000F084F" w:rsidRDefault="000F084F" w:rsidP="002C5438">
      <w:pPr>
        <w:pStyle w:val="ListParagraph"/>
        <w:numPr>
          <w:ilvl w:val="0"/>
          <w:numId w:val="5"/>
        </w:numPr>
        <w:contextualSpacing w:val="0"/>
      </w:pPr>
      <w:r>
        <w:t xml:space="preserve"> 262,589 tons from home garden.</w:t>
      </w:r>
    </w:p>
    <w:p w14:paraId="35B24D7C" w14:textId="77777777" w:rsidR="00DD2B26" w:rsidRDefault="000F084F" w:rsidP="00DD2B26">
      <w:r>
        <w:t>The fuelwood demand for households by wood size are</w:t>
      </w:r>
      <w:r w:rsidR="00DD2B26">
        <w:t>:</w:t>
      </w:r>
    </w:p>
    <w:p w14:paraId="52ADD2D3" w14:textId="77777777" w:rsidR="00DD2B26" w:rsidRDefault="000F084F" w:rsidP="002C5438">
      <w:pPr>
        <w:pStyle w:val="ListParagraph"/>
        <w:numPr>
          <w:ilvl w:val="0"/>
          <w:numId w:val="5"/>
        </w:numPr>
        <w:contextualSpacing w:val="0"/>
      </w:pPr>
      <w:r>
        <w:t>4% for size &gt;15cm</w:t>
      </w:r>
    </w:p>
    <w:p w14:paraId="0E39F2C7" w14:textId="77777777" w:rsidR="00DD2B26" w:rsidRDefault="000F084F" w:rsidP="002C5438">
      <w:pPr>
        <w:pStyle w:val="ListParagraph"/>
        <w:numPr>
          <w:ilvl w:val="0"/>
          <w:numId w:val="5"/>
        </w:numPr>
        <w:contextualSpacing w:val="0"/>
      </w:pPr>
      <w:r>
        <w:t>27% for size 5-15cm</w:t>
      </w:r>
    </w:p>
    <w:p w14:paraId="6B916A90" w14:textId="60236DF8" w:rsidR="000F084F" w:rsidRDefault="000F084F" w:rsidP="002C5438">
      <w:pPr>
        <w:pStyle w:val="ListParagraph"/>
        <w:numPr>
          <w:ilvl w:val="0"/>
          <w:numId w:val="5"/>
        </w:numPr>
        <w:contextualSpacing w:val="0"/>
      </w:pPr>
      <w:r>
        <w:t>69% for size &lt;5cm.</w:t>
      </w:r>
    </w:p>
    <w:p w14:paraId="34F05F2A" w14:textId="20CAB224" w:rsidR="00FA07CD" w:rsidRDefault="000F084F" w:rsidP="00924C9A">
      <w:r>
        <w:t xml:space="preserve">The total sustainable supply of fuelwood </w:t>
      </w:r>
      <w:r w:rsidR="008827BF">
        <w:t xml:space="preserve">of dead trees, small trees and branches </w:t>
      </w:r>
      <w:r>
        <w:t xml:space="preserve">is calculated at </w:t>
      </w:r>
      <w:r w:rsidRPr="00771A56">
        <w:rPr>
          <w:b/>
        </w:rPr>
        <w:t>1,905,038</w:t>
      </w:r>
      <w:r>
        <w:t xml:space="preserve"> ton per year </w:t>
      </w:r>
      <w:r w:rsidR="00FA07CD">
        <w:t xml:space="preserve">for the two provinces </w:t>
      </w:r>
      <w:r w:rsidR="008827BF">
        <w:t>including:</w:t>
      </w:r>
    </w:p>
    <w:p w14:paraId="787DCA71" w14:textId="3FE0DAFD" w:rsidR="008827BF" w:rsidRDefault="008827BF" w:rsidP="002C5438">
      <w:pPr>
        <w:pStyle w:val="ListParagraph"/>
        <w:numPr>
          <w:ilvl w:val="0"/>
          <w:numId w:val="5"/>
        </w:numPr>
        <w:contextualSpacing w:val="0"/>
      </w:pPr>
      <w:r>
        <w:t>1,157,136 ton per year from natural broad leaf forest</w:t>
      </w:r>
    </w:p>
    <w:p w14:paraId="0EB1C394" w14:textId="303DF706" w:rsidR="008827BF" w:rsidRDefault="008827BF" w:rsidP="002C5438">
      <w:pPr>
        <w:pStyle w:val="ListParagraph"/>
        <w:numPr>
          <w:ilvl w:val="0"/>
          <w:numId w:val="5"/>
        </w:numPr>
        <w:contextualSpacing w:val="0"/>
      </w:pPr>
      <w:r>
        <w:t>146,812 ton per year from mixed woody bamboo</w:t>
      </w:r>
    </w:p>
    <w:p w14:paraId="543A7639" w14:textId="74B25BCB" w:rsidR="008827BF" w:rsidRDefault="008827BF" w:rsidP="002C5438">
      <w:pPr>
        <w:pStyle w:val="ListParagraph"/>
        <w:numPr>
          <w:ilvl w:val="0"/>
          <w:numId w:val="5"/>
        </w:numPr>
        <w:contextualSpacing w:val="0"/>
      </w:pPr>
      <w:r>
        <w:t>31,897 ton per year from rock mountain forest</w:t>
      </w:r>
    </w:p>
    <w:p w14:paraId="61D648C3" w14:textId="1E7BE92B" w:rsidR="008827BF" w:rsidRDefault="008827BF" w:rsidP="002C5438">
      <w:pPr>
        <w:pStyle w:val="ListParagraph"/>
        <w:numPr>
          <w:ilvl w:val="0"/>
          <w:numId w:val="5"/>
        </w:numPr>
        <w:contextualSpacing w:val="0"/>
      </w:pPr>
      <w:r>
        <w:t>203,569 ton per year from bamboo forest</w:t>
      </w:r>
    </w:p>
    <w:p w14:paraId="79787DB8" w14:textId="09E8F1B9" w:rsidR="008827BF" w:rsidRDefault="008827BF" w:rsidP="002C5438">
      <w:pPr>
        <w:pStyle w:val="ListParagraph"/>
        <w:numPr>
          <w:ilvl w:val="0"/>
          <w:numId w:val="5"/>
        </w:numPr>
        <w:contextualSpacing w:val="0"/>
      </w:pPr>
      <w:r>
        <w:t>365,623 ton per year from Acacia plantation forest</w:t>
      </w:r>
    </w:p>
    <w:p w14:paraId="1D8865C3" w14:textId="6EA0E465" w:rsidR="000F084F" w:rsidRDefault="000F084F" w:rsidP="00924C9A">
      <w:r>
        <w:t xml:space="preserve">This sustainable supply </w:t>
      </w:r>
      <w:r w:rsidR="00C437E7">
        <w:t>can</w:t>
      </w:r>
      <w:r w:rsidR="00B83661">
        <w:t xml:space="preserve"> in theory</w:t>
      </w:r>
      <w:r w:rsidR="00C437E7">
        <w:t xml:space="preserve"> </w:t>
      </w:r>
      <w:r>
        <w:t>fulfill the</w:t>
      </w:r>
      <w:r w:rsidR="00C437E7">
        <w:t xml:space="preserve"> major</w:t>
      </w:r>
      <w:r>
        <w:t xml:space="preserve"> fuelwood demand for household of which 96% of somewhat 1 million</w:t>
      </w:r>
      <w:r w:rsidR="008827BF">
        <w:t xml:space="preserve"> from natural forest</w:t>
      </w:r>
      <w:r>
        <w:t xml:space="preserve"> is</w:t>
      </w:r>
      <w:r w:rsidR="00D63403">
        <w:t xml:space="preserve"> fuelwood of size less than 5cm.</w:t>
      </w:r>
    </w:p>
    <w:p w14:paraId="6DF02AAE" w14:textId="6CE4EA83" w:rsidR="00D63403" w:rsidRDefault="00D63403" w:rsidP="00924C9A">
      <w:r>
        <w:t>Given the population growth rate of Thanh Hoa for the year of 2013 is 1.16% and that of Nghe An is 0.68%, this growth rate does not create significant pressures on the supply, while the trend for fuel switch from wood to electricity and LPG is happening</w:t>
      </w:r>
      <w:r w:rsidR="00DC2F0A">
        <w:t xml:space="preserve"> </w:t>
      </w:r>
      <w:r w:rsidR="003D10C6">
        <w:t>continuously</w:t>
      </w:r>
      <w:r>
        <w:t>.</w:t>
      </w:r>
    </w:p>
    <w:p w14:paraId="6B440D82" w14:textId="6E253839" w:rsidR="000F084F" w:rsidRDefault="00E61733" w:rsidP="00924C9A">
      <w:r>
        <w:lastRenderedPageBreak/>
        <w:t>Quantitative estimation for local industries’ fuelwood</w:t>
      </w:r>
      <w:r w:rsidR="00771A56">
        <w:t xml:space="preserve"> demand</w:t>
      </w:r>
      <w:r>
        <w:t xml:space="preserve"> is not available for further analysis.</w:t>
      </w:r>
      <w:r w:rsidR="00DB5F26">
        <w:t xml:space="preserve"> However, qualitative assessment of commercial fuelwood demand and industrial fuelwood consumption shows that the </w:t>
      </w:r>
      <w:r w:rsidR="0050531B">
        <w:t xml:space="preserve">100% fuelwood consumed by industrial sector is exploited from natural forest, in which 85% are of the size more than 15cm. </w:t>
      </w:r>
      <w:r w:rsidR="00FE391C">
        <w:t xml:space="preserve">As having analysed </w:t>
      </w:r>
      <w:r w:rsidR="00A855FD">
        <w:t>above for</w:t>
      </w:r>
      <w:r w:rsidR="00FE391C">
        <w:t xml:space="preserve"> the two locations investigated, local industrial plants consume more than two third of </w:t>
      </w:r>
      <w:r w:rsidR="00A855FD">
        <w:t>fuel</w:t>
      </w:r>
      <w:r w:rsidR="00FE391C">
        <w:t xml:space="preserve">wood of size 15cm and above exploited from natural forest. Therefore it is suspected that fuelwood consumption of this sector is one of the major factors driving forest degradation. </w:t>
      </w:r>
    </w:p>
    <w:p w14:paraId="26669312" w14:textId="0421DE30" w:rsidR="0050531B" w:rsidRDefault="0050531B" w:rsidP="00924C9A">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49EC7A1F" w14:textId="507261F6" w:rsidR="007E6E5A" w:rsidRDefault="007E6E5A" w:rsidP="007E6E5A">
      <w:r>
        <w:t>Beside wood demand from local industrial plants, unclear policies</w:t>
      </w:r>
      <w:r w:rsidR="00250C97">
        <w:t xml:space="preserve"> and plan for</w:t>
      </w:r>
      <w:r>
        <w:t xml:space="preserve"> forest conversion </w:t>
      </w:r>
      <w:r w:rsidR="00250C97">
        <w:t xml:space="preserve">and land use change </w:t>
      </w:r>
      <w:r>
        <w:t xml:space="preserve">is also contributing to deforestation. Lack of </w:t>
      </w:r>
      <w:r w:rsidR="00250C97">
        <w:t>effective forest land certificates and shifting cultivation land certificates is also contributing to deforestation at specific locations in the area.</w:t>
      </w:r>
    </w:p>
    <w:p w14:paraId="24EADDD1" w14:textId="614C5F2F" w:rsidR="007E6E5A" w:rsidRDefault="007E6E5A" w:rsidP="00924C9A"/>
    <w:p w14:paraId="56B9808C" w14:textId="77777777" w:rsidR="00313BC6" w:rsidRDefault="00313BC6" w:rsidP="00313BC6"/>
    <w:p w14:paraId="19D796D7" w14:textId="77777777" w:rsidR="00B93A18" w:rsidRDefault="00B93A18">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162A9AE" w14:textId="36EF6A8E" w:rsidR="00F05F26" w:rsidRDefault="00F05F26" w:rsidP="00AF188B">
      <w:pPr>
        <w:pStyle w:val="Heading1"/>
        <w:ind w:left="360"/>
      </w:pPr>
      <w:bookmarkStart w:id="153" w:name="_Toc401651618"/>
      <w:r>
        <w:lastRenderedPageBreak/>
        <w:t>Recommendations</w:t>
      </w:r>
      <w:bookmarkEnd w:id="153"/>
    </w:p>
    <w:p w14:paraId="413B57A7" w14:textId="4994C21F" w:rsidR="00756F1C" w:rsidRDefault="003A5565" w:rsidP="00AF188B">
      <w:pPr>
        <w:pStyle w:val="Heading2"/>
      </w:pPr>
      <w:bookmarkStart w:id="154" w:name="_Toc401651619"/>
      <w:del w:id="155" w:author="Nguyen Thanh Quang" w:date="2014-10-24T09:36:00Z">
        <w:r w:rsidDel="004A1E77">
          <w:delText>U</w:delText>
        </w:r>
        <w:r w:rsidR="00756F1C" w:rsidDel="004A1E77">
          <w:delText>rgent need for r</w:delText>
        </w:r>
      </w:del>
      <w:ins w:id="156" w:author="Nguyen Thanh Quang" w:date="2014-10-24T09:36:00Z">
        <w:r w:rsidR="004A1E77">
          <w:t>R</w:t>
        </w:r>
      </w:ins>
      <w:r w:rsidR="00756F1C">
        <w:t xml:space="preserve">evision of land conversion </w:t>
      </w:r>
      <w:ins w:id="157" w:author="Nguyen Thanh Quang" w:date="2014-10-24T09:38:00Z">
        <w:r w:rsidR="004A1E77">
          <w:t>regulations/policies</w:t>
        </w:r>
      </w:ins>
      <w:del w:id="158" w:author="Nguyen Thanh Quang" w:date="2014-10-24T09:38:00Z">
        <w:r w:rsidR="00756F1C" w:rsidDel="004A1E77">
          <w:delText>in some specific area</w:delText>
        </w:r>
      </w:del>
      <w:bookmarkEnd w:id="154"/>
    </w:p>
    <w:p w14:paraId="1C9E6D59" w14:textId="0682F784"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r w:rsidR="00A45BFA">
        <w:t xml:space="preserve"> This is the case for Nam Son commune, Quy Hop district, Nghe An province.</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671503C1" w:rsidR="00756F1C" w:rsidRDefault="003A5565" w:rsidP="00AF188B">
      <w:pPr>
        <w:pStyle w:val="Heading2"/>
      </w:pPr>
      <w:bookmarkStart w:id="159" w:name="_Toc401651620"/>
      <w:del w:id="160" w:author="Nguyen Thanh Quang" w:date="2014-10-24T09:36:00Z">
        <w:r w:rsidDel="004A1E77">
          <w:delText>U</w:delText>
        </w:r>
        <w:r w:rsidR="00756F1C" w:rsidDel="004A1E77">
          <w:delText>rgent need for f</w:delText>
        </w:r>
      </w:del>
      <w:ins w:id="161" w:author="Nguyen Thanh Quang" w:date="2014-10-24T09:36:00Z">
        <w:r w:rsidR="004A1E77">
          <w:t>F</w:t>
        </w:r>
      </w:ins>
      <w:r w:rsidR="00756F1C">
        <w:t xml:space="preserve">orest land administration </w:t>
      </w:r>
      <w:ins w:id="162" w:author="Nguyen Thanh Quang" w:date="2014-10-24T09:39:00Z">
        <w:r w:rsidR="004A1E77">
          <w:t>regulations</w:t>
        </w:r>
      </w:ins>
      <w:ins w:id="163" w:author="Nguyen Thanh Quang" w:date="2014-10-24T09:42:00Z">
        <w:r w:rsidR="004A1E77">
          <w:t xml:space="preserve"> improvement</w:t>
        </w:r>
      </w:ins>
      <w:del w:id="164" w:author="Nguyen Thanh Quang" w:date="2014-10-24T09:39:00Z">
        <w:r w:rsidR="00756F1C" w:rsidDel="004A1E77">
          <w:delText>in some specific are</w:delText>
        </w:r>
      </w:del>
      <w:del w:id="165" w:author="Nguyen Thanh Quang" w:date="2014-10-24T09:38:00Z">
        <w:r w:rsidR="00756F1C" w:rsidDel="004A1E77">
          <w:delText>a</w:delText>
        </w:r>
      </w:del>
      <w:bookmarkEnd w:id="159"/>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31FCB01C" w14:textId="5FF0736F" w:rsidR="00ED28C5" w:rsidRPr="00CC6DB7" w:rsidRDefault="00ED28C5" w:rsidP="00ED28C5">
      <w:pPr>
        <w:jc w:val="center"/>
        <w:rPr>
          <w:i/>
        </w:rPr>
      </w:pPr>
      <w:r w:rsidRPr="00CC6DB7">
        <w:rPr>
          <w:i/>
        </w:rPr>
        <w:t xml:space="preserve">Figure </w:t>
      </w:r>
      <w:r>
        <w:rPr>
          <w:i/>
        </w:rPr>
        <w:t>10</w:t>
      </w:r>
      <w:r w:rsidRPr="00CC6DB7">
        <w:rPr>
          <w:i/>
        </w:rPr>
        <w:t xml:space="preserve">. </w:t>
      </w:r>
      <w:r>
        <w:rPr>
          <w:i/>
        </w:rPr>
        <w:t>Deforestation due to shifting cultivation in Tuong Duong district, Nghe An</w:t>
      </w:r>
    </w:p>
    <w:p w14:paraId="5E59B189" w14:textId="77777777" w:rsidR="00ED28C5" w:rsidRPr="00B45E6D" w:rsidRDefault="00ED28C5" w:rsidP="0023186A">
      <w:pPr>
        <w:jc w:val="center"/>
      </w:pPr>
    </w:p>
    <w:p w14:paraId="411425C5" w14:textId="77777777" w:rsidR="00F05F26" w:rsidRDefault="00F05F26" w:rsidP="00AF188B">
      <w:pPr>
        <w:pStyle w:val="Heading2"/>
      </w:pPr>
      <w:bookmarkStart w:id="166" w:name="_Toc401651621"/>
      <w:r>
        <w:lastRenderedPageBreak/>
        <w:t>Improved stoves</w:t>
      </w:r>
      <w:bookmarkEnd w:id="166"/>
    </w:p>
    <w:p w14:paraId="3B054FA2" w14:textId="12FAC464"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875648">
        <w:t xml:space="preserve"> </w:t>
      </w:r>
      <w:r w:rsidR="00837AD8">
        <w:t>This could lead to less demand for fuelwood.</w:t>
      </w:r>
    </w:p>
    <w:p w14:paraId="568EE65F" w14:textId="71374A8F" w:rsidR="001F3E94" w:rsidRDefault="001F3E94" w:rsidP="001F3E94">
      <w:pPr>
        <w:pStyle w:val="Heading2"/>
      </w:pPr>
      <w:bookmarkStart w:id="167" w:name="_Toc401651622"/>
      <w:del w:id="168" w:author="Nguyen Thanh Quang" w:date="2014-10-24T09:39:00Z">
        <w:r w:rsidDel="004A1E77">
          <w:delText>Potential of using a</w:delText>
        </w:r>
      </w:del>
      <w:ins w:id="169" w:author="Nguyen Thanh Quang" w:date="2014-10-24T09:39:00Z">
        <w:r w:rsidR="004A1E77">
          <w:t>A</w:t>
        </w:r>
      </w:ins>
      <w:r>
        <w:t>griculture residues</w:t>
      </w:r>
      <w:ins w:id="170" w:author="Nguyen Thanh Quang" w:date="2014-10-24T09:39:00Z">
        <w:r w:rsidR="004A1E77">
          <w:t xml:space="preserve"> utilization</w:t>
        </w:r>
      </w:ins>
      <w:r>
        <w:t xml:space="preserve"> as an alternative</w:t>
      </w:r>
      <w:ins w:id="171" w:author="Nguyen Thanh Quang" w:date="2014-10-24T09:39:00Z">
        <w:r w:rsidR="004A1E77">
          <w:t xml:space="preserve"> source</w:t>
        </w:r>
      </w:ins>
      <w:r>
        <w:t xml:space="preserve"> to fuelwood</w:t>
      </w:r>
      <w:bookmarkEnd w:id="167"/>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172" w:name="_Toc401651623"/>
      <w:r>
        <w:t>Creation of fuelwood source</w:t>
      </w:r>
      <w:bookmarkEnd w:id="172"/>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54C8D8CB" w14:textId="77777777" w:rsidR="0078674A" w:rsidRDefault="0078674A" w:rsidP="0078674A">
      <w:pPr>
        <w:pStyle w:val="Heading2"/>
      </w:pPr>
      <w:bookmarkStart w:id="173" w:name="_Toc401651624"/>
      <w:r>
        <w:t>Further investigation of local industrial fuelwood demand</w:t>
      </w:r>
      <w:bookmarkEnd w:id="173"/>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77777777" w:rsidR="0078674A" w:rsidRDefault="0078674A" w:rsidP="0078674A">
      <w:r>
        <w:t>In terms of qualitative analysis, 100% fuelwood consumed for this sector is from natural forest in which 15% of size 10-15cm, 50% of size 15-25cm, 35% of size &gt;25cm. Therefore it is contributing to exploitation of larger size of trees from natural forest.</w:t>
      </w:r>
    </w:p>
    <w:p w14:paraId="5308EB61" w14:textId="77777777" w:rsidR="0078674A" w:rsidRDefault="0078674A" w:rsidP="0078674A">
      <w:r>
        <w:t>However it should be noted that for MDF plants, 90% of wood is used as material wood, and 10% is used as fuelwood. Besides that, most valuable wood from natural forest are exploited for furniture production. There is a compentence of the same supply source for natural wood for different use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4E94AFDC" w:rsidR="00F05F26" w:rsidRDefault="00775B53" w:rsidP="00775B53">
      <w:pPr>
        <w:pStyle w:val="Heading1"/>
        <w:numPr>
          <w:ilvl w:val="0"/>
          <w:numId w:val="0"/>
        </w:numPr>
        <w:ind w:left="432" w:hanging="432"/>
      </w:pPr>
      <w:bookmarkStart w:id="174" w:name="_Toc401651625"/>
      <w:r>
        <w:lastRenderedPageBreak/>
        <w:t>Appendis</w:t>
      </w:r>
      <w:bookmarkEnd w:id="174"/>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E31573">
            <w:pPr>
              <w:jc w:val="center"/>
              <w:rPr>
                <w:b/>
              </w:rPr>
            </w:pPr>
            <w:r w:rsidRPr="00B4091C">
              <w:rPr>
                <w:b/>
              </w:rPr>
              <w:t>Name</w:t>
            </w:r>
          </w:p>
        </w:tc>
        <w:tc>
          <w:tcPr>
            <w:tcW w:w="2880" w:type="dxa"/>
          </w:tcPr>
          <w:p w14:paraId="0474CCDA" w14:textId="36EBFCAA" w:rsidR="00BD4388" w:rsidRPr="00B4091C" w:rsidRDefault="00BD4388" w:rsidP="00E31573">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E31573">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E31573">
            <w:pPr>
              <w:jc w:val="left"/>
            </w:pPr>
            <w:r>
              <w:t>Wood from natural forest</w:t>
            </w:r>
          </w:p>
        </w:tc>
        <w:tc>
          <w:tcPr>
            <w:tcW w:w="4230" w:type="dxa"/>
          </w:tcPr>
          <w:p w14:paraId="761853DE" w14:textId="23E59D08" w:rsidR="00BD4388" w:rsidRDefault="00BD4388" w:rsidP="00E31573">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E31573">
            <w:pPr>
              <w:jc w:val="left"/>
            </w:pPr>
            <w:r>
              <w:t>Mr. Duc</w:t>
            </w:r>
          </w:p>
        </w:tc>
        <w:tc>
          <w:tcPr>
            <w:tcW w:w="2880" w:type="dxa"/>
          </w:tcPr>
          <w:p w14:paraId="64C060C5" w14:textId="089CA1D1" w:rsidR="00BD4388" w:rsidRDefault="00BD4388" w:rsidP="00E31573">
            <w:pPr>
              <w:jc w:val="left"/>
            </w:pPr>
            <w:r>
              <w:t>Wood from natural forest</w:t>
            </w:r>
          </w:p>
        </w:tc>
        <w:tc>
          <w:tcPr>
            <w:tcW w:w="4230" w:type="dxa"/>
          </w:tcPr>
          <w:p w14:paraId="434D4E64" w14:textId="17727896" w:rsidR="00BD4388" w:rsidRDefault="00BD4388" w:rsidP="00E31573">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E31573">
            <w:pPr>
              <w:jc w:val="left"/>
            </w:pPr>
            <w:r>
              <w:t>Mr. Bui Van Tham</w:t>
            </w:r>
          </w:p>
        </w:tc>
        <w:tc>
          <w:tcPr>
            <w:tcW w:w="2880" w:type="dxa"/>
          </w:tcPr>
          <w:p w14:paraId="368F6130" w14:textId="0024F077" w:rsidR="00BD4388" w:rsidRDefault="00BD4388" w:rsidP="00E31573">
            <w:pPr>
              <w:jc w:val="left"/>
            </w:pPr>
            <w:r>
              <w:t>Acacia</w:t>
            </w:r>
          </w:p>
        </w:tc>
        <w:tc>
          <w:tcPr>
            <w:tcW w:w="4230" w:type="dxa"/>
          </w:tcPr>
          <w:p w14:paraId="35902C67" w14:textId="2429B9E8" w:rsidR="00BD4388" w:rsidRDefault="00BD4388" w:rsidP="00E31573">
            <w:pPr>
              <w:jc w:val="left"/>
            </w:pPr>
            <w:r>
              <w:t>Ngoc Lac district, Thanh Hoa province</w:t>
            </w:r>
          </w:p>
        </w:tc>
      </w:tr>
      <w:tr w:rsidR="00BD4388" w14:paraId="49F5134D" w14:textId="77777777" w:rsidTr="00BD4388">
        <w:tc>
          <w:tcPr>
            <w:tcW w:w="2520" w:type="dxa"/>
          </w:tcPr>
          <w:p w14:paraId="7B20D84A" w14:textId="6FCDC75B" w:rsidR="00BD4388" w:rsidRDefault="00BD4388" w:rsidP="00E31573">
            <w:pPr>
              <w:jc w:val="left"/>
            </w:pPr>
            <w:r>
              <w:t>Mr. Bao Sinh</w:t>
            </w:r>
          </w:p>
        </w:tc>
        <w:tc>
          <w:tcPr>
            <w:tcW w:w="2880" w:type="dxa"/>
          </w:tcPr>
          <w:p w14:paraId="361691A2" w14:textId="4465E0A0" w:rsidR="00BD4388" w:rsidRDefault="00BD4388" w:rsidP="00E31573">
            <w:pPr>
              <w:jc w:val="left"/>
            </w:pPr>
            <w:r>
              <w:t>Bamboo</w:t>
            </w:r>
          </w:p>
        </w:tc>
        <w:tc>
          <w:tcPr>
            <w:tcW w:w="4230" w:type="dxa"/>
          </w:tcPr>
          <w:p w14:paraId="1ADDCC58" w14:textId="793BFB84" w:rsidR="00BD4388" w:rsidRDefault="00BD4388" w:rsidP="00E31573">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E31573">
            <w:pPr>
              <w:jc w:val="left"/>
            </w:pPr>
            <w:r>
              <w:t>Mr. Hoang Van Than</w:t>
            </w:r>
          </w:p>
        </w:tc>
        <w:tc>
          <w:tcPr>
            <w:tcW w:w="2880" w:type="dxa"/>
          </w:tcPr>
          <w:p w14:paraId="3EB9E468" w14:textId="0E18CDA1" w:rsidR="00BD4388" w:rsidRDefault="00BD4388" w:rsidP="00E31573">
            <w:pPr>
              <w:jc w:val="left"/>
            </w:pPr>
            <w:r>
              <w:t>Bamboo</w:t>
            </w:r>
          </w:p>
        </w:tc>
        <w:tc>
          <w:tcPr>
            <w:tcW w:w="4230" w:type="dxa"/>
          </w:tcPr>
          <w:p w14:paraId="7C7C4E8E" w14:textId="5C94DDF9" w:rsidR="00BD4388" w:rsidRDefault="00BD4388" w:rsidP="00E31573">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pgSz w:w="11909" w:h="16834" w:code="9"/>
      <w:pgMar w:top="1260" w:right="1199" w:bottom="1170" w:left="117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Nguyen Thanh Quang" w:date="2014-10-24T10:18:00Z" w:initials="Quang">
    <w:p w14:paraId="6963775C" w14:textId="47BF4B66" w:rsidR="003A2FBF" w:rsidRDefault="003A2FBF">
      <w:pPr>
        <w:pStyle w:val="CommentText"/>
      </w:pPr>
      <w:r>
        <w:rPr>
          <w:rStyle w:val="CommentReference"/>
        </w:rPr>
        <w:annotationRef/>
      </w:r>
      <w:r>
        <w:t>What about sawmills?</w:t>
      </w:r>
    </w:p>
  </w:comment>
  <w:comment w:id="59" w:author="Nguyen Thanh Quang" w:date="2014-10-24T10:18:00Z" w:initials="Quang">
    <w:p w14:paraId="2F75E3F0" w14:textId="04C73ED4" w:rsidR="003A2FBF" w:rsidRDefault="003A2FBF">
      <w:pPr>
        <w:pStyle w:val="CommentText"/>
      </w:pPr>
      <w:r>
        <w:rPr>
          <w:rStyle w:val="CommentReference"/>
        </w:rPr>
        <w:annotationRef/>
      </w:r>
      <w:r>
        <w:t>In diameter??</w:t>
      </w:r>
    </w:p>
  </w:comment>
  <w:comment w:id="61" w:author="Nguyen Thanh Quang" w:date="2014-10-24T10:18:00Z" w:initials="Quang">
    <w:p w14:paraId="534DA80B" w14:textId="7DD48490" w:rsidR="003A2FBF" w:rsidRDefault="003A2FBF">
      <w:pPr>
        <w:pStyle w:val="CommentText"/>
      </w:pPr>
      <w:r>
        <w:rPr>
          <w:rStyle w:val="CommentReference"/>
        </w:rPr>
        <w:annotationRef/>
      </w:r>
      <w:r>
        <w:t>This part should be presented shorter and concise with key statements on:</w:t>
      </w:r>
    </w:p>
    <w:p w14:paraId="2C2384B7" w14:textId="77777777" w:rsidR="003A2FBF" w:rsidRDefault="003A2FBF">
      <w:pPr>
        <w:pStyle w:val="CommentText"/>
      </w:pPr>
      <w:r>
        <w:t>-what is value chain?</w:t>
      </w:r>
    </w:p>
    <w:p w14:paraId="49BD6715" w14:textId="77777777" w:rsidR="003A2FBF" w:rsidRDefault="003A2FBF">
      <w:pPr>
        <w:pStyle w:val="CommentText"/>
      </w:pPr>
      <w:r>
        <w:t>-What is deforestation process/formulation?</w:t>
      </w:r>
    </w:p>
    <w:p w14:paraId="0BC20533" w14:textId="77777777" w:rsidR="003A2FBF" w:rsidRDefault="003A2FBF">
      <w:pPr>
        <w:pStyle w:val="CommentText"/>
      </w:pPr>
      <w:r>
        <w:t>-What is forest degradation process?</w:t>
      </w:r>
    </w:p>
    <w:p w14:paraId="69460069" w14:textId="785F5F36" w:rsidR="003A2FBF" w:rsidRDefault="003A2FBF">
      <w:pPr>
        <w:pStyle w:val="CommentText"/>
      </w:pPr>
      <w:r>
        <w:t xml:space="preserve">-What is a sustainable fuelwood supply chain? </w:t>
      </w:r>
    </w:p>
  </w:comment>
  <w:comment w:id="62" w:author="Nguyen Thanh Quang" w:date="2014-10-24T10:18:00Z" w:initials="Quang">
    <w:p w14:paraId="2906C95F" w14:textId="2E4B9CFD" w:rsidR="003A2FBF" w:rsidRDefault="003A2FBF">
      <w:pPr>
        <w:pStyle w:val="CommentText"/>
      </w:pPr>
      <w:r>
        <w:rPr>
          <w:rStyle w:val="CommentReference"/>
        </w:rPr>
        <w:annotationRef/>
      </w:r>
      <w:r>
        <w:t>To what extent is fuelwood in this report?</w:t>
      </w:r>
    </w:p>
  </w:comment>
  <w:comment w:id="83" w:author="Nguyen Thanh Quang" w:date="2014-10-24T10:18:00Z" w:initials="Quang">
    <w:p w14:paraId="1227C38A" w14:textId="09052F04" w:rsidR="003A2FBF" w:rsidRDefault="003A2FBF">
      <w:pPr>
        <w:pStyle w:val="CommentText"/>
      </w:pPr>
      <w:r>
        <w:rPr>
          <w:rStyle w:val="CommentReference"/>
        </w:rPr>
        <w:annotationRef/>
      </w:r>
      <w:r>
        <w:t xml:space="preserve">Please ONLY present </w:t>
      </w:r>
      <w:r w:rsidRPr="00C32245">
        <w:rPr>
          <w:b/>
        </w:rPr>
        <w:t>concise</w:t>
      </w:r>
      <w:r>
        <w:t xml:space="preserve"> the way you process collected data and treat bias.</w:t>
      </w:r>
    </w:p>
  </w:comment>
  <w:comment w:id="93" w:author="Nguyen Thanh Quang" w:date="2014-10-24T10:22:00Z" w:initials="Quang">
    <w:p w14:paraId="1B987936" w14:textId="1C513AD7" w:rsidR="003A2FBF" w:rsidRDefault="003A2FBF">
      <w:pPr>
        <w:pStyle w:val="CommentText"/>
      </w:pPr>
      <w:r>
        <w:rPr>
          <w:rStyle w:val="CommentReference"/>
        </w:rPr>
        <w:annotationRef/>
      </w:r>
      <w:r>
        <w:t>It should be started with fuelwood supply chain including a diagram to show from “forest to wood products/fuels” at all levels surveyed  so that the readers can track where fuelwood come and where it will go to and consume,…</w:t>
      </w:r>
    </w:p>
    <w:p w14:paraId="6FC6C765" w14:textId="3298B60E" w:rsidR="003A2FBF" w:rsidRDefault="003A2FBF">
      <w:pPr>
        <w:pStyle w:val="CommentText"/>
      </w:pPr>
      <w:r>
        <w:t>Discuss about origin, sources, amount,…..(copy to here)</w:t>
      </w:r>
    </w:p>
  </w:comment>
  <w:comment w:id="94" w:author="Nguyen Thanh Quang" w:date="2014-10-24T10:18:00Z" w:initials="Quang">
    <w:p w14:paraId="70B211FE" w14:textId="5E2981A8" w:rsidR="003A2FBF" w:rsidRDefault="003A2FBF">
      <w:pPr>
        <w:pStyle w:val="CommentText"/>
      </w:pPr>
      <w:r>
        <w:rPr>
          <w:rStyle w:val="CommentReference"/>
        </w:rPr>
        <w:annotationRef/>
      </w:r>
      <w:r>
        <w:t xml:space="preserve">This moves to after demand section </w:t>
      </w:r>
    </w:p>
  </w:comment>
  <w:comment w:id="95" w:author="Nguyen Thanh Quang" w:date="2014-10-24T10:18:00Z" w:initials="Quang">
    <w:p w14:paraId="36DB7816" w14:textId="218D38A2" w:rsidR="003A2FBF" w:rsidRDefault="003A2FBF">
      <w:pPr>
        <w:pStyle w:val="CommentText"/>
      </w:pPr>
      <w:r>
        <w:rPr>
          <w:rStyle w:val="CommentReference"/>
        </w:rPr>
        <w:annotationRef/>
      </w:r>
      <w:r>
        <w:t>But charcoal is being produced in Thanh Hoa &amp; Nghe An. So that it should be included in value chain.</w:t>
      </w:r>
    </w:p>
  </w:comment>
  <w:comment w:id="96" w:author="Nguyen Thanh Quang" w:date="2014-10-24T10:18:00Z" w:initials="Quang">
    <w:p w14:paraId="41C26E5A" w14:textId="78F5E5A5" w:rsidR="003A2FBF" w:rsidRDefault="003A2FBF">
      <w:pPr>
        <w:pStyle w:val="CommentText"/>
      </w:pPr>
      <w:r>
        <w:rPr>
          <w:rStyle w:val="CommentReference"/>
        </w:rPr>
        <w:annotationRef/>
      </w:r>
      <w:r>
        <w:t>It should have a diagram to show linkages/implications between residential, industial and commercial sectors in overall picture of plantation, exploitation and consumption of fuelwood</w:t>
      </w:r>
    </w:p>
  </w:comment>
  <w:comment w:id="97" w:author="Nguyen Thanh Quang" w:date="2014-10-24T10:25:00Z" w:initials="Quang">
    <w:p w14:paraId="6099B225" w14:textId="77777777" w:rsidR="003A2FBF" w:rsidRDefault="003A2FBF">
      <w:pPr>
        <w:pStyle w:val="CommentText"/>
      </w:pPr>
      <w:r>
        <w:rPr>
          <w:rStyle w:val="CommentReference"/>
        </w:rPr>
        <w:annotationRef/>
      </w:r>
      <w:r>
        <w:t>How about sawmills which make slats to sell to market/middleman/consumer??</w:t>
      </w:r>
    </w:p>
    <w:p w14:paraId="0686CF54" w14:textId="7E703523" w:rsidR="003A2FBF" w:rsidRDefault="003A2FBF">
      <w:pPr>
        <w:pStyle w:val="CommentText"/>
      </w:pPr>
      <w:r>
        <w:t>And MDF processing plants??</w:t>
      </w:r>
    </w:p>
    <w:p w14:paraId="38B75109" w14:textId="597898FB" w:rsidR="003A2FBF" w:rsidRDefault="003A2FBF">
      <w:pPr>
        <w:pStyle w:val="CommentText"/>
      </w:pPr>
      <w:r>
        <w:t>Please also include this stage in the chain</w:t>
      </w:r>
    </w:p>
  </w:comment>
  <w:comment w:id="99" w:author="Nguyen Thanh Quang" w:date="2014-10-24T10:18:00Z" w:initials="Quang">
    <w:p w14:paraId="67D41659" w14:textId="05A3C3ED" w:rsidR="003A2FBF" w:rsidRDefault="003A2FBF">
      <w:pPr>
        <w:pStyle w:val="CommentText"/>
      </w:pPr>
      <w:r>
        <w:rPr>
          <w:rStyle w:val="CommentReference"/>
        </w:rPr>
        <w:annotationRef/>
      </w:r>
      <w:r>
        <w:t>We agreed to elaborate material wood in MDF processing/sawmillings,..as mentioned in Executive summary part of this report</w:t>
      </w:r>
    </w:p>
  </w:comment>
  <w:comment w:id="101" w:author="Nguyen Thanh Quang" w:date="2014-10-24T10:40:00Z" w:initials="Quang">
    <w:p w14:paraId="3FA4A8FF" w14:textId="055ED14E" w:rsidR="003A2FBF" w:rsidRDefault="003A2FBF">
      <w:pPr>
        <w:pStyle w:val="CommentText"/>
      </w:pPr>
      <w:r>
        <w:rPr>
          <w:rStyle w:val="CommentReference"/>
        </w:rPr>
        <w:annotationRef/>
      </w:r>
      <w:r>
        <w:t>Using household for the all when you talking about household level</w:t>
      </w:r>
    </w:p>
  </w:comment>
  <w:comment w:id="104" w:author="Nguyen Thanh Quang" w:date="2014-10-24T10:37:00Z" w:initials="Quang">
    <w:p w14:paraId="7E1F6F8A" w14:textId="481B3045" w:rsidR="003A2FBF" w:rsidRDefault="003A2FBF">
      <w:pPr>
        <w:pStyle w:val="CommentText"/>
      </w:pPr>
      <w:r>
        <w:rPr>
          <w:rStyle w:val="CommentReference"/>
        </w:rPr>
        <w:annotationRef/>
      </w:r>
      <w:r>
        <w:t>Please use word of household instead of residential/resident for identical way</w:t>
      </w:r>
    </w:p>
  </w:comment>
  <w:comment w:id="105" w:author="Nguyen Thanh Quang" w:date="2014-10-24T11:14:00Z" w:initials="Quang">
    <w:p w14:paraId="62C91869" w14:textId="7DF7965F" w:rsidR="003A2FBF" w:rsidRPr="007A28FF" w:rsidRDefault="003A2FBF">
      <w:pPr>
        <w:pStyle w:val="CommentText"/>
        <w:rPr>
          <w:highlight w:val="yellow"/>
        </w:rPr>
      </w:pPr>
      <w:r>
        <w:rPr>
          <w:rStyle w:val="CommentReference"/>
        </w:rPr>
        <w:annotationRef/>
      </w:r>
      <w:r w:rsidRPr="007A28FF">
        <w:rPr>
          <w:highlight w:val="yellow"/>
        </w:rPr>
        <w:t>Under this section, please dicuss about gender as well:</w:t>
      </w:r>
    </w:p>
    <w:p w14:paraId="1C04C49E" w14:textId="0BBB22EB" w:rsidR="003A2FBF" w:rsidRPr="007A28FF" w:rsidRDefault="003A2FBF">
      <w:pPr>
        <w:pStyle w:val="CommentText"/>
        <w:rPr>
          <w:highlight w:val="yellow"/>
        </w:rPr>
      </w:pPr>
      <w:r w:rsidRPr="007A28FF">
        <w:rPr>
          <w:highlight w:val="yellow"/>
        </w:rPr>
        <w:t>-Who is fuelwood collector in famility, please show by charts</w:t>
      </w:r>
    </w:p>
    <w:p w14:paraId="0178A0BD" w14:textId="185D431C" w:rsidR="003A2FBF" w:rsidRPr="007A28FF" w:rsidRDefault="003A2FBF">
      <w:pPr>
        <w:pStyle w:val="CommentText"/>
        <w:rPr>
          <w:highlight w:val="yellow"/>
        </w:rPr>
      </w:pPr>
      <w:r w:rsidRPr="007A28FF">
        <w:rPr>
          <w:highlight w:val="yellow"/>
        </w:rPr>
        <w:t>-How much time they have to spend to collect fuelwood? And what is frequency of collecting?, please show in charts</w:t>
      </w:r>
    </w:p>
    <w:p w14:paraId="67960592" w14:textId="080265C5" w:rsidR="003A2FBF" w:rsidRDefault="003A2FBF">
      <w:pPr>
        <w:pStyle w:val="CommentText"/>
      </w:pPr>
      <w:r w:rsidRPr="007A28FF">
        <w:rPr>
          <w:highlight w:val="yellow"/>
        </w:rPr>
        <w:t>-who is main responsible for cooking? And what kind of stoves they are using and what they prefer to cook with next time?, please show in chart</w:t>
      </w:r>
    </w:p>
  </w:comment>
  <w:comment w:id="107" w:author="Nguyen Thanh Quang" w:date="2014-10-24T11:14:00Z" w:initials="Quang">
    <w:p w14:paraId="561795B4" w14:textId="3A94E65C" w:rsidR="003A2FBF" w:rsidRPr="00715EC2" w:rsidRDefault="003A2FBF">
      <w:pPr>
        <w:pStyle w:val="CommentText"/>
        <w:rPr>
          <w:highlight w:val="yellow"/>
        </w:rPr>
      </w:pPr>
      <w:r>
        <w:rPr>
          <w:rStyle w:val="CommentReference"/>
        </w:rPr>
        <w:annotationRef/>
      </w:r>
      <w:r w:rsidRPr="00715EC2">
        <w:rPr>
          <w:highlight w:val="yellow"/>
        </w:rPr>
        <w:t>It is not really logic with sub-items, please clear in your presentation.</w:t>
      </w:r>
    </w:p>
    <w:p w14:paraId="660DCD96" w14:textId="2B1609FF" w:rsidR="003A2FBF" w:rsidRDefault="003A2FBF">
      <w:pPr>
        <w:pStyle w:val="CommentText"/>
      </w:pPr>
      <w:r w:rsidRPr="00715EC2">
        <w:rPr>
          <w:highlight w:val="yellow"/>
        </w:rPr>
        <w:t>It is very difficult to follow your presentation</w:t>
      </w:r>
      <w:r>
        <w:t>. You are showing so many numbers at many levels which makes readers conflicted and messy. Please estimate final number which is most meaningful to put in the report.</w:t>
      </w:r>
    </w:p>
    <w:p w14:paraId="2FA69285" w14:textId="7DAC31F0" w:rsidR="003A2FBF" w:rsidRDefault="003A2FBF">
      <w:pPr>
        <w:pStyle w:val="CommentText"/>
      </w:pPr>
      <w:r w:rsidRPr="00715EC2">
        <w:rPr>
          <w:highlight w:val="yellow"/>
        </w:rPr>
        <w:t>The structure must be clear:</w:t>
      </w:r>
    </w:p>
    <w:p w14:paraId="00EF76C6" w14:textId="1BE94DE0" w:rsidR="003A2FBF" w:rsidRDefault="003A2FBF">
      <w:pPr>
        <w:pStyle w:val="CommentText"/>
      </w:pPr>
      <w:r>
        <w:t>1. Meal cooking</w:t>
      </w:r>
    </w:p>
    <w:p w14:paraId="5204C43E" w14:textId="0610DF88" w:rsidR="003A2FBF" w:rsidRDefault="003A2FBF">
      <w:pPr>
        <w:pStyle w:val="CommentText"/>
      </w:pPr>
      <w:r>
        <w:t>2. Animal cooking (pig)</w:t>
      </w:r>
    </w:p>
    <w:p w14:paraId="7628AE33" w14:textId="505C231F" w:rsidR="003A2FBF" w:rsidRDefault="003A2FBF">
      <w:pPr>
        <w:pStyle w:val="CommentText"/>
      </w:pPr>
      <w:r>
        <w:t>3.Others (tofu)</w:t>
      </w:r>
    </w:p>
  </w:comment>
  <w:comment w:id="108" w:author="Nguyen Thanh Quang" w:date="2014-10-24T10:18:00Z" w:initials="Quang">
    <w:p w14:paraId="72B0955A" w14:textId="0F4D4999" w:rsidR="003A2FBF" w:rsidRDefault="003A2FBF">
      <w:pPr>
        <w:pStyle w:val="CommentText"/>
      </w:pPr>
      <w:r>
        <w:rPr>
          <w:rStyle w:val="CommentReference"/>
        </w:rPr>
        <w:annotationRef/>
      </w:r>
      <w:r>
        <w:t>It is important to know how much firewood used for households who is raising pig, please specify here as well.</w:t>
      </w:r>
    </w:p>
  </w:comment>
  <w:comment w:id="109" w:author="Nguyen Thanh Quang" w:date="2014-10-24T10:18:00Z" w:initials="Quang">
    <w:p w14:paraId="0EFBD441" w14:textId="77777777" w:rsidR="003A2FBF" w:rsidRDefault="003A2FBF" w:rsidP="00593CCE">
      <w:pPr>
        <w:pStyle w:val="CommentText"/>
      </w:pPr>
      <w:r>
        <w:rPr>
          <w:rStyle w:val="CommentReference"/>
        </w:rPr>
        <w:annotationRef/>
      </w:r>
      <w:r>
        <w:t>It appears so high compared mean values of the same cluster 5, why???</w:t>
      </w:r>
    </w:p>
    <w:p w14:paraId="2E706F00" w14:textId="7F296910" w:rsidR="003A2FBF" w:rsidRDefault="003A2FBF">
      <w:pPr>
        <w:pStyle w:val="CommentText"/>
      </w:pPr>
      <w:r>
        <w:t>Please elaborate more here.</w:t>
      </w:r>
    </w:p>
  </w:comment>
  <w:comment w:id="110" w:author="Nguyen Thanh Quang" w:date="2014-10-24T10:18:00Z" w:initials="Quang">
    <w:p w14:paraId="230D3C63" w14:textId="6CB71702" w:rsidR="003A2FBF" w:rsidRDefault="003A2FBF">
      <w:pPr>
        <w:pStyle w:val="CommentText"/>
      </w:pPr>
      <w:r>
        <w:rPr>
          <w:rStyle w:val="CommentReference"/>
        </w:rPr>
        <w:annotationRef/>
      </w:r>
      <w:r>
        <w:t>Can you explain for why it is lower than different ones?</w:t>
      </w:r>
    </w:p>
  </w:comment>
  <w:comment w:id="111" w:author="Nguyen Thanh Quang" w:date="2014-10-24T10:18:00Z" w:initials="Quang">
    <w:p w14:paraId="46FA9DBD" w14:textId="762B1FA9" w:rsidR="003A2FBF" w:rsidRDefault="003A2FBF">
      <w:pPr>
        <w:pStyle w:val="CommentText"/>
      </w:pPr>
      <w:r>
        <w:rPr>
          <w:rStyle w:val="CommentReference"/>
        </w:rPr>
        <w:annotationRef/>
      </w:r>
      <w:r>
        <w:t>It should be the same unit (VND/month) for comparison, please estimate this based on market price into VND.</w:t>
      </w:r>
    </w:p>
  </w:comment>
  <w:comment w:id="112" w:author="Nguyen Thanh Quang" w:date="2014-10-24T10:18:00Z" w:initials="Quang">
    <w:p w14:paraId="0DD482BB" w14:textId="77777777" w:rsidR="003A2FBF" w:rsidRDefault="003A2FBF">
      <w:pPr>
        <w:pStyle w:val="CommentText"/>
      </w:pPr>
      <w:r>
        <w:rPr>
          <w:rStyle w:val="CommentReference"/>
        </w:rPr>
        <w:annotationRef/>
      </w:r>
      <w:r>
        <w:t>It should be explained why??</w:t>
      </w:r>
    </w:p>
    <w:p w14:paraId="6F6A95C5" w14:textId="2CA7FD9A" w:rsidR="003A2FBF" w:rsidRDefault="003A2FBF">
      <w:pPr>
        <w:pStyle w:val="CommentText"/>
      </w:pPr>
      <w:r>
        <w:t>Similar to below ones</w:t>
      </w:r>
    </w:p>
  </w:comment>
  <w:comment w:id="118" w:author="Nguyen Thanh Quang" w:date="2014-10-24T10:29:00Z" w:initials="Quang">
    <w:p w14:paraId="46E32D45" w14:textId="77777777" w:rsidR="003A2FBF" w:rsidRDefault="003A2FBF" w:rsidP="00361A77">
      <w:pPr>
        <w:pStyle w:val="CommentText"/>
      </w:pPr>
      <w:r>
        <w:rPr>
          <w:rStyle w:val="CommentReference"/>
        </w:rPr>
        <w:annotationRef/>
      </w:r>
      <w:r>
        <w:t>For selected clusters, what is for all Thanh Hoa &amp; Nghe An?? This important number should be estimated based on mean value of survey data.</w:t>
      </w:r>
    </w:p>
    <w:p w14:paraId="78021F83" w14:textId="047FCA1F" w:rsidR="003A2FBF" w:rsidRDefault="003A2FBF">
      <w:pPr>
        <w:pStyle w:val="CommentText"/>
      </w:pPr>
    </w:p>
  </w:comment>
  <w:comment w:id="121" w:author="Nguyen Thanh Quang" w:date="2014-10-24T10:18:00Z" w:initials="Quang">
    <w:p w14:paraId="4F8BC0E9" w14:textId="77777777" w:rsidR="003A2FBF" w:rsidRDefault="003A2FBF">
      <w:pPr>
        <w:pStyle w:val="CommentText"/>
      </w:pPr>
      <w:r>
        <w:rPr>
          <w:rStyle w:val="CommentReference"/>
        </w:rPr>
        <w:annotationRef/>
      </w:r>
      <w:r>
        <w:t>For selected clusters</w:t>
      </w:r>
    </w:p>
    <w:p w14:paraId="3733ADAE" w14:textId="2CDBB47F" w:rsidR="003A2FBF" w:rsidRDefault="003A2FBF">
      <w:pPr>
        <w:pStyle w:val="CommentText"/>
      </w:pPr>
      <w:r>
        <w:t>What will be for whole provinces??? Can you estimate this number?</w:t>
      </w:r>
    </w:p>
  </w:comment>
  <w:comment w:id="122" w:author="Nguyen Thanh Quang" w:date="2014-10-24T10:18:00Z" w:initials="Quang">
    <w:p w14:paraId="03A8453B" w14:textId="5C32BCAC" w:rsidR="003A2FBF" w:rsidRDefault="003A2FBF">
      <w:pPr>
        <w:pStyle w:val="CommentText"/>
      </w:pPr>
      <w:r>
        <w:rPr>
          <w:rStyle w:val="CommentReference"/>
        </w:rPr>
        <w:annotationRef/>
      </w:r>
      <w:r>
        <w:t>In length or diameter?</w:t>
      </w:r>
    </w:p>
  </w:comment>
  <w:comment w:id="123" w:author="Nguyen Thanh Quang" w:date="2014-10-24T10:18:00Z" w:initials="Quang">
    <w:p w14:paraId="13CFB628" w14:textId="5CCD43D4" w:rsidR="003A2FBF" w:rsidRDefault="003A2FBF">
      <w:pPr>
        <w:pStyle w:val="CommentText"/>
      </w:pPr>
      <w:r>
        <w:rPr>
          <w:rStyle w:val="CommentReference"/>
        </w:rPr>
        <w:annotationRef/>
      </w:r>
      <w:r>
        <w:t>Very little for 5 months???</w:t>
      </w:r>
    </w:p>
  </w:comment>
  <w:comment w:id="124" w:author="Nguyen Thanh Quang" w:date="2014-10-24T10:33:00Z" w:initials="Quang">
    <w:p w14:paraId="144C9646" w14:textId="2B17205A" w:rsidR="003A2FBF" w:rsidRDefault="003A2FBF">
      <w:pPr>
        <w:pStyle w:val="CommentText"/>
      </w:pPr>
      <w:r>
        <w:rPr>
          <w:rStyle w:val="CommentReference"/>
        </w:rPr>
        <w:annotationRef/>
      </w:r>
      <w:r>
        <w:t>Your estimate or statistic data?</w:t>
      </w:r>
    </w:p>
  </w:comment>
  <w:comment w:id="125" w:author="Nguyen Thanh Quang" w:date="2014-10-24T10:33:00Z" w:initials="Quang">
    <w:p w14:paraId="3140D963" w14:textId="0247233C" w:rsidR="003A2FBF" w:rsidRDefault="003A2FBF">
      <w:pPr>
        <w:pStyle w:val="CommentText"/>
      </w:pPr>
      <w:r>
        <w:rPr>
          <w:rStyle w:val="CommentReference"/>
        </w:rPr>
        <w:annotationRef/>
      </w:r>
      <w:r>
        <w:t>Your estimate or statistic data?</w:t>
      </w:r>
    </w:p>
  </w:comment>
  <w:comment w:id="129" w:author="Nguyen Thanh Quang" w:date="2014-10-24T10:18:00Z" w:initials="Quang">
    <w:p w14:paraId="6DB8D520" w14:textId="795FEAFC" w:rsidR="003A2FBF" w:rsidRDefault="003A2FBF">
      <w:pPr>
        <w:pStyle w:val="CommentText"/>
      </w:pPr>
      <w:r>
        <w:rPr>
          <w:rStyle w:val="CommentReference"/>
        </w:rPr>
        <w:annotationRef/>
      </w:r>
      <w:r>
        <w:t xml:space="preserve">Move this section to beginning of this part, including a diagram to show a fuelwood </w:t>
      </w:r>
      <w:r w:rsidRPr="00883810">
        <w:rPr>
          <w:b/>
        </w:rPr>
        <w:t>supply chain</w:t>
      </w:r>
      <w:r>
        <w:t xml:space="preserve"> from “forest to wood products/fuel” at all levels surveyed </w:t>
      </w:r>
    </w:p>
    <w:p w14:paraId="39E628F0" w14:textId="77777777" w:rsidR="003A2FBF" w:rsidRDefault="003A2FBF">
      <w:pPr>
        <w:pStyle w:val="CommentText"/>
      </w:pPr>
      <w:r>
        <w:t>Discuss about amount, sources,…under this</w:t>
      </w:r>
    </w:p>
    <w:p w14:paraId="08FFD0C5" w14:textId="0945936E" w:rsidR="003A2FBF" w:rsidRDefault="003A2FBF">
      <w:pPr>
        <w:pStyle w:val="CommentText"/>
      </w:pPr>
      <w:r>
        <w:t>Please explain why it is sustainable?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6BCF0" w14:textId="77777777" w:rsidR="00666F99" w:rsidRDefault="00666F99" w:rsidP="003618C0">
      <w:pPr>
        <w:spacing w:before="0" w:line="240" w:lineRule="auto"/>
      </w:pPr>
      <w:r>
        <w:separator/>
      </w:r>
    </w:p>
  </w:endnote>
  <w:endnote w:type="continuationSeparator" w:id="0">
    <w:p w14:paraId="6D0ED412" w14:textId="77777777" w:rsidR="00666F99" w:rsidRDefault="00666F99"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075C994" w:rsidR="003A2FBF" w:rsidRDefault="003A2FBF" w:rsidP="00FA248B">
    <w:pPr>
      <w:pStyle w:val="Footer"/>
      <w:tabs>
        <w:tab w:val="center" w:pos="4770"/>
        <w:tab w:val="left" w:pos="5445"/>
      </w:tabs>
      <w:jc w:val="left"/>
    </w:pPr>
    <w:r>
      <w:tab/>
    </w:r>
    <w:r>
      <w:tab/>
    </w:r>
    <w:sdt>
      <w:sdtPr>
        <w:id w:val="13072071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302D">
          <w:rPr>
            <w:noProof/>
          </w:rPr>
          <w:t>1</w:t>
        </w:r>
        <w:r>
          <w:rPr>
            <w:noProof/>
          </w:rPr>
          <w:fldChar w:fldCharType="end"/>
        </w:r>
      </w:sdtContent>
    </w:sdt>
    <w:r>
      <w:rPr>
        <w:noProof/>
      </w:rPr>
      <w:tab/>
    </w:r>
  </w:p>
  <w:p w14:paraId="3C5C246D" w14:textId="77777777" w:rsidR="003A2FBF" w:rsidRDefault="003A2F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D99F" w14:textId="77777777" w:rsidR="003A2FBF" w:rsidRDefault="003A2FBF" w:rsidP="00FA248B">
    <w:pPr>
      <w:pStyle w:val="Footer"/>
      <w:tabs>
        <w:tab w:val="center" w:pos="4770"/>
        <w:tab w:val="left" w:pos="5445"/>
      </w:tabs>
      <w:jc w:val="left"/>
    </w:pPr>
    <w:r>
      <w:tab/>
    </w:r>
    <w:r>
      <w:tab/>
    </w:r>
    <w:sdt>
      <w:sdtPr>
        <w:id w:val="-9965718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302D">
          <w:rPr>
            <w:noProof/>
          </w:rPr>
          <w:t>24</w:t>
        </w:r>
        <w:r>
          <w:rPr>
            <w:noProof/>
          </w:rPr>
          <w:fldChar w:fldCharType="end"/>
        </w:r>
      </w:sdtContent>
    </w:sdt>
    <w:r>
      <w:rPr>
        <w:noProof/>
      </w:rPr>
      <w:tab/>
    </w:r>
  </w:p>
  <w:p w14:paraId="245E9988" w14:textId="77777777" w:rsidR="003A2FBF" w:rsidRDefault="003A2F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03BF46E5" w14:textId="77777777" w:rsidR="003A2FBF" w:rsidRDefault="003A2FBF">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5C0F6B8C" w14:textId="77777777" w:rsidR="003A2FBF" w:rsidRDefault="003A2F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108710"/>
      <w:docPartObj>
        <w:docPartGallery w:val="Page Numbers (Bottom of Page)"/>
        <w:docPartUnique/>
      </w:docPartObj>
    </w:sdtPr>
    <w:sdtEndPr>
      <w:rPr>
        <w:noProof/>
      </w:rPr>
    </w:sdtEndPr>
    <w:sdtContent>
      <w:p w14:paraId="59C96885" w14:textId="77777777" w:rsidR="003A2FBF" w:rsidRDefault="003A2FBF">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14:paraId="1EBBAD9B" w14:textId="77777777" w:rsidR="003A2FBF" w:rsidRDefault="003A2F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3A2FBF" w:rsidRDefault="003A2FBF">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D365C01" w14:textId="77777777" w:rsidR="003A2FBF" w:rsidRDefault="003A2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80EFC" w14:textId="77777777" w:rsidR="00666F99" w:rsidRDefault="00666F99" w:rsidP="003618C0">
      <w:pPr>
        <w:spacing w:before="0" w:line="240" w:lineRule="auto"/>
      </w:pPr>
      <w:r>
        <w:separator/>
      </w:r>
    </w:p>
  </w:footnote>
  <w:footnote w:type="continuationSeparator" w:id="0">
    <w:p w14:paraId="0BFBE682" w14:textId="77777777" w:rsidR="00666F99" w:rsidRDefault="00666F99" w:rsidP="003618C0">
      <w:pPr>
        <w:spacing w:before="0" w:line="240" w:lineRule="auto"/>
      </w:pPr>
      <w:r>
        <w:continuationSeparator/>
      </w:r>
    </w:p>
  </w:footnote>
  <w:footnote w:id="1">
    <w:p w14:paraId="17CE0595" w14:textId="77777777" w:rsidR="003A2FBF" w:rsidRDefault="003A2FBF"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10E269A" w14:textId="77777777" w:rsidR="003A2FBF" w:rsidRDefault="003A2FBF" w:rsidP="00604187">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36EBB09F" w14:textId="77777777" w:rsidR="003A2FBF" w:rsidRDefault="003A2FBF" w:rsidP="00604187">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0AE392F7" w14:textId="77777777" w:rsidR="003A2FBF" w:rsidRDefault="003A2FBF" w:rsidP="00604187">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5789C0FB" w14:textId="77777777" w:rsidR="003A2FBF" w:rsidRDefault="003A2FBF" w:rsidP="00604187">
      <w:pPr>
        <w:pStyle w:val="FootnoteText"/>
      </w:pPr>
      <w:r>
        <w:rPr>
          <w:rStyle w:val="FootnoteReference"/>
        </w:rPr>
        <w:footnoteRef/>
      </w:r>
      <w:r>
        <w:t xml:space="preserve"> D.T. Le. Et al “Litter production of the secondary forest in Me Linh, Vinh Phuc provice. Vietnam Journal of Biology (2009)</w:t>
      </w:r>
    </w:p>
  </w:footnote>
  <w:footnote w:id="6">
    <w:p w14:paraId="5ABD4050" w14:textId="77777777" w:rsidR="003A2FBF" w:rsidRDefault="003A2FBF" w:rsidP="00604187">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2434"/>
    <w:rsid w:val="00031124"/>
    <w:rsid w:val="000349F6"/>
    <w:rsid w:val="0003584D"/>
    <w:rsid w:val="00035C6B"/>
    <w:rsid w:val="00035E68"/>
    <w:rsid w:val="00044906"/>
    <w:rsid w:val="00044A56"/>
    <w:rsid w:val="00045F30"/>
    <w:rsid w:val="00050E28"/>
    <w:rsid w:val="000515A3"/>
    <w:rsid w:val="0005287A"/>
    <w:rsid w:val="000545D0"/>
    <w:rsid w:val="00055223"/>
    <w:rsid w:val="00061886"/>
    <w:rsid w:val="00065F93"/>
    <w:rsid w:val="00073E63"/>
    <w:rsid w:val="0008182B"/>
    <w:rsid w:val="000829AE"/>
    <w:rsid w:val="000830A4"/>
    <w:rsid w:val="00083C03"/>
    <w:rsid w:val="0008691D"/>
    <w:rsid w:val="00086A93"/>
    <w:rsid w:val="000874CA"/>
    <w:rsid w:val="00093872"/>
    <w:rsid w:val="000945C7"/>
    <w:rsid w:val="0009478A"/>
    <w:rsid w:val="00096982"/>
    <w:rsid w:val="00096BB4"/>
    <w:rsid w:val="000A3A68"/>
    <w:rsid w:val="000A6871"/>
    <w:rsid w:val="000A77E6"/>
    <w:rsid w:val="000B2050"/>
    <w:rsid w:val="000B45FD"/>
    <w:rsid w:val="000B7BB5"/>
    <w:rsid w:val="000D2B20"/>
    <w:rsid w:val="000D367A"/>
    <w:rsid w:val="000E086C"/>
    <w:rsid w:val="000E4EB4"/>
    <w:rsid w:val="000E695A"/>
    <w:rsid w:val="000F084F"/>
    <w:rsid w:val="000F2965"/>
    <w:rsid w:val="000F432F"/>
    <w:rsid w:val="00103887"/>
    <w:rsid w:val="00104D70"/>
    <w:rsid w:val="00114F8A"/>
    <w:rsid w:val="00130EF7"/>
    <w:rsid w:val="00131B32"/>
    <w:rsid w:val="00132F29"/>
    <w:rsid w:val="00134190"/>
    <w:rsid w:val="001370AF"/>
    <w:rsid w:val="00137874"/>
    <w:rsid w:val="00141842"/>
    <w:rsid w:val="0014243A"/>
    <w:rsid w:val="00146BD5"/>
    <w:rsid w:val="001516F0"/>
    <w:rsid w:val="00151F53"/>
    <w:rsid w:val="0015238E"/>
    <w:rsid w:val="00153805"/>
    <w:rsid w:val="00154404"/>
    <w:rsid w:val="00154667"/>
    <w:rsid w:val="00156682"/>
    <w:rsid w:val="00157D2F"/>
    <w:rsid w:val="00157E78"/>
    <w:rsid w:val="00160FB4"/>
    <w:rsid w:val="00161C39"/>
    <w:rsid w:val="00162AB3"/>
    <w:rsid w:val="00162B68"/>
    <w:rsid w:val="001634D1"/>
    <w:rsid w:val="00164360"/>
    <w:rsid w:val="00167DB1"/>
    <w:rsid w:val="00167E82"/>
    <w:rsid w:val="00182A1A"/>
    <w:rsid w:val="0018377B"/>
    <w:rsid w:val="001845E7"/>
    <w:rsid w:val="0018525A"/>
    <w:rsid w:val="00186ADA"/>
    <w:rsid w:val="001878BD"/>
    <w:rsid w:val="001A1EC5"/>
    <w:rsid w:val="001A41ED"/>
    <w:rsid w:val="001A66AC"/>
    <w:rsid w:val="001B03B9"/>
    <w:rsid w:val="001B0C6B"/>
    <w:rsid w:val="001B66A6"/>
    <w:rsid w:val="001B6A5F"/>
    <w:rsid w:val="001B6DF4"/>
    <w:rsid w:val="001B6F6E"/>
    <w:rsid w:val="001D25EB"/>
    <w:rsid w:val="001E089A"/>
    <w:rsid w:val="001E2714"/>
    <w:rsid w:val="001E2D31"/>
    <w:rsid w:val="001E2FF0"/>
    <w:rsid w:val="001E3253"/>
    <w:rsid w:val="001E5A64"/>
    <w:rsid w:val="001F3E94"/>
    <w:rsid w:val="001F625C"/>
    <w:rsid w:val="0020498A"/>
    <w:rsid w:val="00207848"/>
    <w:rsid w:val="00212232"/>
    <w:rsid w:val="00215455"/>
    <w:rsid w:val="002173E7"/>
    <w:rsid w:val="0022271F"/>
    <w:rsid w:val="0022314E"/>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6E4E"/>
    <w:rsid w:val="0027262B"/>
    <w:rsid w:val="00273376"/>
    <w:rsid w:val="002758C8"/>
    <w:rsid w:val="002761D7"/>
    <w:rsid w:val="00280BF4"/>
    <w:rsid w:val="00282D2C"/>
    <w:rsid w:val="00290DFD"/>
    <w:rsid w:val="00290F44"/>
    <w:rsid w:val="00296A0F"/>
    <w:rsid w:val="00297F0A"/>
    <w:rsid w:val="002A3071"/>
    <w:rsid w:val="002A4D46"/>
    <w:rsid w:val="002B2E37"/>
    <w:rsid w:val="002B4947"/>
    <w:rsid w:val="002B58D5"/>
    <w:rsid w:val="002C0CE8"/>
    <w:rsid w:val="002C1FA0"/>
    <w:rsid w:val="002C2063"/>
    <w:rsid w:val="002C5438"/>
    <w:rsid w:val="002C6173"/>
    <w:rsid w:val="002C6818"/>
    <w:rsid w:val="002D310D"/>
    <w:rsid w:val="002E0018"/>
    <w:rsid w:val="002E1391"/>
    <w:rsid w:val="002E31E5"/>
    <w:rsid w:val="002E338E"/>
    <w:rsid w:val="002E3475"/>
    <w:rsid w:val="002E4698"/>
    <w:rsid w:val="002E6938"/>
    <w:rsid w:val="002F5A8D"/>
    <w:rsid w:val="002F6412"/>
    <w:rsid w:val="003033EA"/>
    <w:rsid w:val="00305189"/>
    <w:rsid w:val="00310B19"/>
    <w:rsid w:val="0031138E"/>
    <w:rsid w:val="00313BC6"/>
    <w:rsid w:val="00314EAB"/>
    <w:rsid w:val="00317790"/>
    <w:rsid w:val="00320931"/>
    <w:rsid w:val="00321B51"/>
    <w:rsid w:val="0032418D"/>
    <w:rsid w:val="00326907"/>
    <w:rsid w:val="003429A8"/>
    <w:rsid w:val="00345534"/>
    <w:rsid w:val="00347EB4"/>
    <w:rsid w:val="00350F04"/>
    <w:rsid w:val="00351E6F"/>
    <w:rsid w:val="0035202B"/>
    <w:rsid w:val="00352ABF"/>
    <w:rsid w:val="003535F4"/>
    <w:rsid w:val="00353D28"/>
    <w:rsid w:val="00357D9D"/>
    <w:rsid w:val="003618C0"/>
    <w:rsid w:val="00361A77"/>
    <w:rsid w:val="003664F8"/>
    <w:rsid w:val="00371135"/>
    <w:rsid w:val="003731A4"/>
    <w:rsid w:val="0037441B"/>
    <w:rsid w:val="00385305"/>
    <w:rsid w:val="00385A5B"/>
    <w:rsid w:val="00391E99"/>
    <w:rsid w:val="00392108"/>
    <w:rsid w:val="00393B09"/>
    <w:rsid w:val="003940D7"/>
    <w:rsid w:val="00395944"/>
    <w:rsid w:val="00396DEC"/>
    <w:rsid w:val="003A0E5E"/>
    <w:rsid w:val="003A2FBF"/>
    <w:rsid w:val="003A3314"/>
    <w:rsid w:val="003A5565"/>
    <w:rsid w:val="003A725C"/>
    <w:rsid w:val="003B39B9"/>
    <w:rsid w:val="003B5A2A"/>
    <w:rsid w:val="003B5B06"/>
    <w:rsid w:val="003B70F0"/>
    <w:rsid w:val="003B71F1"/>
    <w:rsid w:val="003C0987"/>
    <w:rsid w:val="003C0D5F"/>
    <w:rsid w:val="003C1689"/>
    <w:rsid w:val="003C23A9"/>
    <w:rsid w:val="003C32BC"/>
    <w:rsid w:val="003C5D84"/>
    <w:rsid w:val="003C65AA"/>
    <w:rsid w:val="003C6C94"/>
    <w:rsid w:val="003C73D0"/>
    <w:rsid w:val="003C777A"/>
    <w:rsid w:val="003D10C6"/>
    <w:rsid w:val="003E3C68"/>
    <w:rsid w:val="003F3DEA"/>
    <w:rsid w:val="003F4D86"/>
    <w:rsid w:val="003F7BE0"/>
    <w:rsid w:val="004002C8"/>
    <w:rsid w:val="004003ED"/>
    <w:rsid w:val="00400DB8"/>
    <w:rsid w:val="004055FA"/>
    <w:rsid w:val="00406B7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F55"/>
    <w:rsid w:val="004519AD"/>
    <w:rsid w:val="00453341"/>
    <w:rsid w:val="00454F0F"/>
    <w:rsid w:val="004574CE"/>
    <w:rsid w:val="004574D8"/>
    <w:rsid w:val="004578D7"/>
    <w:rsid w:val="004609D6"/>
    <w:rsid w:val="00466115"/>
    <w:rsid w:val="00467300"/>
    <w:rsid w:val="00471DB0"/>
    <w:rsid w:val="00473CA3"/>
    <w:rsid w:val="0048273D"/>
    <w:rsid w:val="004851BD"/>
    <w:rsid w:val="00486538"/>
    <w:rsid w:val="004922AD"/>
    <w:rsid w:val="00497A2C"/>
    <w:rsid w:val="004A0EEB"/>
    <w:rsid w:val="004A1A4B"/>
    <w:rsid w:val="004A1E77"/>
    <w:rsid w:val="004B1A4C"/>
    <w:rsid w:val="004B54EC"/>
    <w:rsid w:val="004B5769"/>
    <w:rsid w:val="004B646A"/>
    <w:rsid w:val="004C5AFA"/>
    <w:rsid w:val="004D2EB1"/>
    <w:rsid w:val="004D3B14"/>
    <w:rsid w:val="004D6B8F"/>
    <w:rsid w:val="004E16A9"/>
    <w:rsid w:val="004E48BB"/>
    <w:rsid w:val="004E4D23"/>
    <w:rsid w:val="004F2F68"/>
    <w:rsid w:val="004F3AAA"/>
    <w:rsid w:val="004F3AF4"/>
    <w:rsid w:val="004F3CFA"/>
    <w:rsid w:val="004F6698"/>
    <w:rsid w:val="0050531B"/>
    <w:rsid w:val="0050665B"/>
    <w:rsid w:val="00513429"/>
    <w:rsid w:val="005222F3"/>
    <w:rsid w:val="00523B3D"/>
    <w:rsid w:val="00524794"/>
    <w:rsid w:val="00530C9E"/>
    <w:rsid w:val="0053297E"/>
    <w:rsid w:val="00533459"/>
    <w:rsid w:val="005420FF"/>
    <w:rsid w:val="00547523"/>
    <w:rsid w:val="005534E2"/>
    <w:rsid w:val="00556A66"/>
    <w:rsid w:val="00556FA8"/>
    <w:rsid w:val="005632B4"/>
    <w:rsid w:val="0056437C"/>
    <w:rsid w:val="005647B4"/>
    <w:rsid w:val="00566462"/>
    <w:rsid w:val="00572B6D"/>
    <w:rsid w:val="00576894"/>
    <w:rsid w:val="00585347"/>
    <w:rsid w:val="00586CE7"/>
    <w:rsid w:val="00593CCE"/>
    <w:rsid w:val="00595E06"/>
    <w:rsid w:val="00595E73"/>
    <w:rsid w:val="005A01E7"/>
    <w:rsid w:val="005A0ACF"/>
    <w:rsid w:val="005A1083"/>
    <w:rsid w:val="005A2A5B"/>
    <w:rsid w:val="005A6C25"/>
    <w:rsid w:val="005B2DBB"/>
    <w:rsid w:val="005B35FF"/>
    <w:rsid w:val="005B56A4"/>
    <w:rsid w:val="005C24B6"/>
    <w:rsid w:val="005C415D"/>
    <w:rsid w:val="005C63A5"/>
    <w:rsid w:val="005D008A"/>
    <w:rsid w:val="005D03AA"/>
    <w:rsid w:val="005D097B"/>
    <w:rsid w:val="005D0A83"/>
    <w:rsid w:val="005D3AF9"/>
    <w:rsid w:val="005D493B"/>
    <w:rsid w:val="005D4B4E"/>
    <w:rsid w:val="005D5430"/>
    <w:rsid w:val="005D68B4"/>
    <w:rsid w:val="005D7674"/>
    <w:rsid w:val="005E306C"/>
    <w:rsid w:val="005E3DFF"/>
    <w:rsid w:val="005E5596"/>
    <w:rsid w:val="005F0B1F"/>
    <w:rsid w:val="005F5D12"/>
    <w:rsid w:val="00604187"/>
    <w:rsid w:val="00606FCE"/>
    <w:rsid w:val="00610A35"/>
    <w:rsid w:val="00612DC6"/>
    <w:rsid w:val="00612E2B"/>
    <w:rsid w:val="006136C4"/>
    <w:rsid w:val="006141AB"/>
    <w:rsid w:val="00614EA2"/>
    <w:rsid w:val="00616431"/>
    <w:rsid w:val="0061718C"/>
    <w:rsid w:val="00620778"/>
    <w:rsid w:val="00623618"/>
    <w:rsid w:val="006240D8"/>
    <w:rsid w:val="0062422D"/>
    <w:rsid w:val="006303DF"/>
    <w:rsid w:val="006342E8"/>
    <w:rsid w:val="006344FD"/>
    <w:rsid w:val="00634E62"/>
    <w:rsid w:val="0063607F"/>
    <w:rsid w:val="00640C99"/>
    <w:rsid w:val="00641834"/>
    <w:rsid w:val="00654FE8"/>
    <w:rsid w:val="006555AF"/>
    <w:rsid w:val="0065641E"/>
    <w:rsid w:val="00660DFA"/>
    <w:rsid w:val="00660E1C"/>
    <w:rsid w:val="00661A6A"/>
    <w:rsid w:val="00666F99"/>
    <w:rsid w:val="006745BC"/>
    <w:rsid w:val="0068052B"/>
    <w:rsid w:val="00680831"/>
    <w:rsid w:val="006811F6"/>
    <w:rsid w:val="00681FA8"/>
    <w:rsid w:val="006824B6"/>
    <w:rsid w:val="00694DEB"/>
    <w:rsid w:val="00695AC5"/>
    <w:rsid w:val="00695EAC"/>
    <w:rsid w:val="006A03D5"/>
    <w:rsid w:val="006A117D"/>
    <w:rsid w:val="006A4F88"/>
    <w:rsid w:val="006B1BDD"/>
    <w:rsid w:val="006B1FE3"/>
    <w:rsid w:val="006B274D"/>
    <w:rsid w:val="006B2A7E"/>
    <w:rsid w:val="006B2BCA"/>
    <w:rsid w:val="006B42CB"/>
    <w:rsid w:val="006B4FBC"/>
    <w:rsid w:val="006C1AAF"/>
    <w:rsid w:val="006C2A75"/>
    <w:rsid w:val="006C4B50"/>
    <w:rsid w:val="006C4C09"/>
    <w:rsid w:val="006C5EA8"/>
    <w:rsid w:val="006C5EB8"/>
    <w:rsid w:val="006E0BBA"/>
    <w:rsid w:val="006E3AF6"/>
    <w:rsid w:val="006E4E45"/>
    <w:rsid w:val="006F2C91"/>
    <w:rsid w:val="006F3421"/>
    <w:rsid w:val="006F3BC5"/>
    <w:rsid w:val="006F6774"/>
    <w:rsid w:val="00703468"/>
    <w:rsid w:val="007047C4"/>
    <w:rsid w:val="00710A7F"/>
    <w:rsid w:val="00711C58"/>
    <w:rsid w:val="00713206"/>
    <w:rsid w:val="00714055"/>
    <w:rsid w:val="00714A17"/>
    <w:rsid w:val="00714AB8"/>
    <w:rsid w:val="00715EC2"/>
    <w:rsid w:val="00720B52"/>
    <w:rsid w:val="00720C00"/>
    <w:rsid w:val="00723B45"/>
    <w:rsid w:val="007240A6"/>
    <w:rsid w:val="00725A37"/>
    <w:rsid w:val="0072645A"/>
    <w:rsid w:val="007269B9"/>
    <w:rsid w:val="00727601"/>
    <w:rsid w:val="00730BB6"/>
    <w:rsid w:val="00734DD9"/>
    <w:rsid w:val="00735F1C"/>
    <w:rsid w:val="00740419"/>
    <w:rsid w:val="007520D2"/>
    <w:rsid w:val="00756C25"/>
    <w:rsid w:val="00756F1C"/>
    <w:rsid w:val="00761FC5"/>
    <w:rsid w:val="00763C3A"/>
    <w:rsid w:val="0076589B"/>
    <w:rsid w:val="00771A56"/>
    <w:rsid w:val="0077265B"/>
    <w:rsid w:val="007738D5"/>
    <w:rsid w:val="00773C5D"/>
    <w:rsid w:val="00775A2B"/>
    <w:rsid w:val="00775B53"/>
    <w:rsid w:val="007777C6"/>
    <w:rsid w:val="00780D1A"/>
    <w:rsid w:val="0078237F"/>
    <w:rsid w:val="007825FB"/>
    <w:rsid w:val="007832B4"/>
    <w:rsid w:val="00784B9B"/>
    <w:rsid w:val="007854C6"/>
    <w:rsid w:val="0078674A"/>
    <w:rsid w:val="00790FD1"/>
    <w:rsid w:val="00793A56"/>
    <w:rsid w:val="007965C7"/>
    <w:rsid w:val="007A1502"/>
    <w:rsid w:val="007A20E9"/>
    <w:rsid w:val="007A28FF"/>
    <w:rsid w:val="007A3D58"/>
    <w:rsid w:val="007A3F62"/>
    <w:rsid w:val="007A4415"/>
    <w:rsid w:val="007A5D2C"/>
    <w:rsid w:val="007B0E1A"/>
    <w:rsid w:val="007B1A6A"/>
    <w:rsid w:val="007C46AE"/>
    <w:rsid w:val="007C4CBE"/>
    <w:rsid w:val="007C73F3"/>
    <w:rsid w:val="007D40D2"/>
    <w:rsid w:val="007E04C9"/>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397B"/>
    <w:rsid w:val="00830542"/>
    <w:rsid w:val="00831134"/>
    <w:rsid w:val="00831B72"/>
    <w:rsid w:val="008337C4"/>
    <w:rsid w:val="00834C34"/>
    <w:rsid w:val="00835084"/>
    <w:rsid w:val="00835F47"/>
    <w:rsid w:val="00837AD8"/>
    <w:rsid w:val="0084043C"/>
    <w:rsid w:val="00845BAD"/>
    <w:rsid w:val="008479B9"/>
    <w:rsid w:val="0085090B"/>
    <w:rsid w:val="00853813"/>
    <w:rsid w:val="00856D78"/>
    <w:rsid w:val="00862006"/>
    <w:rsid w:val="00862624"/>
    <w:rsid w:val="00863431"/>
    <w:rsid w:val="00866157"/>
    <w:rsid w:val="008674A3"/>
    <w:rsid w:val="008716BD"/>
    <w:rsid w:val="008754EC"/>
    <w:rsid w:val="00875648"/>
    <w:rsid w:val="00876060"/>
    <w:rsid w:val="00876AC6"/>
    <w:rsid w:val="00880A35"/>
    <w:rsid w:val="008827BF"/>
    <w:rsid w:val="00883810"/>
    <w:rsid w:val="00886441"/>
    <w:rsid w:val="008873B2"/>
    <w:rsid w:val="00891F8D"/>
    <w:rsid w:val="008923C6"/>
    <w:rsid w:val="00892729"/>
    <w:rsid w:val="00897ED6"/>
    <w:rsid w:val="008B0685"/>
    <w:rsid w:val="008B0F85"/>
    <w:rsid w:val="008B19E3"/>
    <w:rsid w:val="008B5971"/>
    <w:rsid w:val="008B59F1"/>
    <w:rsid w:val="008B5D67"/>
    <w:rsid w:val="008B702C"/>
    <w:rsid w:val="008B7214"/>
    <w:rsid w:val="008B77BB"/>
    <w:rsid w:val="008C005F"/>
    <w:rsid w:val="008C1EB2"/>
    <w:rsid w:val="008D0787"/>
    <w:rsid w:val="008D0C4E"/>
    <w:rsid w:val="008D1AFA"/>
    <w:rsid w:val="008D579F"/>
    <w:rsid w:val="008E242D"/>
    <w:rsid w:val="008E3F3F"/>
    <w:rsid w:val="008E5C02"/>
    <w:rsid w:val="008E656B"/>
    <w:rsid w:val="008E6D04"/>
    <w:rsid w:val="008F01D2"/>
    <w:rsid w:val="008F2538"/>
    <w:rsid w:val="008F4F5E"/>
    <w:rsid w:val="008F62B1"/>
    <w:rsid w:val="008F6F31"/>
    <w:rsid w:val="009021AE"/>
    <w:rsid w:val="00902420"/>
    <w:rsid w:val="0090311E"/>
    <w:rsid w:val="00903FBF"/>
    <w:rsid w:val="009160FF"/>
    <w:rsid w:val="009177FF"/>
    <w:rsid w:val="00920096"/>
    <w:rsid w:val="0092081D"/>
    <w:rsid w:val="00920F79"/>
    <w:rsid w:val="00924C9A"/>
    <w:rsid w:val="0092555D"/>
    <w:rsid w:val="0093423F"/>
    <w:rsid w:val="00936214"/>
    <w:rsid w:val="009452A9"/>
    <w:rsid w:val="00945BD0"/>
    <w:rsid w:val="00945C20"/>
    <w:rsid w:val="00950099"/>
    <w:rsid w:val="009518BC"/>
    <w:rsid w:val="00951CE4"/>
    <w:rsid w:val="00952EE2"/>
    <w:rsid w:val="00957418"/>
    <w:rsid w:val="00964414"/>
    <w:rsid w:val="0096510B"/>
    <w:rsid w:val="00965717"/>
    <w:rsid w:val="009659D3"/>
    <w:rsid w:val="009667CA"/>
    <w:rsid w:val="0097193C"/>
    <w:rsid w:val="0097353C"/>
    <w:rsid w:val="00981273"/>
    <w:rsid w:val="00994052"/>
    <w:rsid w:val="009A51B5"/>
    <w:rsid w:val="009B3D18"/>
    <w:rsid w:val="009B4A7F"/>
    <w:rsid w:val="009B5223"/>
    <w:rsid w:val="009C6DFC"/>
    <w:rsid w:val="009D035E"/>
    <w:rsid w:val="009D09BF"/>
    <w:rsid w:val="009D3722"/>
    <w:rsid w:val="009D48B9"/>
    <w:rsid w:val="009D4F0E"/>
    <w:rsid w:val="009D716D"/>
    <w:rsid w:val="009D74A3"/>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981"/>
    <w:rsid w:val="00A20620"/>
    <w:rsid w:val="00A216F5"/>
    <w:rsid w:val="00A23ED5"/>
    <w:rsid w:val="00A2484A"/>
    <w:rsid w:val="00A264F8"/>
    <w:rsid w:val="00A30FB7"/>
    <w:rsid w:val="00A34910"/>
    <w:rsid w:val="00A421C9"/>
    <w:rsid w:val="00A4401B"/>
    <w:rsid w:val="00A45BFA"/>
    <w:rsid w:val="00A507E7"/>
    <w:rsid w:val="00A50B79"/>
    <w:rsid w:val="00A6072E"/>
    <w:rsid w:val="00A655A4"/>
    <w:rsid w:val="00A657EF"/>
    <w:rsid w:val="00A7178E"/>
    <w:rsid w:val="00A730AA"/>
    <w:rsid w:val="00A731C2"/>
    <w:rsid w:val="00A81415"/>
    <w:rsid w:val="00A83C2F"/>
    <w:rsid w:val="00A84E40"/>
    <w:rsid w:val="00A855FD"/>
    <w:rsid w:val="00A8715E"/>
    <w:rsid w:val="00A92EE0"/>
    <w:rsid w:val="00A935F4"/>
    <w:rsid w:val="00A95421"/>
    <w:rsid w:val="00A962DF"/>
    <w:rsid w:val="00A97FEC"/>
    <w:rsid w:val="00AA2158"/>
    <w:rsid w:val="00AA3230"/>
    <w:rsid w:val="00AA3553"/>
    <w:rsid w:val="00AA3B77"/>
    <w:rsid w:val="00AA4284"/>
    <w:rsid w:val="00AB18A3"/>
    <w:rsid w:val="00AB4FEB"/>
    <w:rsid w:val="00AB65B7"/>
    <w:rsid w:val="00AB7DF4"/>
    <w:rsid w:val="00AC2C79"/>
    <w:rsid w:val="00AC424E"/>
    <w:rsid w:val="00AC4A75"/>
    <w:rsid w:val="00AC7A69"/>
    <w:rsid w:val="00AD08D1"/>
    <w:rsid w:val="00AD1BD2"/>
    <w:rsid w:val="00AD1EFE"/>
    <w:rsid w:val="00AD3E43"/>
    <w:rsid w:val="00AD6D8E"/>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A10"/>
    <w:rsid w:val="00B37C66"/>
    <w:rsid w:val="00B4091C"/>
    <w:rsid w:val="00B43361"/>
    <w:rsid w:val="00B43781"/>
    <w:rsid w:val="00B45597"/>
    <w:rsid w:val="00B45E6D"/>
    <w:rsid w:val="00B56758"/>
    <w:rsid w:val="00B57061"/>
    <w:rsid w:val="00B601D6"/>
    <w:rsid w:val="00B61F7B"/>
    <w:rsid w:val="00B64045"/>
    <w:rsid w:val="00B641BA"/>
    <w:rsid w:val="00B65CA7"/>
    <w:rsid w:val="00B672BD"/>
    <w:rsid w:val="00B7194F"/>
    <w:rsid w:val="00B73DF6"/>
    <w:rsid w:val="00B7778E"/>
    <w:rsid w:val="00B77E2D"/>
    <w:rsid w:val="00B8038A"/>
    <w:rsid w:val="00B82D44"/>
    <w:rsid w:val="00B83661"/>
    <w:rsid w:val="00B864C4"/>
    <w:rsid w:val="00B93A18"/>
    <w:rsid w:val="00B961A8"/>
    <w:rsid w:val="00BA0750"/>
    <w:rsid w:val="00BA1E9E"/>
    <w:rsid w:val="00BA4977"/>
    <w:rsid w:val="00BA5065"/>
    <w:rsid w:val="00BB08CF"/>
    <w:rsid w:val="00BB11F8"/>
    <w:rsid w:val="00BB1711"/>
    <w:rsid w:val="00BB4C03"/>
    <w:rsid w:val="00BB7EEF"/>
    <w:rsid w:val="00BC1605"/>
    <w:rsid w:val="00BC47C2"/>
    <w:rsid w:val="00BC481C"/>
    <w:rsid w:val="00BC7348"/>
    <w:rsid w:val="00BD4388"/>
    <w:rsid w:val="00BD6C81"/>
    <w:rsid w:val="00BD7355"/>
    <w:rsid w:val="00BE43CD"/>
    <w:rsid w:val="00BE6AA3"/>
    <w:rsid w:val="00BF7E22"/>
    <w:rsid w:val="00C035B2"/>
    <w:rsid w:val="00C1085A"/>
    <w:rsid w:val="00C10C4C"/>
    <w:rsid w:val="00C11CE9"/>
    <w:rsid w:val="00C12C82"/>
    <w:rsid w:val="00C131F0"/>
    <w:rsid w:val="00C14124"/>
    <w:rsid w:val="00C1424A"/>
    <w:rsid w:val="00C16760"/>
    <w:rsid w:val="00C2039A"/>
    <w:rsid w:val="00C242F5"/>
    <w:rsid w:val="00C32245"/>
    <w:rsid w:val="00C322B4"/>
    <w:rsid w:val="00C34995"/>
    <w:rsid w:val="00C40EEF"/>
    <w:rsid w:val="00C417D9"/>
    <w:rsid w:val="00C428A0"/>
    <w:rsid w:val="00C437E7"/>
    <w:rsid w:val="00C5416F"/>
    <w:rsid w:val="00C553A9"/>
    <w:rsid w:val="00C67627"/>
    <w:rsid w:val="00C702E6"/>
    <w:rsid w:val="00C70A0E"/>
    <w:rsid w:val="00C7208A"/>
    <w:rsid w:val="00C7302D"/>
    <w:rsid w:val="00C74029"/>
    <w:rsid w:val="00C75B84"/>
    <w:rsid w:val="00C80CE3"/>
    <w:rsid w:val="00C82666"/>
    <w:rsid w:val="00C85308"/>
    <w:rsid w:val="00C90318"/>
    <w:rsid w:val="00C91BBE"/>
    <w:rsid w:val="00C9774D"/>
    <w:rsid w:val="00CA209B"/>
    <w:rsid w:val="00CB3289"/>
    <w:rsid w:val="00CB47FC"/>
    <w:rsid w:val="00CB4F20"/>
    <w:rsid w:val="00CB549D"/>
    <w:rsid w:val="00CC6DB7"/>
    <w:rsid w:val="00CC6DDC"/>
    <w:rsid w:val="00CC76B6"/>
    <w:rsid w:val="00CD6D25"/>
    <w:rsid w:val="00CD7E03"/>
    <w:rsid w:val="00CE17FB"/>
    <w:rsid w:val="00CE3C1F"/>
    <w:rsid w:val="00CE4F61"/>
    <w:rsid w:val="00CE591E"/>
    <w:rsid w:val="00CF354A"/>
    <w:rsid w:val="00CF69C2"/>
    <w:rsid w:val="00D00B32"/>
    <w:rsid w:val="00D03E38"/>
    <w:rsid w:val="00D13161"/>
    <w:rsid w:val="00D1400B"/>
    <w:rsid w:val="00D15232"/>
    <w:rsid w:val="00D159F1"/>
    <w:rsid w:val="00D2245A"/>
    <w:rsid w:val="00D24BD9"/>
    <w:rsid w:val="00D25BF9"/>
    <w:rsid w:val="00D27388"/>
    <w:rsid w:val="00D3342C"/>
    <w:rsid w:val="00D350DF"/>
    <w:rsid w:val="00D416A4"/>
    <w:rsid w:val="00D50A8E"/>
    <w:rsid w:val="00D5514A"/>
    <w:rsid w:val="00D55F7C"/>
    <w:rsid w:val="00D57ABF"/>
    <w:rsid w:val="00D63403"/>
    <w:rsid w:val="00D669E8"/>
    <w:rsid w:val="00D7027A"/>
    <w:rsid w:val="00D70A4B"/>
    <w:rsid w:val="00D753B7"/>
    <w:rsid w:val="00D754B8"/>
    <w:rsid w:val="00D75982"/>
    <w:rsid w:val="00D77F1F"/>
    <w:rsid w:val="00D8679F"/>
    <w:rsid w:val="00D90B1D"/>
    <w:rsid w:val="00D94FB0"/>
    <w:rsid w:val="00DA442B"/>
    <w:rsid w:val="00DA72CD"/>
    <w:rsid w:val="00DB2039"/>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F279D"/>
    <w:rsid w:val="00DF37C3"/>
    <w:rsid w:val="00DF3EBD"/>
    <w:rsid w:val="00E01DA7"/>
    <w:rsid w:val="00E022E3"/>
    <w:rsid w:val="00E04206"/>
    <w:rsid w:val="00E07E48"/>
    <w:rsid w:val="00E1058C"/>
    <w:rsid w:val="00E13AC2"/>
    <w:rsid w:val="00E13CD6"/>
    <w:rsid w:val="00E145DF"/>
    <w:rsid w:val="00E176EF"/>
    <w:rsid w:val="00E212B4"/>
    <w:rsid w:val="00E2455C"/>
    <w:rsid w:val="00E246EA"/>
    <w:rsid w:val="00E24A95"/>
    <w:rsid w:val="00E26F8D"/>
    <w:rsid w:val="00E31573"/>
    <w:rsid w:val="00E33697"/>
    <w:rsid w:val="00E34764"/>
    <w:rsid w:val="00E35CBB"/>
    <w:rsid w:val="00E36A13"/>
    <w:rsid w:val="00E371B3"/>
    <w:rsid w:val="00E406E0"/>
    <w:rsid w:val="00E40B39"/>
    <w:rsid w:val="00E414E5"/>
    <w:rsid w:val="00E44F45"/>
    <w:rsid w:val="00E50148"/>
    <w:rsid w:val="00E5091E"/>
    <w:rsid w:val="00E511F7"/>
    <w:rsid w:val="00E513D9"/>
    <w:rsid w:val="00E524D8"/>
    <w:rsid w:val="00E53CD2"/>
    <w:rsid w:val="00E55167"/>
    <w:rsid w:val="00E563C9"/>
    <w:rsid w:val="00E60E37"/>
    <w:rsid w:val="00E61733"/>
    <w:rsid w:val="00E640E4"/>
    <w:rsid w:val="00E65568"/>
    <w:rsid w:val="00E65D77"/>
    <w:rsid w:val="00E662D9"/>
    <w:rsid w:val="00E71D4E"/>
    <w:rsid w:val="00E7747D"/>
    <w:rsid w:val="00E85EF5"/>
    <w:rsid w:val="00E8653D"/>
    <w:rsid w:val="00E97115"/>
    <w:rsid w:val="00EA0670"/>
    <w:rsid w:val="00EA4039"/>
    <w:rsid w:val="00EA4CDE"/>
    <w:rsid w:val="00EA516F"/>
    <w:rsid w:val="00EA7AF3"/>
    <w:rsid w:val="00EA7F2A"/>
    <w:rsid w:val="00EB052A"/>
    <w:rsid w:val="00EB1AD4"/>
    <w:rsid w:val="00EB6359"/>
    <w:rsid w:val="00EC00EF"/>
    <w:rsid w:val="00EC251B"/>
    <w:rsid w:val="00EC3316"/>
    <w:rsid w:val="00EC37FE"/>
    <w:rsid w:val="00EC4005"/>
    <w:rsid w:val="00EC5660"/>
    <w:rsid w:val="00ED15CF"/>
    <w:rsid w:val="00ED28C5"/>
    <w:rsid w:val="00ED5926"/>
    <w:rsid w:val="00EE0355"/>
    <w:rsid w:val="00EE0B4C"/>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22BED"/>
    <w:rsid w:val="00F2557C"/>
    <w:rsid w:val="00F40F00"/>
    <w:rsid w:val="00F4175D"/>
    <w:rsid w:val="00F45C4D"/>
    <w:rsid w:val="00F47C5D"/>
    <w:rsid w:val="00F508D9"/>
    <w:rsid w:val="00F560EE"/>
    <w:rsid w:val="00F56194"/>
    <w:rsid w:val="00F6450F"/>
    <w:rsid w:val="00F64B12"/>
    <w:rsid w:val="00F6544D"/>
    <w:rsid w:val="00F704B1"/>
    <w:rsid w:val="00F73133"/>
    <w:rsid w:val="00F73191"/>
    <w:rsid w:val="00F73A1F"/>
    <w:rsid w:val="00F74147"/>
    <w:rsid w:val="00F747CC"/>
    <w:rsid w:val="00F76B62"/>
    <w:rsid w:val="00F8054F"/>
    <w:rsid w:val="00F81D36"/>
    <w:rsid w:val="00F8441B"/>
    <w:rsid w:val="00F91FE1"/>
    <w:rsid w:val="00F93AAD"/>
    <w:rsid w:val="00F93D7B"/>
    <w:rsid w:val="00F953F0"/>
    <w:rsid w:val="00F956AF"/>
    <w:rsid w:val="00FA0228"/>
    <w:rsid w:val="00FA07CD"/>
    <w:rsid w:val="00FA1C2C"/>
    <w:rsid w:val="00FA1CC6"/>
    <w:rsid w:val="00FA248B"/>
    <w:rsid w:val="00FA5AD0"/>
    <w:rsid w:val="00FB5F3B"/>
    <w:rsid w:val="00FC1617"/>
    <w:rsid w:val="00FC2819"/>
    <w:rsid w:val="00FC5EFF"/>
    <w:rsid w:val="00FD7762"/>
    <w:rsid w:val="00FE12D1"/>
    <w:rsid w:val="00FE1A04"/>
    <w:rsid w:val="00FE391C"/>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2033191787">
          <w:marLeft w:val="547"/>
          <w:marRight w:val="0"/>
          <w:marTop w:val="0"/>
          <w:marBottom w:val="0"/>
          <w:divBdr>
            <w:top w:val="none" w:sz="0" w:space="0" w:color="auto"/>
            <w:left w:val="none" w:sz="0" w:space="0" w:color="auto"/>
            <w:bottom w:val="none" w:sz="0" w:space="0" w:color="auto"/>
            <w:right w:val="none" w:sz="0" w:space="0" w:color="auto"/>
          </w:divBdr>
        </w:div>
        <w:div w:id="638267743">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omments" Target="comments.xml"/><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2.jpe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6.jpe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47FDA-317F-4D82-8D03-4185FBEE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15444</Words>
  <Characters>88035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82</cp:revision>
  <cp:lastPrinted>2014-10-27T05:05:00Z</cp:lastPrinted>
  <dcterms:created xsi:type="dcterms:W3CDTF">2014-10-20T03:40:00Z</dcterms:created>
  <dcterms:modified xsi:type="dcterms:W3CDTF">2014-10-30T09:36:00Z</dcterms:modified>
</cp:coreProperties>
</file>