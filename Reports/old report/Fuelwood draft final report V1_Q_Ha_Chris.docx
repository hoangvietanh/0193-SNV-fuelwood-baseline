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6"/>
      </w:tblGrid>
      <w:tr w:rsidR="00A30FB7" w:rsidRPr="004F1775" w14:paraId="3F06D574" w14:textId="77777777" w:rsidTr="00A30FB7">
        <w:tc>
          <w:tcPr>
            <w:tcW w:w="9425" w:type="dxa"/>
          </w:tcPr>
          <w:p w14:paraId="42EDFCC4" w14:textId="408DDB37" w:rsidR="00A30FB7" w:rsidRPr="004F1775" w:rsidRDefault="00A30FB7">
            <w:pPr>
              <w:rPr>
                <w:rFonts w:ascii="Arial" w:hAnsi="Arial" w:cs="Arial"/>
                <w:sz w:val="22"/>
              </w:rPr>
            </w:pPr>
            <w:r w:rsidRPr="004F1775">
              <w:rPr>
                <w:rFonts w:ascii="Arial" w:hAnsi="Arial" w:cs="Arial"/>
                <w:noProof/>
                <w:sz w:val="22"/>
                <w:lang w:val="en-GB" w:eastAsia="en-GB"/>
              </w:rPr>
              <w:drawing>
                <wp:inline distT="0" distB="0" distL="0" distR="0" wp14:anchorId="1D1F9342" wp14:editId="6D420314">
                  <wp:extent cx="1285875" cy="383977"/>
                  <wp:effectExtent l="0" t="0" r="0" b="0"/>
                  <wp:docPr id="6" name="Picture 6" descr="GF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FD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85875" cy="383977"/>
                          </a:xfrm>
                          <a:prstGeom prst="rect">
                            <a:avLst/>
                          </a:prstGeom>
                          <a:noFill/>
                          <a:ln>
                            <a:noFill/>
                          </a:ln>
                        </pic:spPr>
                      </pic:pic>
                    </a:graphicData>
                  </a:graphic>
                </wp:inline>
              </w:drawing>
            </w:r>
          </w:p>
        </w:tc>
      </w:tr>
    </w:tbl>
    <w:p w14:paraId="1889892A" w14:textId="77777777" w:rsidR="005632B4" w:rsidRPr="004F1775" w:rsidRDefault="005632B4" w:rsidP="005632B4">
      <w:pPr>
        <w:pStyle w:val="StyleLatinArial22ptBoldCenteredBefore18pt"/>
        <w:jc w:val="right"/>
        <w:rPr>
          <w:rFonts w:cs="Arial"/>
          <w:color w:val="auto"/>
          <w:sz w:val="22"/>
          <w:szCs w:val="22"/>
          <w:lang w:val="fr-FR"/>
        </w:rPr>
      </w:pPr>
    </w:p>
    <w:p w14:paraId="6F5FBD4A" w14:textId="73B2C688" w:rsidR="005632B4" w:rsidRPr="009111BB" w:rsidRDefault="004F1775" w:rsidP="005632B4">
      <w:pPr>
        <w:pStyle w:val="StyleLatinArial22ptBoldCenteredBefore18pt"/>
        <w:jc w:val="right"/>
        <w:rPr>
          <w:rFonts w:cs="Arial"/>
          <w:color w:val="auto"/>
          <w:sz w:val="22"/>
          <w:szCs w:val="22"/>
          <w:lang w:val="en-GB"/>
          <w:rPrChange w:id="0" w:author="Nguyen Thanh Quang" w:date="2014-09-29T14:56:00Z">
            <w:rPr>
              <w:rFonts w:cs="Arial"/>
              <w:color w:val="auto"/>
              <w:sz w:val="22"/>
              <w:szCs w:val="22"/>
              <w:lang w:val="fr-FR"/>
            </w:rPr>
          </w:rPrChange>
        </w:rPr>
      </w:pPr>
      <w:r w:rsidRPr="009111BB">
        <w:rPr>
          <w:rFonts w:cs="Arial"/>
          <w:color w:val="auto"/>
          <w:sz w:val="22"/>
          <w:szCs w:val="22"/>
          <w:highlight w:val="yellow"/>
          <w:lang w:val="en-GB"/>
          <w:rPrChange w:id="1" w:author="Nguyen Thanh Quang" w:date="2014-09-29T14:56:00Z">
            <w:rPr>
              <w:rFonts w:cs="Arial"/>
              <w:color w:val="auto"/>
              <w:sz w:val="22"/>
              <w:szCs w:val="22"/>
              <w:highlight w:val="yellow"/>
              <w:lang w:val="fr-FR"/>
            </w:rPr>
          </w:rPrChange>
        </w:rPr>
        <w:t>Change to VFD Report Format</w:t>
      </w:r>
    </w:p>
    <w:p w14:paraId="46EDA017" w14:textId="77777777" w:rsidR="005632B4" w:rsidRPr="009111BB" w:rsidRDefault="005632B4" w:rsidP="005632B4">
      <w:pPr>
        <w:pStyle w:val="StyleLatinArial22ptBoldCenteredBefore18pt"/>
        <w:jc w:val="right"/>
        <w:rPr>
          <w:rFonts w:cs="Arial"/>
          <w:color w:val="auto"/>
          <w:sz w:val="22"/>
          <w:szCs w:val="22"/>
          <w:lang w:val="en-GB"/>
          <w:rPrChange w:id="2" w:author="Nguyen Thanh Quang" w:date="2014-09-29T14:56:00Z">
            <w:rPr>
              <w:rFonts w:cs="Arial"/>
              <w:color w:val="auto"/>
              <w:sz w:val="22"/>
              <w:szCs w:val="22"/>
              <w:lang w:val="fr-FR"/>
            </w:rPr>
          </w:rPrChange>
        </w:rPr>
      </w:pPr>
    </w:p>
    <w:p w14:paraId="5C47FCD5" w14:textId="77777777" w:rsidR="005632B4" w:rsidRPr="004F1775" w:rsidRDefault="005632B4" w:rsidP="005632B4">
      <w:pPr>
        <w:jc w:val="right"/>
        <w:rPr>
          <w:rFonts w:ascii="Arial" w:eastAsia="Times New Roman" w:hAnsi="Arial" w:cs="Arial"/>
          <w:b/>
          <w:bCs/>
          <w:sz w:val="22"/>
        </w:rPr>
      </w:pPr>
      <w:r w:rsidRPr="004F1775">
        <w:rPr>
          <w:rFonts w:ascii="Arial" w:eastAsia="Times New Roman" w:hAnsi="Arial" w:cs="Arial"/>
          <w:b/>
          <w:bCs/>
          <w:sz w:val="22"/>
        </w:rPr>
        <w:t>Vietnam Forest and Deltas Program</w:t>
      </w:r>
    </w:p>
    <w:p w14:paraId="50BB6573" w14:textId="77777777" w:rsidR="005632B4" w:rsidRPr="004F1775" w:rsidRDefault="005632B4" w:rsidP="005632B4">
      <w:pPr>
        <w:jc w:val="right"/>
        <w:rPr>
          <w:rFonts w:ascii="Arial" w:hAnsi="Arial" w:cs="Arial"/>
          <w:sz w:val="22"/>
        </w:rPr>
      </w:pPr>
    </w:p>
    <w:p w14:paraId="402FC019" w14:textId="77777777" w:rsidR="005632B4" w:rsidRPr="004F1775" w:rsidRDefault="005632B4" w:rsidP="005632B4">
      <w:pPr>
        <w:jc w:val="right"/>
        <w:rPr>
          <w:rFonts w:ascii="Arial" w:hAnsi="Arial" w:cs="Arial"/>
          <w:sz w:val="22"/>
        </w:rPr>
      </w:pPr>
      <w:r w:rsidRPr="004F1775">
        <w:rPr>
          <w:rFonts w:ascii="Arial" w:hAnsi="Arial" w:cs="Arial"/>
          <w:sz w:val="22"/>
        </w:rPr>
        <w:t>Fuelwood Value Chain Assessment</w:t>
      </w:r>
    </w:p>
    <w:p w14:paraId="02E95853" w14:textId="77777777" w:rsidR="005632B4" w:rsidRPr="004F1775" w:rsidRDefault="005632B4" w:rsidP="005632B4">
      <w:pPr>
        <w:jc w:val="right"/>
        <w:rPr>
          <w:rFonts w:ascii="Arial" w:hAnsi="Arial" w:cs="Arial"/>
          <w:sz w:val="22"/>
        </w:rPr>
      </w:pPr>
      <w:r w:rsidRPr="004F1775">
        <w:rPr>
          <w:rFonts w:ascii="Arial" w:hAnsi="Arial" w:cs="Arial"/>
          <w:sz w:val="22"/>
        </w:rPr>
        <w:t xml:space="preserve"> in Thanh Hoa and Nghe An Provinces</w:t>
      </w:r>
    </w:p>
    <w:p w14:paraId="4CEE2871" w14:textId="77777777" w:rsidR="005632B4" w:rsidRPr="004F1775" w:rsidRDefault="005632B4" w:rsidP="005632B4">
      <w:pPr>
        <w:rPr>
          <w:rFonts w:ascii="Arial" w:hAnsi="Arial" w:cs="Arial"/>
          <w:sz w:val="22"/>
        </w:rPr>
      </w:pPr>
    </w:p>
    <w:p w14:paraId="67924B0C" w14:textId="77777777" w:rsidR="005632B4" w:rsidRPr="004F1775" w:rsidRDefault="005632B4" w:rsidP="005632B4">
      <w:pPr>
        <w:rPr>
          <w:rFonts w:ascii="Arial" w:hAnsi="Arial" w:cs="Arial"/>
          <w:sz w:val="22"/>
        </w:rPr>
      </w:pPr>
    </w:p>
    <w:p w14:paraId="7255ED96" w14:textId="0DCBD9B2" w:rsidR="005632B4" w:rsidRPr="004F1775" w:rsidRDefault="005632B4" w:rsidP="005632B4">
      <w:pPr>
        <w:pStyle w:val="StyleLatinArial22ptBoldCenteredBefore18pt"/>
        <w:jc w:val="right"/>
        <w:rPr>
          <w:rFonts w:cs="Arial"/>
          <w:sz w:val="22"/>
          <w:szCs w:val="22"/>
        </w:rPr>
      </w:pPr>
      <w:r w:rsidRPr="004F1775">
        <w:rPr>
          <w:rFonts w:cs="Arial"/>
          <w:sz w:val="22"/>
          <w:szCs w:val="22"/>
        </w:rPr>
        <w:t xml:space="preserve">DRAFT FINAL </w:t>
      </w:r>
      <w:r w:rsidR="00BD6C81" w:rsidRPr="004F1775">
        <w:rPr>
          <w:rFonts w:cs="Arial"/>
          <w:sz w:val="22"/>
          <w:szCs w:val="22"/>
        </w:rPr>
        <w:t>REPORT</w:t>
      </w:r>
    </w:p>
    <w:p w14:paraId="658898B6" w14:textId="4ACE3230" w:rsidR="005632B4" w:rsidRPr="004F1775" w:rsidRDefault="005632B4" w:rsidP="005632B4">
      <w:pPr>
        <w:jc w:val="right"/>
        <w:rPr>
          <w:rFonts w:ascii="Arial" w:hAnsi="Arial" w:cs="Arial"/>
          <w:sz w:val="22"/>
        </w:rPr>
      </w:pPr>
      <w:r w:rsidRPr="004F1775">
        <w:rPr>
          <w:rFonts w:ascii="Arial" w:hAnsi="Arial" w:cs="Arial"/>
          <w:sz w:val="22"/>
        </w:rPr>
        <w:t>September 2014</w:t>
      </w:r>
    </w:p>
    <w:p w14:paraId="44577CD2" w14:textId="77777777" w:rsidR="005632B4" w:rsidRPr="004F1775" w:rsidRDefault="005632B4" w:rsidP="005632B4">
      <w:pPr>
        <w:jc w:val="right"/>
        <w:rPr>
          <w:rFonts w:ascii="Arial" w:hAnsi="Arial" w:cs="Arial"/>
          <w:sz w:val="22"/>
        </w:rPr>
      </w:pPr>
    </w:p>
    <w:p w14:paraId="6B5C640C" w14:textId="77777777" w:rsidR="005632B4" w:rsidRPr="004F1775" w:rsidRDefault="005632B4" w:rsidP="005632B4">
      <w:pPr>
        <w:jc w:val="right"/>
        <w:rPr>
          <w:rFonts w:ascii="Arial" w:hAnsi="Arial" w:cs="Arial"/>
          <w:sz w:val="22"/>
        </w:rPr>
      </w:pPr>
    </w:p>
    <w:p w14:paraId="5276FF71" w14:textId="77777777" w:rsidR="005632B4" w:rsidRPr="004F1775" w:rsidRDefault="005632B4" w:rsidP="005632B4">
      <w:pPr>
        <w:jc w:val="right"/>
        <w:rPr>
          <w:rFonts w:ascii="Arial" w:hAnsi="Arial" w:cs="Arial"/>
          <w:sz w:val="22"/>
        </w:rPr>
      </w:pPr>
    </w:p>
    <w:p w14:paraId="3A327F39" w14:textId="77777777" w:rsidR="005632B4" w:rsidRPr="004F1775" w:rsidRDefault="005632B4" w:rsidP="005632B4">
      <w:pPr>
        <w:jc w:val="right"/>
        <w:rPr>
          <w:rFonts w:ascii="Arial" w:hAnsi="Arial" w:cs="Arial"/>
          <w:sz w:val="22"/>
        </w:rPr>
      </w:pPr>
    </w:p>
    <w:p w14:paraId="3E477A22" w14:textId="77777777" w:rsidR="005632B4" w:rsidRPr="004F1775" w:rsidRDefault="005632B4" w:rsidP="005632B4">
      <w:pPr>
        <w:jc w:val="right"/>
        <w:rPr>
          <w:rFonts w:ascii="Arial" w:hAnsi="Arial" w:cs="Arial"/>
          <w:sz w:val="22"/>
        </w:rPr>
      </w:pPr>
    </w:p>
    <w:p w14:paraId="57254EAE" w14:textId="77777777" w:rsidR="005632B4" w:rsidRPr="004F1775" w:rsidRDefault="005632B4" w:rsidP="005632B4">
      <w:pPr>
        <w:jc w:val="right"/>
        <w:rPr>
          <w:rFonts w:ascii="Arial" w:hAnsi="Arial" w:cs="Arial"/>
          <w:sz w:val="22"/>
        </w:rPr>
      </w:pPr>
    </w:p>
    <w:p w14:paraId="4D484B5E" w14:textId="77777777" w:rsidR="005632B4" w:rsidRPr="004F1775" w:rsidRDefault="005632B4" w:rsidP="005632B4">
      <w:pPr>
        <w:jc w:val="right"/>
        <w:rPr>
          <w:rFonts w:ascii="Arial" w:hAnsi="Arial" w:cs="Arial"/>
          <w:sz w:val="22"/>
        </w:rPr>
      </w:pPr>
    </w:p>
    <w:p w14:paraId="69802D0A" w14:textId="77777777" w:rsidR="005632B4" w:rsidRPr="004F1775" w:rsidRDefault="005632B4" w:rsidP="005632B4">
      <w:pPr>
        <w:jc w:val="right"/>
        <w:rPr>
          <w:rFonts w:ascii="Arial" w:hAnsi="Arial" w:cs="Arial"/>
          <w:sz w:val="22"/>
        </w:rPr>
      </w:pPr>
    </w:p>
    <w:p w14:paraId="754CB4F1" w14:textId="77777777" w:rsidR="005632B4" w:rsidRPr="004F1775" w:rsidRDefault="005632B4" w:rsidP="005632B4">
      <w:pPr>
        <w:spacing w:before="0"/>
        <w:jc w:val="right"/>
        <w:rPr>
          <w:rFonts w:ascii="Arial" w:hAnsi="Arial" w:cs="Arial"/>
          <w:b/>
          <w:sz w:val="22"/>
        </w:rPr>
      </w:pPr>
      <w:r w:rsidRPr="004F1775">
        <w:rPr>
          <w:rFonts w:ascii="Arial" w:hAnsi="Arial" w:cs="Arial"/>
          <w:b/>
          <w:sz w:val="22"/>
        </w:rPr>
        <w:t>GFD Consulting &amp; Development Ltd.</w:t>
      </w:r>
    </w:p>
    <w:p w14:paraId="1AC6795D" w14:textId="77777777" w:rsidR="005632B4" w:rsidRPr="004F1775" w:rsidRDefault="005632B4" w:rsidP="005632B4">
      <w:pPr>
        <w:jc w:val="right"/>
        <w:rPr>
          <w:rFonts w:ascii="Arial" w:hAnsi="Arial" w:cs="Arial"/>
          <w:sz w:val="22"/>
          <w:lang w:val="en-GB"/>
        </w:rPr>
      </w:pPr>
      <w:r w:rsidRPr="004F1775">
        <w:rPr>
          <w:rFonts w:ascii="Arial" w:hAnsi="Arial" w:cs="Arial"/>
          <w:sz w:val="22"/>
          <w:lang w:val="en-GB"/>
        </w:rPr>
        <w:t>Suite 705, 14 Tran Hung Dao, Hoan Kiem, Hanoi</w:t>
      </w:r>
    </w:p>
    <w:p w14:paraId="4B2AA958" w14:textId="77777777" w:rsidR="005632B4" w:rsidRPr="004F1775" w:rsidRDefault="005632B4" w:rsidP="005632B4">
      <w:pPr>
        <w:jc w:val="right"/>
        <w:rPr>
          <w:rFonts w:ascii="Arial" w:hAnsi="Arial" w:cs="Arial"/>
          <w:sz w:val="22"/>
          <w:lang w:val="fr-FR"/>
        </w:rPr>
      </w:pPr>
      <w:r w:rsidRPr="004F1775">
        <w:rPr>
          <w:rFonts w:ascii="Arial" w:hAnsi="Arial" w:cs="Arial"/>
          <w:sz w:val="22"/>
          <w:lang w:val="fr-FR"/>
        </w:rPr>
        <w:t>Tel: 84 4 3926 4830</w:t>
      </w:r>
    </w:p>
    <w:p w14:paraId="3EAF7687" w14:textId="77777777" w:rsidR="005632B4" w:rsidRPr="004F1775" w:rsidRDefault="005632B4" w:rsidP="005632B4">
      <w:pPr>
        <w:jc w:val="right"/>
        <w:rPr>
          <w:rFonts w:ascii="Arial" w:hAnsi="Arial" w:cs="Arial"/>
          <w:b/>
          <w:sz w:val="22"/>
          <w:lang w:val="fr-FR"/>
        </w:rPr>
      </w:pPr>
      <w:r w:rsidRPr="004F1775">
        <w:rPr>
          <w:rFonts w:ascii="Arial" w:hAnsi="Arial" w:cs="Arial"/>
          <w:sz w:val="22"/>
          <w:lang w:val="fr-FR"/>
        </w:rPr>
        <w:t>Email: anh.dh@gfd.com.vn</w:t>
      </w:r>
    </w:p>
    <w:p w14:paraId="6E7DE892" w14:textId="77777777" w:rsidR="00780D1A" w:rsidRPr="004F1775" w:rsidRDefault="00780D1A">
      <w:pPr>
        <w:spacing w:before="0" w:after="200" w:line="276" w:lineRule="auto"/>
        <w:jc w:val="left"/>
        <w:rPr>
          <w:rFonts w:ascii="Arial" w:hAnsi="Arial" w:cs="Arial"/>
          <w:sz w:val="22"/>
          <w:lang w:val="fr-FR"/>
        </w:rPr>
        <w:sectPr w:rsidR="00780D1A" w:rsidRPr="004F1775" w:rsidSect="00F93D7B">
          <w:footerReference w:type="default" r:id="rId10"/>
          <w:pgSz w:w="11909" w:h="16834" w:code="9"/>
          <w:pgMar w:top="1260" w:right="1379" w:bottom="1170" w:left="1440" w:header="720" w:footer="435" w:gutter="0"/>
          <w:cols w:space="720"/>
          <w:docGrid w:linePitch="360"/>
        </w:sectPr>
      </w:pPr>
    </w:p>
    <w:p w14:paraId="675D7AF6" w14:textId="77777777" w:rsidR="005632B4" w:rsidRPr="004F1775" w:rsidRDefault="005632B4">
      <w:pPr>
        <w:spacing w:before="0" w:after="200" w:line="276" w:lineRule="auto"/>
        <w:jc w:val="left"/>
        <w:rPr>
          <w:rFonts w:ascii="Arial" w:hAnsi="Arial" w:cs="Arial"/>
          <w:sz w:val="22"/>
          <w:lang w:val="fr-FR"/>
        </w:rPr>
      </w:pPr>
    </w:p>
    <w:sdt>
      <w:sdtPr>
        <w:rPr>
          <w:rFonts w:ascii="Arial" w:eastAsiaTheme="minorHAnsi" w:hAnsi="Arial" w:cs="Arial"/>
          <w:b/>
          <w:color w:val="auto"/>
          <w:sz w:val="22"/>
          <w:szCs w:val="22"/>
        </w:rPr>
        <w:id w:val="580108942"/>
        <w:docPartObj>
          <w:docPartGallery w:val="Table of Contents"/>
          <w:docPartUnique/>
        </w:docPartObj>
      </w:sdtPr>
      <w:sdtEndPr>
        <w:rPr>
          <w:bCs/>
          <w:noProof/>
        </w:rPr>
      </w:sdtEndPr>
      <w:sdtContent>
        <w:p w14:paraId="0BAD04A1" w14:textId="6B266C5D" w:rsidR="005632B4" w:rsidRPr="004F1775" w:rsidRDefault="008D0C4E" w:rsidP="008D0C4E">
          <w:pPr>
            <w:pStyle w:val="TOCHeading"/>
            <w:jc w:val="center"/>
            <w:rPr>
              <w:rFonts w:ascii="Arial" w:hAnsi="Arial" w:cs="Arial"/>
              <w:b/>
              <w:sz w:val="22"/>
              <w:szCs w:val="22"/>
            </w:rPr>
          </w:pPr>
          <w:r w:rsidRPr="004F1775">
            <w:rPr>
              <w:rFonts w:ascii="Arial" w:hAnsi="Arial" w:cs="Arial"/>
              <w:b/>
              <w:sz w:val="22"/>
              <w:szCs w:val="22"/>
            </w:rPr>
            <w:t>CONTENTS</w:t>
          </w:r>
        </w:p>
        <w:p w14:paraId="26BAB0E7" w14:textId="77777777" w:rsidR="008D0C4E" w:rsidRPr="004F1775" w:rsidRDefault="008D0C4E" w:rsidP="008D0C4E">
          <w:pPr>
            <w:rPr>
              <w:rFonts w:ascii="Arial" w:hAnsi="Arial" w:cs="Arial"/>
              <w:sz w:val="22"/>
            </w:rPr>
          </w:pPr>
        </w:p>
        <w:p w14:paraId="22D8EC10" w14:textId="77777777" w:rsidR="007269B9" w:rsidRPr="004F1775" w:rsidRDefault="005632B4">
          <w:pPr>
            <w:pStyle w:val="TOC1"/>
            <w:tabs>
              <w:tab w:val="left" w:pos="480"/>
              <w:tab w:val="right" w:leader="dot" w:pos="9080"/>
            </w:tabs>
            <w:rPr>
              <w:rFonts w:ascii="Arial" w:eastAsiaTheme="minorEastAsia" w:hAnsi="Arial" w:cs="Arial"/>
              <w:noProof/>
              <w:sz w:val="22"/>
            </w:rPr>
          </w:pPr>
          <w:r w:rsidRPr="004F1775">
            <w:rPr>
              <w:rFonts w:ascii="Arial" w:hAnsi="Arial" w:cs="Arial"/>
              <w:sz w:val="22"/>
            </w:rPr>
            <w:fldChar w:fldCharType="begin"/>
          </w:r>
          <w:r w:rsidRPr="004F1775">
            <w:rPr>
              <w:rFonts w:ascii="Arial" w:hAnsi="Arial" w:cs="Arial"/>
              <w:sz w:val="22"/>
            </w:rPr>
            <w:instrText xml:space="preserve"> TOC \o "1-3" \h \z \u </w:instrText>
          </w:r>
          <w:r w:rsidRPr="004F1775">
            <w:rPr>
              <w:rFonts w:ascii="Arial" w:hAnsi="Arial" w:cs="Arial"/>
              <w:sz w:val="22"/>
            </w:rPr>
            <w:fldChar w:fldCharType="separate"/>
          </w:r>
          <w:hyperlink w:anchor="_Toc399149598" w:history="1">
            <w:r w:rsidR="007269B9" w:rsidRPr="004F1775">
              <w:rPr>
                <w:rStyle w:val="Hyperlink"/>
                <w:rFonts w:ascii="Arial" w:hAnsi="Arial" w:cs="Arial"/>
                <w:noProof/>
                <w:sz w:val="22"/>
              </w:rPr>
              <w:t>1</w:t>
            </w:r>
            <w:r w:rsidR="007269B9" w:rsidRPr="004F1775">
              <w:rPr>
                <w:rFonts w:ascii="Arial" w:eastAsiaTheme="minorEastAsia" w:hAnsi="Arial" w:cs="Arial"/>
                <w:noProof/>
                <w:sz w:val="22"/>
              </w:rPr>
              <w:tab/>
            </w:r>
            <w:r w:rsidR="007269B9" w:rsidRPr="004F1775">
              <w:rPr>
                <w:rStyle w:val="Hyperlink"/>
                <w:rFonts w:ascii="Arial" w:hAnsi="Arial" w:cs="Arial"/>
                <w:noProof/>
                <w:sz w:val="22"/>
              </w:rPr>
              <w:t>Introduction</w:t>
            </w:r>
            <w:r w:rsidR="007269B9" w:rsidRPr="004F1775">
              <w:rPr>
                <w:rFonts w:ascii="Arial" w:hAnsi="Arial" w:cs="Arial"/>
                <w:noProof/>
                <w:webHidden/>
                <w:sz w:val="22"/>
              </w:rPr>
              <w:tab/>
            </w:r>
            <w:r w:rsidR="007269B9" w:rsidRPr="004F1775">
              <w:rPr>
                <w:rFonts w:ascii="Arial" w:hAnsi="Arial" w:cs="Arial"/>
                <w:noProof/>
                <w:webHidden/>
                <w:sz w:val="22"/>
              </w:rPr>
              <w:fldChar w:fldCharType="begin"/>
            </w:r>
            <w:r w:rsidR="007269B9" w:rsidRPr="004F1775">
              <w:rPr>
                <w:rFonts w:ascii="Arial" w:hAnsi="Arial" w:cs="Arial"/>
                <w:noProof/>
                <w:webHidden/>
                <w:sz w:val="22"/>
              </w:rPr>
              <w:instrText xml:space="preserve"> PAGEREF _Toc399149598 \h </w:instrText>
            </w:r>
            <w:r w:rsidR="007269B9" w:rsidRPr="004F1775">
              <w:rPr>
                <w:rFonts w:ascii="Arial" w:hAnsi="Arial" w:cs="Arial"/>
                <w:noProof/>
                <w:webHidden/>
                <w:sz w:val="22"/>
              </w:rPr>
            </w:r>
            <w:r w:rsidR="007269B9" w:rsidRPr="004F1775">
              <w:rPr>
                <w:rFonts w:ascii="Arial" w:hAnsi="Arial" w:cs="Arial"/>
                <w:noProof/>
                <w:webHidden/>
                <w:sz w:val="22"/>
              </w:rPr>
              <w:fldChar w:fldCharType="separate"/>
            </w:r>
            <w:r w:rsidR="007269B9" w:rsidRPr="004F1775">
              <w:rPr>
                <w:rFonts w:ascii="Arial" w:hAnsi="Arial" w:cs="Arial"/>
                <w:noProof/>
                <w:webHidden/>
                <w:sz w:val="22"/>
              </w:rPr>
              <w:t>3</w:t>
            </w:r>
            <w:r w:rsidR="007269B9" w:rsidRPr="004F1775">
              <w:rPr>
                <w:rFonts w:ascii="Arial" w:hAnsi="Arial" w:cs="Arial"/>
                <w:noProof/>
                <w:webHidden/>
                <w:sz w:val="22"/>
              </w:rPr>
              <w:fldChar w:fldCharType="end"/>
            </w:r>
          </w:hyperlink>
        </w:p>
        <w:p w14:paraId="76E4E7DE" w14:textId="77777777" w:rsidR="007269B9" w:rsidRPr="004F1775" w:rsidRDefault="001636A2">
          <w:pPr>
            <w:pStyle w:val="TOC1"/>
            <w:tabs>
              <w:tab w:val="left" w:pos="480"/>
              <w:tab w:val="right" w:leader="dot" w:pos="9080"/>
            </w:tabs>
            <w:rPr>
              <w:rFonts w:ascii="Arial" w:eastAsiaTheme="minorEastAsia" w:hAnsi="Arial" w:cs="Arial"/>
              <w:noProof/>
              <w:sz w:val="22"/>
            </w:rPr>
          </w:pPr>
          <w:hyperlink w:anchor="_Toc399149599" w:history="1">
            <w:r w:rsidR="007269B9" w:rsidRPr="004F1775">
              <w:rPr>
                <w:rStyle w:val="Hyperlink"/>
                <w:rFonts w:ascii="Arial" w:hAnsi="Arial" w:cs="Arial"/>
                <w:noProof/>
                <w:sz w:val="22"/>
              </w:rPr>
              <w:t>2</w:t>
            </w:r>
            <w:r w:rsidR="007269B9" w:rsidRPr="004F1775">
              <w:rPr>
                <w:rFonts w:ascii="Arial" w:eastAsiaTheme="minorEastAsia" w:hAnsi="Arial" w:cs="Arial"/>
                <w:noProof/>
                <w:sz w:val="22"/>
              </w:rPr>
              <w:tab/>
            </w:r>
            <w:r w:rsidR="007269B9" w:rsidRPr="004F1775">
              <w:rPr>
                <w:rStyle w:val="Hyperlink"/>
                <w:rFonts w:ascii="Arial" w:hAnsi="Arial" w:cs="Arial"/>
                <w:noProof/>
                <w:sz w:val="22"/>
              </w:rPr>
              <w:t>Method</w:t>
            </w:r>
            <w:r w:rsidR="007269B9" w:rsidRPr="004F1775">
              <w:rPr>
                <w:rFonts w:ascii="Arial" w:hAnsi="Arial" w:cs="Arial"/>
                <w:noProof/>
                <w:webHidden/>
                <w:sz w:val="22"/>
              </w:rPr>
              <w:tab/>
            </w:r>
            <w:r w:rsidR="007269B9" w:rsidRPr="004F1775">
              <w:rPr>
                <w:rFonts w:ascii="Arial" w:hAnsi="Arial" w:cs="Arial"/>
                <w:noProof/>
                <w:webHidden/>
                <w:sz w:val="22"/>
              </w:rPr>
              <w:fldChar w:fldCharType="begin"/>
            </w:r>
            <w:r w:rsidR="007269B9" w:rsidRPr="004F1775">
              <w:rPr>
                <w:rFonts w:ascii="Arial" w:hAnsi="Arial" w:cs="Arial"/>
                <w:noProof/>
                <w:webHidden/>
                <w:sz w:val="22"/>
              </w:rPr>
              <w:instrText xml:space="preserve"> PAGEREF _Toc399149599 \h </w:instrText>
            </w:r>
            <w:r w:rsidR="007269B9" w:rsidRPr="004F1775">
              <w:rPr>
                <w:rFonts w:ascii="Arial" w:hAnsi="Arial" w:cs="Arial"/>
                <w:noProof/>
                <w:webHidden/>
                <w:sz w:val="22"/>
              </w:rPr>
            </w:r>
            <w:r w:rsidR="007269B9" w:rsidRPr="004F1775">
              <w:rPr>
                <w:rFonts w:ascii="Arial" w:hAnsi="Arial" w:cs="Arial"/>
                <w:noProof/>
                <w:webHidden/>
                <w:sz w:val="22"/>
              </w:rPr>
              <w:fldChar w:fldCharType="separate"/>
            </w:r>
            <w:r w:rsidR="007269B9" w:rsidRPr="004F1775">
              <w:rPr>
                <w:rFonts w:ascii="Arial" w:hAnsi="Arial" w:cs="Arial"/>
                <w:noProof/>
                <w:webHidden/>
                <w:sz w:val="22"/>
              </w:rPr>
              <w:t>3</w:t>
            </w:r>
            <w:r w:rsidR="007269B9" w:rsidRPr="004F1775">
              <w:rPr>
                <w:rFonts w:ascii="Arial" w:hAnsi="Arial" w:cs="Arial"/>
                <w:noProof/>
                <w:webHidden/>
                <w:sz w:val="22"/>
              </w:rPr>
              <w:fldChar w:fldCharType="end"/>
            </w:r>
          </w:hyperlink>
        </w:p>
        <w:p w14:paraId="46A0297B" w14:textId="77777777" w:rsidR="007269B9" w:rsidRPr="004F1775" w:rsidRDefault="001636A2">
          <w:pPr>
            <w:pStyle w:val="TOC2"/>
            <w:tabs>
              <w:tab w:val="left" w:pos="880"/>
              <w:tab w:val="right" w:leader="dot" w:pos="9080"/>
            </w:tabs>
            <w:rPr>
              <w:rFonts w:ascii="Arial" w:eastAsiaTheme="minorEastAsia" w:hAnsi="Arial" w:cs="Arial"/>
              <w:noProof/>
              <w:sz w:val="22"/>
            </w:rPr>
          </w:pPr>
          <w:hyperlink w:anchor="_Toc399149600" w:history="1">
            <w:r w:rsidR="007269B9" w:rsidRPr="004F1775">
              <w:rPr>
                <w:rStyle w:val="Hyperlink"/>
                <w:rFonts w:ascii="Arial" w:hAnsi="Arial" w:cs="Arial"/>
                <w:noProof/>
                <w:sz w:val="22"/>
              </w:rPr>
              <w:t>2.1</w:t>
            </w:r>
            <w:r w:rsidR="007269B9" w:rsidRPr="004F1775">
              <w:rPr>
                <w:rFonts w:ascii="Arial" w:eastAsiaTheme="minorEastAsia" w:hAnsi="Arial" w:cs="Arial"/>
                <w:noProof/>
                <w:sz w:val="22"/>
              </w:rPr>
              <w:tab/>
            </w:r>
            <w:r w:rsidR="007269B9" w:rsidRPr="004F1775">
              <w:rPr>
                <w:rStyle w:val="Hyperlink"/>
                <w:rFonts w:ascii="Arial" w:hAnsi="Arial" w:cs="Arial"/>
                <w:noProof/>
                <w:sz w:val="22"/>
              </w:rPr>
              <w:t>Clustering design</w:t>
            </w:r>
            <w:r w:rsidR="007269B9" w:rsidRPr="004F1775">
              <w:rPr>
                <w:rFonts w:ascii="Arial" w:hAnsi="Arial" w:cs="Arial"/>
                <w:noProof/>
                <w:webHidden/>
                <w:sz w:val="22"/>
              </w:rPr>
              <w:tab/>
            </w:r>
            <w:r w:rsidR="007269B9" w:rsidRPr="004F1775">
              <w:rPr>
                <w:rFonts w:ascii="Arial" w:hAnsi="Arial" w:cs="Arial"/>
                <w:noProof/>
                <w:webHidden/>
                <w:sz w:val="22"/>
              </w:rPr>
              <w:fldChar w:fldCharType="begin"/>
            </w:r>
            <w:r w:rsidR="007269B9" w:rsidRPr="004F1775">
              <w:rPr>
                <w:rFonts w:ascii="Arial" w:hAnsi="Arial" w:cs="Arial"/>
                <w:noProof/>
                <w:webHidden/>
                <w:sz w:val="22"/>
              </w:rPr>
              <w:instrText xml:space="preserve"> PAGEREF _Toc399149600 \h </w:instrText>
            </w:r>
            <w:r w:rsidR="007269B9" w:rsidRPr="004F1775">
              <w:rPr>
                <w:rFonts w:ascii="Arial" w:hAnsi="Arial" w:cs="Arial"/>
                <w:noProof/>
                <w:webHidden/>
                <w:sz w:val="22"/>
              </w:rPr>
            </w:r>
            <w:r w:rsidR="007269B9" w:rsidRPr="004F1775">
              <w:rPr>
                <w:rFonts w:ascii="Arial" w:hAnsi="Arial" w:cs="Arial"/>
                <w:noProof/>
                <w:webHidden/>
                <w:sz w:val="22"/>
              </w:rPr>
              <w:fldChar w:fldCharType="separate"/>
            </w:r>
            <w:r w:rsidR="007269B9" w:rsidRPr="004F1775">
              <w:rPr>
                <w:rFonts w:ascii="Arial" w:hAnsi="Arial" w:cs="Arial"/>
                <w:noProof/>
                <w:webHidden/>
                <w:sz w:val="22"/>
              </w:rPr>
              <w:t>4</w:t>
            </w:r>
            <w:r w:rsidR="007269B9" w:rsidRPr="004F1775">
              <w:rPr>
                <w:rFonts w:ascii="Arial" w:hAnsi="Arial" w:cs="Arial"/>
                <w:noProof/>
                <w:webHidden/>
                <w:sz w:val="22"/>
              </w:rPr>
              <w:fldChar w:fldCharType="end"/>
            </w:r>
          </w:hyperlink>
        </w:p>
        <w:p w14:paraId="09643B03" w14:textId="77777777" w:rsidR="007269B9" w:rsidRPr="004F1775" w:rsidRDefault="001636A2">
          <w:pPr>
            <w:pStyle w:val="TOC2"/>
            <w:tabs>
              <w:tab w:val="left" w:pos="880"/>
              <w:tab w:val="right" w:leader="dot" w:pos="9080"/>
            </w:tabs>
            <w:rPr>
              <w:rFonts w:ascii="Arial" w:eastAsiaTheme="minorEastAsia" w:hAnsi="Arial" w:cs="Arial"/>
              <w:noProof/>
              <w:sz w:val="22"/>
            </w:rPr>
          </w:pPr>
          <w:hyperlink w:anchor="_Toc399149601" w:history="1">
            <w:r w:rsidR="007269B9" w:rsidRPr="004F1775">
              <w:rPr>
                <w:rStyle w:val="Hyperlink"/>
                <w:rFonts w:ascii="Arial" w:hAnsi="Arial" w:cs="Arial"/>
                <w:noProof/>
                <w:sz w:val="22"/>
              </w:rPr>
              <w:t>2.2</w:t>
            </w:r>
            <w:r w:rsidR="007269B9" w:rsidRPr="004F1775">
              <w:rPr>
                <w:rFonts w:ascii="Arial" w:eastAsiaTheme="minorEastAsia" w:hAnsi="Arial" w:cs="Arial"/>
                <w:noProof/>
                <w:sz w:val="22"/>
              </w:rPr>
              <w:tab/>
            </w:r>
            <w:r w:rsidR="007269B9" w:rsidRPr="004F1775">
              <w:rPr>
                <w:rStyle w:val="Hyperlink"/>
                <w:rFonts w:ascii="Arial" w:hAnsi="Arial" w:cs="Arial"/>
                <w:noProof/>
                <w:sz w:val="22"/>
              </w:rPr>
              <w:t>Field survey</w:t>
            </w:r>
            <w:r w:rsidR="007269B9" w:rsidRPr="004F1775">
              <w:rPr>
                <w:rFonts w:ascii="Arial" w:hAnsi="Arial" w:cs="Arial"/>
                <w:noProof/>
                <w:webHidden/>
                <w:sz w:val="22"/>
              </w:rPr>
              <w:tab/>
            </w:r>
            <w:r w:rsidR="007269B9" w:rsidRPr="004F1775">
              <w:rPr>
                <w:rFonts w:ascii="Arial" w:hAnsi="Arial" w:cs="Arial"/>
                <w:noProof/>
                <w:webHidden/>
                <w:sz w:val="22"/>
              </w:rPr>
              <w:fldChar w:fldCharType="begin"/>
            </w:r>
            <w:r w:rsidR="007269B9" w:rsidRPr="004F1775">
              <w:rPr>
                <w:rFonts w:ascii="Arial" w:hAnsi="Arial" w:cs="Arial"/>
                <w:noProof/>
                <w:webHidden/>
                <w:sz w:val="22"/>
              </w:rPr>
              <w:instrText xml:space="preserve"> PAGEREF _Toc399149601 \h </w:instrText>
            </w:r>
            <w:r w:rsidR="007269B9" w:rsidRPr="004F1775">
              <w:rPr>
                <w:rFonts w:ascii="Arial" w:hAnsi="Arial" w:cs="Arial"/>
                <w:noProof/>
                <w:webHidden/>
                <w:sz w:val="22"/>
              </w:rPr>
            </w:r>
            <w:r w:rsidR="007269B9" w:rsidRPr="004F1775">
              <w:rPr>
                <w:rFonts w:ascii="Arial" w:hAnsi="Arial" w:cs="Arial"/>
                <w:noProof/>
                <w:webHidden/>
                <w:sz w:val="22"/>
              </w:rPr>
              <w:fldChar w:fldCharType="separate"/>
            </w:r>
            <w:r w:rsidR="007269B9" w:rsidRPr="004F1775">
              <w:rPr>
                <w:rFonts w:ascii="Arial" w:hAnsi="Arial" w:cs="Arial"/>
                <w:noProof/>
                <w:webHidden/>
                <w:sz w:val="22"/>
              </w:rPr>
              <w:t>8</w:t>
            </w:r>
            <w:r w:rsidR="007269B9" w:rsidRPr="004F1775">
              <w:rPr>
                <w:rFonts w:ascii="Arial" w:hAnsi="Arial" w:cs="Arial"/>
                <w:noProof/>
                <w:webHidden/>
                <w:sz w:val="22"/>
              </w:rPr>
              <w:fldChar w:fldCharType="end"/>
            </w:r>
          </w:hyperlink>
        </w:p>
        <w:p w14:paraId="6538A812" w14:textId="77777777" w:rsidR="007269B9" w:rsidRPr="004F1775" w:rsidRDefault="001636A2">
          <w:pPr>
            <w:pStyle w:val="TOC1"/>
            <w:tabs>
              <w:tab w:val="left" w:pos="480"/>
              <w:tab w:val="right" w:leader="dot" w:pos="9080"/>
            </w:tabs>
            <w:rPr>
              <w:rFonts w:ascii="Arial" w:eastAsiaTheme="minorEastAsia" w:hAnsi="Arial" w:cs="Arial"/>
              <w:noProof/>
              <w:sz w:val="22"/>
            </w:rPr>
          </w:pPr>
          <w:hyperlink w:anchor="_Toc399149602" w:history="1">
            <w:r w:rsidR="007269B9" w:rsidRPr="004F1775">
              <w:rPr>
                <w:rStyle w:val="Hyperlink"/>
                <w:rFonts w:ascii="Arial" w:hAnsi="Arial" w:cs="Arial"/>
                <w:noProof/>
                <w:sz w:val="22"/>
              </w:rPr>
              <w:t>3</w:t>
            </w:r>
            <w:r w:rsidR="007269B9" w:rsidRPr="004F1775">
              <w:rPr>
                <w:rFonts w:ascii="Arial" w:eastAsiaTheme="minorEastAsia" w:hAnsi="Arial" w:cs="Arial"/>
                <w:noProof/>
                <w:sz w:val="22"/>
              </w:rPr>
              <w:tab/>
            </w:r>
            <w:r w:rsidR="007269B9" w:rsidRPr="004F1775">
              <w:rPr>
                <w:rStyle w:val="Hyperlink"/>
                <w:rFonts w:ascii="Arial" w:hAnsi="Arial" w:cs="Arial"/>
                <w:noProof/>
                <w:sz w:val="22"/>
              </w:rPr>
              <w:t>Findings</w:t>
            </w:r>
            <w:r w:rsidR="007269B9" w:rsidRPr="004F1775">
              <w:rPr>
                <w:rFonts w:ascii="Arial" w:hAnsi="Arial" w:cs="Arial"/>
                <w:noProof/>
                <w:webHidden/>
                <w:sz w:val="22"/>
              </w:rPr>
              <w:tab/>
            </w:r>
            <w:r w:rsidR="007269B9" w:rsidRPr="004F1775">
              <w:rPr>
                <w:rFonts w:ascii="Arial" w:hAnsi="Arial" w:cs="Arial"/>
                <w:noProof/>
                <w:webHidden/>
                <w:sz w:val="22"/>
              </w:rPr>
              <w:fldChar w:fldCharType="begin"/>
            </w:r>
            <w:r w:rsidR="007269B9" w:rsidRPr="004F1775">
              <w:rPr>
                <w:rFonts w:ascii="Arial" w:hAnsi="Arial" w:cs="Arial"/>
                <w:noProof/>
                <w:webHidden/>
                <w:sz w:val="22"/>
              </w:rPr>
              <w:instrText xml:space="preserve"> PAGEREF _Toc399149602 \h </w:instrText>
            </w:r>
            <w:r w:rsidR="007269B9" w:rsidRPr="004F1775">
              <w:rPr>
                <w:rFonts w:ascii="Arial" w:hAnsi="Arial" w:cs="Arial"/>
                <w:noProof/>
                <w:webHidden/>
                <w:sz w:val="22"/>
              </w:rPr>
            </w:r>
            <w:r w:rsidR="007269B9" w:rsidRPr="004F1775">
              <w:rPr>
                <w:rFonts w:ascii="Arial" w:hAnsi="Arial" w:cs="Arial"/>
                <w:noProof/>
                <w:webHidden/>
                <w:sz w:val="22"/>
              </w:rPr>
              <w:fldChar w:fldCharType="separate"/>
            </w:r>
            <w:r w:rsidR="007269B9" w:rsidRPr="004F1775">
              <w:rPr>
                <w:rFonts w:ascii="Arial" w:hAnsi="Arial" w:cs="Arial"/>
                <w:noProof/>
                <w:webHidden/>
                <w:sz w:val="22"/>
              </w:rPr>
              <w:t>9</w:t>
            </w:r>
            <w:r w:rsidR="007269B9" w:rsidRPr="004F1775">
              <w:rPr>
                <w:rFonts w:ascii="Arial" w:hAnsi="Arial" w:cs="Arial"/>
                <w:noProof/>
                <w:webHidden/>
                <w:sz w:val="22"/>
              </w:rPr>
              <w:fldChar w:fldCharType="end"/>
            </w:r>
          </w:hyperlink>
        </w:p>
        <w:p w14:paraId="4994AD67" w14:textId="77777777" w:rsidR="007269B9" w:rsidRPr="004F1775" w:rsidRDefault="001636A2">
          <w:pPr>
            <w:pStyle w:val="TOC2"/>
            <w:tabs>
              <w:tab w:val="left" w:pos="880"/>
              <w:tab w:val="right" w:leader="dot" w:pos="9080"/>
            </w:tabs>
            <w:rPr>
              <w:rFonts w:ascii="Arial" w:eastAsiaTheme="minorEastAsia" w:hAnsi="Arial" w:cs="Arial"/>
              <w:noProof/>
              <w:sz w:val="22"/>
            </w:rPr>
          </w:pPr>
          <w:hyperlink w:anchor="_Toc399149603" w:history="1">
            <w:r w:rsidR="007269B9" w:rsidRPr="004F1775">
              <w:rPr>
                <w:rStyle w:val="Hyperlink"/>
                <w:rFonts w:ascii="Arial" w:hAnsi="Arial" w:cs="Arial"/>
                <w:noProof/>
                <w:sz w:val="22"/>
              </w:rPr>
              <w:t>3.1</w:t>
            </w:r>
            <w:r w:rsidR="007269B9" w:rsidRPr="004F1775">
              <w:rPr>
                <w:rFonts w:ascii="Arial" w:eastAsiaTheme="minorEastAsia" w:hAnsi="Arial" w:cs="Arial"/>
                <w:noProof/>
                <w:sz w:val="22"/>
              </w:rPr>
              <w:tab/>
            </w:r>
            <w:r w:rsidR="007269B9" w:rsidRPr="004F1775">
              <w:rPr>
                <w:rStyle w:val="Hyperlink"/>
                <w:rFonts w:ascii="Arial" w:hAnsi="Arial" w:cs="Arial"/>
                <w:noProof/>
                <w:sz w:val="22"/>
              </w:rPr>
              <w:t>Residential fuelwood consumption</w:t>
            </w:r>
            <w:r w:rsidR="007269B9" w:rsidRPr="004F1775">
              <w:rPr>
                <w:rFonts w:ascii="Arial" w:hAnsi="Arial" w:cs="Arial"/>
                <w:noProof/>
                <w:webHidden/>
                <w:sz w:val="22"/>
              </w:rPr>
              <w:tab/>
            </w:r>
            <w:r w:rsidR="007269B9" w:rsidRPr="004F1775">
              <w:rPr>
                <w:rFonts w:ascii="Arial" w:hAnsi="Arial" w:cs="Arial"/>
                <w:noProof/>
                <w:webHidden/>
                <w:sz w:val="22"/>
              </w:rPr>
              <w:fldChar w:fldCharType="begin"/>
            </w:r>
            <w:r w:rsidR="007269B9" w:rsidRPr="004F1775">
              <w:rPr>
                <w:rFonts w:ascii="Arial" w:hAnsi="Arial" w:cs="Arial"/>
                <w:noProof/>
                <w:webHidden/>
                <w:sz w:val="22"/>
              </w:rPr>
              <w:instrText xml:space="preserve"> PAGEREF _Toc399149603 \h </w:instrText>
            </w:r>
            <w:r w:rsidR="007269B9" w:rsidRPr="004F1775">
              <w:rPr>
                <w:rFonts w:ascii="Arial" w:hAnsi="Arial" w:cs="Arial"/>
                <w:noProof/>
                <w:webHidden/>
                <w:sz w:val="22"/>
              </w:rPr>
            </w:r>
            <w:r w:rsidR="007269B9" w:rsidRPr="004F1775">
              <w:rPr>
                <w:rFonts w:ascii="Arial" w:hAnsi="Arial" w:cs="Arial"/>
                <w:noProof/>
                <w:webHidden/>
                <w:sz w:val="22"/>
              </w:rPr>
              <w:fldChar w:fldCharType="separate"/>
            </w:r>
            <w:r w:rsidR="007269B9" w:rsidRPr="004F1775">
              <w:rPr>
                <w:rFonts w:ascii="Arial" w:hAnsi="Arial" w:cs="Arial"/>
                <w:noProof/>
                <w:webHidden/>
                <w:sz w:val="22"/>
              </w:rPr>
              <w:t>9</w:t>
            </w:r>
            <w:r w:rsidR="007269B9" w:rsidRPr="004F1775">
              <w:rPr>
                <w:rFonts w:ascii="Arial" w:hAnsi="Arial" w:cs="Arial"/>
                <w:noProof/>
                <w:webHidden/>
                <w:sz w:val="22"/>
              </w:rPr>
              <w:fldChar w:fldCharType="end"/>
            </w:r>
          </w:hyperlink>
        </w:p>
        <w:p w14:paraId="67CD33B7" w14:textId="77777777" w:rsidR="007269B9" w:rsidRPr="004F1775" w:rsidRDefault="001636A2">
          <w:pPr>
            <w:pStyle w:val="TOC2"/>
            <w:tabs>
              <w:tab w:val="left" w:pos="880"/>
              <w:tab w:val="right" w:leader="dot" w:pos="9080"/>
            </w:tabs>
            <w:rPr>
              <w:rFonts w:ascii="Arial" w:eastAsiaTheme="minorEastAsia" w:hAnsi="Arial" w:cs="Arial"/>
              <w:noProof/>
              <w:sz w:val="22"/>
            </w:rPr>
          </w:pPr>
          <w:hyperlink w:anchor="_Toc399149604" w:history="1">
            <w:r w:rsidR="007269B9" w:rsidRPr="004F1775">
              <w:rPr>
                <w:rStyle w:val="Hyperlink"/>
                <w:rFonts w:ascii="Arial" w:hAnsi="Arial" w:cs="Arial"/>
                <w:noProof/>
                <w:sz w:val="22"/>
              </w:rPr>
              <w:t>3.2</w:t>
            </w:r>
            <w:r w:rsidR="007269B9" w:rsidRPr="004F1775">
              <w:rPr>
                <w:rFonts w:ascii="Arial" w:eastAsiaTheme="minorEastAsia" w:hAnsi="Arial" w:cs="Arial"/>
                <w:noProof/>
                <w:sz w:val="22"/>
              </w:rPr>
              <w:tab/>
            </w:r>
            <w:r w:rsidR="007269B9" w:rsidRPr="004F1775">
              <w:rPr>
                <w:rStyle w:val="Hyperlink"/>
                <w:rFonts w:ascii="Arial" w:hAnsi="Arial" w:cs="Arial"/>
                <w:noProof/>
                <w:sz w:val="22"/>
              </w:rPr>
              <w:t>Local industrial consumption</w:t>
            </w:r>
            <w:r w:rsidR="007269B9" w:rsidRPr="004F1775">
              <w:rPr>
                <w:rFonts w:ascii="Arial" w:hAnsi="Arial" w:cs="Arial"/>
                <w:noProof/>
                <w:webHidden/>
                <w:sz w:val="22"/>
              </w:rPr>
              <w:tab/>
            </w:r>
            <w:r w:rsidR="007269B9" w:rsidRPr="004F1775">
              <w:rPr>
                <w:rFonts w:ascii="Arial" w:hAnsi="Arial" w:cs="Arial"/>
                <w:noProof/>
                <w:webHidden/>
                <w:sz w:val="22"/>
              </w:rPr>
              <w:fldChar w:fldCharType="begin"/>
            </w:r>
            <w:r w:rsidR="007269B9" w:rsidRPr="004F1775">
              <w:rPr>
                <w:rFonts w:ascii="Arial" w:hAnsi="Arial" w:cs="Arial"/>
                <w:noProof/>
                <w:webHidden/>
                <w:sz w:val="22"/>
              </w:rPr>
              <w:instrText xml:space="preserve"> PAGEREF _Toc399149604 \h </w:instrText>
            </w:r>
            <w:r w:rsidR="007269B9" w:rsidRPr="004F1775">
              <w:rPr>
                <w:rFonts w:ascii="Arial" w:hAnsi="Arial" w:cs="Arial"/>
                <w:noProof/>
                <w:webHidden/>
                <w:sz w:val="22"/>
              </w:rPr>
            </w:r>
            <w:r w:rsidR="007269B9" w:rsidRPr="004F1775">
              <w:rPr>
                <w:rFonts w:ascii="Arial" w:hAnsi="Arial" w:cs="Arial"/>
                <w:noProof/>
                <w:webHidden/>
                <w:sz w:val="22"/>
              </w:rPr>
              <w:fldChar w:fldCharType="separate"/>
            </w:r>
            <w:r w:rsidR="007269B9" w:rsidRPr="004F1775">
              <w:rPr>
                <w:rFonts w:ascii="Arial" w:hAnsi="Arial" w:cs="Arial"/>
                <w:noProof/>
                <w:webHidden/>
                <w:sz w:val="22"/>
              </w:rPr>
              <w:t>15</w:t>
            </w:r>
            <w:r w:rsidR="007269B9" w:rsidRPr="004F1775">
              <w:rPr>
                <w:rFonts w:ascii="Arial" w:hAnsi="Arial" w:cs="Arial"/>
                <w:noProof/>
                <w:webHidden/>
                <w:sz w:val="22"/>
              </w:rPr>
              <w:fldChar w:fldCharType="end"/>
            </w:r>
          </w:hyperlink>
        </w:p>
        <w:p w14:paraId="4645D184" w14:textId="77777777" w:rsidR="007269B9" w:rsidRPr="004F1775" w:rsidRDefault="001636A2">
          <w:pPr>
            <w:pStyle w:val="TOC2"/>
            <w:tabs>
              <w:tab w:val="left" w:pos="880"/>
              <w:tab w:val="right" w:leader="dot" w:pos="9080"/>
            </w:tabs>
            <w:rPr>
              <w:rFonts w:ascii="Arial" w:eastAsiaTheme="minorEastAsia" w:hAnsi="Arial" w:cs="Arial"/>
              <w:noProof/>
              <w:sz w:val="22"/>
            </w:rPr>
          </w:pPr>
          <w:hyperlink w:anchor="_Toc399149605" w:history="1">
            <w:r w:rsidR="007269B9" w:rsidRPr="004F1775">
              <w:rPr>
                <w:rStyle w:val="Hyperlink"/>
                <w:rFonts w:ascii="Arial" w:hAnsi="Arial" w:cs="Arial"/>
                <w:noProof/>
                <w:sz w:val="22"/>
              </w:rPr>
              <w:t>3.3</w:t>
            </w:r>
            <w:r w:rsidR="007269B9" w:rsidRPr="004F1775">
              <w:rPr>
                <w:rFonts w:ascii="Arial" w:eastAsiaTheme="minorEastAsia" w:hAnsi="Arial" w:cs="Arial"/>
                <w:noProof/>
                <w:sz w:val="22"/>
              </w:rPr>
              <w:tab/>
            </w:r>
            <w:r w:rsidR="007269B9" w:rsidRPr="004F1775">
              <w:rPr>
                <w:rStyle w:val="Hyperlink"/>
                <w:rFonts w:ascii="Arial" w:hAnsi="Arial" w:cs="Arial"/>
                <w:noProof/>
                <w:sz w:val="22"/>
              </w:rPr>
              <w:t>Commercial activities of middlemen</w:t>
            </w:r>
            <w:r w:rsidR="007269B9" w:rsidRPr="004F1775">
              <w:rPr>
                <w:rFonts w:ascii="Arial" w:hAnsi="Arial" w:cs="Arial"/>
                <w:noProof/>
                <w:webHidden/>
                <w:sz w:val="22"/>
              </w:rPr>
              <w:tab/>
            </w:r>
            <w:r w:rsidR="007269B9" w:rsidRPr="004F1775">
              <w:rPr>
                <w:rFonts w:ascii="Arial" w:hAnsi="Arial" w:cs="Arial"/>
                <w:noProof/>
                <w:webHidden/>
                <w:sz w:val="22"/>
              </w:rPr>
              <w:fldChar w:fldCharType="begin"/>
            </w:r>
            <w:r w:rsidR="007269B9" w:rsidRPr="004F1775">
              <w:rPr>
                <w:rFonts w:ascii="Arial" w:hAnsi="Arial" w:cs="Arial"/>
                <w:noProof/>
                <w:webHidden/>
                <w:sz w:val="22"/>
              </w:rPr>
              <w:instrText xml:space="preserve"> PAGEREF _Toc399149605 \h </w:instrText>
            </w:r>
            <w:r w:rsidR="007269B9" w:rsidRPr="004F1775">
              <w:rPr>
                <w:rFonts w:ascii="Arial" w:hAnsi="Arial" w:cs="Arial"/>
                <w:noProof/>
                <w:webHidden/>
                <w:sz w:val="22"/>
              </w:rPr>
            </w:r>
            <w:r w:rsidR="007269B9" w:rsidRPr="004F1775">
              <w:rPr>
                <w:rFonts w:ascii="Arial" w:hAnsi="Arial" w:cs="Arial"/>
                <w:noProof/>
                <w:webHidden/>
                <w:sz w:val="22"/>
              </w:rPr>
              <w:fldChar w:fldCharType="separate"/>
            </w:r>
            <w:r w:rsidR="007269B9" w:rsidRPr="004F1775">
              <w:rPr>
                <w:rFonts w:ascii="Arial" w:hAnsi="Arial" w:cs="Arial"/>
                <w:noProof/>
                <w:webHidden/>
                <w:sz w:val="22"/>
              </w:rPr>
              <w:t>16</w:t>
            </w:r>
            <w:r w:rsidR="007269B9" w:rsidRPr="004F1775">
              <w:rPr>
                <w:rFonts w:ascii="Arial" w:hAnsi="Arial" w:cs="Arial"/>
                <w:noProof/>
                <w:webHidden/>
                <w:sz w:val="22"/>
              </w:rPr>
              <w:fldChar w:fldCharType="end"/>
            </w:r>
          </w:hyperlink>
        </w:p>
        <w:p w14:paraId="7F838D37" w14:textId="77777777" w:rsidR="007269B9" w:rsidRPr="004F1775" w:rsidRDefault="001636A2">
          <w:pPr>
            <w:pStyle w:val="TOC2"/>
            <w:tabs>
              <w:tab w:val="left" w:pos="880"/>
              <w:tab w:val="right" w:leader="dot" w:pos="9080"/>
            </w:tabs>
            <w:rPr>
              <w:rFonts w:ascii="Arial" w:eastAsiaTheme="minorEastAsia" w:hAnsi="Arial" w:cs="Arial"/>
              <w:noProof/>
              <w:sz w:val="22"/>
            </w:rPr>
          </w:pPr>
          <w:hyperlink w:anchor="_Toc399149606" w:history="1">
            <w:r w:rsidR="007269B9" w:rsidRPr="004F1775">
              <w:rPr>
                <w:rStyle w:val="Hyperlink"/>
                <w:rFonts w:ascii="Arial" w:hAnsi="Arial" w:cs="Arial"/>
                <w:noProof/>
                <w:sz w:val="22"/>
              </w:rPr>
              <w:t>3.4</w:t>
            </w:r>
            <w:r w:rsidR="007269B9" w:rsidRPr="004F1775">
              <w:rPr>
                <w:rFonts w:ascii="Arial" w:eastAsiaTheme="minorEastAsia" w:hAnsi="Arial" w:cs="Arial"/>
                <w:noProof/>
                <w:sz w:val="22"/>
              </w:rPr>
              <w:tab/>
            </w:r>
            <w:r w:rsidR="007269B9" w:rsidRPr="004F1775">
              <w:rPr>
                <w:rStyle w:val="Hyperlink"/>
                <w:rFonts w:ascii="Arial" w:hAnsi="Arial" w:cs="Arial"/>
                <w:noProof/>
                <w:sz w:val="22"/>
              </w:rPr>
              <w:t>Discussion of total fuelwood consumption</w:t>
            </w:r>
            <w:r w:rsidR="007269B9" w:rsidRPr="004F1775">
              <w:rPr>
                <w:rFonts w:ascii="Arial" w:hAnsi="Arial" w:cs="Arial"/>
                <w:noProof/>
                <w:webHidden/>
                <w:sz w:val="22"/>
              </w:rPr>
              <w:tab/>
            </w:r>
            <w:r w:rsidR="007269B9" w:rsidRPr="004F1775">
              <w:rPr>
                <w:rFonts w:ascii="Arial" w:hAnsi="Arial" w:cs="Arial"/>
                <w:noProof/>
                <w:webHidden/>
                <w:sz w:val="22"/>
              </w:rPr>
              <w:fldChar w:fldCharType="begin"/>
            </w:r>
            <w:r w:rsidR="007269B9" w:rsidRPr="004F1775">
              <w:rPr>
                <w:rFonts w:ascii="Arial" w:hAnsi="Arial" w:cs="Arial"/>
                <w:noProof/>
                <w:webHidden/>
                <w:sz w:val="22"/>
              </w:rPr>
              <w:instrText xml:space="preserve"> PAGEREF _Toc399149606 \h </w:instrText>
            </w:r>
            <w:r w:rsidR="007269B9" w:rsidRPr="004F1775">
              <w:rPr>
                <w:rFonts w:ascii="Arial" w:hAnsi="Arial" w:cs="Arial"/>
                <w:noProof/>
                <w:webHidden/>
                <w:sz w:val="22"/>
              </w:rPr>
            </w:r>
            <w:r w:rsidR="007269B9" w:rsidRPr="004F1775">
              <w:rPr>
                <w:rFonts w:ascii="Arial" w:hAnsi="Arial" w:cs="Arial"/>
                <w:noProof/>
                <w:webHidden/>
                <w:sz w:val="22"/>
              </w:rPr>
              <w:fldChar w:fldCharType="separate"/>
            </w:r>
            <w:r w:rsidR="007269B9" w:rsidRPr="004F1775">
              <w:rPr>
                <w:rFonts w:ascii="Arial" w:hAnsi="Arial" w:cs="Arial"/>
                <w:noProof/>
                <w:webHidden/>
                <w:sz w:val="22"/>
              </w:rPr>
              <w:t>18</w:t>
            </w:r>
            <w:r w:rsidR="007269B9" w:rsidRPr="004F1775">
              <w:rPr>
                <w:rFonts w:ascii="Arial" w:hAnsi="Arial" w:cs="Arial"/>
                <w:noProof/>
                <w:webHidden/>
                <w:sz w:val="22"/>
              </w:rPr>
              <w:fldChar w:fldCharType="end"/>
            </w:r>
          </w:hyperlink>
        </w:p>
        <w:p w14:paraId="74CD7622" w14:textId="77777777" w:rsidR="007269B9" w:rsidRPr="004F1775" w:rsidRDefault="001636A2">
          <w:pPr>
            <w:pStyle w:val="TOC3"/>
            <w:tabs>
              <w:tab w:val="left" w:pos="1320"/>
              <w:tab w:val="right" w:leader="dot" w:pos="9080"/>
            </w:tabs>
            <w:rPr>
              <w:rFonts w:ascii="Arial" w:eastAsiaTheme="minorEastAsia" w:hAnsi="Arial" w:cs="Arial"/>
              <w:noProof/>
              <w:sz w:val="22"/>
            </w:rPr>
          </w:pPr>
          <w:hyperlink w:anchor="_Toc399149607" w:history="1">
            <w:r w:rsidR="007269B9" w:rsidRPr="004F1775">
              <w:rPr>
                <w:rStyle w:val="Hyperlink"/>
                <w:rFonts w:ascii="Arial" w:hAnsi="Arial" w:cs="Arial"/>
                <w:noProof/>
                <w:sz w:val="22"/>
              </w:rPr>
              <w:t>3.4.1</w:t>
            </w:r>
            <w:r w:rsidR="007269B9" w:rsidRPr="004F1775">
              <w:rPr>
                <w:rFonts w:ascii="Arial" w:eastAsiaTheme="minorEastAsia" w:hAnsi="Arial" w:cs="Arial"/>
                <w:noProof/>
                <w:sz w:val="22"/>
              </w:rPr>
              <w:tab/>
            </w:r>
            <w:r w:rsidR="007269B9" w:rsidRPr="004F1775">
              <w:rPr>
                <w:rStyle w:val="Hyperlink"/>
                <w:rFonts w:ascii="Arial" w:hAnsi="Arial" w:cs="Arial"/>
                <w:noProof/>
                <w:sz w:val="22"/>
              </w:rPr>
              <w:t>Discussion of fuelwood consumption in Lang Chanh district, Thanh Hoa</w:t>
            </w:r>
            <w:r w:rsidR="007269B9" w:rsidRPr="004F1775">
              <w:rPr>
                <w:rFonts w:ascii="Arial" w:hAnsi="Arial" w:cs="Arial"/>
                <w:noProof/>
                <w:webHidden/>
                <w:sz w:val="22"/>
              </w:rPr>
              <w:tab/>
            </w:r>
            <w:r w:rsidR="007269B9" w:rsidRPr="004F1775">
              <w:rPr>
                <w:rFonts w:ascii="Arial" w:hAnsi="Arial" w:cs="Arial"/>
                <w:noProof/>
                <w:webHidden/>
                <w:sz w:val="22"/>
              </w:rPr>
              <w:fldChar w:fldCharType="begin"/>
            </w:r>
            <w:r w:rsidR="007269B9" w:rsidRPr="004F1775">
              <w:rPr>
                <w:rFonts w:ascii="Arial" w:hAnsi="Arial" w:cs="Arial"/>
                <w:noProof/>
                <w:webHidden/>
                <w:sz w:val="22"/>
              </w:rPr>
              <w:instrText xml:space="preserve"> PAGEREF _Toc399149607 \h </w:instrText>
            </w:r>
            <w:r w:rsidR="007269B9" w:rsidRPr="004F1775">
              <w:rPr>
                <w:rFonts w:ascii="Arial" w:hAnsi="Arial" w:cs="Arial"/>
                <w:noProof/>
                <w:webHidden/>
                <w:sz w:val="22"/>
              </w:rPr>
            </w:r>
            <w:r w:rsidR="007269B9" w:rsidRPr="004F1775">
              <w:rPr>
                <w:rFonts w:ascii="Arial" w:hAnsi="Arial" w:cs="Arial"/>
                <w:noProof/>
                <w:webHidden/>
                <w:sz w:val="22"/>
              </w:rPr>
              <w:fldChar w:fldCharType="separate"/>
            </w:r>
            <w:r w:rsidR="007269B9" w:rsidRPr="004F1775">
              <w:rPr>
                <w:rFonts w:ascii="Arial" w:hAnsi="Arial" w:cs="Arial"/>
                <w:noProof/>
                <w:webHidden/>
                <w:sz w:val="22"/>
              </w:rPr>
              <w:t>18</w:t>
            </w:r>
            <w:r w:rsidR="007269B9" w:rsidRPr="004F1775">
              <w:rPr>
                <w:rFonts w:ascii="Arial" w:hAnsi="Arial" w:cs="Arial"/>
                <w:noProof/>
                <w:webHidden/>
                <w:sz w:val="22"/>
              </w:rPr>
              <w:fldChar w:fldCharType="end"/>
            </w:r>
          </w:hyperlink>
        </w:p>
        <w:p w14:paraId="0939D9A3" w14:textId="77777777" w:rsidR="007269B9" w:rsidRPr="004F1775" w:rsidRDefault="001636A2">
          <w:pPr>
            <w:pStyle w:val="TOC3"/>
            <w:tabs>
              <w:tab w:val="left" w:pos="1320"/>
              <w:tab w:val="right" w:leader="dot" w:pos="9080"/>
            </w:tabs>
            <w:rPr>
              <w:rFonts w:ascii="Arial" w:eastAsiaTheme="minorEastAsia" w:hAnsi="Arial" w:cs="Arial"/>
              <w:noProof/>
              <w:sz w:val="22"/>
            </w:rPr>
          </w:pPr>
          <w:hyperlink w:anchor="_Toc399149608" w:history="1">
            <w:r w:rsidR="007269B9" w:rsidRPr="004F1775">
              <w:rPr>
                <w:rStyle w:val="Hyperlink"/>
                <w:rFonts w:ascii="Arial" w:hAnsi="Arial" w:cs="Arial"/>
                <w:noProof/>
                <w:sz w:val="22"/>
              </w:rPr>
              <w:t>3.4.2</w:t>
            </w:r>
            <w:r w:rsidR="007269B9" w:rsidRPr="004F1775">
              <w:rPr>
                <w:rFonts w:ascii="Arial" w:eastAsiaTheme="minorEastAsia" w:hAnsi="Arial" w:cs="Arial"/>
                <w:noProof/>
                <w:sz w:val="22"/>
              </w:rPr>
              <w:tab/>
            </w:r>
            <w:r w:rsidR="007269B9" w:rsidRPr="004F1775">
              <w:rPr>
                <w:rStyle w:val="Hyperlink"/>
                <w:rFonts w:ascii="Arial" w:hAnsi="Arial" w:cs="Arial"/>
                <w:noProof/>
                <w:sz w:val="22"/>
              </w:rPr>
              <w:t>Discussion of fuelwood in Nam Son commune, Quy Hop district, Nghe An</w:t>
            </w:r>
            <w:r w:rsidR="007269B9" w:rsidRPr="004F1775">
              <w:rPr>
                <w:rFonts w:ascii="Arial" w:hAnsi="Arial" w:cs="Arial"/>
                <w:noProof/>
                <w:webHidden/>
                <w:sz w:val="22"/>
              </w:rPr>
              <w:tab/>
            </w:r>
            <w:r w:rsidR="007269B9" w:rsidRPr="004F1775">
              <w:rPr>
                <w:rFonts w:ascii="Arial" w:hAnsi="Arial" w:cs="Arial"/>
                <w:noProof/>
                <w:webHidden/>
                <w:sz w:val="22"/>
              </w:rPr>
              <w:fldChar w:fldCharType="begin"/>
            </w:r>
            <w:r w:rsidR="007269B9" w:rsidRPr="004F1775">
              <w:rPr>
                <w:rFonts w:ascii="Arial" w:hAnsi="Arial" w:cs="Arial"/>
                <w:noProof/>
                <w:webHidden/>
                <w:sz w:val="22"/>
              </w:rPr>
              <w:instrText xml:space="preserve"> PAGEREF _Toc399149608 \h </w:instrText>
            </w:r>
            <w:r w:rsidR="007269B9" w:rsidRPr="004F1775">
              <w:rPr>
                <w:rFonts w:ascii="Arial" w:hAnsi="Arial" w:cs="Arial"/>
                <w:noProof/>
                <w:webHidden/>
                <w:sz w:val="22"/>
              </w:rPr>
            </w:r>
            <w:r w:rsidR="007269B9" w:rsidRPr="004F1775">
              <w:rPr>
                <w:rFonts w:ascii="Arial" w:hAnsi="Arial" w:cs="Arial"/>
                <w:noProof/>
                <w:webHidden/>
                <w:sz w:val="22"/>
              </w:rPr>
              <w:fldChar w:fldCharType="separate"/>
            </w:r>
            <w:r w:rsidR="007269B9" w:rsidRPr="004F1775">
              <w:rPr>
                <w:rFonts w:ascii="Arial" w:hAnsi="Arial" w:cs="Arial"/>
                <w:noProof/>
                <w:webHidden/>
                <w:sz w:val="22"/>
              </w:rPr>
              <w:t>20</w:t>
            </w:r>
            <w:r w:rsidR="007269B9" w:rsidRPr="004F1775">
              <w:rPr>
                <w:rFonts w:ascii="Arial" w:hAnsi="Arial" w:cs="Arial"/>
                <w:noProof/>
                <w:webHidden/>
                <w:sz w:val="22"/>
              </w:rPr>
              <w:fldChar w:fldCharType="end"/>
            </w:r>
          </w:hyperlink>
        </w:p>
        <w:p w14:paraId="0B5EE942" w14:textId="77777777" w:rsidR="007269B9" w:rsidRPr="004F1775" w:rsidRDefault="001636A2">
          <w:pPr>
            <w:pStyle w:val="TOC2"/>
            <w:tabs>
              <w:tab w:val="left" w:pos="880"/>
              <w:tab w:val="right" w:leader="dot" w:pos="9080"/>
            </w:tabs>
            <w:rPr>
              <w:rFonts w:ascii="Arial" w:eastAsiaTheme="minorEastAsia" w:hAnsi="Arial" w:cs="Arial"/>
              <w:noProof/>
              <w:sz w:val="22"/>
            </w:rPr>
          </w:pPr>
          <w:hyperlink w:anchor="_Toc399149609" w:history="1">
            <w:r w:rsidR="007269B9" w:rsidRPr="004F1775">
              <w:rPr>
                <w:rStyle w:val="Hyperlink"/>
                <w:rFonts w:ascii="Arial" w:hAnsi="Arial" w:cs="Arial"/>
                <w:noProof/>
                <w:sz w:val="22"/>
              </w:rPr>
              <w:t>3.5</w:t>
            </w:r>
            <w:r w:rsidR="007269B9" w:rsidRPr="004F1775">
              <w:rPr>
                <w:rFonts w:ascii="Arial" w:eastAsiaTheme="minorEastAsia" w:hAnsi="Arial" w:cs="Arial"/>
                <w:noProof/>
                <w:sz w:val="22"/>
              </w:rPr>
              <w:tab/>
            </w:r>
            <w:r w:rsidR="007269B9" w:rsidRPr="004F1775">
              <w:rPr>
                <w:rStyle w:val="Hyperlink"/>
                <w:rFonts w:ascii="Arial" w:hAnsi="Arial" w:cs="Arial"/>
                <w:noProof/>
                <w:sz w:val="22"/>
              </w:rPr>
              <w:t>Value chain assessment in relationship to forest degradation and deforestation</w:t>
            </w:r>
            <w:r w:rsidR="007269B9" w:rsidRPr="004F1775">
              <w:rPr>
                <w:rFonts w:ascii="Arial" w:hAnsi="Arial" w:cs="Arial"/>
                <w:noProof/>
                <w:webHidden/>
                <w:sz w:val="22"/>
              </w:rPr>
              <w:tab/>
            </w:r>
            <w:r w:rsidR="007269B9" w:rsidRPr="004F1775">
              <w:rPr>
                <w:rFonts w:ascii="Arial" w:hAnsi="Arial" w:cs="Arial"/>
                <w:noProof/>
                <w:webHidden/>
                <w:sz w:val="22"/>
              </w:rPr>
              <w:fldChar w:fldCharType="begin"/>
            </w:r>
            <w:r w:rsidR="007269B9" w:rsidRPr="004F1775">
              <w:rPr>
                <w:rFonts w:ascii="Arial" w:hAnsi="Arial" w:cs="Arial"/>
                <w:noProof/>
                <w:webHidden/>
                <w:sz w:val="22"/>
              </w:rPr>
              <w:instrText xml:space="preserve"> PAGEREF _Toc399149609 \h </w:instrText>
            </w:r>
            <w:r w:rsidR="007269B9" w:rsidRPr="004F1775">
              <w:rPr>
                <w:rFonts w:ascii="Arial" w:hAnsi="Arial" w:cs="Arial"/>
                <w:noProof/>
                <w:webHidden/>
                <w:sz w:val="22"/>
              </w:rPr>
            </w:r>
            <w:r w:rsidR="007269B9" w:rsidRPr="004F1775">
              <w:rPr>
                <w:rFonts w:ascii="Arial" w:hAnsi="Arial" w:cs="Arial"/>
                <w:noProof/>
                <w:webHidden/>
                <w:sz w:val="22"/>
              </w:rPr>
              <w:fldChar w:fldCharType="separate"/>
            </w:r>
            <w:r w:rsidR="007269B9" w:rsidRPr="004F1775">
              <w:rPr>
                <w:rFonts w:ascii="Arial" w:hAnsi="Arial" w:cs="Arial"/>
                <w:noProof/>
                <w:webHidden/>
                <w:sz w:val="22"/>
              </w:rPr>
              <w:t>24</w:t>
            </w:r>
            <w:r w:rsidR="007269B9" w:rsidRPr="004F1775">
              <w:rPr>
                <w:rFonts w:ascii="Arial" w:hAnsi="Arial" w:cs="Arial"/>
                <w:noProof/>
                <w:webHidden/>
                <w:sz w:val="22"/>
              </w:rPr>
              <w:fldChar w:fldCharType="end"/>
            </w:r>
          </w:hyperlink>
        </w:p>
        <w:p w14:paraId="53272E71" w14:textId="77777777" w:rsidR="007269B9" w:rsidRPr="004F1775" w:rsidRDefault="001636A2">
          <w:pPr>
            <w:pStyle w:val="TOC1"/>
            <w:tabs>
              <w:tab w:val="left" w:pos="480"/>
              <w:tab w:val="right" w:leader="dot" w:pos="9080"/>
            </w:tabs>
            <w:rPr>
              <w:rFonts w:ascii="Arial" w:eastAsiaTheme="minorEastAsia" w:hAnsi="Arial" w:cs="Arial"/>
              <w:noProof/>
              <w:sz w:val="22"/>
            </w:rPr>
          </w:pPr>
          <w:hyperlink w:anchor="_Toc399149610" w:history="1">
            <w:r w:rsidR="007269B9" w:rsidRPr="004F1775">
              <w:rPr>
                <w:rStyle w:val="Hyperlink"/>
                <w:rFonts w:ascii="Arial" w:hAnsi="Arial" w:cs="Arial"/>
                <w:noProof/>
                <w:sz w:val="22"/>
              </w:rPr>
              <w:t>4</w:t>
            </w:r>
            <w:r w:rsidR="007269B9" w:rsidRPr="004F1775">
              <w:rPr>
                <w:rFonts w:ascii="Arial" w:eastAsiaTheme="minorEastAsia" w:hAnsi="Arial" w:cs="Arial"/>
                <w:noProof/>
                <w:sz w:val="22"/>
              </w:rPr>
              <w:tab/>
            </w:r>
            <w:r w:rsidR="007269B9" w:rsidRPr="004F1775">
              <w:rPr>
                <w:rStyle w:val="Hyperlink"/>
                <w:rFonts w:ascii="Arial" w:hAnsi="Arial" w:cs="Arial"/>
                <w:noProof/>
                <w:sz w:val="22"/>
              </w:rPr>
              <w:t>Recommendations</w:t>
            </w:r>
            <w:r w:rsidR="007269B9" w:rsidRPr="004F1775">
              <w:rPr>
                <w:rFonts w:ascii="Arial" w:hAnsi="Arial" w:cs="Arial"/>
                <w:noProof/>
                <w:webHidden/>
                <w:sz w:val="22"/>
              </w:rPr>
              <w:tab/>
            </w:r>
            <w:r w:rsidR="007269B9" w:rsidRPr="004F1775">
              <w:rPr>
                <w:rFonts w:ascii="Arial" w:hAnsi="Arial" w:cs="Arial"/>
                <w:noProof/>
                <w:webHidden/>
                <w:sz w:val="22"/>
              </w:rPr>
              <w:fldChar w:fldCharType="begin"/>
            </w:r>
            <w:r w:rsidR="007269B9" w:rsidRPr="004F1775">
              <w:rPr>
                <w:rFonts w:ascii="Arial" w:hAnsi="Arial" w:cs="Arial"/>
                <w:noProof/>
                <w:webHidden/>
                <w:sz w:val="22"/>
              </w:rPr>
              <w:instrText xml:space="preserve"> PAGEREF _Toc399149610 \h </w:instrText>
            </w:r>
            <w:r w:rsidR="007269B9" w:rsidRPr="004F1775">
              <w:rPr>
                <w:rFonts w:ascii="Arial" w:hAnsi="Arial" w:cs="Arial"/>
                <w:noProof/>
                <w:webHidden/>
                <w:sz w:val="22"/>
              </w:rPr>
            </w:r>
            <w:r w:rsidR="007269B9" w:rsidRPr="004F1775">
              <w:rPr>
                <w:rFonts w:ascii="Arial" w:hAnsi="Arial" w:cs="Arial"/>
                <w:noProof/>
                <w:webHidden/>
                <w:sz w:val="22"/>
              </w:rPr>
              <w:fldChar w:fldCharType="separate"/>
            </w:r>
            <w:r w:rsidR="007269B9" w:rsidRPr="004F1775">
              <w:rPr>
                <w:rFonts w:ascii="Arial" w:hAnsi="Arial" w:cs="Arial"/>
                <w:noProof/>
                <w:webHidden/>
                <w:sz w:val="22"/>
              </w:rPr>
              <w:t>25</w:t>
            </w:r>
            <w:r w:rsidR="007269B9" w:rsidRPr="004F1775">
              <w:rPr>
                <w:rFonts w:ascii="Arial" w:hAnsi="Arial" w:cs="Arial"/>
                <w:noProof/>
                <w:webHidden/>
                <w:sz w:val="22"/>
              </w:rPr>
              <w:fldChar w:fldCharType="end"/>
            </w:r>
          </w:hyperlink>
        </w:p>
        <w:p w14:paraId="212D7800" w14:textId="77777777" w:rsidR="007269B9" w:rsidRPr="004F1775" w:rsidRDefault="001636A2">
          <w:pPr>
            <w:pStyle w:val="TOC2"/>
            <w:tabs>
              <w:tab w:val="left" w:pos="880"/>
              <w:tab w:val="right" w:leader="dot" w:pos="9080"/>
            </w:tabs>
            <w:rPr>
              <w:rFonts w:ascii="Arial" w:eastAsiaTheme="minorEastAsia" w:hAnsi="Arial" w:cs="Arial"/>
              <w:noProof/>
              <w:sz w:val="22"/>
            </w:rPr>
          </w:pPr>
          <w:hyperlink w:anchor="_Toc399149611" w:history="1">
            <w:r w:rsidR="007269B9" w:rsidRPr="004F1775">
              <w:rPr>
                <w:rStyle w:val="Hyperlink"/>
                <w:rFonts w:ascii="Arial" w:hAnsi="Arial" w:cs="Arial"/>
                <w:noProof/>
                <w:sz w:val="22"/>
              </w:rPr>
              <w:t>4.1</w:t>
            </w:r>
            <w:r w:rsidR="007269B9" w:rsidRPr="004F1775">
              <w:rPr>
                <w:rFonts w:ascii="Arial" w:eastAsiaTheme="minorEastAsia" w:hAnsi="Arial" w:cs="Arial"/>
                <w:noProof/>
                <w:sz w:val="22"/>
              </w:rPr>
              <w:tab/>
            </w:r>
            <w:r w:rsidR="007269B9" w:rsidRPr="004F1775">
              <w:rPr>
                <w:rStyle w:val="Hyperlink"/>
                <w:rFonts w:ascii="Arial" w:hAnsi="Arial" w:cs="Arial"/>
                <w:noProof/>
                <w:sz w:val="22"/>
              </w:rPr>
              <w:t>Urgent need for revision of land conversion in some specific area</w:t>
            </w:r>
            <w:r w:rsidR="007269B9" w:rsidRPr="004F1775">
              <w:rPr>
                <w:rFonts w:ascii="Arial" w:hAnsi="Arial" w:cs="Arial"/>
                <w:noProof/>
                <w:webHidden/>
                <w:sz w:val="22"/>
              </w:rPr>
              <w:tab/>
            </w:r>
            <w:r w:rsidR="007269B9" w:rsidRPr="004F1775">
              <w:rPr>
                <w:rFonts w:ascii="Arial" w:hAnsi="Arial" w:cs="Arial"/>
                <w:noProof/>
                <w:webHidden/>
                <w:sz w:val="22"/>
              </w:rPr>
              <w:fldChar w:fldCharType="begin"/>
            </w:r>
            <w:r w:rsidR="007269B9" w:rsidRPr="004F1775">
              <w:rPr>
                <w:rFonts w:ascii="Arial" w:hAnsi="Arial" w:cs="Arial"/>
                <w:noProof/>
                <w:webHidden/>
                <w:sz w:val="22"/>
              </w:rPr>
              <w:instrText xml:space="preserve"> PAGEREF _Toc399149611 \h </w:instrText>
            </w:r>
            <w:r w:rsidR="007269B9" w:rsidRPr="004F1775">
              <w:rPr>
                <w:rFonts w:ascii="Arial" w:hAnsi="Arial" w:cs="Arial"/>
                <w:noProof/>
                <w:webHidden/>
                <w:sz w:val="22"/>
              </w:rPr>
            </w:r>
            <w:r w:rsidR="007269B9" w:rsidRPr="004F1775">
              <w:rPr>
                <w:rFonts w:ascii="Arial" w:hAnsi="Arial" w:cs="Arial"/>
                <w:noProof/>
                <w:webHidden/>
                <w:sz w:val="22"/>
              </w:rPr>
              <w:fldChar w:fldCharType="separate"/>
            </w:r>
            <w:r w:rsidR="007269B9" w:rsidRPr="004F1775">
              <w:rPr>
                <w:rFonts w:ascii="Arial" w:hAnsi="Arial" w:cs="Arial"/>
                <w:noProof/>
                <w:webHidden/>
                <w:sz w:val="22"/>
              </w:rPr>
              <w:t>25</w:t>
            </w:r>
            <w:r w:rsidR="007269B9" w:rsidRPr="004F1775">
              <w:rPr>
                <w:rFonts w:ascii="Arial" w:hAnsi="Arial" w:cs="Arial"/>
                <w:noProof/>
                <w:webHidden/>
                <w:sz w:val="22"/>
              </w:rPr>
              <w:fldChar w:fldCharType="end"/>
            </w:r>
          </w:hyperlink>
        </w:p>
        <w:p w14:paraId="68614E65" w14:textId="77777777" w:rsidR="007269B9" w:rsidRPr="004F1775" w:rsidRDefault="001636A2">
          <w:pPr>
            <w:pStyle w:val="TOC2"/>
            <w:tabs>
              <w:tab w:val="left" w:pos="880"/>
              <w:tab w:val="right" w:leader="dot" w:pos="9080"/>
            </w:tabs>
            <w:rPr>
              <w:rFonts w:ascii="Arial" w:eastAsiaTheme="minorEastAsia" w:hAnsi="Arial" w:cs="Arial"/>
              <w:noProof/>
              <w:sz w:val="22"/>
            </w:rPr>
          </w:pPr>
          <w:hyperlink w:anchor="_Toc399149612" w:history="1">
            <w:r w:rsidR="007269B9" w:rsidRPr="004F1775">
              <w:rPr>
                <w:rStyle w:val="Hyperlink"/>
                <w:rFonts w:ascii="Arial" w:hAnsi="Arial" w:cs="Arial"/>
                <w:noProof/>
                <w:sz w:val="22"/>
              </w:rPr>
              <w:t>4.2</w:t>
            </w:r>
            <w:r w:rsidR="007269B9" w:rsidRPr="004F1775">
              <w:rPr>
                <w:rFonts w:ascii="Arial" w:eastAsiaTheme="minorEastAsia" w:hAnsi="Arial" w:cs="Arial"/>
                <w:noProof/>
                <w:sz w:val="22"/>
              </w:rPr>
              <w:tab/>
            </w:r>
            <w:r w:rsidR="007269B9" w:rsidRPr="004F1775">
              <w:rPr>
                <w:rStyle w:val="Hyperlink"/>
                <w:rFonts w:ascii="Arial" w:hAnsi="Arial" w:cs="Arial"/>
                <w:noProof/>
                <w:sz w:val="22"/>
              </w:rPr>
              <w:t>Urgent need for forest land administration in some specific area</w:t>
            </w:r>
            <w:r w:rsidR="007269B9" w:rsidRPr="004F1775">
              <w:rPr>
                <w:rFonts w:ascii="Arial" w:hAnsi="Arial" w:cs="Arial"/>
                <w:noProof/>
                <w:webHidden/>
                <w:sz w:val="22"/>
              </w:rPr>
              <w:tab/>
            </w:r>
            <w:r w:rsidR="007269B9" w:rsidRPr="004F1775">
              <w:rPr>
                <w:rFonts w:ascii="Arial" w:hAnsi="Arial" w:cs="Arial"/>
                <w:noProof/>
                <w:webHidden/>
                <w:sz w:val="22"/>
              </w:rPr>
              <w:fldChar w:fldCharType="begin"/>
            </w:r>
            <w:r w:rsidR="007269B9" w:rsidRPr="004F1775">
              <w:rPr>
                <w:rFonts w:ascii="Arial" w:hAnsi="Arial" w:cs="Arial"/>
                <w:noProof/>
                <w:webHidden/>
                <w:sz w:val="22"/>
              </w:rPr>
              <w:instrText xml:space="preserve"> PAGEREF _Toc399149612 \h </w:instrText>
            </w:r>
            <w:r w:rsidR="007269B9" w:rsidRPr="004F1775">
              <w:rPr>
                <w:rFonts w:ascii="Arial" w:hAnsi="Arial" w:cs="Arial"/>
                <w:noProof/>
                <w:webHidden/>
                <w:sz w:val="22"/>
              </w:rPr>
            </w:r>
            <w:r w:rsidR="007269B9" w:rsidRPr="004F1775">
              <w:rPr>
                <w:rFonts w:ascii="Arial" w:hAnsi="Arial" w:cs="Arial"/>
                <w:noProof/>
                <w:webHidden/>
                <w:sz w:val="22"/>
              </w:rPr>
              <w:fldChar w:fldCharType="separate"/>
            </w:r>
            <w:r w:rsidR="007269B9" w:rsidRPr="004F1775">
              <w:rPr>
                <w:rFonts w:ascii="Arial" w:hAnsi="Arial" w:cs="Arial"/>
                <w:noProof/>
                <w:webHidden/>
                <w:sz w:val="22"/>
              </w:rPr>
              <w:t>25</w:t>
            </w:r>
            <w:r w:rsidR="007269B9" w:rsidRPr="004F1775">
              <w:rPr>
                <w:rFonts w:ascii="Arial" w:hAnsi="Arial" w:cs="Arial"/>
                <w:noProof/>
                <w:webHidden/>
                <w:sz w:val="22"/>
              </w:rPr>
              <w:fldChar w:fldCharType="end"/>
            </w:r>
          </w:hyperlink>
        </w:p>
        <w:p w14:paraId="780973F2" w14:textId="77777777" w:rsidR="007269B9" w:rsidRPr="004F1775" w:rsidRDefault="001636A2">
          <w:pPr>
            <w:pStyle w:val="TOC2"/>
            <w:tabs>
              <w:tab w:val="left" w:pos="880"/>
              <w:tab w:val="right" w:leader="dot" w:pos="9080"/>
            </w:tabs>
            <w:rPr>
              <w:rFonts w:ascii="Arial" w:eastAsiaTheme="minorEastAsia" w:hAnsi="Arial" w:cs="Arial"/>
              <w:noProof/>
              <w:sz w:val="22"/>
            </w:rPr>
          </w:pPr>
          <w:hyperlink w:anchor="_Toc399149613" w:history="1">
            <w:r w:rsidR="007269B9" w:rsidRPr="004F1775">
              <w:rPr>
                <w:rStyle w:val="Hyperlink"/>
                <w:rFonts w:ascii="Arial" w:hAnsi="Arial" w:cs="Arial"/>
                <w:noProof/>
                <w:sz w:val="22"/>
              </w:rPr>
              <w:t>4.3</w:t>
            </w:r>
            <w:r w:rsidR="007269B9" w:rsidRPr="004F1775">
              <w:rPr>
                <w:rFonts w:ascii="Arial" w:eastAsiaTheme="minorEastAsia" w:hAnsi="Arial" w:cs="Arial"/>
                <w:noProof/>
                <w:sz w:val="22"/>
              </w:rPr>
              <w:tab/>
            </w:r>
            <w:r w:rsidR="007269B9" w:rsidRPr="004F1775">
              <w:rPr>
                <w:rStyle w:val="Hyperlink"/>
                <w:rFonts w:ascii="Arial" w:hAnsi="Arial" w:cs="Arial"/>
                <w:noProof/>
                <w:sz w:val="22"/>
              </w:rPr>
              <w:t>Improved stoves</w:t>
            </w:r>
            <w:r w:rsidR="007269B9" w:rsidRPr="004F1775">
              <w:rPr>
                <w:rFonts w:ascii="Arial" w:hAnsi="Arial" w:cs="Arial"/>
                <w:noProof/>
                <w:webHidden/>
                <w:sz w:val="22"/>
              </w:rPr>
              <w:tab/>
            </w:r>
            <w:r w:rsidR="007269B9" w:rsidRPr="004F1775">
              <w:rPr>
                <w:rFonts w:ascii="Arial" w:hAnsi="Arial" w:cs="Arial"/>
                <w:noProof/>
                <w:webHidden/>
                <w:sz w:val="22"/>
              </w:rPr>
              <w:fldChar w:fldCharType="begin"/>
            </w:r>
            <w:r w:rsidR="007269B9" w:rsidRPr="004F1775">
              <w:rPr>
                <w:rFonts w:ascii="Arial" w:hAnsi="Arial" w:cs="Arial"/>
                <w:noProof/>
                <w:webHidden/>
                <w:sz w:val="22"/>
              </w:rPr>
              <w:instrText xml:space="preserve"> PAGEREF _Toc399149613 \h </w:instrText>
            </w:r>
            <w:r w:rsidR="007269B9" w:rsidRPr="004F1775">
              <w:rPr>
                <w:rFonts w:ascii="Arial" w:hAnsi="Arial" w:cs="Arial"/>
                <w:noProof/>
                <w:webHidden/>
                <w:sz w:val="22"/>
              </w:rPr>
            </w:r>
            <w:r w:rsidR="007269B9" w:rsidRPr="004F1775">
              <w:rPr>
                <w:rFonts w:ascii="Arial" w:hAnsi="Arial" w:cs="Arial"/>
                <w:noProof/>
                <w:webHidden/>
                <w:sz w:val="22"/>
              </w:rPr>
              <w:fldChar w:fldCharType="separate"/>
            </w:r>
            <w:r w:rsidR="007269B9" w:rsidRPr="004F1775">
              <w:rPr>
                <w:rFonts w:ascii="Arial" w:hAnsi="Arial" w:cs="Arial"/>
                <w:noProof/>
                <w:webHidden/>
                <w:sz w:val="22"/>
              </w:rPr>
              <w:t>25</w:t>
            </w:r>
            <w:r w:rsidR="007269B9" w:rsidRPr="004F1775">
              <w:rPr>
                <w:rFonts w:ascii="Arial" w:hAnsi="Arial" w:cs="Arial"/>
                <w:noProof/>
                <w:webHidden/>
                <w:sz w:val="22"/>
              </w:rPr>
              <w:fldChar w:fldCharType="end"/>
            </w:r>
          </w:hyperlink>
        </w:p>
        <w:p w14:paraId="1DB20367" w14:textId="77777777" w:rsidR="007269B9" w:rsidRPr="004F1775" w:rsidRDefault="001636A2">
          <w:pPr>
            <w:pStyle w:val="TOC2"/>
            <w:tabs>
              <w:tab w:val="left" w:pos="880"/>
              <w:tab w:val="right" w:leader="dot" w:pos="9080"/>
            </w:tabs>
            <w:rPr>
              <w:rFonts w:ascii="Arial" w:eastAsiaTheme="minorEastAsia" w:hAnsi="Arial" w:cs="Arial"/>
              <w:noProof/>
              <w:sz w:val="22"/>
            </w:rPr>
          </w:pPr>
          <w:hyperlink w:anchor="_Toc399149614" w:history="1">
            <w:r w:rsidR="007269B9" w:rsidRPr="004F1775">
              <w:rPr>
                <w:rStyle w:val="Hyperlink"/>
                <w:rFonts w:ascii="Arial" w:hAnsi="Arial" w:cs="Arial"/>
                <w:noProof/>
                <w:sz w:val="22"/>
              </w:rPr>
              <w:t>4.4</w:t>
            </w:r>
            <w:r w:rsidR="007269B9" w:rsidRPr="004F1775">
              <w:rPr>
                <w:rFonts w:ascii="Arial" w:eastAsiaTheme="minorEastAsia" w:hAnsi="Arial" w:cs="Arial"/>
                <w:noProof/>
                <w:sz w:val="22"/>
              </w:rPr>
              <w:tab/>
            </w:r>
            <w:r w:rsidR="007269B9" w:rsidRPr="004F1775">
              <w:rPr>
                <w:rStyle w:val="Hyperlink"/>
                <w:rFonts w:ascii="Arial" w:hAnsi="Arial" w:cs="Arial"/>
                <w:noProof/>
                <w:sz w:val="22"/>
              </w:rPr>
              <w:t>Stability of electricity supply</w:t>
            </w:r>
            <w:r w:rsidR="007269B9" w:rsidRPr="004F1775">
              <w:rPr>
                <w:rFonts w:ascii="Arial" w:hAnsi="Arial" w:cs="Arial"/>
                <w:noProof/>
                <w:webHidden/>
                <w:sz w:val="22"/>
              </w:rPr>
              <w:tab/>
            </w:r>
            <w:r w:rsidR="007269B9" w:rsidRPr="004F1775">
              <w:rPr>
                <w:rFonts w:ascii="Arial" w:hAnsi="Arial" w:cs="Arial"/>
                <w:noProof/>
                <w:webHidden/>
                <w:sz w:val="22"/>
              </w:rPr>
              <w:fldChar w:fldCharType="begin"/>
            </w:r>
            <w:r w:rsidR="007269B9" w:rsidRPr="004F1775">
              <w:rPr>
                <w:rFonts w:ascii="Arial" w:hAnsi="Arial" w:cs="Arial"/>
                <w:noProof/>
                <w:webHidden/>
                <w:sz w:val="22"/>
              </w:rPr>
              <w:instrText xml:space="preserve"> PAGEREF _Toc399149614 \h </w:instrText>
            </w:r>
            <w:r w:rsidR="007269B9" w:rsidRPr="004F1775">
              <w:rPr>
                <w:rFonts w:ascii="Arial" w:hAnsi="Arial" w:cs="Arial"/>
                <w:noProof/>
                <w:webHidden/>
                <w:sz w:val="22"/>
              </w:rPr>
            </w:r>
            <w:r w:rsidR="007269B9" w:rsidRPr="004F1775">
              <w:rPr>
                <w:rFonts w:ascii="Arial" w:hAnsi="Arial" w:cs="Arial"/>
                <w:noProof/>
                <w:webHidden/>
                <w:sz w:val="22"/>
              </w:rPr>
              <w:fldChar w:fldCharType="separate"/>
            </w:r>
            <w:r w:rsidR="007269B9" w:rsidRPr="004F1775">
              <w:rPr>
                <w:rFonts w:ascii="Arial" w:hAnsi="Arial" w:cs="Arial"/>
                <w:noProof/>
                <w:webHidden/>
                <w:sz w:val="22"/>
              </w:rPr>
              <w:t>26</w:t>
            </w:r>
            <w:r w:rsidR="007269B9" w:rsidRPr="004F1775">
              <w:rPr>
                <w:rFonts w:ascii="Arial" w:hAnsi="Arial" w:cs="Arial"/>
                <w:noProof/>
                <w:webHidden/>
                <w:sz w:val="22"/>
              </w:rPr>
              <w:fldChar w:fldCharType="end"/>
            </w:r>
          </w:hyperlink>
        </w:p>
        <w:p w14:paraId="51393CE4" w14:textId="77777777" w:rsidR="007269B9" w:rsidRPr="004F1775" w:rsidRDefault="001636A2">
          <w:pPr>
            <w:pStyle w:val="TOC2"/>
            <w:tabs>
              <w:tab w:val="left" w:pos="880"/>
              <w:tab w:val="right" w:leader="dot" w:pos="9080"/>
            </w:tabs>
            <w:rPr>
              <w:rFonts w:ascii="Arial" w:eastAsiaTheme="minorEastAsia" w:hAnsi="Arial" w:cs="Arial"/>
              <w:noProof/>
              <w:sz w:val="22"/>
            </w:rPr>
          </w:pPr>
          <w:hyperlink w:anchor="_Toc399149615" w:history="1">
            <w:r w:rsidR="007269B9" w:rsidRPr="004F1775">
              <w:rPr>
                <w:rStyle w:val="Hyperlink"/>
                <w:rFonts w:ascii="Arial" w:hAnsi="Arial" w:cs="Arial"/>
                <w:noProof/>
                <w:sz w:val="22"/>
              </w:rPr>
              <w:t>4.5</w:t>
            </w:r>
            <w:r w:rsidR="007269B9" w:rsidRPr="004F1775">
              <w:rPr>
                <w:rFonts w:ascii="Arial" w:eastAsiaTheme="minorEastAsia" w:hAnsi="Arial" w:cs="Arial"/>
                <w:noProof/>
                <w:sz w:val="22"/>
              </w:rPr>
              <w:tab/>
            </w:r>
            <w:r w:rsidR="007269B9" w:rsidRPr="004F1775">
              <w:rPr>
                <w:rStyle w:val="Hyperlink"/>
                <w:rFonts w:ascii="Arial" w:hAnsi="Arial" w:cs="Arial"/>
                <w:noProof/>
                <w:sz w:val="22"/>
              </w:rPr>
              <w:t>Training on natural forest management skills for households</w:t>
            </w:r>
            <w:r w:rsidR="007269B9" w:rsidRPr="004F1775">
              <w:rPr>
                <w:rFonts w:ascii="Arial" w:hAnsi="Arial" w:cs="Arial"/>
                <w:noProof/>
                <w:webHidden/>
                <w:sz w:val="22"/>
              </w:rPr>
              <w:tab/>
            </w:r>
            <w:r w:rsidR="007269B9" w:rsidRPr="004F1775">
              <w:rPr>
                <w:rFonts w:ascii="Arial" w:hAnsi="Arial" w:cs="Arial"/>
                <w:noProof/>
                <w:webHidden/>
                <w:sz w:val="22"/>
              </w:rPr>
              <w:fldChar w:fldCharType="begin"/>
            </w:r>
            <w:r w:rsidR="007269B9" w:rsidRPr="004F1775">
              <w:rPr>
                <w:rFonts w:ascii="Arial" w:hAnsi="Arial" w:cs="Arial"/>
                <w:noProof/>
                <w:webHidden/>
                <w:sz w:val="22"/>
              </w:rPr>
              <w:instrText xml:space="preserve"> PAGEREF _Toc399149615 \h </w:instrText>
            </w:r>
            <w:r w:rsidR="007269B9" w:rsidRPr="004F1775">
              <w:rPr>
                <w:rFonts w:ascii="Arial" w:hAnsi="Arial" w:cs="Arial"/>
                <w:noProof/>
                <w:webHidden/>
                <w:sz w:val="22"/>
              </w:rPr>
            </w:r>
            <w:r w:rsidR="007269B9" w:rsidRPr="004F1775">
              <w:rPr>
                <w:rFonts w:ascii="Arial" w:hAnsi="Arial" w:cs="Arial"/>
                <w:noProof/>
                <w:webHidden/>
                <w:sz w:val="22"/>
              </w:rPr>
              <w:fldChar w:fldCharType="separate"/>
            </w:r>
            <w:r w:rsidR="007269B9" w:rsidRPr="004F1775">
              <w:rPr>
                <w:rFonts w:ascii="Arial" w:hAnsi="Arial" w:cs="Arial"/>
                <w:noProof/>
                <w:webHidden/>
                <w:sz w:val="22"/>
              </w:rPr>
              <w:t>26</w:t>
            </w:r>
            <w:r w:rsidR="007269B9" w:rsidRPr="004F1775">
              <w:rPr>
                <w:rFonts w:ascii="Arial" w:hAnsi="Arial" w:cs="Arial"/>
                <w:noProof/>
                <w:webHidden/>
                <w:sz w:val="22"/>
              </w:rPr>
              <w:fldChar w:fldCharType="end"/>
            </w:r>
          </w:hyperlink>
        </w:p>
        <w:p w14:paraId="1BE1D2B1" w14:textId="77777777" w:rsidR="007269B9" w:rsidRPr="004F1775" w:rsidRDefault="001636A2">
          <w:pPr>
            <w:pStyle w:val="TOC2"/>
            <w:tabs>
              <w:tab w:val="left" w:pos="880"/>
              <w:tab w:val="right" w:leader="dot" w:pos="9080"/>
            </w:tabs>
            <w:rPr>
              <w:rFonts w:ascii="Arial" w:eastAsiaTheme="minorEastAsia" w:hAnsi="Arial" w:cs="Arial"/>
              <w:noProof/>
              <w:sz w:val="22"/>
            </w:rPr>
          </w:pPr>
          <w:hyperlink w:anchor="_Toc399149616" w:history="1">
            <w:r w:rsidR="007269B9" w:rsidRPr="004F1775">
              <w:rPr>
                <w:rStyle w:val="Hyperlink"/>
                <w:rFonts w:ascii="Arial" w:hAnsi="Arial" w:cs="Arial"/>
                <w:noProof/>
                <w:sz w:val="22"/>
              </w:rPr>
              <w:t>4.6</w:t>
            </w:r>
            <w:r w:rsidR="007269B9" w:rsidRPr="004F1775">
              <w:rPr>
                <w:rFonts w:ascii="Arial" w:eastAsiaTheme="minorEastAsia" w:hAnsi="Arial" w:cs="Arial"/>
                <w:noProof/>
                <w:sz w:val="22"/>
              </w:rPr>
              <w:tab/>
            </w:r>
            <w:r w:rsidR="007269B9" w:rsidRPr="004F1775">
              <w:rPr>
                <w:rStyle w:val="Hyperlink"/>
                <w:rFonts w:ascii="Arial" w:hAnsi="Arial" w:cs="Arial"/>
                <w:noProof/>
                <w:sz w:val="22"/>
              </w:rPr>
              <w:t>Potential of using agriculture residues as an alternative to fuelwood</w:t>
            </w:r>
            <w:r w:rsidR="007269B9" w:rsidRPr="004F1775">
              <w:rPr>
                <w:rFonts w:ascii="Arial" w:hAnsi="Arial" w:cs="Arial"/>
                <w:noProof/>
                <w:webHidden/>
                <w:sz w:val="22"/>
              </w:rPr>
              <w:tab/>
            </w:r>
            <w:r w:rsidR="007269B9" w:rsidRPr="004F1775">
              <w:rPr>
                <w:rFonts w:ascii="Arial" w:hAnsi="Arial" w:cs="Arial"/>
                <w:noProof/>
                <w:webHidden/>
                <w:sz w:val="22"/>
              </w:rPr>
              <w:fldChar w:fldCharType="begin"/>
            </w:r>
            <w:r w:rsidR="007269B9" w:rsidRPr="004F1775">
              <w:rPr>
                <w:rFonts w:ascii="Arial" w:hAnsi="Arial" w:cs="Arial"/>
                <w:noProof/>
                <w:webHidden/>
                <w:sz w:val="22"/>
              </w:rPr>
              <w:instrText xml:space="preserve"> PAGEREF _Toc399149616 \h </w:instrText>
            </w:r>
            <w:r w:rsidR="007269B9" w:rsidRPr="004F1775">
              <w:rPr>
                <w:rFonts w:ascii="Arial" w:hAnsi="Arial" w:cs="Arial"/>
                <w:noProof/>
                <w:webHidden/>
                <w:sz w:val="22"/>
              </w:rPr>
            </w:r>
            <w:r w:rsidR="007269B9" w:rsidRPr="004F1775">
              <w:rPr>
                <w:rFonts w:ascii="Arial" w:hAnsi="Arial" w:cs="Arial"/>
                <w:noProof/>
                <w:webHidden/>
                <w:sz w:val="22"/>
              </w:rPr>
              <w:fldChar w:fldCharType="separate"/>
            </w:r>
            <w:r w:rsidR="007269B9" w:rsidRPr="004F1775">
              <w:rPr>
                <w:rFonts w:ascii="Arial" w:hAnsi="Arial" w:cs="Arial"/>
                <w:noProof/>
                <w:webHidden/>
                <w:sz w:val="22"/>
              </w:rPr>
              <w:t>26</w:t>
            </w:r>
            <w:r w:rsidR="007269B9" w:rsidRPr="004F1775">
              <w:rPr>
                <w:rFonts w:ascii="Arial" w:hAnsi="Arial" w:cs="Arial"/>
                <w:noProof/>
                <w:webHidden/>
                <w:sz w:val="22"/>
              </w:rPr>
              <w:fldChar w:fldCharType="end"/>
            </w:r>
          </w:hyperlink>
        </w:p>
        <w:p w14:paraId="415C9E4D" w14:textId="77777777" w:rsidR="007269B9" w:rsidRPr="004F1775" w:rsidRDefault="001636A2">
          <w:pPr>
            <w:pStyle w:val="TOC2"/>
            <w:tabs>
              <w:tab w:val="left" w:pos="880"/>
              <w:tab w:val="right" w:leader="dot" w:pos="9080"/>
            </w:tabs>
            <w:rPr>
              <w:rFonts w:ascii="Arial" w:eastAsiaTheme="minorEastAsia" w:hAnsi="Arial" w:cs="Arial"/>
              <w:noProof/>
              <w:sz w:val="22"/>
            </w:rPr>
          </w:pPr>
          <w:hyperlink w:anchor="_Toc399149617" w:history="1">
            <w:r w:rsidR="007269B9" w:rsidRPr="004F1775">
              <w:rPr>
                <w:rStyle w:val="Hyperlink"/>
                <w:rFonts w:ascii="Arial" w:hAnsi="Arial" w:cs="Arial"/>
                <w:noProof/>
                <w:sz w:val="22"/>
              </w:rPr>
              <w:t>4.7</w:t>
            </w:r>
            <w:r w:rsidR="007269B9" w:rsidRPr="004F1775">
              <w:rPr>
                <w:rFonts w:ascii="Arial" w:eastAsiaTheme="minorEastAsia" w:hAnsi="Arial" w:cs="Arial"/>
                <w:noProof/>
                <w:sz w:val="22"/>
              </w:rPr>
              <w:tab/>
            </w:r>
            <w:r w:rsidR="007269B9" w:rsidRPr="004F1775">
              <w:rPr>
                <w:rStyle w:val="Hyperlink"/>
                <w:rFonts w:ascii="Arial" w:hAnsi="Arial" w:cs="Arial"/>
                <w:noProof/>
                <w:sz w:val="22"/>
              </w:rPr>
              <w:t>Creation of fuelwood source</w:t>
            </w:r>
            <w:r w:rsidR="007269B9" w:rsidRPr="004F1775">
              <w:rPr>
                <w:rFonts w:ascii="Arial" w:hAnsi="Arial" w:cs="Arial"/>
                <w:noProof/>
                <w:webHidden/>
                <w:sz w:val="22"/>
              </w:rPr>
              <w:tab/>
            </w:r>
            <w:r w:rsidR="007269B9" w:rsidRPr="004F1775">
              <w:rPr>
                <w:rFonts w:ascii="Arial" w:hAnsi="Arial" w:cs="Arial"/>
                <w:noProof/>
                <w:webHidden/>
                <w:sz w:val="22"/>
              </w:rPr>
              <w:fldChar w:fldCharType="begin"/>
            </w:r>
            <w:r w:rsidR="007269B9" w:rsidRPr="004F1775">
              <w:rPr>
                <w:rFonts w:ascii="Arial" w:hAnsi="Arial" w:cs="Arial"/>
                <w:noProof/>
                <w:webHidden/>
                <w:sz w:val="22"/>
              </w:rPr>
              <w:instrText xml:space="preserve"> PAGEREF _Toc399149617 \h </w:instrText>
            </w:r>
            <w:r w:rsidR="007269B9" w:rsidRPr="004F1775">
              <w:rPr>
                <w:rFonts w:ascii="Arial" w:hAnsi="Arial" w:cs="Arial"/>
                <w:noProof/>
                <w:webHidden/>
                <w:sz w:val="22"/>
              </w:rPr>
            </w:r>
            <w:r w:rsidR="007269B9" w:rsidRPr="004F1775">
              <w:rPr>
                <w:rFonts w:ascii="Arial" w:hAnsi="Arial" w:cs="Arial"/>
                <w:noProof/>
                <w:webHidden/>
                <w:sz w:val="22"/>
              </w:rPr>
              <w:fldChar w:fldCharType="separate"/>
            </w:r>
            <w:r w:rsidR="007269B9" w:rsidRPr="004F1775">
              <w:rPr>
                <w:rFonts w:ascii="Arial" w:hAnsi="Arial" w:cs="Arial"/>
                <w:noProof/>
                <w:webHidden/>
                <w:sz w:val="22"/>
              </w:rPr>
              <w:t>26</w:t>
            </w:r>
            <w:r w:rsidR="007269B9" w:rsidRPr="004F1775">
              <w:rPr>
                <w:rFonts w:ascii="Arial" w:hAnsi="Arial" w:cs="Arial"/>
                <w:noProof/>
                <w:webHidden/>
                <w:sz w:val="22"/>
              </w:rPr>
              <w:fldChar w:fldCharType="end"/>
            </w:r>
          </w:hyperlink>
        </w:p>
        <w:p w14:paraId="7DD5A8C2" w14:textId="77777777" w:rsidR="005632B4" w:rsidRPr="004F1775" w:rsidRDefault="005632B4" w:rsidP="005632B4">
          <w:pPr>
            <w:rPr>
              <w:rFonts w:ascii="Arial" w:hAnsi="Arial" w:cs="Arial"/>
              <w:sz w:val="22"/>
            </w:rPr>
          </w:pPr>
          <w:r w:rsidRPr="004F1775">
            <w:rPr>
              <w:rFonts w:ascii="Arial" w:hAnsi="Arial" w:cs="Arial"/>
              <w:b/>
              <w:bCs/>
              <w:noProof/>
              <w:sz w:val="22"/>
            </w:rPr>
            <w:fldChar w:fldCharType="end"/>
          </w:r>
        </w:p>
      </w:sdtContent>
    </w:sdt>
    <w:p w14:paraId="3ACDF62B" w14:textId="6218A475" w:rsidR="00734DD9" w:rsidRPr="004F1775" w:rsidRDefault="005632B4" w:rsidP="008D0C4E">
      <w:pPr>
        <w:spacing w:before="0" w:after="200" w:line="276" w:lineRule="auto"/>
        <w:jc w:val="left"/>
        <w:rPr>
          <w:rFonts w:ascii="Arial" w:hAnsi="Arial" w:cs="Arial"/>
          <w:sz w:val="22"/>
        </w:rPr>
      </w:pPr>
      <w:r w:rsidRPr="004F1775">
        <w:rPr>
          <w:rFonts w:ascii="Arial" w:hAnsi="Arial" w:cs="Arial"/>
          <w:sz w:val="22"/>
        </w:rPr>
        <w:br w:type="page"/>
      </w:r>
    </w:p>
    <w:p w14:paraId="254C2BB2" w14:textId="5778D323" w:rsidR="009C3A95" w:rsidRPr="009C3A95" w:rsidRDefault="009C3A95" w:rsidP="00AF188B">
      <w:pPr>
        <w:pStyle w:val="Heading1"/>
        <w:rPr>
          <w:ins w:id="3" w:author="Chris Dickinson" w:date="2014-09-29T08:06:00Z"/>
          <w:rFonts w:ascii="Arial" w:hAnsi="Arial" w:cs="Arial"/>
          <w:sz w:val="22"/>
          <w:szCs w:val="22"/>
          <w:highlight w:val="yellow"/>
          <w:rPrChange w:id="4" w:author="Chris Dickinson" w:date="2014-09-29T08:07:00Z">
            <w:rPr>
              <w:ins w:id="5" w:author="Chris Dickinson" w:date="2014-09-29T08:06:00Z"/>
              <w:rFonts w:ascii="Arial" w:hAnsi="Arial" w:cs="Arial"/>
              <w:sz w:val="22"/>
              <w:szCs w:val="22"/>
            </w:rPr>
          </w:rPrChange>
        </w:rPr>
      </w:pPr>
      <w:bookmarkStart w:id="6" w:name="_Toc399149598"/>
      <w:ins w:id="7" w:author="Chris Dickinson" w:date="2014-09-29T08:07:00Z">
        <w:r w:rsidRPr="009C3A95">
          <w:rPr>
            <w:rFonts w:ascii="Arial" w:hAnsi="Arial" w:cs="Arial"/>
            <w:sz w:val="22"/>
            <w:szCs w:val="22"/>
            <w:highlight w:val="yellow"/>
            <w:rPrChange w:id="8" w:author="Chris Dickinson" w:date="2014-09-29T08:07:00Z">
              <w:rPr>
                <w:rFonts w:ascii="Arial" w:hAnsi="Arial" w:cs="Arial"/>
                <w:sz w:val="22"/>
                <w:szCs w:val="22"/>
              </w:rPr>
            </w:rPrChange>
          </w:rPr>
          <w:lastRenderedPageBreak/>
          <w:t>Quang – Can you extract the parts from the TOR so we can refer to for the outputs</w:t>
        </w:r>
      </w:ins>
    </w:p>
    <w:p w14:paraId="2C77383C" w14:textId="74B50DC4" w:rsidR="004F1775" w:rsidRPr="004F1775" w:rsidRDefault="004F1775" w:rsidP="00AF188B">
      <w:pPr>
        <w:pStyle w:val="Heading1"/>
        <w:rPr>
          <w:rFonts w:ascii="Arial" w:hAnsi="Arial" w:cs="Arial"/>
          <w:sz w:val="22"/>
          <w:szCs w:val="22"/>
        </w:rPr>
      </w:pPr>
      <w:commentRangeStart w:id="9"/>
      <w:r w:rsidRPr="004F1775">
        <w:rPr>
          <w:rFonts w:ascii="Arial" w:hAnsi="Arial" w:cs="Arial"/>
          <w:sz w:val="22"/>
          <w:szCs w:val="22"/>
        </w:rPr>
        <w:t>Executive Summary</w:t>
      </w:r>
      <w:commentRangeEnd w:id="9"/>
      <w:r w:rsidR="004D6866">
        <w:rPr>
          <w:rStyle w:val="CommentReference"/>
          <w:rFonts w:ascii="Times New Roman" w:eastAsiaTheme="minorHAnsi" w:hAnsi="Times New Roman" w:cstheme="minorBidi"/>
          <w:b w:val="0"/>
          <w:bCs w:val="0"/>
          <w:color w:val="auto"/>
        </w:rPr>
        <w:commentReference w:id="9"/>
      </w:r>
    </w:p>
    <w:p w14:paraId="60DE0C57" w14:textId="77777777" w:rsidR="004F1775" w:rsidRPr="004F1775" w:rsidRDefault="004F1775" w:rsidP="004F1775">
      <w:pPr>
        <w:rPr>
          <w:rFonts w:ascii="Arial" w:hAnsi="Arial" w:cs="Arial"/>
          <w:sz w:val="22"/>
        </w:rPr>
      </w:pPr>
    </w:p>
    <w:p w14:paraId="0A69A6D7" w14:textId="747A3A85" w:rsidR="00F01C15" w:rsidRPr="004F1775" w:rsidRDefault="00F01C15" w:rsidP="00AF188B">
      <w:pPr>
        <w:pStyle w:val="Heading1"/>
        <w:rPr>
          <w:rFonts w:ascii="Arial" w:hAnsi="Arial" w:cs="Arial"/>
          <w:sz w:val="22"/>
          <w:szCs w:val="22"/>
        </w:rPr>
      </w:pPr>
      <w:commentRangeStart w:id="10"/>
      <w:commentRangeStart w:id="11"/>
      <w:r w:rsidRPr="004F1775">
        <w:rPr>
          <w:rFonts w:ascii="Arial" w:hAnsi="Arial" w:cs="Arial"/>
          <w:sz w:val="22"/>
          <w:szCs w:val="22"/>
        </w:rPr>
        <w:t>Introduction</w:t>
      </w:r>
      <w:bookmarkEnd w:id="6"/>
      <w:commentRangeEnd w:id="11"/>
      <w:r w:rsidR="009111BB">
        <w:rPr>
          <w:rStyle w:val="CommentReference"/>
          <w:rFonts w:ascii="Times New Roman" w:eastAsiaTheme="minorHAnsi" w:hAnsi="Times New Roman" w:cstheme="minorBidi"/>
          <w:b w:val="0"/>
          <w:bCs w:val="0"/>
          <w:color w:val="auto"/>
        </w:rPr>
        <w:commentReference w:id="11"/>
      </w:r>
    </w:p>
    <w:p w14:paraId="3BC86C35" w14:textId="392A2047" w:rsidR="00BC481C" w:rsidRPr="004F1775" w:rsidRDefault="00B37C66" w:rsidP="00AF188B">
      <w:pPr>
        <w:rPr>
          <w:rFonts w:ascii="Arial" w:hAnsi="Arial" w:cs="Arial"/>
          <w:sz w:val="22"/>
        </w:rPr>
      </w:pPr>
      <w:r w:rsidRPr="004F1775">
        <w:rPr>
          <w:rFonts w:ascii="Arial" w:hAnsi="Arial" w:cs="Arial"/>
          <w:sz w:val="22"/>
        </w:rPr>
        <w:t>Vietnam</w:t>
      </w:r>
      <w:commentRangeEnd w:id="10"/>
      <w:r w:rsidR="004D6866">
        <w:rPr>
          <w:rStyle w:val="CommentReference"/>
        </w:rPr>
        <w:commentReference w:id="10"/>
      </w:r>
      <w:r w:rsidRPr="004F1775">
        <w:rPr>
          <w:rFonts w:ascii="Arial" w:hAnsi="Arial" w:cs="Arial"/>
          <w:sz w:val="22"/>
        </w:rPr>
        <w:t xml:space="preserve"> is a developing country with 70</w:t>
      </w:r>
      <w:commentRangeStart w:id="12"/>
      <w:r w:rsidRPr="004F1775">
        <w:rPr>
          <w:rFonts w:ascii="Arial" w:hAnsi="Arial" w:cs="Arial"/>
          <w:sz w:val="22"/>
        </w:rPr>
        <w:t xml:space="preserve">% population living in the rural area, about three fourth of </w:t>
      </w:r>
      <w:r w:rsidR="005D7674" w:rsidRPr="004F1775">
        <w:rPr>
          <w:rFonts w:ascii="Arial" w:hAnsi="Arial" w:cs="Arial"/>
          <w:sz w:val="22"/>
        </w:rPr>
        <w:t>the</w:t>
      </w:r>
      <w:r w:rsidRPr="004F1775">
        <w:rPr>
          <w:rFonts w:ascii="Arial" w:hAnsi="Arial" w:cs="Arial"/>
          <w:sz w:val="22"/>
        </w:rPr>
        <w:t xml:space="preserve"> land is located in the hilly and mountain area</w:t>
      </w:r>
      <w:r w:rsidR="00BC481C" w:rsidRPr="004F1775">
        <w:rPr>
          <w:rFonts w:ascii="Arial" w:hAnsi="Arial" w:cs="Arial"/>
          <w:sz w:val="22"/>
        </w:rPr>
        <w:t xml:space="preserve"> with </w:t>
      </w:r>
      <w:r w:rsidR="00C035B2" w:rsidRPr="004F1775">
        <w:rPr>
          <w:rFonts w:ascii="Arial" w:hAnsi="Arial" w:cs="Arial"/>
          <w:sz w:val="22"/>
        </w:rPr>
        <w:t>long tradition of fuelwood as a main source of energy</w:t>
      </w:r>
      <w:r w:rsidR="00BC481C" w:rsidRPr="004F1775">
        <w:rPr>
          <w:rFonts w:ascii="Arial" w:hAnsi="Arial" w:cs="Arial"/>
          <w:sz w:val="22"/>
        </w:rPr>
        <w:t>.</w:t>
      </w:r>
      <w:r w:rsidRPr="004F1775">
        <w:rPr>
          <w:rFonts w:ascii="Arial" w:hAnsi="Arial" w:cs="Arial"/>
          <w:sz w:val="22"/>
        </w:rPr>
        <w:t xml:space="preserve"> </w:t>
      </w:r>
      <w:r w:rsidR="00C035B2" w:rsidRPr="004F1775">
        <w:rPr>
          <w:rFonts w:ascii="Arial" w:hAnsi="Arial" w:cs="Arial"/>
          <w:sz w:val="22"/>
        </w:rPr>
        <w:t>Fuelwood are used in the households</w:t>
      </w:r>
      <w:r w:rsidRPr="004F1775">
        <w:rPr>
          <w:rFonts w:ascii="Arial" w:hAnsi="Arial" w:cs="Arial"/>
          <w:sz w:val="22"/>
        </w:rPr>
        <w:t xml:space="preserve"> for cooking, heating and support to </w:t>
      </w:r>
      <w:r w:rsidR="00C035B2" w:rsidRPr="004F1775">
        <w:rPr>
          <w:rFonts w:ascii="Arial" w:hAnsi="Arial" w:cs="Arial"/>
          <w:sz w:val="22"/>
        </w:rPr>
        <w:t>supplement</w:t>
      </w:r>
      <w:r w:rsidRPr="004F1775">
        <w:rPr>
          <w:rFonts w:ascii="Arial" w:hAnsi="Arial" w:cs="Arial"/>
          <w:sz w:val="22"/>
        </w:rPr>
        <w:t xml:space="preserve"> </w:t>
      </w:r>
      <w:r w:rsidR="00BC481C" w:rsidRPr="004F1775">
        <w:rPr>
          <w:rFonts w:ascii="Arial" w:hAnsi="Arial" w:cs="Arial"/>
          <w:sz w:val="22"/>
        </w:rPr>
        <w:t>business</w:t>
      </w:r>
      <w:r w:rsidR="00C035B2" w:rsidRPr="004F1775">
        <w:rPr>
          <w:rFonts w:ascii="Arial" w:hAnsi="Arial" w:cs="Arial"/>
          <w:sz w:val="22"/>
        </w:rPr>
        <w:t xml:space="preserve"> like alcohol brewing,</w:t>
      </w:r>
      <w:r w:rsidRPr="004F1775">
        <w:rPr>
          <w:rFonts w:ascii="Arial" w:hAnsi="Arial" w:cs="Arial"/>
          <w:sz w:val="22"/>
        </w:rPr>
        <w:t xml:space="preserve"> </w:t>
      </w:r>
      <w:r w:rsidR="00FE12D1" w:rsidRPr="004F1775">
        <w:rPr>
          <w:rFonts w:ascii="Arial" w:hAnsi="Arial" w:cs="Arial"/>
          <w:sz w:val="22"/>
        </w:rPr>
        <w:t>food processing</w:t>
      </w:r>
      <w:r w:rsidRPr="004F1775">
        <w:rPr>
          <w:rFonts w:ascii="Arial" w:hAnsi="Arial" w:cs="Arial"/>
          <w:sz w:val="22"/>
        </w:rPr>
        <w:t>.</w:t>
      </w:r>
    </w:p>
    <w:p w14:paraId="78BBBEA8" w14:textId="6EC57F70" w:rsidR="008923C6" w:rsidRPr="004F1775" w:rsidRDefault="00B37C66" w:rsidP="008923C6">
      <w:pPr>
        <w:rPr>
          <w:rFonts w:ascii="Arial" w:hAnsi="Arial" w:cs="Arial"/>
          <w:sz w:val="22"/>
        </w:rPr>
      </w:pPr>
      <w:r w:rsidRPr="004F1775">
        <w:rPr>
          <w:rFonts w:ascii="Arial" w:hAnsi="Arial" w:cs="Arial"/>
          <w:sz w:val="22"/>
        </w:rPr>
        <w:t>Woody biomass from forest is a renewable</w:t>
      </w:r>
      <w:r w:rsidR="00BC481C" w:rsidRPr="004F1775">
        <w:rPr>
          <w:rFonts w:ascii="Arial" w:hAnsi="Arial" w:cs="Arial"/>
          <w:sz w:val="22"/>
        </w:rPr>
        <w:t xml:space="preserve"> source of energy</w:t>
      </w:r>
      <w:r w:rsidRPr="004F1775">
        <w:rPr>
          <w:rFonts w:ascii="Arial" w:hAnsi="Arial" w:cs="Arial"/>
          <w:sz w:val="22"/>
        </w:rPr>
        <w:t xml:space="preserve"> that can substitute for fossil fuels in the production of energy and other products, a potentially important tool in the national strategy to reduce greenhouse gas emiss</w:t>
      </w:r>
      <w:r w:rsidR="007E04C9" w:rsidRPr="004F1775">
        <w:rPr>
          <w:rFonts w:ascii="Arial" w:hAnsi="Arial" w:cs="Arial"/>
          <w:sz w:val="22"/>
        </w:rPr>
        <w:t xml:space="preserve">ions. However </w:t>
      </w:r>
      <w:r w:rsidR="00AD6D8E" w:rsidRPr="004F1775">
        <w:rPr>
          <w:rFonts w:ascii="Arial" w:hAnsi="Arial" w:cs="Arial"/>
          <w:sz w:val="22"/>
        </w:rPr>
        <w:t xml:space="preserve">as </w:t>
      </w:r>
      <w:r w:rsidR="007E04C9" w:rsidRPr="004F1775">
        <w:rPr>
          <w:rFonts w:ascii="Arial" w:hAnsi="Arial" w:cs="Arial"/>
          <w:sz w:val="22"/>
        </w:rPr>
        <w:t>the</w:t>
      </w:r>
      <w:r w:rsidR="00BC481C" w:rsidRPr="004F1775">
        <w:rPr>
          <w:rFonts w:ascii="Arial" w:hAnsi="Arial" w:cs="Arial"/>
          <w:sz w:val="22"/>
        </w:rPr>
        <w:t xml:space="preserve"> rural population is continuously </w:t>
      </w:r>
      <w:r w:rsidR="007E04C9" w:rsidRPr="004F1775">
        <w:rPr>
          <w:rFonts w:ascii="Arial" w:hAnsi="Arial" w:cs="Arial"/>
          <w:sz w:val="22"/>
        </w:rPr>
        <w:t>increased</w:t>
      </w:r>
      <w:r w:rsidR="00AD6D8E" w:rsidRPr="004F1775">
        <w:rPr>
          <w:rFonts w:ascii="Arial" w:hAnsi="Arial" w:cs="Arial"/>
          <w:sz w:val="22"/>
        </w:rPr>
        <w:t>,</w:t>
      </w:r>
      <w:r w:rsidR="008923C6" w:rsidRPr="004F1775">
        <w:rPr>
          <w:rFonts w:ascii="Arial" w:hAnsi="Arial" w:cs="Arial"/>
          <w:sz w:val="22"/>
        </w:rPr>
        <w:t xml:space="preserve"> the tradition of heavily </w:t>
      </w:r>
      <w:commentRangeEnd w:id="12"/>
      <w:r w:rsidR="004D6866">
        <w:rPr>
          <w:rStyle w:val="CommentReference"/>
        </w:rPr>
        <w:commentReference w:id="12"/>
      </w:r>
      <w:r w:rsidR="008923C6" w:rsidRPr="004F1775">
        <w:rPr>
          <w:rFonts w:ascii="Arial" w:hAnsi="Arial" w:cs="Arial"/>
          <w:sz w:val="22"/>
        </w:rPr>
        <w:t>dependence on fuelwood may increase the pressure on forest and thus lead to forest degradation and deforestation.</w:t>
      </w:r>
      <w:r w:rsidR="00BC481C" w:rsidRPr="004F1775">
        <w:rPr>
          <w:rFonts w:ascii="Arial" w:hAnsi="Arial" w:cs="Arial"/>
          <w:sz w:val="22"/>
        </w:rPr>
        <w:t xml:space="preserve"> </w:t>
      </w:r>
    </w:p>
    <w:p w14:paraId="0B321F46" w14:textId="65684AE8" w:rsidR="00160FB4" w:rsidRPr="004F1775" w:rsidRDefault="00160FB4" w:rsidP="00160FB4">
      <w:pPr>
        <w:rPr>
          <w:rFonts w:ascii="Arial" w:hAnsi="Arial" w:cs="Arial"/>
          <w:sz w:val="22"/>
        </w:rPr>
      </w:pPr>
      <w:r w:rsidRPr="004F1775">
        <w:rPr>
          <w:rFonts w:ascii="Arial" w:hAnsi="Arial" w:cs="Arial"/>
          <w:sz w:val="22"/>
        </w:rPr>
        <w:t>Understanding the dimension of fuel wood consumption, the structure and relationship of key stakeholders</w:t>
      </w:r>
      <w:r w:rsidR="00AD6D8E" w:rsidRPr="004F1775">
        <w:rPr>
          <w:rFonts w:ascii="Arial" w:hAnsi="Arial" w:cs="Arial"/>
          <w:sz w:val="22"/>
        </w:rPr>
        <w:t xml:space="preserve"> in the fuelwood supply and demand</w:t>
      </w:r>
      <w:r w:rsidRPr="004F1775">
        <w:rPr>
          <w:rFonts w:ascii="Arial" w:hAnsi="Arial" w:cs="Arial"/>
          <w:sz w:val="22"/>
        </w:rPr>
        <w:t>, and the consequences can help policy maker to design better energy supply system for rural population, mitigate the global warming and to reduce forest degradation and deforestation.</w:t>
      </w:r>
    </w:p>
    <w:p w14:paraId="672FB027" w14:textId="07AFE857" w:rsidR="00F6450F" w:rsidRPr="004F1775" w:rsidRDefault="00BC481C" w:rsidP="008923C6">
      <w:pPr>
        <w:rPr>
          <w:rFonts w:ascii="Arial" w:hAnsi="Arial" w:cs="Arial"/>
          <w:sz w:val="22"/>
        </w:rPr>
      </w:pPr>
      <w:r w:rsidRPr="004F1775">
        <w:rPr>
          <w:rFonts w:ascii="Arial" w:hAnsi="Arial" w:cs="Arial"/>
          <w:sz w:val="22"/>
        </w:rPr>
        <w:t>This study</w:t>
      </w:r>
      <w:r w:rsidR="008923C6" w:rsidRPr="004F1775">
        <w:rPr>
          <w:rFonts w:ascii="Arial" w:hAnsi="Arial" w:cs="Arial"/>
          <w:sz w:val="22"/>
        </w:rPr>
        <w:t>,</w:t>
      </w:r>
      <w:r w:rsidRPr="004F1775">
        <w:rPr>
          <w:rFonts w:ascii="Arial" w:hAnsi="Arial" w:cs="Arial"/>
          <w:sz w:val="22"/>
        </w:rPr>
        <w:t xml:space="preserve"> funded by</w:t>
      </w:r>
      <w:r w:rsidR="00F6450F" w:rsidRPr="004F1775">
        <w:rPr>
          <w:rFonts w:ascii="Arial" w:hAnsi="Arial" w:cs="Arial"/>
          <w:sz w:val="22"/>
        </w:rPr>
        <w:t xml:space="preserve"> Vietnam Forests and Deltas project (VFD)</w:t>
      </w:r>
      <w:r w:rsidR="008923C6" w:rsidRPr="004F1775">
        <w:rPr>
          <w:rFonts w:ascii="Arial" w:hAnsi="Arial" w:cs="Arial"/>
          <w:sz w:val="22"/>
        </w:rPr>
        <w:t>,</w:t>
      </w:r>
      <w:r w:rsidR="00F6450F" w:rsidRPr="004F1775">
        <w:rPr>
          <w:rFonts w:ascii="Arial" w:hAnsi="Arial" w:cs="Arial"/>
          <w:sz w:val="22"/>
        </w:rPr>
        <w:t xml:space="preserve"> is aiming to assess current situation and future trends of fuelwood consumption and exploitation,</w:t>
      </w:r>
      <w:r w:rsidR="00A2484A" w:rsidRPr="004F1775">
        <w:rPr>
          <w:rFonts w:ascii="Arial" w:hAnsi="Arial" w:cs="Arial"/>
          <w:sz w:val="22"/>
        </w:rPr>
        <w:t xml:space="preserve"> the value change of fuelwood and its relationship with forest degradation and deforestation, and i</w:t>
      </w:r>
      <w:r w:rsidR="00F6450F" w:rsidRPr="004F1775">
        <w:rPr>
          <w:rFonts w:ascii="Arial" w:hAnsi="Arial" w:cs="Arial"/>
          <w:sz w:val="22"/>
        </w:rPr>
        <w:t xml:space="preserve">dentify key opportunities to design intervention that could lead to more effectively </w:t>
      </w:r>
      <w:r w:rsidR="008923C6" w:rsidRPr="004F1775">
        <w:rPr>
          <w:rFonts w:ascii="Arial" w:hAnsi="Arial" w:cs="Arial"/>
          <w:sz w:val="22"/>
        </w:rPr>
        <w:t>and sustainably use of fuelwood in the project area.</w:t>
      </w:r>
    </w:p>
    <w:p w14:paraId="12324A12" w14:textId="02A1AD23" w:rsidR="005D493B" w:rsidRPr="004F1775" w:rsidRDefault="00A13BEA" w:rsidP="00AF188B">
      <w:pPr>
        <w:rPr>
          <w:rFonts w:ascii="Arial" w:hAnsi="Arial" w:cs="Arial"/>
          <w:sz w:val="22"/>
        </w:rPr>
      </w:pPr>
      <w:r w:rsidRPr="004F1775">
        <w:rPr>
          <w:rFonts w:ascii="Arial" w:hAnsi="Arial" w:cs="Arial"/>
          <w:sz w:val="22"/>
        </w:rPr>
        <w:t xml:space="preserve">The study was </w:t>
      </w:r>
      <w:r w:rsidR="00F6450F" w:rsidRPr="004F1775">
        <w:rPr>
          <w:rFonts w:ascii="Arial" w:hAnsi="Arial" w:cs="Arial"/>
          <w:sz w:val="22"/>
        </w:rPr>
        <w:t>conducted in 2 province</w:t>
      </w:r>
      <w:r w:rsidR="00A2484A" w:rsidRPr="004F1775">
        <w:rPr>
          <w:rFonts w:ascii="Arial" w:hAnsi="Arial" w:cs="Arial"/>
          <w:sz w:val="22"/>
        </w:rPr>
        <w:t>s</w:t>
      </w:r>
      <w:r w:rsidR="00F6450F" w:rsidRPr="004F1775">
        <w:rPr>
          <w:rFonts w:ascii="Arial" w:hAnsi="Arial" w:cs="Arial"/>
          <w:sz w:val="22"/>
        </w:rPr>
        <w:t xml:space="preserve"> Thanh Hoa and Nghe An</w:t>
      </w:r>
      <w:r w:rsidR="00A2484A" w:rsidRPr="004F1775">
        <w:rPr>
          <w:rFonts w:ascii="Arial" w:hAnsi="Arial" w:cs="Arial"/>
          <w:sz w:val="22"/>
        </w:rPr>
        <w:t xml:space="preserve"> during September 2014. At industrial level, the consultant team have surveyed</w:t>
      </w:r>
      <w:r w:rsidRPr="004F1775">
        <w:rPr>
          <w:rFonts w:ascii="Arial" w:hAnsi="Arial" w:cs="Arial"/>
          <w:sz w:val="22"/>
        </w:rPr>
        <w:t xml:space="preserve"> several</w:t>
      </w:r>
      <w:r w:rsidR="00A2484A" w:rsidRPr="004F1775">
        <w:rPr>
          <w:rFonts w:ascii="Arial" w:hAnsi="Arial" w:cs="Arial"/>
          <w:sz w:val="22"/>
        </w:rPr>
        <w:t xml:space="preserve"> industrial factories</w:t>
      </w:r>
      <w:r w:rsidR="00BA0750" w:rsidRPr="004F1775">
        <w:rPr>
          <w:rFonts w:ascii="Arial" w:hAnsi="Arial" w:cs="Arial"/>
          <w:sz w:val="22"/>
        </w:rPr>
        <w:t xml:space="preserve"> that are</w:t>
      </w:r>
      <w:r w:rsidR="00A2484A" w:rsidRPr="004F1775">
        <w:rPr>
          <w:rFonts w:ascii="Arial" w:hAnsi="Arial" w:cs="Arial"/>
          <w:sz w:val="22"/>
        </w:rPr>
        <w:t xml:space="preserve"> using </w:t>
      </w:r>
      <w:r w:rsidR="00BA0750" w:rsidRPr="004F1775">
        <w:rPr>
          <w:rFonts w:ascii="Arial" w:hAnsi="Arial" w:cs="Arial"/>
          <w:sz w:val="22"/>
        </w:rPr>
        <w:t>wood</w:t>
      </w:r>
      <w:r w:rsidR="00A2484A" w:rsidRPr="004F1775">
        <w:rPr>
          <w:rFonts w:ascii="Arial" w:hAnsi="Arial" w:cs="Arial"/>
          <w:sz w:val="22"/>
        </w:rPr>
        <w:t xml:space="preserve"> as fuel in two provinces</w:t>
      </w:r>
      <w:r w:rsidRPr="004F1775">
        <w:rPr>
          <w:rFonts w:ascii="Arial" w:hAnsi="Arial" w:cs="Arial"/>
          <w:sz w:val="22"/>
        </w:rPr>
        <w:t xml:space="preserve">. </w:t>
      </w:r>
      <w:r w:rsidR="00A2484A" w:rsidRPr="004F1775">
        <w:rPr>
          <w:rFonts w:ascii="Arial" w:hAnsi="Arial" w:cs="Arial"/>
          <w:sz w:val="22"/>
        </w:rPr>
        <w:t xml:space="preserve">At community level, the consultant </w:t>
      </w:r>
      <w:r w:rsidRPr="004F1775">
        <w:rPr>
          <w:rFonts w:ascii="Arial" w:hAnsi="Arial" w:cs="Arial"/>
          <w:sz w:val="22"/>
        </w:rPr>
        <w:t>t</w:t>
      </w:r>
      <w:r w:rsidR="005D7674" w:rsidRPr="004F1775">
        <w:rPr>
          <w:rFonts w:ascii="Arial" w:hAnsi="Arial" w:cs="Arial"/>
          <w:sz w:val="22"/>
        </w:rPr>
        <w:t>e</w:t>
      </w:r>
      <w:r w:rsidR="003A5565" w:rsidRPr="004F1775">
        <w:rPr>
          <w:rFonts w:ascii="Arial" w:hAnsi="Arial" w:cs="Arial"/>
          <w:sz w:val="22"/>
        </w:rPr>
        <w:t>am conducted interviews with 215</w:t>
      </w:r>
      <w:r w:rsidRPr="004F1775">
        <w:rPr>
          <w:rFonts w:ascii="Arial" w:hAnsi="Arial" w:cs="Arial"/>
          <w:sz w:val="22"/>
        </w:rPr>
        <w:t xml:space="preserve"> household</w:t>
      </w:r>
      <w:r w:rsidR="005D7674" w:rsidRPr="004F1775">
        <w:rPr>
          <w:rFonts w:ascii="Arial" w:hAnsi="Arial" w:cs="Arial"/>
          <w:sz w:val="22"/>
        </w:rPr>
        <w:t>s</w:t>
      </w:r>
      <w:r w:rsidRPr="004F1775">
        <w:rPr>
          <w:rFonts w:ascii="Arial" w:hAnsi="Arial" w:cs="Arial"/>
          <w:sz w:val="22"/>
        </w:rPr>
        <w:t xml:space="preserve"> at 14 communes including 4 districts in Thanh Hoa and 3 districts in Nghe An.</w:t>
      </w:r>
      <w:r w:rsidR="00BA0750" w:rsidRPr="004F1775">
        <w:rPr>
          <w:rFonts w:ascii="Arial" w:hAnsi="Arial" w:cs="Arial"/>
          <w:sz w:val="22"/>
        </w:rPr>
        <w:t xml:space="preserve"> </w:t>
      </w:r>
      <w:r w:rsidR="005D7674" w:rsidRPr="004F1775">
        <w:rPr>
          <w:rFonts w:ascii="Arial" w:hAnsi="Arial" w:cs="Arial"/>
          <w:sz w:val="22"/>
        </w:rPr>
        <w:t>I</w:t>
      </w:r>
      <w:r w:rsidR="00BA0750" w:rsidRPr="004F1775">
        <w:rPr>
          <w:rFonts w:ascii="Arial" w:hAnsi="Arial" w:cs="Arial"/>
          <w:sz w:val="22"/>
        </w:rPr>
        <w:t>nterview</w:t>
      </w:r>
      <w:r w:rsidR="005D7674" w:rsidRPr="004F1775">
        <w:rPr>
          <w:rFonts w:ascii="Arial" w:hAnsi="Arial" w:cs="Arial"/>
          <w:sz w:val="22"/>
        </w:rPr>
        <w:t>s</w:t>
      </w:r>
      <w:r w:rsidR="00BA0750" w:rsidRPr="004F1775">
        <w:rPr>
          <w:rFonts w:ascii="Arial" w:hAnsi="Arial" w:cs="Arial"/>
          <w:sz w:val="22"/>
        </w:rPr>
        <w:t xml:space="preserve"> with local officers</w:t>
      </w:r>
      <w:r w:rsidR="005D7674" w:rsidRPr="004F1775">
        <w:rPr>
          <w:rFonts w:ascii="Arial" w:hAnsi="Arial" w:cs="Arial"/>
          <w:sz w:val="22"/>
        </w:rPr>
        <w:t xml:space="preserve"> were also conducted</w:t>
      </w:r>
      <w:r w:rsidR="00BA0750" w:rsidRPr="004F1775">
        <w:rPr>
          <w:rFonts w:ascii="Arial" w:hAnsi="Arial" w:cs="Arial"/>
          <w:sz w:val="22"/>
        </w:rPr>
        <w:t xml:space="preserve"> to collect information on social economic condition, current regulation/ policy in forest protection and how it was enforced at local level.</w:t>
      </w:r>
    </w:p>
    <w:p w14:paraId="08D3345A" w14:textId="1F3D771F" w:rsidR="00A13BEA" w:rsidRPr="004F1775" w:rsidRDefault="00A13BEA" w:rsidP="00AF188B">
      <w:pPr>
        <w:rPr>
          <w:rFonts w:ascii="Arial" w:hAnsi="Arial" w:cs="Arial"/>
          <w:sz w:val="22"/>
        </w:rPr>
      </w:pPr>
      <w:r w:rsidRPr="004F1775">
        <w:rPr>
          <w:rFonts w:ascii="Arial" w:hAnsi="Arial" w:cs="Arial"/>
          <w:sz w:val="22"/>
        </w:rPr>
        <w:t>This report present</w:t>
      </w:r>
      <w:r w:rsidR="00BC23D5" w:rsidRPr="004F1775">
        <w:rPr>
          <w:rFonts w:ascii="Arial" w:hAnsi="Arial" w:cs="Arial"/>
          <w:sz w:val="22"/>
        </w:rPr>
        <w:t>s</w:t>
      </w:r>
      <w:r w:rsidRPr="004F1775">
        <w:rPr>
          <w:rFonts w:ascii="Arial" w:hAnsi="Arial" w:cs="Arial"/>
          <w:sz w:val="22"/>
        </w:rPr>
        <w:t xml:space="preserve"> our finding</w:t>
      </w:r>
      <w:r w:rsidR="005D7674" w:rsidRPr="004F1775">
        <w:rPr>
          <w:rFonts w:ascii="Arial" w:hAnsi="Arial" w:cs="Arial"/>
          <w:sz w:val="22"/>
        </w:rPr>
        <w:t>s</w:t>
      </w:r>
      <w:r w:rsidRPr="004F1775">
        <w:rPr>
          <w:rFonts w:ascii="Arial" w:hAnsi="Arial" w:cs="Arial"/>
          <w:sz w:val="22"/>
        </w:rPr>
        <w:t xml:space="preserve"> in fuel wood demand side at household level</w:t>
      </w:r>
      <w:r w:rsidR="005D7674" w:rsidRPr="004F1775">
        <w:rPr>
          <w:rFonts w:ascii="Arial" w:hAnsi="Arial" w:cs="Arial"/>
          <w:sz w:val="22"/>
        </w:rPr>
        <w:t>,</w:t>
      </w:r>
      <w:r w:rsidRPr="004F1775">
        <w:rPr>
          <w:rFonts w:ascii="Arial" w:hAnsi="Arial" w:cs="Arial"/>
          <w:sz w:val="22"/>
        </w:rPr>
        <w:t xml:space="preserve"> industrial level</w:t>
      </w:r>
      <w:r w:rsidR="005D7674" w:rsidRPr="004F1775">
        <w:rPr>
          <w:rFonts w:ascii="Arial" w:hAnsi="Arial" w:cs="Arial"/>
          <w:sz w:val="22"/>
        </w:rPr>
        <w:t>, and</w:t>
      </w:r>
      <w:r w:rsidRPr="004F1775">
        <w:rPr>
          <w:rFonts w:ascii="Arial" w:hAnsi="Arial" w:cs="Arial"/>
          <w:sz w:val="22"/>
        </w:rPr>
        <w:t xml:space="preserve"> </w:t>
      </w:r>
      <w:r w:rsidR="00BA0750" w:rsidRPr="004F1775">
        <w:rPr>
          <w:rFonts w:ascii="Arial" w:hAnsi="Arial" w:cs="Arial"/>
          <w:sz w:val="22"/>
        </w:rPr>
        <w:t>commercial activity of fuelwood</w:t>
      </w:r>
      <w:r w:rsidR="005D7674" w:rsidRPr="004F1775">
        <w:rPr>
          <w:rFonts w:ascii="Arial" w:hAnsi="Arial" w:cs="Arial"/>
          <w:sz w:val="22"/>
        </w:rPr>
        <w:t>. Finally the value chain</w:t>
      </w:r>
      <w:r w:rsidR="00BA0750" w:rsidRPr="004F1775">
        <w:rPr>
          <w:rFonts w:ascii="Arial" w:hAnsi="Arial" w:cs="Arial"/>
          <w:sz w:val="22"/>
        </w:rPr>
        <w:t xml:space="preserve"> of </w:t>
      </w:r>
      <w:r w:rsidR="007E04C9" w:rsidRPr="004F1775">
        <w:rPr>
          <w:rFonts w:ascii="Arial" w:hAnsi="Arial" w:cs="Arial"/>
          <w:sz w:val="22"/>
        </w:rPr>
        <w:t>fuelwood and its relationship with forest degradation and deforestation is analyzed and discussed.</w:t>
      </w:r>
    </w:p>
    <w:p w14:paraId="2E503E5A" w14:textId="77777777" w:rsidR="00F01C15" w:rsidRPr="004F1775" w:rsidRDefault="00F01C15" w:rsidP="00AF188B">
      <w:pPr>
        <w:pStyle w:val="Heading1"/>
        <w:rPr>
          <w:rFonts w:ascii="Arial" w:hAnsi="Arial" w:cs="Arial"/>
          <w:sz w:val="22"/>
          <w:szCs w:val="22"/>
        </w:rPr>
      </w:pPr>
      <w:bookmarkStart w:id="13" w:name="_Toc399149599"/>
      <w:commentRangeStart w:id="14"/>
      <w:r w:rsidRPr="004F1775">
        <w:rPr>
          <w:rFonts w:ascii="Arial" w:hAnsi="Arial" w:cs="Arial"/>
          <w:sz w:val="22"/>
          <w:szCs w:val="22"/>
        </w:rPr>
        <w:t>Method</w:t>
      </w:r>
      <w:bookmarkEnd w:id="13"/>
      <w:commentRangeEnd w:id="14"/>
      <w:r w:rsidR="009111BB">
        <w:rPr>
          <w:rStyle w:val="CommentReference"/>
          <w:rFonts w:ascii="Times New Roman" w:eastAsiaTheme="minorHAnsi" w:hAnsi="Times New Roman" w:cstheme="minorBidi"/>
          <w:b w:val="0"/>
          <w:bCs w:val="0"/>
          <w:color w:val="auto"/>
        </w:rPr>
        <w:commentReference w:id="14"/>
      </w:r>
    </w:p>
    <w:p w14:paraId="096141E1" w14:textId="49B26FC0" w:rsidR="00F034CB" w:rsidRPr="004F1775" w:rsidRDefault="00160FB4" w:rsidP="00160FB4">
      <w:pPr>
        <w:rPr>
          <w:rFonts w:ascii="Arial" w:hAnsi="Arial" w:cs="Arial"/>
          <w:sz w:val="22"/>
        </w:rPr>
      </w:pPr>
      <w:r w:rsidRPr="004F1775">
        <w:rPr>
          <w:rFonts w:ascii="Arial" w:hAnsi="Arial" w:cs="Arial"/>
          <w:sz w:val="22"/>
        </w:rPr>
        <w:t xml:space="preserve">The </w:t>
      </w:r>
      <w:r w:rsidR="00C035B2" w:rsidRPr="004F1775">
        <w:rPr>
          <w:rFonts w:ascii="Arial" w:hAnsi="Arial" w:cs="Arial"/>
          <w:sz w:val="22"/>
        </w:rPr>
        <w:t>field study</w:t>
      </w:r>
      <w:r w:rsidRPr="004F1775">
        <w:rPr>
          <w:rFonts w:ascii="Arial" w:hAnsi="Arial" w:cs="Arial"/>
          <w:sz w:val="22"/>
        </w:rPr>
        <w:t xml:space="preserve"> was conducted from </w:t>
      </w:r>
      <w:r w:rsidR="00154667" w:rsidRPr="004F1775">
        <w:rPr>
          <w:rFonts w:ascii="Arial" w:hAnsi="Arial" w:cs="Arial"/>
          <w:sz w:val="22"/>
        </w:rPr>
        <w:t>18 to 26</w:t>
      </w:r>
      <w:r w:rsidRPr="004F1775">
        <w:rPr>
          <w:rFonts w:ascii="Arial" w:hAnsi="Arial" w:cs="Arial"/>
          <w:sz w:val="22"/>
        </w:rPr>
        <w:t xml:space="preserve"> August 2014. Before starting the field survey a desk review was carried out to collect information on the social economic condition as well as the forest resources of the study area. Key data collected</w:t>
      </w:r>
      <w:r w:rsidR="00BD7355" w:rsidRPr="004F1775">
        <w:rPr>
          <w:rFonts w:ascii="Arial" w:hAnsi="Arial" w:cs="Arial"/>
          <w:sz w:val="22"/>
        </w:rPr>
        <w:t xml:space="preserve"> at commune level d</w:t>
      </w:r>
      <w:r w:rsidRPr="004F1775">
        <w:rPr>
          <w:rFonts w:ascii="Arial" w:hAnsi="Arial" w:cs="Arial"/>
          <w:sz w:val="22"/>
        </w:rPr>
        <w:t>uring the desk review a</w:t>
      </w:r>
      <w:r w:rsidR="00BD7355" w:rsidRPr="004F1775">
        <w:rPr>
          <w:rFonts w:ascii="Arial" w:hAnsi="Arial" w:cs="Arial"/>
          <w:sz w:val="22"/>
        </w:rPr>
        <w:t>re: population density, forest area, data related to climatic condition such as temperature and elevation. It contributed to design the questionnaire and n</w:t>
      </w:r>
      <w:r w:rsidR="00F034CB" w:rsidRPr="004F1775">
        <w:rPr>
          <w:rFonts w:ascii="Arial" w:hAnsi="Arial" w:cs="Arial"/>
          <w:sz w:val="22"/>
        </w:rPr>
        <w:t xml:space="preserve">umber of samples. </w:t>
      </w:r>
    </w:p>
    <w:p w14:paraId="08DB903C" w14:textId="2740DDA7" w:rsidR="00F034CB" w:rsidRPr="004F1775" w:rsidRDefault="003A5565" w:rsidP="00160FB4">
      <w:pPr>
        <w:rPr>
          <w:rFonts w:ascii="Arial" w:hAnsi="Arial" w:cs="Arial"/>
          <w:sz w:val="22"/>
        </w:rPr>
      </w:pPr>
      <w:r w:rsidRPr="004F1775">
        <w:rPr>
          <w:rFonts w:ascii="Arial" w:hAnsi="Arial" w:cs="Arial"/>
          <w:sz w:val="22"/>
        </w:rPr>
        <w:lastRenderedPageBreak/>
        <w:t>A total of 2</w:t>
      </w:r>
      <w:r w:rsidR="00F034CB" w:rsidRPr="004F1775">
        <w:rPr>
          <w:rFonts w:ascii="Arial" w:hAnsi="Arial" w:cs="Arial"/>
          <w:sz w:val="22"/>
        </w:rPr>
        <w:t>1</w:t>
      </w:r>
      <w:r w:rsidRPr="004F1775">
        <w:rPr>
          <w:rFonts w:ascii="Arial" w:hAnsi="Arial" w:cs="Arial"/>
          <w:sz w:val="22"/>
        </w:rPr>
        <w:t>5</w:t>
      </w:r>
      <w:r w:rsidR="00BD7355" w:rsidRPr="004F1775">
        <w:rPr>
          <w:rFonts w:ascii="Arial" w:hAnsi="Arial" w:cs="Arial"/>
          <w:sz w:val="22"/>
        </w:rPr>
        <w:t xml:space="preserve"> households were selected usin</w:t>
      </w:r>
      <w:r w:rsidR="00B64045" w:rsidRPr="004F1775">
        <w:rPr>
          <w:rFonts w:ascii="Arial" w:hAnsi="Arial" w:cs="Arial"/>
          <w:sz w:val="22"/>
        </w:rPr>
        <w:t>g stratified random sampling proce</w:t>
      </w:r>
      <w:r w:rsidR="00BD7355" w:rsidRPr="004F1775">
        <w:rPr>
          <w:rFonts w:ascii="Arial" w:hAnsi="Arial" w:cs="Arial"/>
          <w:sz w:val="22"/>
        </w:rPr>
        <w:t>dure.</w:t>
      </w:r>
      <w:r w:rsidR="00F034CB" w:rsidRPr="004F1775">
        <w:rPr>
          <w:rFonts w:ascii="Arial" w:hAnsi="Arial" w:cs="Arial"/>
          <w:sz w:val="22"/>
        </w:rPr>
        <w:t xml:space="preserve"> The process of household selection </w:t>
      </w:r>
      <w:r w:rsidR="00EA0670" w:rsidRPr="004F1775">
        <w:rPr>
          <w:rFonts w:ascii="Arial" w:hAnsi="Arial" w:cs="Arial"/>
          <w:sz w:val="22"/>
        </w:rPr>
        <w:t xml:space="preserve">includes: i) selection of </w:t>
      </w:r>
      <w:r w:rsidR="00B64045" w:rsidRPr="004F1775">
        <w:rPr>
          <w:rFonts w:ascii="Arial" w:hAnsi="Arial" w:cs="Arial"/>
          <w:sz w:val="22"/>
        </w:rPr>
        <w:t>commune</w:t>
      </w:r>
      <w:r w:rsidR="00EA0670" w:rsidRPr="004F1775">
        <w:rPr>
          <w:rFonts w:ascii="Arial" w:hAnsi="Arial" w:cs="Arial"/>
          <w:sz w:val="22"/>
        </w:rPr>
        <w:t xml:space="preserve"> from clusters; ii) selection of village from commune; iii) selection of households from village</w:t>
      </w:r>
      <w:r w:rsidR="00B64045" w:rsidRPr="004F1775">
        <w:rPr>
          <w:rFonts w:ascii="Arial" w:hAnsi="Arial" w:cs="Arial"/>
          <w:sz w:val="22"/>
        </w:rPr>
        <w:t xml:space="preserve">. </w:t>
      </w:r>
    </w:p>
    <w:p w14:paraId="1CE67C3A" w14:textId="2263D48B" w:rsidR="00160FB4" w:rsidRPr="004F1775" w:rsidRDefault="00B64045" w:rsidP="00160FB4">
      <w:pPr>
        <w:rPr>
          <w:rFonts w:ascii="Arial" w:hAnsi="Arial" w:cs="Arial"/>
          <w:sz w:val="22"/>
        </w:rPr>
      </w:pPr>
      <w:r w:rsidRPr="004F1775">
        <w:rPr>
          <w:rFonts w:ascii="Arial" w:hAnsi="Arial" w:cs="Arial"/>
          <w:sz w:val="22"/>
        </w:rPr>
        <w:t xml:space="preserve">The reason to use cluster instead of district to start the selection process is that districts boundary are administrative unit that might not follow nature </w:t>
      </w:r>
      <w:r w:rsidR="00AD6D8E" w:rsidRPr="004F1775">
        <w:rPr>
          <w:rFonts w:ascii="Arial" w:hAnsi="Arial" w:cs="Arial"/>
          <w:sz w:val="22"/>
        </w:rPr>
        <w:t xml:space="preserve">landscape and social economic condition that drive the behavior of fuelwood consumption. Therefore </w:t>
      </w:r>
      <w:r w:rsidR="00EA0670" w:rsidRPr="004F1775">
        <w:rPr>
          <w:rFonts w:ascii="Arial" w:hAnsi="Arial" w:cs="Arial"/>
          <w:sz w:val="22"/>
        </w:rPr>
        <w:t xml:space="preserve">the </w:t>
      </w:r>
      <w:r w:rsidR="00AD6D8E" w:rsidRPr="004F1775">
        <w:rPr>
          <w:rFonts w:ascii="Arial" w:hAnsi="Arial" w:cs="Arial"/>
          <w:sz w:val="22"/>
        </w:rPr>
        <w:t>design</w:t>
      </w:r>
      <w:r w:rsidR="00EA0670" w:rsidRPr="004F1775">
        <w:rPr>
          <w:rFonts w:ascii="Arial" w:hAnsi="Arial" w:cs="Arial"/>
          <w:sz w:val="22"/>
        </w:rPr>
        <w:t xml:space="preserve"> of survey starts</w:t>
      </w:r>
      <w:r w:rsidR="00AD6D8E" w:rsidRPr="004F1775">
        <w:rPr>
          <w:rFonts w:ascii="Arial" w:hAnsi="Arial" w:cs="Arial"/>
          <w:sz w:val="22"/>
        </w:rPr>
        <w:t xml:space="preserve"> firstly with clustering the study area into several stratums (clusters) that are </w:t>
      </w:r>
      <w:r w:rsidR="00C428A0" w:rsidRPr="004F1775">
        <w:rPr>
          <w:rFonts w:ascii="Arial" w:hAnsi="Arial" w:cs="Arial"/>
          <w:sz w:val="22"/>
        </w:rPr>
        <w:t>homogenous in term of fuelwood consumption.</w:t>
      </w:r>
    </w:p>
    <w:p w14:paraId="5774C3CF" w14:textId="3960492E" w:rsidR="00F01C15" w:rsidRPr="004F1775" w:rsidRDefault="00F01C15" w:rsidP="007E20FB">
      <w:pPr>
        <w:pStyle w:val="Heading2"/>
        <w:rPr>
          <w:rFonts w:ascii="Arial" w:hAnsi="Arial" w:cs="Arial"/>
          <w:sz w:val="22"/>
          <w:szCs w:val="22"/>
        </w:rPr>
      </w:pPr>
      <w:bookmarkStart w:id="16" w:name="_Toc399149600"/>
      <w:r w:rsidRPr="004F1775">
        <w:rPr>
          <w:rFonts w:ascii="Arial" w:hAnsi="Arial" w:cs="Arial"/>
          <w:sz w:val="22"/>
          <w:szCs w:val="22"/>
        </w:rPr>
        <w:t>Clusterin</w:t>
      </w:r>
      <w:r w:rsidR="00BD7355" w:rsidRPr="004F1775">
        <w:rPr>
          <w:rFonts w:ascii="Arial" w:hAnsi="Arial" w:cs="Arial"/>
          <w:sz w:val="22"/>
          <w:szCs w:val="22"/>
        </w:rPr>
        <w:t>g design</w:t>
      </w:r>
      <w:bookmarkEnd w:id="16"/>
    </w:p>
    <w:p w14:paraId="57D95985" w14:textId="77777777" w:rsidR="00807C37" w:rsidRPr="004F1775" w:rsidRDefault="00807C37" w:rsidP="00807C37">
      <w:pPr>
        <w:rPr>
          <w:rFonts w:ascii="Arial" w:hAnsi="Arial" w:cs="Arial"/>
          <w:sz w:val="22"/>
        </w:rPr>
      </w:pPr>
      <w:r w:rsidRPr="004F1775">
        <w:rPr>
          <w:rFonts w:ascii="Arial" w:hAnsi="Arial" w:cs="Arial"/>
          <w:sz w:val="22"/>
        </w:rPr>
        <w:t>For fuelwood consumption survey, it is recommended to use stratified sampling rather than simple random. This is because we know that the studied population can be physically divided in to homogenous groups with respect to biomass consumption. The stratified sampling, therefore, will lead to greater accuracy in the estimates of fuelwood consumption patterns (smaller estimation errors than simple random sampling with the same sample size).</w:t>
      </w:r>
    </w:p>
    <w:p w14:paraId="484C2F5D" w14:textId="77777777" w:rsidR="00807C37" w:rsidRPr="004F1775" w:rsidRDefault="00807C37" w:rsidP="00807C37">
      <w:pPr>
        <w:rPr>
          <w:rFonts w:ascii="Arial" w:hAnsi="Arial" w:cs="Arial"/>
          <w:sz w:val="22"/>
        </w:rPr>
      </w:pPr>
      <w:r w:rsidRPr="004F1775">
        <w:rPr>
          <w:rFonts w:ascii="Arial" w:hAnsi="Arial" w:cs="Arial"/>
          <w:sz w:val="22"/>
        </w:rPr>
        <w:t>For this study, following variables are used for stratification.</w:t>
      </w:r>
    </w:p>
    <w:p w14:paraId="4D6A1B7C" w14:textId="49F46F4D" w:rsidR="00EA0670" w:rsidRPr="004F1775" w:rsidRDefault="00EA0670" w:rsidP="00E44F45">
      <w:pPr>
        <w:pStyle w:val="Caption"/>
        <w:rPr>
          <w:rFonts w:ascii="Arial" w:hAnsi="Arial" w:cs="Arial"/>
          <w:sz w:val="22"/>
          <w:szCs w:val="22"/>
        </w:rPr>
      </w:pPr>
      <w:r w:rsidRPr="004F1775">
        <w:rPr>
          <w:rFonts w:ascii="Arial" w:hAnsi="Arial" w:cs="Arial"/>
          <w:sz w:val="22"/>
          <w:szCs w:val="22"/>
        </w:rPr>
        <w:t xml:space="preserve">Table </w:t>
      </w:r>
      <w:r w:rsidR="004F1775" w:rsidRPr="004F1775">
        <w:rPr>
          <w:rFonts w:ascii="Arial" w:hAnsi="Arial" w:cs="Arial"/>
          <w:sz w:val="22"/>
          <w:szCs w:val="22"/>
        </w:rPr>
        <w:fldChar w:fldCharType="begin"/>
      </w:r>
      <w:r w:rsidR="004F1775" w:rsidRPr="004F1775">
        <w:rPr>
          <w:rFonts w:ascii="Arial" w:hAnsi="Arial" w:cs="Arial"/>
          <w:sz w:val="22"/>
          <w:szCs w:val="22"/>
        </w:rPr>
        <w:instrText xml:space="preserve"> SEQ Table \* ARABIC </w:instrText>
      </w:r>
      <w:r w:rsidR="004F1775" w:rsidRPr="004F1775">
        <w:rPr>
          <w:rFonts w:ascii="Arial" w:hAnsi="Arial" w:cs="Arial"/>
          <w:sz w:val="22"/>
          <w:szCs w:val="22"/>
        </w:rPr>
        <w:fldChar w:fldCharType="separate"/>
      </w:r>
      <w:r w:rsidR="00BD6C81" w:rsidRPr="004F1775">
        <w:rPr>
          <w:rFonts w:ascii="Arial" w:hAnsi="Arial" w:cs="Arial"/>
          <w:noProof/>
          <w:sz w:val="22"/>
          <w:szCs w:val="22"/>
        </w:rPr>
        <w:t>1</w:t>
      </w:r>
      <w:r w:rsidR="004F1775" w:rsidRPr="004F1775">
        <w:rPr>
          <w:rFonts w:ascii="Arial" w:hAnsi="Arial" w:cs="Arial"/>
          <w:noProof/>
          <w:sz w:val="22"/>
          <w:szCs w:val="22"/>
        </w:rPr>
        <w:fldChar w:fldCharType="end"/>
      </w:r>
      <w:r w:rsidRPr="004F1775">
        <w:rPr>
          <w:rFonts w:ascii="Arial" w:hAnsi="Arial" w:cs="Arial"/>
          <w:sz w:val="22"/>
          <w:szCs w:val="22"/>
        </w:rPr>
        <w:t>. Variable</w:t>
      </w:r>
      <w:r w:rsidR="004D6866">
        <w:rPr>
          <w:rFonts w:ascii="Arial" w:hAnsi="Arial" w:cs="Arial"/>
          <w:sz w:val="22"/>
          <w:szCs w:val="22"/>
        </w:rPr>
        <w:t>s used for sample stratificatio</w:t>
      </w:r>
      <w:ins w:id="17" w:author="Chris Dickinson" w:date="2014-09-29T07:50:00Z">
        <w:r w:rsidR="004D6866">
          <w:rPr>
            <w:rFonts w:ascii="Arial" w:hAnsi="Arial" w:cs="Arial"/>
            <w:sz w:val="22"/>
            <w:szCs w:val="22"/>
          </w:rPr>
          <w:t>n</w:t>
        </w:r>
      </w:ins>
      <w:del w:id="18" w:author="Chris Dickinson" w:date="2014-09-29T07:50:00Z">
        <w:r w:rsidR="004D6866" w:rsidDel="004D6866">
          <w:rPr>
            <w:rFonts w:ascii="Arial" w:hAnsi="Arial" w:cs="Arial"/>
            <w:sz w:val="22"/>
            <w:szCs w:val="22"/>
          </w:rPr>
          <w:delText>n</w:delText>
        </w:r>
      </w:del>
    </w:p>
    <w:tbl>
      <w:tblPr>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19" w:author="Chris Dickinson" w:date="2014-09-29T07:50:00Z">
          <w:tblPr>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2250"/>
        <w:gridCol w:w="3510"/>
        <w:gridCol w:w="3240"/>
        <w:tblGridChange w:id="20">
          <w:tblGrid>
            <w:gridCol w:w="108"/>
            <w:gridCol w:w="2142"/>
            <w:gridCol w:w="108"/>
            <w:gridCol w:w="3402"/>
            <w:gridCol w:w="108"/>
            <w:gridCol w:w="3132"/>
            <w:gridCol w:w="108"/>
          </w:tblGrid>
        </w:tblGridChange>
      </w:tblGrid>
      <w:tr w:rsidR="00807C37" w:rsidRPr="004F1775" w14:paraId="637DE0C3" w14:textId="77777777" w:rsidTr="004D6866">
        <w:trPr>
          <w:tblHeader/>
          <w:trPrChange w:id="21" w:author="Chris Dickinson" w:date="2014-09-29T07:50:00Z">
            <w:trPr>
              <w:gridAfter w:val="0"/>
            </w:trPr>
          </w:trPrChange>
        </w:trPr>
        <w:tc>
          <w:tcPr>
            <w:tcW w:w="2250" w:type="dxa"/>
            <w:tcMar>
              <w:top w:w="100" w:type="dxa"/>
              <w:left w:w="100" w:type="dxa"/>
              <w:bottom w:w="100" w:type="dxa"/>
              <w:right w:w="100" w:type="dxa"/>
            </w:tcMar>
            <w:tcPrChange w:id="22" w:author="Chris Dickinson" w:date="2014-09-29T07:50:00Z">
              <w:tcPr>
                <w:tcW w:w="2250" w:type="dxa"/>
                <w:gridSpan w:val="2"/>
                <w:tcMar>
                  <w:top w:w="100" w:type="dxa"/>
                  <w:left w:w="100" w:type="dxa"/>
                  <w:bottom w:w="100" w:type="dxa"/>
                  <w:right w:w="100" w:type="dxa"/>
                </w:tcMar>
              </w:tcPr>
            </w:tcPrChange>
          </w:tcPr>
          <w:p w14:paraId="00CC7CB7" w14:textId="77777777" w:rsidR="00807C37" w:rsidRPr="004F1775" w:rsidRDefault="00807C37" w:rsidP="008C1EB2">
            <w:pPr>
              <w:jc w:val="center"/>
              <w:rPr>
                <w:rFonts w:ascii="Arial" w:hAnsi="Arial" w:cs="Arial"/>
                <w:b/>
                <w:sz w:val="22"/>
              </w:rPr>
            </w:pPr>
            <w:r w:rsidRPr="004F1775">
              <w:rPr>
                <w:rFonts w:ascii="Arial" w:hAnsi="Arial" w:cs="Arial"/>
                <w:b/>
                <w:sz w:val="22"/>
              </w:rPr>
              <w:t>Variable</w:t>
            </w:r>
          </w:p>
        </w:tc>
        <w:tc>
          <w:tcPr>
            <w:tcW w:w="3510" w:type="dxa"/>
            <w:tcMar>
              <w:top w:w="100" w:type="dxa"/>
              <w:left w:w="100" w:type="dxa"/>
              <w:bottom w:w="100" w:type="dxa"/>
              <w:right w:w="100" w:type="dxa"/>
            </w:tcMar>
            <w:tcPrChange w:id="23" w:author="Chris Dickinson" w:date="2014-09-29T07:50:00Z">
              <w:tcPr>
                <w:tcW w:w="3510" w:type="dxa"/>
                <w:gridSpan w:val="2"/>
                <w:tcMar>
                  <w:top w:w="100" w:type="dxa"/>
                  <w:left w:w="100" w:type="dxa"/>
                  <w:bottom w:w="100" w:type="dxa"/>
                  <w:right w:w="100" w:type="dxa"/>
                </w:tcMar>
              </w:tcPr>
            </w:tcPrChange>
          </w:tcPr>
          <w:p w14:paraId="3FD92EA7" w14:textId="77777777" w:rsidR="00807C37" w:rsidRPr="004F1775" w:rsidRDefault="00807C37" w:rsidP="008C1EB2">
            <w:pPr>
              <w:jc w:val="center"/>
              <w:rPr>
                <w:rFonts w:ascii="Arial" w:hAnsi="Arial" w:cs="Arial"/>
                <w:b/>
                <w:sz w:val="22"/>
              </w:rPr>
            </w:pPr>
            <w:r w:rsidRPr="004F1775">
              <w:rPr>
                <w:rFonts w:ascii="Arial" w:hAnsi="Arial" w:cs="Arial"/>
                <w:b/>
                <w:sz w:val="22"/>
              </w:rPr>
              <w:t>Relation to biomass consumption</w:t>
            </w:r>
          </w:p>
        </w:tc>
        <w:tc>
          <w:tcPr>
            <w:tcW w:w="3240" w:type="dxa"/>
            <w:tcMar>
              <w:top w:w="100" w:type="dxa"/>
              <w:left w:w="100" w:type="dxa"/>
              <w:bottom w:w="100" w:type="dxa"/>
              <w:right w:w="100" w:type="dxa"/>
            </w:tcMar>
            <w:tcPrChange w:id="24" w:author="Chris Dickinson" w:date="2014-09-29T07:50:00Z">
              <w:tcPr>
                <w:tcW w:w="3240" w:type="dxa"/>
                <w:gridSpan w:val="2"/>
                <w:tcMar>
                  <w:top w:w="100" w:type="dxa"/>
                  <w:left w:w="100" w:type="dxa"/>
                  <w:bottom w:w="100" w:type="dxa"/>
                  <w:right w:w="100" w:type="dxa"/>
                </w:tcMar>
              </w:tcPr>
            </w:tcPrChange>
          </w:tcPr>
          <w:p w14:paraId="09DFA306" w14:textId="77777777" w:rsidR="00807C37" w:rsidRPr="004F1775" w:rsidRDefault="00807C37" w:rsidP="008C1EB2">
            <w:pPr>
              <w:jc w:val="center"/>
              <w:rPr>
                <w:rFonts w:ascii="Arial" w:hAnsi="Arial" w:cs="Arial"/>
                <w:b/>
                <w:sz w:val="22"/>
              </w:rPr>
            </w:pPr>
            <w:r w:rsidRPr="004F1775">
              <w:rPr>
                <w:rFonts w:ascii="Arial" w:hAnsi="Arial" w:cs="Arial"/>
                <w:b/>
                <w:sz w:val="22"/>
              </w:rPr>
              <w:t>Data source</w:t>
            </w:r>
          </w:p>
        </w:tc>
      </w:tr>
      <w:tr w:rsidR="00807C37" w:rsidRPr="004F1775" w14:paraId="33142030" w14:textId="77777777" w:rsidTr="00393B09">
        <w:tc>
          <w:tcPr>
            <w:tcW w:w="2250" w:type="dxa"/>
            <w:tcMar>
              <w:top w:w="100" w:type="dxa"/>
              <w:left w:w="100" w:type="dxa"/>
              <w:bottom w:w="100" w:type="dxa"/>
              <w:right w:w="100" w:type="dxa"/>
            </w:tcMar>
          </w:tcPr>
          <w:p w14:paraId="6F2492E5" w14:textId="7DED93E4" w:rsidR="00807C37" w:rsidRPr="004F1775" w:rsidRDefault="00807C37" w:rsidP="00C035B2">
            <w:pPr>
              <w:spacing w:before="0"/>
              <w:jc w:val="left"/>
              <w:rPr>
                <w:rFonts w:ascii="Arial" w:hAnsi="Arial" w:cs="Arial"/>
                <w:sz w:val="22"/>
              </w:rPr>
            </w:pPr>
            <w:r w:rsidRPr="004F1775">
              <w:rPr>
                <w:rFonts w:ascii="Arial" w:hAnsi="Arial" w:cs="Arial"/>
                <w:sz w:val="22"/>
              </w:rPr>
              <w:t>Population density 2010</w:t>
            </w:r>
          </w:p>
        </w:tc>
        <w:tc>
          <w:tcPr>
            <w:tcW w:w="3510" w:type="dxa"/>
            <w:tcMar>
              <w:top w:w="100" w:type="dxa"/>
              <w:left w:w="100" w:type="dxa"/>
              <w:bottom w:w="100" w:type="dxa"/>
              <w:right w:w="100" w:type="dxa"/>
            </w:tcMar>
          </w:tcPr>
          <w:p w14:paraId="69245745" w14:textId="77777777" w:rsidR="00807C37" w:rsidRPr="004F1775" w:rsidRDefault="00807C37" w:rsidP="00C035B2">
            <w:pPr>
              <w:spacing w:before="0"/>
              <w:jc w:val="left"/>
              <w:rPr>
                <w:rFonts w:ascii="Arial" w:hAnsi="Arial" w:cs="Arial"/>
                <w:sz w:val="22"/>
              </w:rPr>
            </w:pPr>
            <w:r w:rsidRPr="004F1775">
              <w:rPr>
                <w:rFonts w:ascii="Arial" w:hAnsi="Arial" w:cs="Arial"/>
                <w:sz w:val="22"/>
              </w:rPr>
              <w:t>Basic demographic characteristic, reflect the demand size of biomass consumption.</w:t>
            </w:r>
          </w:p>
        </w:tc>
        <w:tc>
          <w:tcPr>
            <w:tcW w:w="3240" w:type="dxa"/>
            <w:tcMar>
              <w:top w:w="100" w:type="dxa"/>
              <w:left w:w="100" w:type="dxa"/>
              <w:bottom w:w="100" w:type="dxa"/>
              <w:right w:w="100" w:type="dxa"/>
            </w:tcMar>
          </w:tcPr>
          <w:p w14:paraId="3234EA7A" w14:textId="77777777" w:rsidR="00807C37" w:rsidRPr="004F1775" w:rsidRDefault="00807C37" w:rsidP="00C035B2">
            <w:pPr>
              <w:spacing w:before="0"/>
              <w:jc w:val="left"/>
              <w:rPr>
                <w:rFonts w:ascii="Arial" w:hAnsi="Arial" w:cs="Arial"/>
                <w:sz w:val="22"/>
              </w:rPr>
            </w:pPr>
            <w:r w:rsidRPr="004F1775">
              <w:rPr>
                <w:rFonts w:ascii="Arial" w:hAnsi="Arial" w:cs="Arial"/>
                <w:sz w:val="22"/>
              </w:rPr>
              <w:t>MONRE 2010 - Commune level population density</w:t>
            </w:r>
          </w:p>
        </w:tc>
      </w:tr>
      <w:tr w:rsidR="00807C37" w:rsidRPr="004F1775" w14:paraId="00A5BC9E" w14:textId="77777777" w:rsidTr="00393B09">
        <w:tc>
          <w:tcPr>
            <w:tcW w:w="2250" w:type="dxa"/>
            <w:tcMar>
              <w:top w:w="100" w:type="dxa"/>
              <w:left w:w="100" w:type="dxa"/>
              <w:bottom w:w="100" w:type="dxa"/>
              <w:right w:w="100" w:type="dxa"/>
            </w:tcMar>
          </w:tcPr>
          <w:p w14:paraId="2623B16C" w14:textId="3DB58D60" w:rsidR="00807C37" w:rsidRPr="004F1775" w:rsidRDefault="00BD7355" w:rsidP="00C035B2">
            <w:pPr>
              <w:spacing w:before="0"/>
              <w:jc w:val="left"/>
              <w:rPr>
                <w:rFonts w:ascii="Arial" w:hAnsi="Arial" w:cs="Arial"/>
                <w:sz w:val="22"/>
              </w:rPr>
            </w:pPr>
            <w:r w:rsidRPr="004F1775">
              <w:rPr>
                <w:rFonts w:ascii="Arial" w:hAnsi="Arial" w:cs="Arial"/>
                <w:sz w:val="22"/>
              </w:rPr>
              <w:t xml:space="preserve">Mean </w:t>
            </w:r>
            <w:r w:rsidR="00807C37" w:rsidRPr="004F1775">
              <w:rPr>
                <w:rFonts w:ascii="Arial" w:hAnsi="Arial" w:cs="Arial"/>
                <w:sz w:val="22"/>
              </w:rPr>
              <w:t xml:space="preserve">elevation </w:t>
            </w:r>
          </w:p>
        </w:tc>
        <w:tc>
          <w:tcPr>
            <w:tcW w:w="3510" w:type="dxa"/>
            <w:tcMar>
              <w:top w:w="100" w:type="dxa"/>
              <w:left w:w="100" w:type="dxa"/>
              <w:bottom w:w="100" w:type="dxa"/>
              <w:right w:w="100" w:type="dxa"/>
            </w:tcMar>
          </w:tcPr>
          <w:p w14:paraId="425A49DC" w14:textId="77777777" w:rsidR="00807C37" w:rsidRPr="004F1775" w:rsidRDefault="00807C37" w:rsidP="00C035B2">
            <w:pPr>
              <w:spacing w:before="0"/>
              <w:jc w:val="left"/>
              <w:rPr>
                <w:rFonts w:ascii="Arial" w:hAnsi="Arial" w:cs="Arial"/>
                <w:sz w:val="22"/>
              </w:rPr>
            </w:pPr>
            <w:r w:rsidRPr="004F1775">
              <w:rPr>
                <w:rFonts w:ascii="Arial" w:hAnsi="Arial" w:cs="Arial"/>
                <w:sz w:val="22"/>
              </w:rPr>
              <w:t>Geographic character of a population in relationship with biomass source and consumption. People living in higher altitude usually consume more fuel wood for heating</w:t>
            </w:r>
          </w:p>
        </w:tc>
        <w:tc>
          <w:tcPr>
            <w:tcW w:w="3240" w:type="dxa"/>
            <w:tcMar>
              <w:top w:w="100" w:type="dxa"/>
              <w:left w:w="100" w:type="dxa"/>
              <w:bottom w:w="100" w:type="dxa"/>
              <w:right w:w="100" w:type="dxa"/>
            </w:tcMar>
          </w:tcPr>
          <w:p w14:paraId="1CD05DA8" w14:textId="77777777" w:rsidR="00807C37" w:rsidRPr="004F1775" w:rsidRDefault="00807C37" w:rsidP="00C035B2">
            <w:pPr>
              <w:spacing w:before="0"/>
              <w:jc w:val="left"/>
              <w:rPr>
                <w:rFonts w:ascii="Arial" w:hAnsi="Arial" w:cs="Arial"/>
                <w:sz w:val="22"/>
              </w:rPr>
            </w:pPr>
            <w:r w:rsidRPr="004F1775">
              <w:rPr>
                <w:rFonts w:ascii="Arial" w:hAnsi="Arial" w:cs="Arial"/>
                <w:sz w:val="22"/>
              </w:rPr>
              <w:t>Global ASTER Digital elevation model, resolution 30 m. Computed as mean value for each commune</w:t>
            </w:r>
          </w:p>
        </w:tc>
      </w:tr>
      <w:tr w:rsidR="00807C37" w:rsidRPr="004F1775" w14:paraId="0BF83303" w14:textId="77777777" w:rsidTr="00393B09">
        <w:tc>
          <w:tcPr>
            <w:tcW w:w="2250" w:type="dxa"/>
            <w:tcMar>
              <w:top w:w="100" w:type="dxa"/>
              <w:left w:w="100" w:type="dxa"/>
              <w:bottom w:w="100" w:type="dxa"/>
              <w:right w:w="100" w:type="dxa"/>
            </w:tcMar>
          </w:tcPr>
          <w:p w14:paraId="7141B0EB" w14:textId="149EF656" w:rsidR="00807C37" w:rsidRPr="004F1775" w:rsidRDefault="00807C37" w:rsidP="00C035B2">
            <w:pPr>
              <w:spacing w:before="0"/>
              <w:jc w:val="left"/>
              <w:rPr>
                <w:rFonts w:ascii="Arial" w:hAnsi="Arial" w:cs="Arial"/>
                <w:sz w:val="22"/>
              </w:rPr>
            </w:pPr>
            <w:r w:rsidRPr="004F1775">
              <w:rPr>
                <w:rFonts w:ascii="Arial" w:hAnsi="Arial" w:cs="Arial"/>
                <w:sz w:val="22"/>
              </w:rPr>
              <w:t>Mean slope</w:t>
            </w:r>
          </w:p>
        </w:tc>
        <w:tc>
          <w:tcPr>
            <w:tcW w:w="3510" w:type="dxa"/>
            <w:tcMar>
              <w:top w:w="100" w:type="dxa"/>
              <w:left w:w="100" w:type="dxa"/>
              <w:bottom w:w="100" w:type="dxa"/>
              <w:right w:w="100" w:type="dxa"/>
            </w:tcMar>
          </w:tcPr>
          <w:p w14:paraId="002D1812" w14:textId="77777777" w:rsidR="00807C37" w:rsidRPr="004F1775" w:rsidRDefault="00807C37" w:rsidP="00C035B2">
            <w:pPr>
              <w:spacing w:before="0"/>
              <w:jc w:val="left"/>
              <w:rPr>
                <w:rFonts w:ascii="Arial" w:hAnsi="Arial" w:cs="Arial"/>
                <w:sz w:val="22"/>
              </w:rPr>
            </w:pPr>
            <w:r w:rsidRPr="004F1775">
              <w:rPr>
                <w:rFonts w:ascii="Arial" w:hAnsi="Arial" w:cs="Arial"/>
                <w:sz w:val="22"/>
              </w:rPr>
              <w:t>Reflect the terrain condition and accessibility</w:t>
            </w:r>
          </w:p>
        </w:tc>
        <w:tc>
          <w:tcPr>
            <w:tcW w:w="3240" w:type="dxa"/>
            <w:tcMar>
              <w:top w:w="100" w:type="dxa"/>
              <w:left w:w="100" w:type="dxa"/>
              <w:bottom w:w="100" w:type="dxa"/>
              <w:right w:w="100" w:type="dxa"/>
            </w:tcMar>
          </w:tcPr>
          <w:p w14:paraId="5D010A62" w14:textId="77777777" w:rsidR="00807C37" w:rsidRPr="004F1775" w:rsidRDefault="00807C37" w:rsidP="00C035B2">
            <w:pPr>
              <w:spacing w:before="0"/>
              <w:jc w:val="left"/>
              <w:rPr>
                <w:rFonts w:ascii="Arial" w:hAnsi="Arial" w:cs="Arial"/>
                <w:sz w:val="22"/>
              </w:rPr>
            </w:pPr>
            <w:r w:rsidRPr="004F1775">
              <w:rPr>
                <w:rFonts w:ascii="Arial" w:hAnsi="Arial" w:cs="Arial"/>
                <w:sz w:val="22"/>
              </w:rPr>
              <w:t>Global ASTER Digital elevation model, resolution 30 m. Computed as mean value for each commune</w:t>
            </w:r>
          </w:p>
        </w:tc>
      </w:tr>
      <w:tr w:rsidR="00807C37" w:rsidRPr="004F1775" w14:paraId="14BB5C28" w14:textId="77777777" w:rsidTr="00393B09">
        <w:tc>
          <w:tcPr>
            <w:tcW w:w="2250" w:type="dxa"/>
            <w:tcMar>
              <w:top w:w="100" w:type="dxa"/>
              <w:left w:w="100" w:type="dxa"/>
              <w:bottom w:w="100" w:type="dxa"/>
              <w:right w:w="100" w:type="dxa"/>
            </w:tcMar>
          </w:tcPr>
          <w:p w14:paraId="4BC9C10C" w14:textId="77777777" w:rsidR="00807C37" w:rsidRPr="004F1775" w:rsidRDefault="00807C37" w:rsidP="00C035B2">
            <w:pPr>
              <w:spacing w:before="0"/>
              <w:jc w:val="left"/>
              <w:rPr>
                <w:rFonts w:ascii="Arial" w:hAnsi="Arial" w:cs="Arial"/>
                <w:sz w:val="22"/>
              </w:rPr>
            </w:pPr>
            <w:r w:rsidRPr="004F1775">
              <w:rPr>
                <w:rFonts w:ascii="Arial" w:hAnsi="Arial" w:cs="Arial"/>
                <w:sz w:val="22"/>
              </w:rPr>
              <w:t xml:space="preserve"> Distance to road</w:t>
            </w:r>
          </w:p>
        </w:tc>
        <w:tc>
          <w:tcPr>
            <w:tcW w:w="3510" w:type="dxa"/>
            <w:tcMar>
              <w:top w:w="100" w:type="dxa"/>
              <w:left w:w="100" w:type="dxa"/>
              <w:bottom w:w="100" w:type="dxa"/>
              <w:right w:w="100" w:type="dxa"/>
            </w:tcMar>
          </w:tcPr>
          <w:p w14:paraId="15FFC3BA" w14:textId="77777777" w:rsidR="00807C37" w:rsidRPr="004F1775" w:rsidRDefault="00807C37" w:rsidP="00C035B2">
            <w:pPr>
              <w:spacing w:before="0"/>
              <w:jc w:val="left"/>
              <w:rPr>
                <w:rFonts w:ascii="Arial" w:hAnsi="Arial" w:cs="Arial"/>
                <w:sz w:val="22"/>
              </w:rPr>
            </w:pPr>
            <w:r w:rsidRPr="004F1775">
              <w:rPr>
                <w:rFonts w:ascii="Arial" w:hAnsi="Arial" w:cs="Arial"/>
                <w:sz w:val="22"/>
              </w:rPr>
              <w:t>Reflect the level of access to transportation</w:t>
            </w:r>
          </w:p>
        </w:tc>
        <w:tc>
          <w:tcPr>
            <w:tcW w:w="3240" w:type="dxa"/>
            <w:tcMar>
              <w:top w:w="100" w:type="dxa"/>
              <w:left w:w="100" w:type="dxa"/>
              <w:bottom w:w="100" w:type="dxa"/>
              <w:right w:w="100" w:type="dxa"/>
            </w:tcMar>
          </w:tcPr>
          <w:p w14:paraId="10046C4C" w14:textId="77777777" w:rsidR="00807C37" w:rsidRPr="004F1775" w:rsidRDefault="00807C37" w:rsidP="00C035B2">
            <w:pPr>
              <w:spacing w:before="0"/>
              <w:jc w:val="left"/>
              <w:rPr>
                <w:rFonts w:ascii="Arial" w:hAnsi="Arial" w:cs="Arial"/>
                <w:sz w:val="22"/>
              </w:rPr>
            </w:pPr>
            <w:r w:rsidRPr="004F1775">
              <w:rPr>
                <w:rFonts w:ascii="Arial" w:hAnsi="Arial" w:cs="Arial"/>
                <w:sz w:val="22"/>
              </w:rPr>
              <w:t>Distance to national road, inter-provincial road, inter-district road. Computed as mean value for each commune</w:t>
            </w:r>
          </w:p>
        </w:tc>
      </w:tr>
      <w:tr w:rsidR="00807C37" w:rsidRPr="004F1775" w14:paraId="0B7C8921" w14:textId="77777777" w:rsidTr="00393B09">
        <w:tc>
          <w:tcPr>
            <w:tcW w:w="2250" w:type="dxa"/>
            <w:tcMar>
              <w:top w:w="100" w:type="dxa"/>
              <w:left w:w="100" w:type="dxa"/>
              <w:bottom w:w="100" w:type="dxa"/>
              <w:right w:w="100" w:type="dxa"/>
            </w:tcMar>
          </w:tcPr>
          <w:p w14:paraId="72CB1503" w14:textId="77777777" w:rsidR="00807C37" w:rsidRPr="004F1775" w:rsidRDefault="00807C37" w:rsidP="00C035B2">
            <w:pPr>
              <w:spacing w:before="0"/>
              <w:jc w:val="left"/>
              <w:rPr>
                <w:rFonts w:ascii="Arial" w:hAnsi="Arial" w:cs="Arial"/>
                <w:sz w:val="22"/>
              </w:rPr>
            </w:pPr>
            <w:r w:rsidRPr="004F1775">
              <w:rPr>
                <w:rFonts w:ascii="Arial" w:hAnsi="Arial" w:cs="Arial"/>
                <w:sz w:val="22"/>
              </w:rPr>
              <w:t>Average annual temperature</w:t>
            </w:r>
          </w:p>
        </w:tc>
        <w:tc>
          <w:tcPr>
            <w:tcW w:w="3510" w:type="dxa"/>
            <w:tcMar>
              <w:top w:w="100" w:type="dxa"/>
              <w:left w:w="100" w:type="dxa"/>
              <w:bottom w:w="100" w:type="dxa"/>
              <w:right w:w="100" w:type="dxa"/>
            </w:tcMar>
          </w:tcPr>
          <w:p w14:paraId="73F213EA" w14:textId="77777777" w:rsidR="00807C37" w:rsidRPr="004F1775" w:rsidRDefault="00807C37" w:rsidP="00C035B2">
            <w:pPr>
              <w:spacing w:before="0"/>
              <w:jc w:val="left"/>
              <w:rPr>
                <w:rFonts w:ascii="Arial" w:hAnsi="Arial" w:cs="Arial"/>
                <w:sz w:val="22"/>
              </w:rPr>
            </w:pPr>
            <w:r w:rsidRPr="004F1775">
              <w:rPr>
                <w:rFonts w:ascii="Arial" w:hAnsi="Arial" w:cs="Arial"/>
                <w:sz w:val="22"/>
              </w:rPr>
              <w:t>Area with lower temperature would need more fuel wood for heating and cooking</w:t>
            </w:r>
          </w:p>
        </w:tc>
        <w:tc>
          <w:tcPr>
            <w:tcW w:w="3240" w:type="dxa"/>
            <w:tcMar>
              <w:top w:w="100" w:type="dxa"/>
              <w:left w:w="100" w:type="dxa"/>
              <w:bottom w:w="100" w:type="dxa"/>
              <w:right w:w="100" w:type="dxa"/>
            </w:tcMar>
          </w:tcPr>
          <w:p w14:paraId="28F2F3B7" w14:textId="6F2D98FE" w:rsidR="00807C37" w:rsidRPr="004F1775" w:rsidRDefault="00F034CB" w:rsidP="00C035B2">
            <w:pPr>
              <w:spacing w:before="0"/>
              <w:jc w:val="left"/>
              <w:rPr>
                <w:rFonts w:ascii="Arial" w:hAnsi="Arial" w:cs="Arial"/>
                <w:sz w:val="22"/>
              </w:rPr>
            </w:pPr>
            <w:r w:rsidRPr="004F1775">
              <w:rPr>
                <w:rFonts w:ascii="Arial" w:hAnsi="Arial" w:cs="Arial"/>
                <w:sz w:val="22"/>
              </w:rPr>
              <w:t>WorldC</w:t>
            </w:r>
            <w:r w:rsidR="00807C37" w:rsidRPr="004F1775">
              <w:rPr>
                <w:rFonts w:ascii="Arial" w:hAnsi="Arial" w:cs="Arial"/>
                <w:sz w:val="22"/>
              </w:rPr>
              <w:t>lim, global climate data at 1 km resolution. Computed as mean value for each commune</w:t>
            </w:r>
          </w:p>
        </w:tc>
      </w:tr>
      <w:tr w:rsidR="00807C37" w:rsidRPr="004F1775" w14:paraId="2DF08FFB" w14:textId="77777777" w:rsidTr="00393B09">
        <w:tc>
          <w:tcPr>
            <w:tcW w:w="2250" w:type="dxa"/>
            <w:tcMar>
              <w:top w:w="100" w:type="dxa"/>
              <w:left w:w="100" w:type="dxa"/>
              <w:bottom w:w="100" w:type="dxa"/>
              <w:right w:w="100" w:type="dxa"/>
            </w:tcMar>
          </w:tcPr>
          <w:p w14:paraId="43A55BB4" w14:textId="77777777" w:rsidR="00807C37" w:rsidRPr="004F1775" w:rsidRDefault="00807C37" w:rsidP="00C035B2">
            <w:pPr>
              <w:spacing w:before="0"/>
              <w:jc w:val="left"/>
              <w:rPr>
                <w:rFonts w:ascii="Arial" w:hAnsi="Arial" w:cs="Arial"/>
                <w:sz w:val="22"/>
              </w:rPr>
            </w:pPr>
            <w:commentRangeStart w:id="25"/>
            <w:r w:rsidRPr="004F1775">
              <w:rPr>
                <w:rFonts w:ascii="Arial" w:hAnsi="Arial" w:cs="Arial"/>
                <w:sz w:val="22"/>
              </w:rPr>
              <w:lastRenderedPageBreak/>
              <w:t>Min temp of coldest month</w:t>
            </w:r>
          </w:p>
        </w:tc>
        <w:tc>
          <w:tcPr>
            <w:tcW w:w="3510" w:type="dxa"/>
            <w:tcMar>
              <w:top w:w="100" w:type="dxa"/>
              <w:left w:w="100" w:type="dxa"/>
              <w:bottom w:w="100" w:type="dxa"/>
              <w:right w:w="100" w:type="dxa"/>
            </w:tcMar>
          </w:tcPr>
          <w:p w14:paraId="39BBE261" w14:textId="77777777" w:rsidR="00807C37" w:rsidRPr="004F1775" w:rsidRDefault="00807C37" w:rsidP="00C035B2">
            <w:pPr>
              <w:spacing w:before="0"/>
              <w:jc w:val="left"/>
              <w:rPr>
                <w:rFonts w:ascii="Arial" w:hAnsi="Arial" w:cs="Arial"/>
                <w:sz w:val="22"/>
              </w:rPr>
            </w:pPr>
            <w:r w:rsidRPr="004F1775">
              <w:rPr>
                <w:rFonts w:ascii="Arial" w:hAnsi="Arial" w:cs="Arial"/>
                <w:sz w:val="22"/>
              </w:rPr>
              <w:t>Area with lower temperature would need more fuel wood for heating and cooking</w:t>
            </w:r>
          </w:p>
        </w:tc>
        <w:tc>
          <w:tcPr>
            <w:tcW w:w="3240" w:type="dxa"/>
            <w:tcMar>
              <w:top w:w="100" w:type="dxa"/>
              <w:left w:w="100" w:type="dxa"/>
              <w:bottom w:w="100" w:type="dxa"/>
              <w:right w:w="100" w:type="dxa"/>
            </w:tcMar>
          </w:tcPr>
          <w:p w14:paraId="77E882D8" w14:textId="6CBA05F2" w:rsidR="00807C37" w:rsidRPr="004F1775" w:rsidRDefault="00F034CB" w:rsidP="00C035B2">
            <w:pPr>
              <w:spacing w:before="0"/>
              <w:jc w:val="left"/>
              <w:rPr>
                <w:rFonts w:ascii="Arial" w:hAnsi="Arial" w:cs="Arial"/>
                <w:sz w:val="22"/>
              </w:rPr>
            </w:pPr>
            <w:r w:rsidRPr="004F1775">
              <w:rPr>
                <w:rFonts w:ascii="Arial" w:hAnsi="Arial" w:cs="Arial"/>
                <w:sz w:val="22"/>
              </w:rPr>
              <w:t>WorldC</w:t>
            </w:r>
            <w:r w:rsidR="00807C37" w:rsidRPr="004F1775">
              <w:rPr>
                <w:rFonts w:ascii="Arial" w:hAnsi="Arial" w:cs="Arial"/>
                <w:sz w:val="22"/>
              </w:rPr>
              <w:t>lim, global climate data at 1 km resolution. Computed as mean value for each commune</w:t>
            </w:r>
            <w:commentRangeEnd w:id="25"/>
            <w:r w:rsidR="007F0E47">
              <w:rPr>
                <w:rStyle w:val="CommentReference"/>
              </w:rPr>
              <w:commentReference w:id="25"/>
            </w:r>
          </w:p>
        </w:tc>
      </w:tr>
      <w:tr w:rsidR="00807C37" w:rsidRPr="004F1775" w14:paraId="7D18EBFB" w14:textId="77777777" w:rsidTr="00393B09">
        <w:trPr>
          <w:trHeight w:val="720"/>
        </w:trPr>
        <w:tc>
          <w:tcPr>
            <w:tcW w:w="2250" w:type="dxa"/>
            <w:tcMar>
              <w:top w:w="100" w:type="dxa"/>
              <w:left w:w="100" w:type="dxa"/>
              <w:bottom w:w="100" w:type="dxa"/>
              <w:right w:w="100" w:type="dxa"/>
            </w:tcMar>
          </w:tcPr>
          <w:p w14:paraId="00D05F3D" w14:textId="77777777" w:rsidR="00807C37" w:rsidRPr="004F1775" w:rsidRDefault="00807C37" w:rsidP="00C035B2">
            <w:pPr>
              <w:spacing w:before="0"/>
              <w:jc w:val="left"/>
              <w:rPr>
                <w:rFonts w:ascii="Arial" w:hAnsi="Arial" w:cs="Arial"/>
                <w:sz w:val="22"/>
              </w:rPr>
            </w:pPr>
            <w:r w:rsidRPr="004F1775">
              <w:rPr>
                <w:rFonts w:ascii="Arial" w:hAnsi="Arial" w:cs="Arial"/>
                <w:sz w:val="22"/>
              </w:rPr>
              <w:t>Cover % of natural forest area</w:t>
            </w:r>
          </w:p>
        </w:tc>
        <w:tc>
          <w:tcPr>
            <w:tcW w:w="3510" w:type="dxa"/>
            <w:tcMar>
              <w:top w:w="100" w:type="dxa"/>
              <w:left w:w="100" w:type="dxa"/>
              <w:bottom w:w="100" w:type="dxa"/>
              <w:right w:w="100" w:type="dxa"/>
            </w:tcMar>
          </w:tcPr>
          <w:p w14:paraId="54E24C79" w14:textId="77777777" w:rsidR="00807C37" w:rsidRPr="004F1775" w:rsidRDefault="00807C37" w:rsidP="00C035B2">
            <w:pPr>
              <w:spacing w:before="0"/>
              <w:jc w:val="left"/>
              <w:rPr>
                <w:rFonts w:ascii="Arial" w:hAnsi="Arial" w:cs="Arial"/>
                <w:sz w:val="22"/>
              </w:rPr>
            </w:pPr>
            <w:r w:rsidRPr="004F1775">
              <w:rPr>
                <w:rFonts w:ascii="Arial" w:hAnsi="Arial" w:cs="Arial"/>
                <w:sz w:val="22"/>
              </w:rPr>
              <w:t>Reflect the source of fuel wood</w:t>
            </w:r>
          </w:p>
        </w:tc>
        <w:tc>
          <w:tcPr>
            <w:tcW w:w="3240" w:type="dxa"/>
            <w:tcMar>
              <w:top w:w="100" w:type="dxa"/>
              <w:left w:w="100" w:type="dxa"/>
              <w:bottom w:w="100" w:type="dxa"/>
              <w:right w:w="100" w:type="dxa"/>
            </w:tcMar>
          </w:tcPr>
          <w:p w14:paraId="089CA956" w14:textId="77777777" w:rsidR="00807C37" w:rsidRPr="004F1775" w:rsidRDefault="00807C37" w:rsidP="00C035B2">
            <w:pPr>
              <w:spacing w:before="0"/>
              <w:jc w:val="left"/>
              <w:rPr>
                <w:rFonts w:ascii="Arial" w:hAnsi="Arial" w:cs="Arial"/>
                <w:sz w:val="22"/>
              </w:rPr>
            </w:pPr>
            <w:r w:rsidRPr="004F1775">
              <w:rPr>
                <w:rFonts w:ascii="Arial" w:hAnsi="Arial" w:cs="Arial"/>
                <w:sz w:val="22"/>
              </w:rPr>
              <w:t>MARD, National forest inventory 2010, available at provincial level</w:t>
            </w:r>
          </w:p>
        </w:tc>
      </w:tr>
      <w:tr w:rsidR="00807C37" w:rsidRPr="004F1775" w14:paraId="72102C93" w14:textId="77777777" w:rsidTr="00393B09">
        <w:tc>
          <w:tcPr>
            <w:tcW w:w="2250" w:type="dxa"/>
            <w:tcMar>
              <w:top w:w="100" w:type="dxa"/>
              <w:left w:w="100" w:type="dxa"/>
              <w:bottom w:w="100" w:type="dxa"/>
              <w:right w:w="100" w:type="dxa"/>
            </w:tcMar>
          </w:tcPr>
          <w:p w14:paraId="4021EEAD" w14:textId="77777777" w:rsidR="00807C37" w:rsidRPr="004F1775" w:rsidRDefault="00807C37" w:rsidP="00C035B2">
            <w:pPr>
              <w:spacing w:before="0"/>
              <w:jc w:val="left"/>
              <w:rPr>
                <w:rFonts w:ascii="Arial" w:hAnsi="Arial" w:cs="Arial"/>
                <w:sz w:val="22"/>
              </w:rPr>
            </w:pPr>
            <w:r w:rsidRPr="004F1775">
              <w:rPr>
                <w:rFonts w:ascii="Arial" w:hAnsi="Arial" w:cs="Arial"/>
                <w:sz w:val="22"/>
              </w:rPr>
              <w:t>Cover % of plantation forest area</w:t>
            </w:r>
          </w:p>
        </w:tc>
        <w:tc>
          <w:tcPr>
            <w:tcW w:w="3510" w:type="dxa"/>
            <w:tcMar>
              <w:top w:w="100" w:type="dxa"/>
              <w:left w:w="100" w:type="dxa"/>
              <w:bottom w:w="100" w:type="dxa"/>
              <w:right w:w="100" w:type="dxa"/>
            </w:tcMar>
          </w:tcPr>
          <w:p w14:paraId="70CE2B4D" w14:textId="77777777" w:rsidR="00807C37" w:rsidRPr="004F1775" w:rsidRDefault="00807C37" w:rsidP="00C035B2">
            <w:pPr>
              <w:spacing w:before="0"/>
              <w:jc w:val="left"/>
              <w:rPr>
                <w:rFonts w:ascii="Arial" w:hAnsi="Arial" w:cs="Arial"/>
                <w:sz w:val="22"/>
              </w:rPr>
            </w:pPr>
            <w:r w:rsidRPr="004F1775">
              <w:rPr>
                <w:rFonts w:ascii="Arial" w:hAnsi="Arial" w:cs="Arial"/>
                <w:sz w:val="22"/>
              </w:rPr>
              <w:t>Reflect the source of fuel wood</w:t>
            </w:r>
          </w:p>
        </w:tc>
        <w:tc>
          <w:tcPr>
            <w:tcW w:w="3240" w:type="dxa"/>
            <w:tcMar>
              <w:top w:w="100" w:type="dxa"/>
              <w:left w:w="100" w:type="dxa"/>
              <w:bottom w:w="100" w:type="dxa"/>
              <w:right w:w="100" w:type="dxa"/>
            </w:tcMar>
          </w:tcPr>
          <w:p w14:paraId="30601B9D" w14:textId="77777777" w:rsidR="00807C37" w:rsidRPr="004F1775" w:rsidRDefault="00807C37" w:rsidP="00C035B2">
            <w:pPr>
              <w:spacing w:before="0"/>
              <w:jc w:val="left"/>
              <w:rPr>
                <w:rFonts w:ascii="Arial" w:hAnsi="Arial" w:cs="Arial"/>
                <w:sz w:val="22"/>
              </w:rPr>
            </w:pPr>
            <w:r w:rsidRPr="004F1775">
              <w:rPr>
                <w:rFonts w:ascii="Arial" w:hAnsi="Arial" w:cs="Arial"/>
                <w:sz w:val="22"/>
              </w:rPr>
              <w:t>MARD, National forest inventory 2010, available at provincial level</w:t>
            </w:r>
          </w:p>
        </w:tc>
      </w:tr>
    </w:tbl>
    <w:p w14:paraId="718AFBBC" w14:textId="77777777" w:rsidR="00807C37" w:rsidRPr="004F1775" w:rsidRDefault="00807C37" w:rsidP="00807C37">
      <w:pPr>
        <w:rPr>
          <w:rFonts w:ascii="Arial" w:hAnsi="Arial" w:cs="Arial"/>
          <w:sz w:val="22"/>
        </w:rPr>
      </w:pPr>
      <w:r w:rsidRPr="004F1775">
        <w:rPr>
          <w:rFonts w:ascii="Arial" w:hAnsi="Arial" w:cs="Arial"/>
          <w:color w:val="212F40"/>
          <w:sz w:val="22"/>
          <w:highlight w:val="white"/>
        </w:rPr>
        <w:t xml:space="preserve"> </w:t>
      </w:r>
    </w:p>
    <w:p w14:paraId="7BE850B5" w14:textId="3782FDD1" w:rsidR="00807C37" w:rsidRPr="004F1775" w:rsidRDefault="00807C37" w:rsidP="00807C37">
      <w:pPr>
        <w:rPr>
          <w:rFonts w:ascii="Arial" w:hAnsi="Arial" w:cs="Arial"/>
          <w:sz w:val="22"/>
        </w:rPr>
      </w:pPr>
      <w:r w:rsidRPr="004F1775">
        <w:rPr>
          <w:rFonts w:ascii="Arial" w:hAnsi="Arial" w:cs="Arial"/>
          <w:sz w:val="22"/>
          <w:highlight w:val="white"/>
        </w:rPr>
        <w:t xml:space="preserve">All of the above information is extracted for each commune in Thanh Hoa and Nghe An. To classify all </w:t>
      </w:r>
      <w:commentRangeStart w:id="26"/>
      <w:r w:rsidRPr="004F1775">
        <w:rPr>
          <w:rFonts w:ascii="Arial" w:hAnsi="Arial" w:cs="Arial"/>
          <w:sz w:val="22"/>
          <w:highlight w:val="white"/>
        </w:rPr>
        <w:t>commune in the study area into homogenous group, the K-mean clustering method is employed. This procedure uses non-hierarchical clustering of observations according to MacQueen's algorithm</w:t>
      </w:r>
      <w:r w:rsidRPr="004F1775">
        <w:rPr>
          <w:rFonts w:ascii="Arial" w:hAnsi="Arial" w:cs="Arial"/>
          <w:sz w:val="22"/>
          <w:highlight w:val="white"/>
          <w:vertAlign w:val="superscript"/>
        </w:rPr>
        <w:footnoteReference w:id="1"/>
      </w:r>
      <w:r w:rsidRPr="004F1775">
        <w:rPr>
          <w:rFonts w:ascii="Arial" w:hAnsi="Arial" w:cs="Arial"/>
          <w:sz w:val="22"/>
          <w:highlight w:val="white"/>
        </w:rPr>
        <w:t>. The result of this process is 6 clusters of commune that are similar in term of biomass consumption (Fig1 and Fig 2). After some initial analysis of the clustering result, it was found that the</w:t>
      </w:r>
      <w:r w:rsidR="00F034CB" w:rsidRPr="004F1775">
        <w:rPr>
          <w:rFonts w:ascii="Arial" w:hAnsi="Arial" w:cs="Arial"/>
          <w:sz w:val="22"/>
          <w:highlight w:val="white"/>
        </w:rPr>
        <w:t xml:space="preserve"> </w:t>
      </w:r>
      <w:commentRangeEnd w:id="26"/>
      <w:r w:rsidR="004D6866">
        <w:rPr>
          <w:rStyle w:val="CommentReference"/>
        </w:rPr>
        <w:commentReference w:id="26"/>
      </w:r>
      <w:r w:rsidR="00F034CB" w:rsidRPr="004F1775">
        <w:rPr>
          <w:rFonts w:ascii="Arial" w:hAnsi="Arial" w:cs="Arial"/>
          <w:sz w:val="22"/>
          <w:highlight w:val="white"/>
        </w:rPr>
        <w:t>size of</w:t>
      </w:r>
      <w:r w:rsidRPr="004F1775">
        <w:rPr>
          <w:rFonts w:ascii="Arial" w:hAnsi="Arial" w:cs="Arial"/>
          <w:sz w:val="22"/>
          <w:highlight w:val="white"/>
        </w:rPr>
        <w:t xml:space="preserve"> cluster </w:t>
      </w:r>
      <w:r w:rsidR="005D008A" w:rsidRPr="004F1775">
        <w:rPr>
          <w:rFonts w:ascii="Arial" w:hAnsi="Arial" w:cs="Arial"/>
          <w:sz w:val="22"/>
          <w:highlight w:val="white"/>
        </w:rPr>
        <w:t>1</w:t>
      </w:r>
      <w:r w:rsidRPr="004F1775">
        <w:rPr>
          <w:rFonts w:ascii="Arial" w:hAnsi="Arial" w:cs="Arial"/>
          <w:sz w:val="22"/>
          <w:highlight w:val="white"/>
        </w:rPr>
        <w:t xml:space="preserve"> is very small compare to other clusters. Cluster </w:t>
      </w:r>
      <w:r w:rsidR="005D008A" w:rsidRPr="004F1775">
        <w:rPr>
          <w:rFonts w:ascii="Arial" w:hAnsi="Arial" w:cs="Arial"/>
          <w:sz w:val="22"/>
          <w:highlight w:val="white"/>
        </w:rPr>
        <w:t>1</w:t>
      </w:r>
      <w:r w:rsidRPr="004F1775">
        <w:rPr>
          <w:rFonts w:ascii="Arial" w:hAnsi="Arial" w:cs="Arial"/>
          <w:sz w:val="22"/>
          <w:highlight w:val="white"/>
        </w:rPr>
        <w:t xml:space="preserve"> represent communes and wards with very high population density that are mainly located in city and big towns. These area is not the target area of this study, therefore it </w:t>
      </w:r>
      <w:r w:rsidR="005D008A" w:rsidRPr="004F1775">
        <w:rPr>
          <w:rFonts w:ascii="Arial" w:hAnsi="Arial" w:cs="Arial"/>
          <w:sz w:val="22"/>
          <w:highlight w:val="white"/>
        </w:rPr>
        <w:t>was decided to exclude cluster 1</w:t>
      </w:r>
      <w:r w:rsidR="00C428A0" w:rsidRPr="004F1775">
        <w:rPr>
          <w:rFonts w:ascii="Arial" w:hAnsi="Arial" w:cs="Arial"/>
          <w:sz w:val="22"/>
          <w:highlight w:val="white"/>
        </w:rPr>
        <w:t xml:space="preserve"> from the sampling scheme.</w:t>
      </w:r>
    </w:p>
    <w:p w14:paraId="1A6D21DF" w14:textId="46031381" w:rsidR="00C035B2" w:rsidRPr="004F1775" w:rsidRDefault="00807C37" w:rsidP="00AF188B">
      <w:pPr>
        <w:rPr>
          <w:rFonts w:ascii="Arial" w:hAnsi="Arial" w:cs="Arial"/>
          <w:bCs/>
          <w:sz w:val="22"/>
        </w:rPr>
      </w:pPr>
      <w:r w:rsidRPr="004F1775">
        <w:rPr>
          <w:rFonts w:ascii="Arial" w:hAnsi="Arial" w:cs="Arial"/>
          <w:bCs/>
          <w:sz w:val="22"/>
        </w:rPr>
        <w:t>A brief interpretation of each cluster is as below:</w:t>
      </w:r>
    </w:p>
    <w:p w14:paraId="7F10237C" w14:textId="77777777" w:rsidR="00C035B2" w:rsidRPr="004F1775" w:rsidRDefault="00C035B2">
      <w:pPr>
        <w:spacing w:before="0" w:after="200" w:line="276" w:lineRule="auto"/>
        <w:jc w:val="left"/>
        <w:rPr>
          <w:rFonts w:ascii="Arial" w:hAnsi="Arial" w:cs="Arial"/>
          <w:bCs/>
          <w:sz w:val="22"/>
        </w:rPr>
      </w:pPr>
      <w:r w:rsidRPr="004F1775">
        <w:rPr>
          <w:rFonts w:ascii="Arial" w:hAnsi="Arial" w:cs="Arial"/>
          <w:bCs/>
          <w:sz w:val="22"/>
        </w:rPr>
        <w:br w:type="page"/>
      </w:r>
    </w:p>
    <w:p w14:paraId="67B93410" w14:textId="7482C7C2" w:rsidR="00807C37" w:rsidRPr="004F1775" w:rsidRDefault="00EA0670" w:rsidP="00E44F45">
      <w:pPr>
        <w:pStyle w:val="Caption"/>
        <w:rPr>
          <w:rFonts w:ascii="Arial" w:hAnsi="Arial" w:cs="Arial"/>
          <w:bCs/>
          <w:sz w:val="22"/>
          <w:szCs w:val="22"/>
        </w:rPr>
      </w:pPr>
      <w:r w:rsidRPr="004F1775">
        <w:rPr>
          <w:rFonts w:ascii="Arial" w:hAnsi="Arial" w:cs="Arial"/>
          <w:sz w:val="22"/>
          <w:szCs w:val="22"/>
        </w:rPr>
        <w:lastRenderedPageBreak/>
        <w:t xml:space="preserve">Table </w:t>
      </w:r>
      <w:r w:rsidR="004F1775" w:rsidRPr="004F1775">
        <w:rPr>
          <w:rFonts w:ascii="Arial" w:hAnsi="Arial" w:cs="Arial"/>
          <w:sz w:val="22"/>
          <w:szCs w:val="22"/>
        </w:rPr>
        <w:fldChar w:fldCharType="begin"/>
      </w:r>
      <w:r w:rsidR="004F1775" w:rsidRPr="004F1775">
        <w:rPr>
          <w:rFonts w:ascii="Arial" w:hAnsi="Arial" w:cs="Arial"/>
          <w:sz w:val="22"/>
          <w:szCs w:val="22"/>
        </w:rPr>
        <w:instrText xml:space="preserve"> SEQ Table \* ARABIC </w:instrText>
      </w:r>
      <w:r w:rsidR="004F1775" w:rsidRPr="004F1775">
        <w:rPr>
          <w:rFonts w:ascii="Arial" w:hAnsi="Arial" w:cs="Arial"/>
          <w:sz w:val="22"/>
          <w:szCs w:val="22"/>
        </w:rPr>
        <w:fldChar w:fldCharType="separate"/>
      </w:r>
      <w:r w:rsidR="00BD6C81" w:rsidRPr="004F1775">
        <w:rPr>
          <w:rFonts w:ascii="Arial" w:hAnsi="Arial" w:cs="Arial"/>
          <w:noProof/>
          <w:sz w:val="22"/>
          <w:szCs w:val="22"/>
        </w:rPr>
        <w:t>2</w:t>
      </w:r>
      <w:r w:rsidR="004F1775" w:rsidRPr="004F1775">
        <w:rPr>
          <w:rFonts w:ascii="Arial" w:hAnsi="Arial" w:cs="Arial"/>
          <w:noProof/>
          <w:sz w:val="22"/>
          <w:szCs w:val="22"/>
        </w:rPr>
        <w:fldChar w:fldCharType="end"/>
      </w:r>
      <w:r w:rsidRPr="004F1775">
        <w:rPr>
          <w:rFonts w:ascii="Arial" w:hAnsi="Arial" w:cs="Arial"/>
          <w:sz w:val="22"/>
          <w:szCs w:val="22"/>
        </w:rPr>
        <w:t>. Description of cluster</w:t>
      </w:r>
    </w:p>
    <w:tbl>
      <w:tblPr>
        <w:tblStyle w:val="TableGrid"/>
        <w:tblW w:w="9108" w:type="dxa"/>
        <w:tblLook w:val="04A0" w:firstRow="1" w:lastRow="0" w:firstColumn="1" w:lastColumn="0" w:noHBand="0" w:noVBand="1"/>
      </w:tblPr>
      <w:tblGrid>
        <w:gridCol w:w="1368"/>
        <w:gridCol w:w="5850"/>
        <w:gridCol w:w="1890"/>
      </w:tblGrid>
      <w:tr w:rsidR="00807C37" w:rsidRPr="004F1775" w14:paraId="02E5ED0B" w14:textId="77777777" w:rsidTr="00434644">
        <w:tc>
          <w:tcPr>
            <w:tcW w:w="1368" w:type="dxa"/>
            <w:tcBorders>
              <w:bottom w:val="single" w:sz="4" w:space="0" w:color="auto"/>
            </w:tcBorders>
          </w:tcPr>
          <w:p w14:paraId="2CF11728" w14:textId="292E5445" w:rsidR="00807C37" w:rsidRPr="004F1775" w:rsidRDefault="008C1EB2" w:rsidP="008C1EB2">
            <w:pPr>
              <w:jc w:val="center"/>
              <w:rPr>
                <w:rFonts w:ascii="Arial" w:hAnsi="Arial" w:cs="Arial"/>
                <w:bCs/>
                <w:sz w:val="22"/>
              </w:rPr>
            </w:pPr>
            <w:r w:rsidRPr="004F1775">
              <w:rPr>
                <w:rFonts w:ascii="Arial" w:hAnsi="Arial" w:cs="Arial"/>
                <w:sz w:val="22"/>
              </w:rPr>
              <w:br w:type="page"/>
            </w:r>
            <w:r w:rsidR="00807C37" w:rsidRPr="004F1775">
              <w:rPr>
                <w:rFonts w:ascii="Arial" w:hAnsi="Arial" w:cs="Arial"/>
                <w:bCs/>
                <w:sz w:val="22"/>
              </w:rPr>
              <w:t>Cluster</w:t>
            </w:r>
          </w:p>
        </w:tc>
        <w:tc>
          <w:tcPr>
            <w:tcW w:w="5850" w:type="dxa"/>
          </w:tcPr>
          <w:p w14:paraId="38122F8D" w14:textId="77777777" w:rsidR="00807C37" w:rsidRPr="004F1775" w:rsidRDefault="00807C37" w:rsidP="008C1EB2">
            <w:pPr>
              <w:jc w:val="center"/>
              <w:rPr>
                <w:rFonts w:ascii="Arial" w:hAnsi="Arial" w:cs="Arial"/>
                <w:bCs/>
                <w:sz w:val="22"/>
              </w:rPr>
            </w:pPr>
            <w:r w:rsidRPr="004F1775">
              <w:rPr>
                <w:rFonts w:ascii="Arial" w:hAnsi="Arial" w:cs="Arial"/>
                <w:bCs/>
                <w:sz w:val="22"/>
              </w:rPr>
              <w:t>Interpretation</w:t>
            </w:r>
          </w:p>
        </w:tc>
        <w:tc>
          <w:tcPr>
            <w:tcW w:w="1890" w:type="dxa"/>
            <w:tcBorders>
              <w:bottom w:val="single" w:sz="4" w:space="0" w:color="auto"/>
            </w:tcBorders>
          </w:tcPr>
          <w:p w14:paraId="2CB6FBC8" w14:textId="77777777" w:rsidR="00807C37" w:rsidRPr="004F1775" w:rsidRDefault="00807C37" w:rsidP="008C1EB2">
            <w:pPr>
              <w:jc w:val="center"/>
              <w:rPr>
                <w:rFonts w:ascii="Arial" w:hAnsi="Arial" w:cs="Arial"/>
                <w:bCs/>
                <w:sz w:val="22"/>
              </w:rPr>
            </w:pPr>
            <w:r w:rsidRPr="004F1775">
              <w:rPr>
                <w:rFonts w:ascii="Arial" w:hAnsi="Arial" w:cs="Arial"/>
                <w:bCs/>
                <w:sz w:val="22"/>
              </w:rPr>
              <w:t>Forest to Delta</w:t>
            </w:r>
            <w:r w:rsidR="008C1EB2" w:rsidRPr="004F1775">
              <w:rPr>
                <w:rFonts w:ascii="Arial" w:hAnsi="Arial" w:cs="Arial"/>
                <w:bCs/>
                <w:sz w:val="22"/>
              </w:rPr>
              <w:t xml:space="preserve"> Characteristics</w:t>
            </w:r>
          </w:p>
        </w:tc>
      </w:tr>
      <w:tr w:rsidR="00807C37" w:rsidRPr="004F1775" w14:paraId="52026D17" w14:textId="77777777" w:rsidTr="00434644">
        <w:tc>
          <w:tcPr>
            <w:tcW w:w="1368" w:type="dxa"/>
            <w:tcBorders>
              <w:bottom w:val="single" w:sz="4" w:space="0" w:color="auto"/>
            </w:tcBorders>
            <w:shd w:val="clear" w:color="auto" w:fill="A83800"/>
          </w:tcPr>
          <w:p w14:paraId="49C37A1D" w14:textId="77777777" w:rsidR="00807C37" w:rsidRPr="004F1775" w:rsidRDefault="00807C37" w:rsidP="008C1EB2">
            <w:pPr>
              <w:jc w:val="center"/>
              <w:rPr>
                <w:rFonts w:ascii="Arial" w:hAnsi="Arial" w:cs="Arial"/>
                <w:bCs/>
                <w:sz w:val="22"/>
              </w:rPr>
            </w:pPr>
            <w:r w:rsidRPr="004F1775">
              <w:rPr>
                <w:rFonts w:ascii="Arial" w:hAnsi="Arial" w:cs="Arial"/>
                <w:bCs/>
                <w:sz w:val="22"/>
              </w:rPr>
              <w:t>Cluster 6</w:t>
            </w:r>
          </w:p>
        </w:tc>
        <w:tc>
          <w:tcPr>
            <w:tcW w:w="5850" w:type="dxa"/>
          </w:tcPr>
          <w:p w14:paraId="6B309070" w14:textId="2531FA6F" w:rsidR="00807C37" w:rsidRPr="004F1775" w:rsidRDefault="00807C37" w:rsidP="00434644">
            <w:pPr>
              <w:rPr>
                <w:rFonts w:ascii="Arial" w:hAnsi="Arial" w:cs="Arial"/>
                <w:bCs/>
                <w:sz w:val="22"/>
              </w:rPr>
            </w:pPr>
            <w:r w:rsidRPr="004F1775">
              <w:rPr>
                <w:rFonts w:ascii="Arial" w:hAnsi="Arial" w:cs="Arial"/>
                <w:bCs/>
                <w:sz w:val="22"/>
              </w:rPr>
              <w:t xml:space="preserve">Highest mountainous area, highest coverage of natural forest, less coverage of plantation forest, farthest to main truck roads, most depressed communes, lowest </w:t>
            </w:r>
            <w:r w:rsidR="00F034CB" w:rsidRPr="004F1775">
              <w:rPr>
                <w:rFonts w:ascii="Arial" w:hAnsi="Arial" w:cs="Arial"/>
                <w:bCs/>
                <w:sz w:val="22"/>
              </w:rPr>
              <w:t>temperature</w:t>
            </w:r>
            <w:r w:rsidRPr="004F1775">
              <w:rPr>
                <w:rFonts w:ascii="Arial" w:hAnsi="Arial" w:cs="Arial"/>
                <w:bCs/>
                <w:sz w:val="22"/>
              </w:rPr>
              <w:t xml:space="preserve"> of the medium coldest month </w:t>
            </w:r>
            <w:r w:rsidR="00F034CB" w:rsidRPr="004F1775">
              <w:rPr>
                <w:rFonts w:ascii="Arial" w:hAnsi="Arial" w:cs="Arial"/>
                <w:bCs/>
                <w:sz w:val="22"/>
              </w:rPr>
              <w:t>temperature</w:t>
            </w:r>
            <w:r w:rsidRPr="004F1775">
              <w:rPr>
                <w:rFonts w:ascii="Arial" w:hAnsi="Arial" w:cs="Arial"/>
                <w:bCs/>
                <w:sz w:val="22"/>
              </w:rPr>
              <w:t>, lowest population density</w:t>
            </w:r>
          </w:p>
        </w:tc>
        <w:tc>
          <w:tcPr>
            <w:tcW w:w="1890" w:type="dxa"/>
            <w:tcBorders>
              <w:bottom w:val="dotted" w:sz="4" w:space="0" w:color="auto"/>
            </w:tcBorders>
          </w:tcPr>
          <w:p w14:paraId="41220ABB" w14:textId="77777777" w:rsidR="00807C37" w:rsidRPr="004F1775" w:rsidRDefault="008C1EB2" w:rsidP="008C1EB2">
            <w:pPr>
              <w:jc w:val="center"/>
              <w:rPr>
                <w:rFonts w:ascii="Arial" w:hAnsi="Arial" w:cs="Arial"/>
                <w:bCs/>
                <w:sz w:val="22"/>
              </w:rPr>
            </w:pPr>
            <w:r w:rsidRPr="004F1775">
              <w:rPr>
                <w:rFonts w:ascii="Arial" w:hAnsi="Arial" w:cs="Arial"/>
                <w:bCs/>
                <w:noProof/>
                <w:sz w:val="22"/>
                <w:lang w:val="en-GB" w:eastAsia="en-GB"/>
              </w:rPr>
              <mc:AlternateContent>
                <mc:Choice Requires="wps">
                  <w:drawing>
                    <wp:anchor distT="0" distB="0" distL="114300" distR="114300" simplePos="0" relativeHeight="251658240" behindDoc="0" locked="0" layoutInCell="1" allowOverlap="1" wp14:anchorId="3D3D4515" wp14:editId="72900FCA">
                      <wp:simplePos x="0" y="0"/>
                      <wp:positionH relativeFrom="column">
                        <wp:posOffset>541020</wp:posOffset>
                      </wp:positionH>
                      <wp:positionV relativeFrom="paragraph">
                        <wp:posOffset>290830</wp:posOffset>
                      </wp:positionV>
                      <wp:extent cx="0" cy="3438525"/>
                      <wp:effectExtent l="171450" t="0" r="114300" b="66675"/>
                      <wp:wrapNone/>
                      <wp:docPr id="19" name="Straight Arrow Connector 19"/>
                      <wp:cNvGraphicFramePr/>
                      <a:graphic xmlns:a="http://schemas.openxmlformats.org/drawingml/2006/main">
                        <a:graphicData uri="http://schemas.microsoft.com/office/word/2010/wordprocessingShape">
                          <wps:wsp>
                            <wps:cNvCnPr/>
                            <wps:spPr>
                              <a:xfrm>
                                <a:off x="0" y="0"/>
                                <a:ext cx="0" cy="3438525"/>
                              </a:xfrm>
                              <a:prstGeom prst="straightConnector1">
                                <a:avLst/>
                              </a:prstGeom>
                              <a:ln w="571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type w14:anchorId="6A831EB3" id="_x0000_t32" coordsize="21600,21600" o:spt="32" o:oned="t" path="m,l21600,21600e" filled="f">
                      <v:path arrowok="t" fillok="f" o:connecttype="none"/>
                      <o:lock v:ext="edit" shapetype="t"/>
                    </v:shapetype>
                    <v:shape id="Straight Arrow Connector 19" o:spid="_x0000_s1026" type="#_x0000_t32" style="position:absolute;margin-left:42.6pt;margin-top:22.9pt;width:0;height:270.7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" strokecolor="#4579b8 [3044]" strokeweight="4.5pt">
                      <v:stroke endarrow="open"/>
                    </v:shape>
                  </w:pict>
                </mc:Fallback>
              </mc:AlternateContent>
            </w:r>
            <w:r w:rsidRPr="004F1775">
              <w:rPr>
                <w:rFonts w:ascii="Arial" w:hAnsi="Arial" w:cs="Arial"/>
                <w:bCs/>
                <w:sz w:val="22"/>
              </w:rPr>
              <w:t>Forest</w:t>
            </w:r>
          </w:p>
        </w:tc>
      </w:tr>
      <w:tr w:rsidR="00807C37" w:rsidRPr="004F1775" w14:paraId="1CEEB982" w14:textId="77777777" w:rsidTr="00434644">
        <w:tc>
          <w:tcPr>
            <w:tcW w:w="1368" w:type="dxa"/>
            <w:tcBorders>
              <w:bottom w:val="single" w:sz="4" w:space="0" w:color="auto"/>
            </w:tcBorders>
            <w:shd w:val="clear" w:color="auto" w:fill="73B2FF"/>
          </w:tcPr>
          <w:p w14:paraId="421FFE4C" w14:textId="714E7EF3" w:rsidR="00807C37" w:rsidRPr="004F1775" w:rsidRDefault="005D008A" w:rsidP="008C1EB2">
            <w:pPr>
              <w:jc w:val="center"/>
              <w:rPr>
                <w:rFonts w:ascii="Arial" w:hAnsi="Arial" w:cs="Arial"/>
                <w:bCs/>
                <w:sz w:val="22"/>
              </w:rPr>
            </w:pPr>
            <w:r w:rsidRPr="004F1775">
              <w:rPr>
                <w:rFonts w:ascii="Arial" w:hAnsi="Arial" w:cs="Arial"/>
                <w:bCs/>
                <w:sz w:val="22"/>
              </w:rPr>
              <w:t>Cluster 5</w:t>
            </w:r>
          </w:p>
        </w:tc>
        <w:tc>
          <w:tcPr>
            <w:tcW w:w="5850" w:type="dxa"/>
          </w:tcPr>
          <w:p w14:paraId="606B7583" w14:textId="77777777" w:rsidR="00807C37" w:rsidRPr="004F1775" w:rsidRDefault="00807C37" w:rsidP="00434644">
            <w:pPr>
              <w:rPr>
                <w:rFonts w:ascii="Arial" w:hAnsi="Arial" w:cs="Arial"/>
                <w:bCs/>
                <w:sz w:val="22"/>
              </w:rPr>
            </w:pPr>
            <w:r w:rsidRPr="004F1775">
              <w:rPr>
                <w:rFonts w:ascii="Arial" w:hAnsi="Arial" w:cs="Arial"/>
                <w:bCs/>
                <w:sz w:val="22"/>
              </w:rPr>
              <w:t xml:space="preserve">High mountainous area, high coverage of natural forest, more plantation forest, closer to main truck roads, </w:t>
            </w:r>
            <w:r w:rsidR="008C1EB2" w:rsidRPr="004F1775">
              <w:rPr>
                <w:rFonts w:ascii="Arial" w:hAnsi="Arial" w:cs="Arial"/>
                <w:bCs/>
                <w:sz w:val="22"/>
              </w:rPr>
              <w:t xml:space="preserve">many depressed communes, </w:t>
            </w:r>
            <w:r w:rsidRPr="004F1775">
              <w:rPr>
                <w:rFonts w:ascii="Arial" w:hAnsi="Arial" w:cs="Arial"/>
                <w:bCs/>
                <w:sz w:val="22"/>
              </w:rPr>
              <w:t>less cold, higher population density</w:t>
            </w:r>
          </w:p>
        </w:tc>
        <w:tc>
          <w:tcPr>
            <w:tcW w:w="1890" w:type="dxa"/>
            <w:tcBorders>
              <w:top w:val="dotted" w:sz="4" w:space="0" w:color="auto"/>
              <w:bottom w:val="dotted" w:sz="4" w:space="0" w:color="auto"/>
            </w:tcBorders>
          </w:tcPr>
          <w:p w14:paraId="1587FC82" w14:textId="77777777" w:rsidR="00807C37" w:rsidRPr="004F1775" w:rsidRDefault="00807C37" w:rsidP="008C1EB2">
            <w:pPr>
              <w:jc w:val="center"/>
              <w:rPr>
                <w:rFonts w:ascii="Arial" w:hAnsi="Arial" w:cs="Arial"/>
                <w:bCs/>
                <w:sz w:val="22"/>
              </w:rPr>
            </w:pPr>
          </w:p>
        </w:tc>
      </w:tr>
      <w:tr w:rsidR="00807C37" w:rsidRPr="004F1775" w14:paraId="72CBB1BF" w14:textId="77777777" w:rsidTr="00434644">
        <w:tc>
          <w:tcPr>
            <w:tcW w:w="1368" w:type="dxa"/>
            <w:tcBorders>
              <w:bottom w:val="single" w:sz="4" w:space="0" w:color="auto"/>
            </w:tcBorders>
            <w:shd w:val="clear" w:color="auto" w:fill="FFFF73"/>
          </w:tcPr>
          <w:p w14:paraId="0D4F5F23" w14:textId="3A24E918" w:rsidR="00807C37" w:rsidRPr="004F1775" w:rsidRDefault="005D008A" w:rsidP="008C1EB2">
            <w:pPr>
              <w:jc w:val="center"/>
              <w:rPr>
                <w:rFonts w:ascii="Arial" w:hAnsi="Arial" w:cs="Arial"/>
                <w:bCs/>
                <w:sz w:val="22"/>
              </w:rPr>
            </w:pPr>
            <w:r w:rsidRPr="004F1775">
              <w:rPr>
                <w:rFonts w:ascii="Arial" w:hAnsi="Arial" w:cs="Arial"/>
                <w:bCs/>
                <w:sz w:val="22"/>
              </w:rPr>
              <w:t>Cluster 4</w:t>
            </w:r>
          </w:p>
        </w:tc>
        <w:tc>
          <w:tcPr>
            <w:tcW w:w="5850" w:type="dxa"/>
          </w:tcPr>
          <w:p w14:paraId="390169F4" w14:textId="77777777" w:rsidR="00807C37" w:rsidRPr="004F1775" w:rsidRDefault="00807C37" w:rsidP="00434644">
            <w:pPr>
              <w:rPr>
                <w:rFonts w:ascii="Arial" w:hAnsi="Arial" w:cs="Arial"/>
                <w:bCs/>
                <w:sz w:val="22"/>
              </w:rPr>
            </w:pPr>
            <w:r w:rsidRPr="004F1775">
              <w:rPr>
                <w:rFonts w:ascii="Arial" w:hAnsi="Arial" w:cs="Arial"/>
                <w:bCs/>
                <w:sz w:val="22"/>
              </w:rPr>
              <w:t xml:space="preserve">Low mountain and hills, less natural forest coverage, high plantation forest coverage, close to main truck roads, </w:t>
            </w:r>
            <w:r w:rsidR="008C1EB2" w:rsidRPr="004F1775">
              <w:rPr>
                <w:rFonts w:ascii="Arial" w:hAnsi="Arial" w:cs="Arial"/>
                <w:bCs/>
                <w:sz w:val="22"/>
              </w:rPr>
              <w:t xml:space="preserve">less depressed communes, </w:t>
            </w:r>
            <w:r w:rsidRPr="004F1775">
              <w:rPr>
                <w:rFonts w:ascii="Arial" w:hAnsi="Arial" w:cs="Arial"/>
                <w:bCs/>
                <w:sz w:val="22"/>
              </w:rPr>
              <w:t>less cold, population density increase</w:t>
            </w:r>
            <w:r w:rsidR="008C1EB2" w:rsidRPr="004F1775">
              <w:rPr>
                <w:rFonts w:ascii="Arial" w:hAnsi="Arial" w:cs="Arial"/>
                <w:bCs/>
                <w:sz w:val="22"/>
              </w:rPr>
              <w:t xml:space="preserve"> significantly.</w:t>
            </w:r>
          </w:p>
        </w:tc>
        <w:tc>
          <w:tcPr>
            <w:tcW w:w="1890" w:type="dxa"/>
            <w:tcBorders>
              <w:top w:val="dotted" w:sz="4" w:space="0" w:color="auto"/>
              <w:bottom w:val="dotted" w:sz="4" w:space="0" w:color="auto"/>
            </w:tcBorders>
          </w:tcPr>
          <w:p w14:paraId="064A7DE0" w14:textId="77777777" w:rsidR="00807C37" w:rsidRPr="004F1775" w:rsidRDefault="00807C37" w:rsidP="008C1EB2">
            <w:pPr>
              <w:jc w:val="center"/>
              <w:rPr>
                <w:rFonts w:ascii="Arial" w:hAnsi="Arial" w:cs="Arial"/>
                <w:bCs/>
                <w:sz w:val="22"/>
              </w:rPr>
            </w:pPr>
          </w:p>
        </w:tc>
      </w:tr>
      <w:tr w:rsidR="00807C37" w:rsidRPr="004F1775" w14:paraId="190886A5" w14:textId="77777777" w:rsidTr="00434644">
        <w:tc>
          <w:tcPr>
            <w:tcW w:w="1368" w:type="dxa"/>
            <w:tcBorders>
              <w:bottom w:val="single" w:sz="4" w:space="0" w:color="auto"/>
            </w:tcBorders>
            <w:shd w:val="clear" w:color="auto" w:fill="38A800"/>
          </w:tcPr>
          <w:p w14:paraId="0B6ECF25" w14:textId="062CF8D1" w:rsidR="00807C37" w:rsidRPr="004F1775" w:rsidRDefault="005D008A" w:rsidP="008C1EB2">
            <w:pPr>
              <w:jc w:val="center"/>
              <w:rPr>
                <w:rFonts w:ascii="Arial" w:hAnsi="Arial" w:cs="Arial"/>
                <w:bCs/>
                <w:sz w:val="22"/>
              </w:rPr>
            </w:pPr>
            <w:r w:rsidRPr="004F1775">
              <w:rPr>
                <w:rFonts w:ascii="Arial" w:hAnsi="Arial" w:cs="Arial"/>
                <w:bCs/>
                <w:sz w:val="22"/>
              </w:rPr>
              <w:t>Cluster 3</w:t>
            </w:r>
          </w:p>
        </w:tc>
        <w:tc>
          <w:tcPr>
            <w:tcW w:w="5850" w:type="dxa"/>
          </w:tcPr>
          <w:p w14:paraId="350D8181" w14:textId="77777777" w:rsidR="00807C37" w:rsidRPr="004F1775" w:rsidRDefault="008C1EB2" w:rsidP="00434644">
            <w:pPr>
              <w:rPr>
                <w:rFonts w:ascii="Arial" w:hAnsi="Arial" w:cs="Arial"/>
                <w:bCs/>
                <w:sz w:val="22"/>
              </w:rPr>
            </w:pPr>
            <w:r w:rsidRPr="004F1775">
              <w:rPr>
                <w:rFonts w:ascii="Arial" w:hAnsi="Arial" w:cs="Arial"/>
                <w:bCs/>
                <w:sz w:val="22"/>
              </w:rPr>
              <w:t>Major hills and flat land, almost no natural forest, most plantation forest coverage, very close major roads, almost no depressed communes, not cold, high population density</w:t>
            </w:r>
          </w:p>
        </w:tc>
        <w:tc>
          <w:tcPr>
            <w:tcW w:w="1890" w:type="dxa"/>
            <w:tcBorders>
              <w:top w:val="dotted" w:sz="4" w:space="0" w:color="auto"/>
              <w:bottom w:val="dotted" w:sz="4" w:space="0" w:color="auto"/>
            </w:tcBorders>
          </w:tcPr>
          <w:p w14:paraId="622DFB24" w14:textId="77777777" w:rsidR="00807C37" w:rsidRPr="004F1775" w:rsidRDefault="00807C37" w:rsidP="008C1EB2">
            <w:pPr>
              <w:jc w:val="center"/>
              <w:rPr>
                <w:rFonts w:ascii="Arial" w:hAnsi="Arial" w:cs="Arial"/>
                <w:bCs/>
                <w:sz w:val="22"/>
              </w:rPr>
            </w:pPr>
          </w:p>
        </w:tc>
      </w:tr>
      <w:tr w:rsidR="00807C37" w:rsidRPr="004F1775" w14:paraId="3AA81845" w14:textId="77777777" w:rsidTr="00434644">
        <w:tc>
          <w:tcPr>
            <w:tcW w:w="1368" w:type="dxa"/>
            <w:shd w:val="clear" w:color="auto" w:fill="FFAA00"/>
          </w:tcPr>
          <w:p w14:paraId="7722375D" w14:textId="56C3A910" w:rsidR="00807C37" w:rsidRPr="004F1775" w:rsidRDefault="008C1EB2" w:rsidP="008C1EB2">
            <w:pPr>
              <w:jc w:val="center"/>
              <w:rPr>
                <w:rFonts w:ascii="Arial" w:hAnsi="Arial" w:cs="Arial"/>
                <w:bCs/>
                <w:sz w:val="22"/>
              </w:rPr>
            </w:pPr>
            <w:r w:rsidRPr="004F1775">
              <w:rPr>
                <w:rFonts w:ascii="Arial" w:hAnsi="Arial" w:cs="Arial"/>
                <w:bCs/>
                <w:sz w:val="22"/>
              </w:rPr>
              <w:t>Cluster</w:t>
            </w:r>
            <w:r w:rsidR="005D008A" w:rsidRPr="004F1775">
              <w:rPr>
                <w:rFonts w:ascii="Arial" w:hAnsi="Arial" w:cs="Arial"/>
                <w:bCs/>
                <w:sz w:val="22"/>
              </w:rPr>
              <w:t xml:space="preserve"> 2</w:t>
            </w:r>
          </w:p>
        </w:tc>
        <w:tc>
          <w:tcPr>
            <w:tcW w:w="5850" w:type="dxa"/>
          </w:tcPr>
          <w:p w14:paraId="76B2D94D" w14:textId="77777777" w:rsidR="00807C37" w:rsidRPr="004F1775" w:rsidRDefault="008C1EB2" w:rsidP="00434644">
            <w:pPr>
              <w:rPr>
                <w:rFonts w:ascii="Arial" w:hAnsi="Arial" w:cs="Arial"/>
                <w:bCs/>
                <w:sz w:val="22"/>
              </w:rPr>
            </w:pPr>
            <w:r w:rsidRPr="004F1775">
              <w:rPr>
                <w:rFonts w:ascii="Arial" w:hAnsi="Arial" w:cs="Arial"/>
                <w:bCs/>
                <w:sz w:val="22"/>
              </w:rPr>
              <w:t>Delta land, no natural forest, few plantation forest, closest to major roads, warmest, highest population density</w:t>
            </w:r>
          </w:p>
        </w:tc>
        <w:tc>
          <w:tcPr>
            <w:tcW w:w="1890" w:type="dxa"/>
            <w:tcBorders>
              <w:top w:val="dotted" w:sz="4" w:space="0" w:color="auto"/>
            </w:tcBorders>
            <w:vAlign w:val="bottom"/>
          </w:tcPr>
          <w:p w14:paraId="46475C2E" w14:textId="77777777" w:rsidR="008C1EB2" w:rsidRPr="004F1775" w:rsidRDefault="008C1EB2" w:rsidP="008C1EB2">
            <w:pPr>
              <w:jc w:val="center"/>
              <w:rPr>
                <w:rFonts w:ascii="Arial" w:hAnsi="Arial" w:cs="Arial"/>
                <w:bCs/>
                <w:sz w:val="22"/>
              </w:rPr>
            </w:pPr>
            <w:r w:rsidRPr="004F1775">
              <w:rPr>
                <w:rFonts w:ascii="Arial" w:hAnsi="Arial" w:cs="Arial"/>
                <w:bCs/>
                <w:sz w:val="22"/>
              </w:rPr>
              <w:t>Delta</w:t>
            </w:r>
          </w:p>
        </w:tc>
      </w:tr>
    </w:tbl>
    <w:p w14:paraId="5DB7D473" w14:textId="77777777" w:rsidR="00807C37" w:rsidRPr="004F1775" w:rsidRDefault="00807C37" w:rsidP="00AF188B">
      <w:pPr>
        <w:rPr>
          <w:rFonts w:ascii="Arial" w:hAnsi="Arial" w:cs="Arial"/>
          <w:bCs/>
          <w:sz w:val="22"/>
        </w:rPr>
      </w:pPr>
    </w:p>
    <w:p w14:paraId="705E2142" w14:textId="7FD97FF6" w:rsidR="008C1EB2" w:rsidRPr="004F1775" w:rsidRDefault="00EA0670" w:rsidP="00AF188B">
      <w:pPr>
        <w:rPr>
          <w:rFonts w:ascii="Arial" w:hAnsi="Arial" w:cs="Arial"/>
          <w:bCs/>
          <w:sz w:val="22"/>
        </w:rPr>
      </w:pPr>
      <w:r w:rsidRPr="004F1775">
        <w:rPr>
          <w:rFonts w:ascii="Arial" w:hAnsi="Arial" w:cs="Arial"/>
          <w:bCs/>
          <w:sz w:val="22"/>
        </w:rPr>
        <w:t>Map</w:t>
      </w:r>
      <w:r w:rsidR="008C1EB2" w:rsidRPr="004F1775">
        <w:rPr>
          <w:rFonts w:ascii="Arial" w:hAnsi="Arial" w:cs="Arial"/>
          <w:bCs/>
          <w:sz w:val="22"/>
        </w:rPr>
        <w:t xml:space="preserve"> of these clusters to communes of Thanh Hoa and Nghe An are as below:</w:t>
      </w:r>
    </w:p>
    <w:p w14:paraId="662EC6E1" w14:textId="77777777" w:rsidR="00393B09" w:rsidRPr="004F1775" w:rsidRDefault="00393B09" w:rsidP="00AF188B">
      <w:pPr>
        <w:rPr>
          <w:rFonts w:ascii="Arial" w:hAnsi="Arial" w:cs="Arial"/>
          <w:bCs/>
          <w:sz w:val="22"/>
        </w:rPr>
      </w:pPr>
    </w:p>
    <w:p w14:paraId="2B9080C7" w14:textId="77777777" w:rsidR="00393B09" w:rsidRPr="004F1775" w:rsidRDefault="00393B09">
      <w:pPr>
        <w:spacing w:before="0" w:after="200" w:line="276" w:lineRule="auto"/>
        <w:rPr>
          <w:rFonts w:ascii="Arial" w:hAnsi="Arial" w:cs="Arial"/>
          <w:bCs/>
          <w:noProof/>
          <w:sz w:val="22"/>
        </w:rPr>
      </w:pPr>
      <w:r w:rsidRPr="004F1775">
        <w:rPr>
          <w:rFonts w:ascii="Arial" w:hAnsi="Arial" w:cs="Arial"/>
          <w:bCs/>
          <w:noProof/>
          <w:sz w:val="22"/>
        </w:rPr>
        <w:br w:type="page"/>
      </w:r>
    </w:p>
    <w:p w14:paraId="61A9205E" w14:textId="4B7B2B58" w:rsidR="00393B09" w:rsidRPr="004F1775" w:rsidRDefault="00C035B2" w:rsidP="00AF188B">
      <w:pPr>
        <w:rPr>
          <w:rFonts w:ascii="Arial" w:hAnsi="Arial" w:cs="Arial"/>
          <w:bCs/>
          <w:sz w:val="22"/>
        </w:rPr>
      </w:pPr>
      <w:r w:rsidRPr="004F1775">
        <w:rPr>
          <w:rFonts w:ascii="Arial" w:hAnsi="Arial" w:cs="Arial"/>
          <w:bCs/>
          <w:noProof/>
          <w:sz w:val="22"/>
          <w:lang w:val="en-GB" w:eastAsia="en-GB"/>
        </w:rPr>
        <w:lastRenderedPageBreak/>
        <w:drawing>
          <wp:inline distT="0" distB="0" distL="0" distR="0" wp14:anchorId="759DF13D" wp14:editId="50A82B6C">
            <wp:extent cx="5733415" cy="6664914"/>
            <wp:effectExtent l="0" t="0" r="635" b="3175"/>
            <wp:docPr id="5" name="Picture 5" descr="E:\GFD\02 Ongoing projects\0193 SNV fuelwood baseline\Implementation\Reports\Phan tich so lieu\Cluster_full_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FD\02 Ongoing projects\0193 SNV fuelwood baseline\Implementation\Reports\Phan tich so lieu\Cluster_full_sor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3415" cy="6664914"/>
                    </a:xfrm>
                    <a:prstGeom prst="rect">
                      <a:avLst/>
                    </a:prstGeom>
                    <a:noFill/>
                    <a:ln>
                      <a:noFill/>
                    </a:ln>
                  </pic:spPr>
                </pic:pic>
              </a:graphicData>
            </a:graphic>
          </wp:inline>
        </w:drawing>
      </w:r>
    </w:p>
    <w:p w14:paraId="5836603A" w14:textId="560EED3D" w:rsidR="00EA0670" w:rsidRPr="004F1775" w:rsidRDefault="00EA0670" w:rsidP="00E44F45">
      <w:pPr>
        <w:pStyle w:val="Caption"/>
        <w:rPr>
          <w:rFonts w:ascii="Arial" w:hAnsi="Arial" w:cs="Arial"/>
          <w:bCs/>
          <w:sz w:val="22"/>
          <w:szCs w:val="22"/>
        </w:rPr>
      </w:pPr>
      <w:r w:rsidRPr="004F1775">
        <w:rPr>
          <w:rFonts w:ascii="Arial" w:hAnsi="Arial" w:cs="Arial"/>
          <w:sz w:val="22"/>
          <w:szCs w:val="22"/>
        </w:rPr>
        <w:t xml:space="preserve">Figure </w:t>
      </w:r>
      <w:r w:rsidR="004F1775" w:rsidRPr="004F1775">
        <w:rPr>
          <w:rFonts w:ascii="Arial" w:hAnsi="Arial" w:cs="Arial"/>
          <w:sz w:val="22"/>
          <w:szCs w:val="22"/>
        </w:rPr>
        <w:fldChar w:fldCharType="begin"/>
      </w:r>
      <w:r w:rsidR="004F1775" w:rsidRPr="004F1775">
        <w:rPr>
          <w:rFonts w:ascii="Arial" w:hAnsi="Arial" w:cs="Arial"/>
          <w:sz w:val="22"/>
          <w:szCs w:val="22"/>
        </w:rPr>
        <w:instrText xml:space="preserve"> SEQ Figure \* ARABIC </w:instrText>
      </w:r>
      <w:r w:rsidR="004F1775" w:rsidRPr="004F1775">
        <w:rPr>
          <w:rFonts w:ascii="Arial" w:hAnsi="Arial" w:cs="Arial"/>
          <w:sz w:val="22"/>
          <w:szCs w:val="22"/>
        </w:rPr>
        <w:fldChar w:fldCharType="separate"/>
      </w:r>
      <w:r w:rsidR="00BD6C81" w:rsidRPr="004F1775">
        <w:rPr>
          <w:rFonts w:ascii="Arial" w:hAnsi="Arial" w:cs="Arial"/>
          <w:noProof/>
          <w:sz w:val="22"/>
          <w:szCs w:val="22"/>
        </w:rPr>
        <w:t>1</w:t>
      </w:r>
      <w:r w:rsidR="004F1775" w:rsidRPr="004F1775">
        <w:rPr>
          <w:rFonts w:ascii="Arial" w:hAnsi="Arial" w:cs="Arial"/>
          <w:noProof/>
          <w:sz w:val="22"/>
          <w:szCs w:val="22"/>
        </w:rPr>
        <w:fldChar w:fldCharType="end"/>
      </w:r>
      <w:r w:rsidRPr="004F1775">
        <w:rPr>
          <w:rFonts w:ascii="Arial" w:hAnsi="Arial" w:cs="Arial"/>
          <w:sz w:val="22"/>
          <w:szCs w:val="22"/>
        </w:rPr>
        <w:t>. Map of cluster in Thanh Hoa and Nghe An</w:t>
      </w:r>
    </w:p>
    <w:p w14:paraId="304B9A54" w14:textId="77777777" w:rsidR="00393B09" w:rsidRPr="004F1775" w:rsidRDefault="00393B09" w:rsidP="00AF188B">
      <w:pPr>
        <w:rPr>
          <w:rFonts w:ascii="Arial" w:hAnsi="Arial" w:cs="Arial"/>
          <w:bCs/>
          <w:sz w:val="22"/>
        </w:rPr>
      </w:pPr>
    </w:p>
    <w:p w14:paraId="5F6C5CBC" w14:textId="77777777" w:rsidR="00421D17" w:rsidRPr="004F1775" w:rsidRDefault="00421D17">
      <w:pPr>
        <w:spacing w:before="0" w:after="200" w:line="276" w:lineRule="auto"/>
        <w:rPr>
          <w:rFonts w:ascii="Arial" w:hAnsi="Arial" w:cs="Arial"/>
          <w:bCs/>
          <w:sz w:val="22"/>
        </w:rPr>
      </w:pPr>
      <w:r w:rsidRPr="004F1775">
        <w:rPr>
          <w:rFonts w:ascii="Arial" w:hAnsi="Arial" w:cs="Arial"/>
          <w:bCs/>
          <w:sz w:val="22"/>
        </w:rPr>
        <w:br w:type="page"/>
      </w:r>
    </w:p>
    <w:p w14:paraId="371278A2" w14:textId="2179CC93" w:rsidR="00C428A0" w:rsidRPr="004F1775" w:rsidRDefault="00B07737" w:rsidP="00CB3289">
      <w:pPr>
        <w:rPr>
          <w:rFonts w:ascii="Arial" w:hAnsi="Arial" w:cs="Arial"/>
          <w:bCs/>
          <w:sz w:val="22"/>
        </w:rPr>
      </w:pPr>
      <w:r w:rsidRPr="004F1775">
        <w:rPr>
          <w:rFonts w:ascii="Arial" w:hAnsi="Arial" w:cs="Arial"/>
          <w:bCs/>
          <w:sz w:val="22"/>
        </w:rPr>
        <w:lastRenderedPageBreak/>
        <w:t>Once the cluster</w:t>
      </w:r>
      <w:r w:rsidR="00EA0670" w:rsidRPr="004F1775">
        <w:rPr>
          <w:rFonts w:ascii="Arial" w:hAnsi="Arial" w:cs="Arial"/>
          <w:bCs/>
          <w:sz w:val="22"/>
        </w:rPr>
        <w:t>s</w:t>
      </w:r>
      <w:r w:rsidRPr="004F1775">
        <w:rPr>
          <w:rFonts w:ascii="Arial" w:hAnsi="Arial" w:cs="Arial"/>
          <w:bCs/>
          <w:sz w:val="22"/>
        </w:rPr>
        <w:t xml:space="preserve"> were identified and characterized the communes were selected </w:t>
      </w:r>
      <w:r w:rsidR="00EA0670" w:rsidRPr="004F1775">
        <w:rPr>
          <w:rFonts w:ascii="Arial" w:hAnsi="Arial" w:cs="Arial"/>
          <w:bCs/>
          <w:sz w:val="22"/>
        </w:rPr>
        <w:t xml:space="preserve">with advice from provincial VFD officers </w:t>
      </w:r>
      <w:r w:rsidRPr="004F1775">
        <w:rPr>
          <w:rFonts w:ascii="Arial" w:hAnsi="Arial" w:cs="Arial"/>
          <w:bCs/>
          <w:sz w:val="22"/>
        </w:rPr>
        <w:t>so that each cluster have at least one communes. The list of commune selected for field survey is presented in</w:t>
      </w:r>
      <w:r w:rsidR="00EE6473" w:rsidRPr="004F1775">
        <w:rPr>
          <w:rFonts w:ascii="Arial" w:hAnsi="Arial" w:cs="Arial"/>
          <w:bCs/>
          <w:sz w:val="22"/>
        </w:rPr>
        <w:t xml:space="preserve"> </w:t>
      </w:r>
      <w:r w:rsidR="00EE6473" w:rsidRPr="004F1775">
        <w:rPr>
          <w:rFonts w:ascii="Arial" w:hAnsi="Arial" w:cs="Arial"/>
          <w:bCs/>
          <w:sz w:val="22"/>
        </w:rPr>
        <w:fldChar w:fldCharType="begin"/>
      </w:r>
      <w:r w:rsidR="00EE6473" w:rsidRPr="004F1775">
        <w:rPr>
          <w:rFonts w:ascii="Arial" w:hAnsi="Arial" w:cs="Arial"/>
          <w:bCs/>
          <w:sz w:val="22"/>
        </w:rPr>
        <w:instrText xml:space="preserve"> REF _Ref399087172 \h </w:instrText>
      </w:r>
      <w:r w:rsidR="004F1775" w:rsidRPr="004F1775">
        <w:rPr>
          <w:rFonts w:ascii="Arial" w:hAnsi="Arial" w:cs="Arial"/>
          <w:bCs/>
          <w:sz w:val="22"/>
        </w:rPr>
        <w:instrText xml:space="preserve"> \* MERGEFORMAT </w:instrText>
      </w:r>
      <w:r w:rsidR="00EE6473" w:rsidRPr="004F1775">
        <w:rPr>
          <w:rFonts w:ascii="Arial" w:hAnsi="Arial" w:cs="Arial"/>
          <w:bCs/>
          <w:sz w:val="22"/>
        </w:rPr>
      </w:r>
      <w:r w:rsidR="00EE6473" w:rsidRPr="004F1775">
        <w:rPr>
          <w:rFonts w:ascii="Arial" w:hAnsi="Arial" w:cs="Arial"/>
          <w:bCs/>
          <w:sz w:val="22"/>
        </w:rPr>
        <w:fldChar w:fldCharType="separate"/>
      </w:r>
      <w:r w:rsidR="00BD6C81" w:rsidRPr="004F1775">
        <w:rPr>
          <w:rFonts w:ascii="Arial" w:hAnsi="Arial" w:cs="Arial"/>
          <w:sz w:val="22"/>
        </w:rPr>
        <w:t xml:space="preserve">Table </w:t>
      </w:r>
      <w:r w:rsidR="00BD6C81" w:rsidRPr="004F1775">
        <w:rPr>
          <w:rFonts w:ascii="Arial" w:hAnsi="Arial" w:cs="Arial"/>
          <w:noProof/>
          <w:sz w:val="22"/>
        </w:rPr>
        <w:t>3</w:t>
      </w:r>
      <w:r w:rsidR="00EE6473" w:rsidRPr="004F1775">
        <w:rPr>
          <w:rFonts w:ascii="Arial" w:hAnsi="Arial" w:cs="Arial"/>
          <w:bCs/>
          <w:sz w:val="22"/>
        </w:rPr>
        <w:fldChar w:fldCharType="end"/>
      </w:r>
      <w:r w:rsidR="00EE6473" w:rsidRPr="004F1775">
        <w:rPr>
          <w:rFonts w:ascii="Arial" w:hAnsi="Arial" w:cs="Arial"/>
          <w:bCs/>
          <w:sz w:val="22"/>
        </w:rPr>
        <w:t>.</w:t>
      </w:r>
    </w:p>
    <w:p w14:paraId="20CEEF87" w14:textId="02D7B581" w:rsidR="00421D17" w:rsidRPr="004F1775" w:rsidRDefault="00EA0670" w:rsidP="00E44F45">
      <w:pPr>
        <w:pStyle w:val="Caption"/>
        <w:rPr>
          <w:rFonts w:ascii="Arial" w:hAnsi="Arial" w:cs="Arial"/>
          <w:sz w:val="22"/>
          <w:szCs w:val="22"/>
        </w:rPr>
      </w:pPr>
      <w:bookmarkStart w:id="27" w:name="_Ref399087172"/>
      <w:r w:rsidRPr="004F1775">
        <w:rPr>
          <w:rFonts w:ascii="Arial" w:hAnsi="Arial" w:cs="Arial"/>
          <w:sz w:val="22"/>
          <w:szCs w:val="22"/>
        </w:rPr>
        <w:t xml:space="preserve">Table </w:t>
      </w:r>
      <w:r w:rsidR="004F1775" w:rsidRPr="004F1775">
        <w:rPr>
          <w:rFonts w:ascii="Arial" w:hAnsi="Arial" w:cs="Arial"/>
          <w:sz w:val="22"/>
          <w:szCs w:val="22"/>
        </w:rPr>
        <w:fldChar w:fldCharType="begin"/>
      </w:r>
      <w:r w:rsidR="004F1775" w:rsidRPr="004F1775">
        <w:rPr>
          <w:rFonts w:ascii="Arial" w:hAnsi="Arial" w:cs="Arial"/>
          <w:sz w:val="22"/>
          <w:szCs w:val="22"/>
        </w:rPr>
        <w:instrText xml:space="preserve"> SEQ Table \* ARABIC </w:instrText>
      </w:r>
      <w:r w:rsidR="004F1775" w:rsidRPr="004F1775">
        <w:rPr>
          <w:rFonts w:ascii="Arial" w:hAnsi="Arial" w:cs="Arial"/>
          <w:sz w:val="22"/>
          <w:szCs w:val="22"/>
        </w:rPr>
        <w:fldChar w:fldCharType="separate"/>
      </w:r>
      <w:r w:rsidR="00BD6C81" w:rsidRPr="004F1775">
        <w:rPr>
          <w:rFonts w:ascii="Arial" w:hAnsi="Arial" w:cs="Arial"/>
          <w:noProof/>
          <w:sz w:val="22"/>
          <w:szCs w:val="22"/>
        </w:rPr>
        <w:t>3</w:t>
      </w:r>
      <w:r w:rsidR="004F1775" w:rsidRPr="004F1775">
        <w:rPr>
          <w:rFonts w:ascii="Arial" w:hAnsi="Arial" w:cs="Arial"/>
          <w:noProof/>
          <w:sz w:val="22"/>
          <w:szCs w:val="22"/>
        </w:rPr>
        <w:fldChar w:fldCharType="end"/>
      </w:r>
      <w:bookmarkEnd w:id="27"/>
      <w:r w:rsidRPr="004F1775">
        <w:rPr>
          <w:rFonts w:ascii="Arial" w:hAnsi="Arial" w:cs="Arial"/>
          <w:sz w:val="22"/>
          <w:szCs w:val="22"/>
        </w:rPr>
        <w:t>. List of commune selected for field survey</w:t>
      </w:r>
    </w:p>
    <w:tbl>
      <w:tblPr>
        <w:tblW w:w="910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640"/>
        <w:gridCol w:w="1895"/>
        <w:gridCol w:w="2340"/>
        <w:gridCol w:w="2250"/>
        <w:gridCol w:w="1980"/>
      </w:tblGrid>
      <w:tr w:rsidR="00434644" w:rsidRPr="004F1775" w14:paraId="779D14D1" w14:textId="77777777" w:rsidTr="00434644">
        <w:trPr>
          <w:trHeight w:val="300"/>
        </w:trPr>
        <w:tc>
          <w:tcPr>
            <w:tcW w:w="640" w:type="dxa"/>
            <w:tcBorders>
              <w:top w:val="single" w:sz="4" w:space="0" w:color="auto"/>
              <w:bottom w:val="single" w:sz="4" w:space="0" w:color="auto"/>
            </w:tcBorders>
            <w:shd w:val="clear" w:color="auto" w:fill="auto"/>
            <w:noWrap/>
          </w:tcPr>
          <w:p w14:paraId="3DC7C02C" w14:textId="77777777" w:rsidR="00434644" w:rsidRPr="004F1775" w:rsidRDefault="00434644" w:rsidP="00434644">
            <w:pPr>
              <w:spacing w:beforeLines="60" w:before="144" w:afterLines="60" w:after="144" w:line="240" w:lineRule="auto"/>
              <w:jc w:val="center"/>
              <w:rPr>
                <w:rFonts w:ascii="Arial" w:eastAsia="Times New Roman" w:hAnsi="Arial" w:cs="Arial"/>
                <w:b/>
                <w:bCs/>
                <w:sz w:val="22"/>
              </w:rPr>
            </w:pPr>
            <w:r w:rsidRPr="004F1775">
              <w:rPr>
                <w:rFonts w:ascii="Arial" w:eastAsia="Times New Roman" w:hAnsi="Arial" w:cs="Arial"/>
                <w:b/>
                <w:bCs/>
                <w:sz w:val="22"/>
              </w:rPr>
              <w:t>STT</w:t>
            </w:r>
          </w:p>
        </w:tc>
        <w:tc>
          <w:tcPr>
            <w:tcW w:w="1895" w:type="dxa"/>
            <w:tcBorders>
              <w:top w:val="single" w:sz="4" w:space="0" w:color="auto"/>
              <w:bottom w:val="single" w:sz="4" w:space="0" w:color="auto"/>
            </w:tcBorders>
            <w:shd w:val="clear" w:color="auto" w:fill="auto"/>
            <w:noWrap/>
          </w:tcPr>
          <w:p w14:paraId="33241F51" w14:textId="77777777" w:rsidR="00434644" w:rsidRPr="004F1775" w:rsidRDefault="00434644" w:rsidP="00434644">
            <w:pPr>
              <w:spacing w:beforeLines="60" w:before="144" w:afterLines="60" w:after="144" w:line="240" w:lineRule="auto"/>
              <w:jc w:val="center"/>
              <w:rPr>
                <w:rFonts w:ascii="Arial" w:eastAsia="Times New Roman" w:hAnsi="Arial" w:cs="Arial"/>
                <w:b/>
                <w:bCs/>
                <w:sz w:val="22"/>
              </w:rPr>
            </w:pPr>
            <w:r w:rsidRPr="004F1775">
              <w:rPr>
                <w:rFonts w:ascii="Arial" w:eastAsia="Times New Roman" w:hAnsi="Arial" w:cs="Arial"/>
                <w:b/>
                <w:bCs/>
                <w:sz w:val="22"/>
              </w:rPr>
              <w:t>Province</w:t>
            </w:r>
          </w:p>
        </w:tc>
        <w:tc>
          <w:tcPr>
            <w:tcW w:w="2340" w:type="dxa"/>
            <w:tcBorders>
              <w:top w:val="single" w:sz="4" w:space="0" w:color="auto"/>
              <w:bottom w:val="single" w:sz="4" w:space="0" w:color="auto"/>
            </w:tcBorders>
            <w:shd w:val="clear" w:color="auto" w:fill="auto"/>
            <w:noWrap/>
          </w:tcPr>
          <w:p w14:paraId="0BD23D45" w14:textId="77777777" w:rsidR="00434644" w:rsidRPr="004F1775" w:rsidRDefault="00434644" w:rsidP="00434644">
            <w:pPr>
              <w:spacing w:beforeLines="60" w:before="144" w:afterLines="60" w:after="144" w:line="240" w:lineRule="auto"/>
              <w:jc w:val="center"/>
              <w:rPr>
                <w:rFonts w:ascii="Arial" w:eastAsia="Times New Roman" w:hAnsi="Arial" w:cs="Arial"/>
                <w:b/>
                <w:bCs/>
                <w:sz w:val="22"/>
              </w:rPr>
            </w:pPr>
            <w:r w:rsidRPr="004F1775">
              <w:rPr>
                <w:rFonts w:ascii="Arial" w:eastAsia="Times New Roman" w:hAnsi="Arial" w:cs="Arial"/>
                <w:b/>
                <w:bCs/>
                <w:sz w:val="22"/>
              </w:rPr>
              <w:t>District</w:t>
            </w:r>
          </w:p>
        </w:tc>
        <w:tc>
          <w:tcPr>
            <w:tcW w:w="2250" w:type="dxa"/>
            <w:tcBorders>
              <w:top w:val="single" w:sz="4" w:space="0" w:color="auto"/>
              <w:bottom w:val="single" w:sz="4" w:space="0" w:color="auto"/>
            </w:tcBorders>
            <w:shd w:val="clear" w:color="auto" w:fill="auto"/>
            <w:noWrap/>
          </w:tcPr>
          <w:p w14:paraId="1B85478D" w14:textId="77777777" w:rsidR="00434644" w:rsidRPr="004F1775" w:rsidRDefault="00434644" w:rsidP="00434644">
            <w:pPr>
              <w:spacing w:beforeLines="60" w:before="144" w:afterLines="60" w:after="144" w:line="240" w:lineRule="auto"/>
              <w:jc w:val="center"/>
              <w:rPr>
                <w:rFonts w:ascii="Arial" w:eastAsia="Times New Roman" w:hAnsi="Arial" w:cs="Arial"/>
                <w:b/>
                <w:bCs/>
                <w:sz w:val="22"/>
              </w:rPr>
            </w:pPr>
            <w:r w:rsidRPr="004F1775">
              <w:rPr>
                <w:rFonts w:ascii="Arial" w:eastAsia="Times New Roman" w:hAnsi="Arial" w:cs="Arial"/>
                <w:b/>
                <w:bCs/>
                <w:sz w:val="22"/>
              </w:rPr>
              <w:t>Commune</w:t>
            </w:r>
          </w:p>
        </w:tc>
        <w:tc>
          <w:tcPr>
            <w:tcW w:w="1980" w:type="dxa"/>
            <w:tcBorders>
              <w:top w:val="single" w:sz="4" w:space="0" w:color="auto"/>
              <w:bottom w:val="single" w:sz="4" w:space="0" w:color="auto"/>
            </w:tcBorders>
            <w:shd w:val="clear" w:color="000000" w:fill="auto"/>
            <w:noWrap/>
          </w:tcPr>
          <w:p w14:paraId="6316AAA3" w14:textId="550E0ED3" w:rsidR="00434644" w:rsidRPr="004F1775" w:rsidRDefault="00434644" w:rsidP="00C035B2">
            <w:pPr>
              <w:spacing w:beforeLines="60" w:before="144" w:afterLines="60" w:after="144" w:line="240" w:lineRule="auto"/>
              <w:jc w:val="center"/>
              <w:rPr>
                <w:rFonts w:ascii="Arial" w:eastAsia="Times New Roman" w:hAnsi="Arial" w:cs="Arial"/>
                <w:b/>
                <w:bCs/>
                <w:color w:val="FF0000"/>
                <w:sz w:val="22"/>
              </w:rPr>
            </w:pPr>
            <w:r w:rsidRPr="004F1775">
              <w:rPr>
                <w:rFonts w:ascii="Arial" w:eastAsia="Times New Roman" w:hAnsi="Arial" w:cs="Arial"/>
                <w:b/>
                <w:bCs/>
                <w:sz w:val="22"/>
              </w:rPr>
              <w:t>Cluster</w:t>
            </w:r>
          </w:p>
        </w:tc>
      </w:tr>
      <w:tr w:rsidR="008C1EB2" w:rsidRPr="004F1775" w14:paraId="5027DA2D" w14:textId="77777777" w:rsidTr="00434644">
        <w:trPr>
          <w:trHeight w:val="300"/>
        </w:trPr>
        <w:tc>
          <w:tcPr>
            <w:tcW w:w="640" w:type="dxa"/>
            <w:tcBorders>
              <w:top w:val="single" w:sz="4" w:space="0" w:color="auto"/>
            </w:tcBorders>
            <w:shd w:val="clear" w:color="auto" w:fill="auto"/>
            <w:noWrap/>
            <w:hideMark/>
          </w:tcPr>
          <w:p w14:paraId="60347B74" w14:textId="77777777" w:rsidR="008C1EB2" w:rsidRPr="004F1775" w:rsidRDefault="00421D17" w:rsidP="00434644">
            <w:pPr>
              <w:spacing w:beforeLines="60" w:before="144" w:afterLines="60" w:after="144" w:line="240" w:lineRule="auto"/>
              <w:jc w:val="center"/>
              <w:rPr>
                <w:rFonts w:ascii="Arial" w:eastAsia="Times New Roman" w:hAnsi="Arial" w:cs="Arial"/>
                <w:sz w:val="22"/>
              </w:rPr>
            </w:pPr>
            <w:r w:rsidRPr="004F1775">
              <w:rPr>
                <w:rFonts w:ascii="Arial" w:hAnsi="Arial" w:cs="Arial"/>
                <w:sz w:val="22"/>
              </w:rPr>
              <w:br w:type="page"/>
            </w:r>
            <w:r w:rsidR="008C1EB2" w:rsidRPr="004F1775">
              <w:rPr>
                <w:rFonts w:ascii="Arial" w:eastAsia="Times New Roman" w:hAnsi="Arial" w:cs="Arial"/>
                <w:sz w:val="22"/>
              </w:rPr>
              <w:t>1</w:t>
            </w:r>
          </w:p>
        </w:tc>
        <w:tc>
          <w:tcPr>
            <w:tcW w:w="1895" w:type="dxa"/>
            <w:tcBorders>
              <w:top w:val="single" w:sz="4" w:space="0" w:color="auto"/>
            </w:tcBorders>
            <w:shd w:val="clear" w:color="auto" w:fill="auto"/>
            <w:noWrap/>
            <w:hideMark/>
          </w:tcPr>
          <w:p w14:paraId="5870EFC6"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Thanh Hóa</w:t>
            </w:r>
          </w:p>
        </w:tc>
        <w:tc>
          <w:tcPr>
            <w:tcW w:w="2340" w:type="dxa"/>
            <w:tcBorders>
              <w:top w:val="single" w:sz="4" w:space="0" w:color="auto"/>
            </w:tcBorders>
            <w:shd w:val="clear" w:color="auto" w:fill="auto"/>
            <w:noWrap/>
            <w:hideMark/>
          </w:tcPr>
          <w:p w14:paraId="7FAB6893"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Bá Thước</w:t>
            </w:r>
          </w:p>
        </w:tc>
        <w:tc>
          <w:tcPr>
            <w:tcW w:w="2250" w:type="dxa"/>
            <w:tcBorders>
              <w:top w:val="single" w:sz="4" w:space="0" w:color="auto"/>
            </w:tcBorders>
            <w:shd w:val="clear" w:color="auto" w:fill="auto"/>
            <w:noWrap/>
            <w:hideMark/>
          </w:tcPr>
          <w:p w14:paraId="6DD7D3F3"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Thiết Ống</w:t>
            </w:r>
          </w:p>
        </w:tc>
        <w:tc>
          <w:tcPr>
            <w:tcW w:w="1980" w:type="dxa"/>
            <w:tcBorders>
              <w:top w:val="single" w:sz="4" w:space="0" w:color="auto"/>
            </w:tcBorders>
            <w:shd w:val="clear" w:color="000000" w:fill="73B2FF"/>
            <w:noWrap/>
            <w:hideMark/>
          </w:tcPr>
          <w:p w14:paraId="0BEAF78F" w14:textId="7658D85A" w:rsidR="008C1EB2" w:rsidRPr="004F1775" w:rsidRDefault="005D008A"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5</w:t>
            </w:r>
          </w:p>
        </w:tc>
      </w:tr>
      <w:tr w:rsidR="008C1EB2" w:rsidRPr="004F1775" w14:paraId="57057A20" w14:textId="77777777" w:rsidTr="00434644">
        <w:trPr>
          <w:trHeight w:val="300"/>
        </w:trPr>
        <w:tc>
          <w:tcPr>
            <w:tcW w:w="640" w:type="dxa"/>
            <w:shd w:val="clear" w:color="auto" w:fill="auto"/>
            <w:noWrap/>
            <w:hideMark/>
          </w:tcPr>
          <w:p w14:paraId="23E9D727"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2</w:t>
            </w:r>
          </w:p>
        </w:tc>
        <w:tc>
          <w:tcPr>
            <w:tcW w:w="1895" w:type="dxa"/>
            <w:shd w:val="clear" w:color="auto" w:fill="auto"/>
            <w:noWrap/>
            <w:hideMark/>
          </w:tcPr>
          <w:p w14:paraId="5CEFAEBC"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Thanh Hóa</w:t>
            </w:r>
          </w:p>
        </w:tc>
        <w:tc>
          <w:tcPr>
            <w:tcW w:w="2340" w:type="dxa"/>
            <w:shd w:val="clear" w:color="auto" w:fill="auto"/>
            <w:noWrap/>
            <w:hideMark/>
          </w:tcPr>
          <w:p w14:paraId="720F4BA5"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Bá Thước</w:t>
            </w:r>
          </w:p>
        </w:tc>
        <w:tc>
          <w:tcPr>
            <w:tcW w:w="2250" w:type="dxa"/>
            <w:shd w:val="clear" w:color="auto" w:fill="auto"/>
            <w:noWrap/>
            <w:hideMark/>
          </w:tcPr>
          <w:p w14:paraId="4FD5E19E"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Bản Công</w:t>
            </w:r>
          </w:p>
        </w:tc>
        <w:tc>
          <w:tcPr>
            <w:tcW w:w="1980" w:type="dxa"/>
            <w:shd w:val="clear" w:color="000000" w:fill="73B2FF"/>
            <w:noWrap/>
            <w:hideMark/>
          </w:tcPr>
          <w:p w14:paraId="5B3D3ACC" w14:textId="0CEE9333" w:rsidR="008C1EB2" w:rsidRPr="004F1775" w:rsidRDefault="005D008A"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5</w:t>
            </w:r>
          </w:p>
        </w:tc>
      </w:tr>
      <w:tr w:rsidR="008C1EB2" w:rsidRPr="004F1775" w14:paraId="1E14E6FE" w14:textId="77777777" w:rsidTr="00434644">
        <w:trPr>
          <w:trHeight w:val="300"/>
        </w:trPr>
        <w:tc>
          <w:tcPr>
            <w:tcW w:w="640" w:type="dxa"/>
            <w:shd w:val="clear" w:color="auto" w:fill="auto"/>
            <w:noWrap/>
            <w:hideMark/>
          </w:tcPr>
          <w:p w14:paraId="082B0B8C"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3</w:t>
            </w:r>
          </w:p>
        </w:tc>
        <w:tc>
          <w:tcPr>
            <w:tcW w:w="1895" w:type="dxa"/>
            <w:shd w:val="clear" w:color="auto" w:fill="auto"/>
            <w:noWrap/>
            <w:hideMark/>
          </w:tcPr>
          <w:p w14:paraId="7666BF3D"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Thanh Hóa</w:t>
            </w:r>
          </w:p>
        </w:tc>
        <w:tc>
          <w:tcPr>
            <w:tcW w:w="2340" w:type="dxa"/>
            <w:shd w:val="clear" w:color="auto" w:fill="auto"/>
            <w:noWrap/>
            <w:hideMark/>
          </w:tcPr>
          <w:p w14:paraId="5EC38F01"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Lang Chánh</w:t>
            </w:r>
          </w:p>
        </w:tc>
        <w:tc>
          <w:tcPr>
            <w:tcW w:w="2250" w:type="dxa"/>
            <w:shd w:val="clear" w:color="auto" w:fill="auto"/>
            <w:noWrap/>
            <w:hideMark/>
          </w:tcPr>
          <w:p w14:paraId="0F51FF58"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Giao An</w:t>
            </w:r>
          </w:p>
        </w:tc>
        <w:tc>
          <w:tcPr>
            <w:tcW w:w="1980" w:type="dxa"/>
            <w:shd w:val="clear" w:color="000000" w:fill="FFFF73"/>
            <w:noWrap/>
            <w:hideMark/>
          </w:tcPr>
          <w:p w14:paraId="57BD8E9C" w14:textId="59CA8DF1" w:rsidR="008C1EB2" w:rsidRPr="004F1775" w:rsidRDefault="005D008A"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4</w:t>
            </w:r>
          </w:p>
        </w:tc>
      </w:tr>
      <w:tr w:rsidR="008C1EB2" w:rsidRPr="004F1775" w14:paraId="79A60386" w14:textId="77777777" w:rsidTr="00434644">
        <w:trPr>
          <w:trHeight w:val="300"/>
        </w:trPr>
        <w:tc>
          <w:tcPr>
            <w:tcW w:w="640" w:type="dxa"/>
            <w:shd w:val="clear" w:color="auto" w:fill="auto"/>
            <w:noWrap/>
            <w:hideMark/>
          </w:tcPr>
          <w:p w14:paraId="22EE5C77"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4</w:t>
            </w:r>
          </w:p>
        </w:tc>
        <w:tc>
          <w:tcPr>
            <w:tcW w:w="1895" w:type="dxa"/>
            <w:shd w:val="clear" w:color="auto" w:fill="auto"/>
            <w:noWrap/>
            <w:hideMark/>
          </w:tcPr>
          <w:p w14:paraId="2D5E11EE"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Thanh Hóa</w:t>
            </w:r>
          </w:p>
        </w:tc>
        <w:tc>
          <w:tcPr>
            <w:tcW w:w="2340" w:type="dxa"/>
            <w:shd w:val="clear" w:color="auto" w:fill="auto"/>
            <w:noWrap/>
            <w:hideMark/>
          </w:tcPr>
          <w:p w14:paraId="0CE2A2FE"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Lang Chánh</w:t>
            </w:r>
          </w:p>
        </w:tc>
        <w:tc>
          <w:tcPr>
            <w:tcW w:w="2250" w:type="dxa"/>
            <w:shd w:val="clear" w:color="auto" w:fill="auto"/>
            <w:noWrap/>
            <w:hideMark/>
          </w:tcPr>
          <w:p w14:paraId="6D93A158"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Trí Năng</w:t>
            </w:r>
          </w:p>
        </w:tc>
        <w:tc>
          <w:tcPr>
            <w:tcW w:w="1980" w:type="dxa"/>
            <w:shd w:val="clear" w:color="000000" w:fill="A83800"/>
            <w:noWrap/>
            <w:hideMark/>
          </w:tcPr>
          <w:p w14:paraId="53A19A37"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6</w:t>
            </w:r>
          </w:p>
        </w:tc>
      </w:tr>
      <w:tr w:rsidR="008C1EB2" w:rsidRPr="004F1775" w14:paraId="14DD8FB9" w14:textId="77777777" w:rsidTr="00434644">
        <w:trPr>
          <w:trHeight w:val="300"/>
        </w:trPr>
        <w:tc>
          <w:tcPr>
            <w:tcW w:w="640" w:type="dxa"/>
            <w:shd w:val="clear" w:color="auto" w:fill="auto"/>
            <w:noWrap/>
            <w:hideMark/>
          </w:tcPr>
          <w:p w14:paraId="70E219D2"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5</w:t>
            </w:r>
          </w:p>
        </w:tc>
        <w:tc>
          <w:tcPr>
            <w:tcW w:w="1895" w:type="dxa"/>
            <w:shd w:val="clear" w:color="auto" w:fill="auto"/>
            <w:noWrap/>
            <w:hideMark/>
          </w:tcPr>
          <w:p w14:paraId="2D058E18"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Thanh Hóa</w:t>
            </w:r>
          </w:p>
        </w:tc>
        <w:tc>
          <w:tcPr>
            <w:tcW w:w="2340" w:type="dxa"/>
            <w:shd w:val="clear" w:color="auto" w:fill="auto"/>
            <w:noWrap/>
            <w:hideMark/>
          </w:tcPr>
          <w:p w14:paraId="4928EB7C"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Ngọc Lặc</w:t>
            </w:r>
          </w:p>
        </w:tc>
        <w:tc>
          <w:tcPr>
            <w:tcW w:w="2250" w:type="dxa"/>
            <w:shd w:val="clear" w:color="auto" w:fill="auto"/>
            <w:noWrap/>
            <w:hideMark/>
          </w:tcPr>
          <w:p w14:paraId="41DED9CD"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Minh Sơn</w:t>
            </w:r>
          </w:p>
        </w:tc>
        <w:tc>
          <w:tcPr>
            <w:tcW w:w="1980" w:type="dxa"/>
            <w:shd w:val="clear" w:color="000000" w:fill="FFFF73"/>
            <w:noWrap/>
            <w:hideMark/>
          </w:tcPr>
          <w:p w14:paraId="1D565A94" w14:textId="7E32982D" w:rsidR="008C1EB2" w:rsidRPr="004F1775" w:rsidRDefault="005D008A"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4</w:t>
            </w:r>
          </w:p>
        </w:tc>
      </w:tr>
      <w:tr w:rsidR="008C1EB2" w:rsidRPr="004F1775" w14:paraId="0B7F990C" w14:textId="77777777" w:rsidTr="00434644">
        <w:trPr>
          <w:trHeight w:val="300"/>
        </w:trPr>
        <w:tc>
          <w:tcPr>
            <w:tcW w:w="640" w:type="dxa"/>
            <w:shd w:val="clear" w:color="auto" w:fill="auto"/>
            <w:noWrap/>
            <w:hideMark/>
          </w:tcPr>
          <w:p w14:paraId="12DF6947"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6</w:t>
            </w:r>
          </w:p>
        </w:tc>
        <w:tc>
          <w:tcPr>
            <w:tcW w:w="1895" w:type="dxa"/>
            <w:shd w:val="clear" w:color="auto" w:fill="auto"/>
            <w:noWrap/>
            <w:hideMark/>
          </w:tcPr>
          <w:p w14:paraId="1FD67DB2"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Thanh Hóa</w:t>
            </w:r>
          </w:p>
        </w:tc>
        <w:tc>
          <w:tcPr>
            <w:tcW w:w="2340" w:type="dxa"/>
            <w:shd w:val="clear" w:color="auto" w:fill="auto"/>
            <w:noWrap/>
            <w:hideMark/>
          </w:tcPr>
          <w:p w14:paraId="02A0D249"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Ngọc Lặc</w:t>
            </w:r>
          </w:p>
        </w:tc>
        <w:tc>
          <w:tcPr>
            <w:tcW w:w="2250" w:type="dxa"/>
            <w:shd w:val="clear" w:color="auto" w:fill="auto"/>
            <w:noWrap/>
            <w:hideMark/>
          </w:tcPr>
          <w:p w14:paraId="6EAFEBF8"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Ngọc Khê</w:t>
            </w:r>
          </w:p>
        </w:tc>
        <w:tc>
          <w:tcPr>
            <w:tcW w:w="1980" w:type="dxa"/>
            <w:shd w:val="clear" w:color="000000" w:fill="FFFF73"/>
            <w:noWrap/>
            <w:hideMark/>
          </w:tcPr>
          <w:p w14:paraId="6DFC84CD" w14:textId="385666D4" w:rsidR="008C1EB2" w:rsidRPr="004F1775" w:rsidRDefault="005D008A"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4</w:t>
            </w:r>
          </w:p>
        </w:tc>
      </w:tr>
      <w:tr w:rsidR="008C1EB2" w:rsidRPr="004F1775" w14:paraId="58E87978" w14:textId="77777777" w:rsidTr="00434644">
        <w:trPr>
          <w:trHeight w:val="300"/>
        </w:trPr>
        <w:tc>
          <w:tcPr>
            <w:tcW w:w="640" w:type="dxa"/>
            <w:shd w:val="clear" w:color="auto" w:fill="auto"/>
            <w:noWrap/>
            <w:hideMark/>
          </w:tcPr>
          <w:p w14:paraId="391F1C7B"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7</w:t>
            </w:r>
          </w:p>
        </w:tc>
        <w:tc>
          <w:tcPr>
            <w:tcW w:w="1895" w:type="dxa"/>
            <w:shd w:val="clear" w:color="auto" w:fill="auto"/>
            <w:noWrap/>
            <w:hideMark/>
          </w:tcPr>
          <w:p w14:paraId="79945A38"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Thanh Hóa</w:t>
            </w:r>
          </w:p>
        </w:tc>
        <w:tc>
          <w:tcPr>
            <w:tcW w:w="2340" w:type="dxa"/>
            <w:shd w:val="clear" w:color="auto" w:fill="auto"/>
            <w:noWrap/>
            <w:hideMark/>
          </w:tcPr>
          <w:p w14:paraId="4B5617BF"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Thường Xuân</w:t>
            </w:r>
          </w:p>
        </w:tc>
        <w:tc>
          <w:tcPr>
            <w:tcW w:w="2250" w:type="dxa"/>
            <w:shd w:val="clear" w:color="auto" w:fill="auto"/>
            <w:noWrap/>
            <w:hideMark/>
          </w:tcPr>
          <w:p w14:paraId="40D9C88A"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Xuân Dương</w:t>
            </w:r>
          </w:p>
        </w:tc>
        <w:tc>
          <w:tcPr>
            <w:tcW w:w="1980" w:type="dxa"/>
            <w:shd w:val="clear" w:color="000000" w:fill="FFAA00"/>
            <w:noWrap/>
            <w:hideMark/>
          </w:tcPr>
          <w:p w14:paraId="7DEF1AEA" w14:textId="3837A807" w:rsidR="008C1EB2" w:rsidRPr="004F1775" w:rsidRDefault="005D008A"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2</w:t>
            </w:r>
          </w:p>
        </w:tc>
      </w:tr>
      <w:tr w:rsidR="008C1EB2" w:rsidRPr="004F1775" w14:paraId="400E676C" w14:textId="77777777" w:rsidTr="00434644">
        <w:trPr>
          <w:trHeight w:val="300"/>
        </w:trPr>
        <w:tc>
          <w:tcPr>
            <w:tcW w:w="640" w:type="dxa"/>
            <w:shd w:val="clear" w:color="auto" w:fill="auto"/>
            <w:noWrap/>
            <w:hideMark/>
          </w:tcPr>
          <w:p w14:paraId="6988D12D"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8</w:t>
            </w:r>
          </w:p>
        </w:tc>
        <w:tc>
          <w:tcPr>
            <w:tcW w:w="1895" w:type="dxa"/>
            <w:shd w:val="clear" w:color="auto" w:fill="auto"/>
            <w:noWrap/>
            <w:hideMark/>
          </w:tcPr>
          <w:p w14:paraId="40CD8A5B"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Thanh Hóa</w:t>
            </w:r>
          </w:p>
        </w:tc>
        <w:tc>
          <w:tcPr>
            <w:tcW w:w="2340" w:type="dxa"/>
            <w:shd w:val="clear" w:color="auto" w:fill="auto"/>
            <w:noWrap/>
            <w:hideMark/>
          </w:tcPr>
          <w:p w14:paraId="2841AB30"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Thường Xuân</w:t>
            </w:r>
          </w:p>
        </w:tc>
        <w:tc>
          <w:tcPr>
            <w:tcW w:w="2250" w:type="dxa"/>
            <w:shd w:val="clear" w:color="auto" w:fill="auto"/>
            <w:noWrap/>
            <w:hideMark/>
          </w:tcPr>
          <w:p w14:paraId="7A511A04"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Xuân Cao</w:t>
            </w:r>
          </w:p>
        </w:tc>
        <w:tc>
          <w:tcPr>
            <w:tcW w:w="1980" w:type="dxa"/>
            <w:shd w:val="clear" w:color="000000" w:fill="38A800"/>
            <w:noWrap/>
            <w:hideMark/>
          </w:tcPr>
          <w:p w14:paraId="145FF388" w14:textId="0DF66618" w:rsidR="008C1EB2" w:rsidRPr="004F1775" w:rsidRDefault="005D008A"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3</w:t>
            </w:r>
          </w:p>
        </w:tc>
      </w:tr>
      <w:tr w:rsidR="008C1EB2" w:rsidRPr="004F1775" w14:paraId="76C73919" w14:textId="77777777" w:rsidTr="00434644">
        <w:trPr>
          <w:trHeight w:val="300"/>
        </w:trPr>
        <w:tc>
          <w:tcPr>
            <w:tcW w:w="640" w:type="dxa"/>
            <w:shd w:val="clear" w:color="auto" w:fill="auto"/>
            <w:noWrap/>
            <w:hideMark/>
          </w:tcPr>
          <w:p w14:paraId="03A26ADC"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9</w:t>
            </w:r>
          </w:p>
        </w:tc>
        <w:tc>
          <w:tcPr>
            <w:tcW w:w="1895" w:type="dxa"/>
            <w:shd w:val="clear" w:color="auto" w:fill="auto"/>
            <w:noWrap/>
            <w:hideMark/>
          </w:tcPr>
          <w:p w14:paraId="08EA3E7C"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Nghệ An</w:t>
            </w:r>
          </w:p>
        </w:tc>
        <w:tc>
          <w:tcPr>
            <w:tcW w:w="2340" w:type="dxa"/>
            <w:shd w:val="clear" w:color="auto" w:fill="auto"/>
            <w:noWrap/>
            <w:hideMark/>
          </w:tcPr>
          <w:p w14:paraId="1D6BD63E"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Anh Sơn</w:t>
            </w:r>
          </w:p>
        </w:tc>
        <w:tc>
          <w:tcPr>
            <w:tcW w:w="2250" w:type="dxa"/>
            <w:shd w:val="clear" w:color="auto" w:fill="auto"/>
            <w:noWrap/>
            <w:hideMark/>
          </w:tcPr>
          <w:p w14:paraId="4D06CF08"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Hùng Sơn</w:t>
            </w:r>
          </w:p>
        </w:tc>
        <w:tc>
          <w:tcPr>
            <w:tcW w:w="1980" w:type="dxa"/>
            <w:shd w:val="clear" w:color="000000" w:fill="38A800"/>
            <w:noWrap/>
            <w:hideMark/>
          </w:tcPr>
          <w:p w14:paraId="19413CD3" w14:textId="54540A1D" w:rsidR="008C1EB2" w:rsidRPr="004F1775" w:rsidRDefault="005D008A"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3</w:t>
            </w:r>
          </w:p>
        </w:tc>
      </w:tr>
      <w:tr w:rsidR="008C1EB2" w:rsidRPr="004F1775" w14:paraId="2354AFD0" w14:textId="77777777" w:rsidTr="00434644">
        <w:trPr>
          <w:trHeight w:val="300"/>
        </w:trPr>
        <w:tc>
          <w:tcPr>
            <w:tcW w:w="640" w:type="dxa"/>
            <w:shd w:val="clear" w:color="auto" w:fill="auto"/>
            <w:noWrap/>
            <w:hideMark/>
          </w:tcPr>
          <w:p w14:paraId="53E67B1A"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10</w:t>
            </w:r>
          </w:p>
        </w:tc>
        <w:tc>
          <w:tcPr>
            <w:tcW w:w="1895" w:type="dxa"/>
            <w:shd w:val="clear" w:color="auto" w:fill="auto"/>
            <w:noWrap/>
            <w:hideMark/>
          </w:tcPr>
          <w:p w14:paraId="4C0D7A92"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Nghệ An</w:t>
            </w:r>
          </w:p>
        </w:tc>
        <w:tc>
          <w:tcPr>
            <w:tcW w:w="2340" w:type="dxa"/>
            <w:shd w:val="clear" w:color="auto" w:fill="auto"/>
            <w:noWrap/>
            <w:hideMark/>
          </w:tcPr>
          <w:p w14:paraId="3C2422FC"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Anh Sơn</w:t>
            </w:r>
          </w:p>
        </w:tc>
        <w:tc>
          <w:tcPr>
            <w:tcW w:w="2250" w:type="dxa"/>
            <w:shd w:val="clear" w:color="auto" w:fill="auto"/>
            <w:noWrap/>
            <w:hideMark/>
          </w:tcPr>
          <w:p w14:paraId="515EDF42"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Đức Sơn</w:t>
            </w:r>
          </w:p>
        </w:tc>
        <w:tc>
          <w:tcPr>
            <w:tcW w:w="1980" w:type="dxa"/>
            <w:shd w:val="clear" w:color="000000" w:fill="FFFF73"/>
            <w:noWrap/>
            <w:hideMark/>
          </w:tcPr>
          <w:p w14:paraId="3FA7CC48" w14:textId="345B019A" w:rsidR="008C1EB2" w:rsidRPr="004F1775" w:rsidRDefault="005D008A"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4</w:t>
            </w:r>
          </w:p>
        </w:tc>
      </w:tr>
      <w:tr w:rsidR="008C1EB2" w:rsidRPr="004F1775" w14:paraId="5382D338" w14:textId="77777777" w:rsidTr="00434644">
        <w:trPr>
          <w:trHeight w:val="300"/>
        </w:trPr>
        <w:tc>
          <w:tcPr>
            <w:tcW w:w="640" w:type="dxa"/>
            <w:shd w:val="clear" w:color="auto" w:fill="auto"/>
            <w:noWrap/>
            <w:hideMark/>
          </w:tcPr>
          <w:p w14:paraId="02E9873F"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11</w:t>
            </w:r>
          </w:p>
        </w:tc>
        <w:tc>
          <w:tcPr>
            <w:tcW w:w="1895" w:type="dxa"/>
            <w:shd w:val="clear" w:color="auto" w:fill="auto"/>
            <w:noWrap/>
            <w:hideMark/>
          </w:tcPr>
          <w:p w14:paraId="53F636B4"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Nghệ An</w:t>
            </w:r>
          </w:p>
        </w:tc>
        <w:tc>
          <w:tcPr>
            <w:tcW w:w="2340" w:type="dxa"/>
            <w:shd w:val="clear" w:color="auto" w:fill="auto"/>
            <w:noWrap/>
            <w:hideMark/>
          </w:tcPr>
          <w:p w14:paraId="279D87CA"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Tương Dương</w:t>
            </w:r>
          </w:p>
        </w:tc>
        <w:tc>
          <w:tcPr>
            <w:tcW w:w="2250" w:type="dxa"/>
            <w:shd w:val="clear" w:color="auto" w:fill="auto"/>
            <w:noWrap/>
            <w:hideMark/>
          </w:tcPr>
          <w:p w14:paraId="616F062E"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Yên Tĩnh</w:t>
            </w:r>
          </w:p>
        </w:tc>
        <w:tc>
          <w:tcPr>
            <w:tcW w:w="1980" w:type="dxa"/>
            <w:shd w:val="clear" w:color="000000" w:fill="73B2FF"/>
            <w:noWrap/>
            <w:hideMark/>
          </w:tcPr>
          <w:p w14:paraId="7B4CFC95" w14:textId="6E6A6EBF" w:rsidR="008C1EB2" w:rsidRPr="004F1775" w:rsidRDefault="005D008A"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5</w:t>
            </w:r>
          </w:p>
        </w:tc>
      </w:tr>
      <w:tr w:rsidR="008C1EB2" w:rsidRPr="004F1775" w14:paraId="4ED9A584" w14:textId="77777777" w:rsidTr="00434644">
        <w:trPr>
          <w:trHeight w:val="300"/>
        </w:trPr>
        <w:tc>
          <w:tcPr>
            <w:tcW w:w="640" w:type="dxa"/>
            <w:shd w:val="clear" w:color="auto" w:fill="auto"/>
            <w:noWrap/>
            <w:hideMark/>
          </w:tcPr>
          <w:p w14:paraId="5CEDE52E"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12</w:t>
            </w:r>
          </w:p>
        </w:tc>
        <w:tc>
          <w:tcPr>
            <w:tcW w:w="1895" w:type="dxa"/>
            <w:shd w:val="clear" w:color="auto" w:fill="auto"/>
            <w:noWrap/>
            <w:hideMark/>
          </w:tcPr>
          <w:p w14:paraId="2D7E0DBF"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Nghệ An</w:t>
            </w:r>
          </w:p>
        </w:tc>
        <w:tc>
          <w:tcPr>
            <w:tcW w:w="2340" w:type="dxa"/>
            <w:shd w:val="clear" w:color="auto" w:fill="auto"/>
            <w:noWrap/>
            <w:hideMark/>
          </w:tcPr>
          <w:p w14:paraId="57E231C6"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Tương Dương</w:t>
            </w:r>
          </w:p>
        </w:tc>
        <w:tc>
          <w:tcPr>
            <w:tcW w:w="2250" w:type="dxa"/>
            <w:shd w:val="clear" w:color="auto" w:fill="auto"/>
            <w:noWrap/>
            <w:hideMark/>
          </w:tcPr>
          <w:p w14:paraId="1B9C6D85"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Nga My</w:t>
            </w:r>
          </w:p>
        </w:tc>
        <w:tc>
          <w:tcPr>
            <w:tcW w:w="1980" w:type="dxa"/>
            <w:shd w:val="clear" w:color="000000" w:fill="73B2FF"/>
            <w:noWrap/>
            <w:hideMark/>
          </w:tcPr>
          <w:p w14:paraId="5B225311" w14:textId="7C6381E1" w:rsidR="008C1EB2" w:rsidRPr="004F1775" w:rsidRDefault="005D008A"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5</w:t>
            </w:r>
          </w:p>
        </w:tc>
      </w:tr>
      <w:tr w:rsidR="008C1EB2" w:rsidRPr="004F1775" w14:paraId="4FAFD850" w14:textId="77777777" w:rsidTr="00434644">
        <w:trPr>
          <w:trHeight w:val="300"/>
        </w:trPr>
        <w:tc>
          <w:tcPr>
            <w:tcW w:w="640" w:type="dxa"/>
            <w:shd w:val="clear" w:color="auto" w:fill="auto"/>
            <w:noWrap/>
            <w:hideMark/>
          </w:tcPr>
          <w:p w14:paraId="0EAF99D7"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13</w:t>
            </w:r>
          </w:p>
        </w:tc>
        <w:tc>
          <w:tcPr>
            <w:tcW w:w="1895" w:type="dxa"/>
            <w:shd w:val="clear" w:color="auto" w:fill="auto"/>
            <w:noWrap/>
            <w:hideMark/>
          </w:tcPr>
          <w:p w14:paraId="01AD7B44"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Nghệ An</w:t>
            </w:r>
          </w:p>
        </w:tc>
        <w:tc>
          <w:tcPr>
            <w:tcW w:w="2340" w:type="dxa"/>
            <w:shd w:val="clear" w:color="auto" w:fill="auto"/>
            <w:noWrap/>
            <w:hideMark/>
          </w:tcPr>
          <w:p w14:paraId="775E8EFB"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Quế Phong</w:t>
            </w:r>
          </w:p>
        </w:tc>
        <w:tc>
          <w:tcPr>
            <w:tcW w:w="2250" w:type="dxa"/>
            <w:shd w:val="clear" w:color="auto" w:fill="auto"/>
            <w:noWrap/>
            <w:hideMark/>
          </w:tcPr>
          <w:p w14:paraId="01A024A2"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Châu Kim</w:t>
            </w:r>
          </w:p>
        </w:tc>
        <w:tc>
          <w:tcPr>
            <w:tcW w:w="1980" w:type="dxa"/>
            <w:shd w:val="clear" w:color="000000" w:fill="A83800"/>
            <w:noWrap/>
            <w:hideMark/>
          </w:tcPr>
          <w:p w14:paraId="77A9FF30"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6</w:t>
            </w:r>
          </w:p>
        </w:tc>
      </w:tr>
      <w:tr w:rsidR="008C1EB2" w:rsidRPr="004F1775" w14:paraId="16751380" w14:textId="77777777" w:rsidTr="00434644">
        <w:trPr>
          <w:trHeight w:val="300"/>
        </w:trPr>
        <w:tc>
          <w:tcPr>
            <w:tcW w:w="640" w:type="dxa"/>
            <w:shd w:val="clear" w:color="auto" w:fill="auto"/>
            <w:noWrap/>
            <w:hideMark/>
          </w:tcPr>
          <w:p w14:paraId="280A4E74"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14</w:t>
            </w:r>
          </w:p>
        </w:tc>
        <w:tc>
          <w:tcPr>
            <w:tcW w:w="1895" w:type="dxa"/>
            <w:shd w:val="clear" w:color="auto" w:fill="auto"/>
            <w:noWrap/>
            <w:hideMark/>
          </w:tcPr>
          <w:p w14:paraId="2E70865E"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commentRangeStart w:id="28"/>
            <w:r w:rsidRPr="004F1775">
              <w:rPr>
                <w:rFonts w:ascii="Arial" w:eastAsia="Times New Roman" w:hAnsi="Arial" w:cs="Arial"/>
                <w:sz w:val="22"/>
              </w:rPr>
              <w:t>Nghệ An</w:t>
            </w:r>
          </w:p>
        </w:tc>
        <w:tc>
          <w:tcPr>
            <w:tcW w:w="2340" w:type="dxa"/>
            <w:shd w:val="clear" w:color="auto" w:fill="auto"/>
            <w:noWrap/>
            <w:hideMark/>
          </w:tcPr>
          <w:p w14:paraId="2DDF8FE7"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Quế Phong</w:t>
            </w:r>
          </w:p>
        </w:tc>
        <w:tc>
          <w:tcPr>
            <w:tcW w:w="2250" w:type="dxa"/>
            <w:shd w:val="clear" w:color="auto" w:fill="auto"/>
            <w:noWrap/>
            <w:hideMark/>
          </w:tcPr>
          <w:p w14:paraId="74A05CE4"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Châu Thôn</w:t>
            </w:r>
            <w:commentRangeEnd w:id="28"/>
            <w:r w:rsidR="004D6866">
              <w:rPr>
                <w:rStyle w:val="CommentReference"/>
              </w:rPr>
              <w:commentReference w:id="28"/>
            </w:r>
          </w:p>
        </w:tc>
        <w:tc>
          <w:tcPr>
            <w:tcW w:w="1980" w:type="dxa"/>
            <w:shd w:val="clear" w:color="000000" w:fill="A83800"/>
            <w:noWrap/>
            <w:hideMark/>
          </w:tcPr>
          <w:p w14:paraId="47189E13" w14:textId="77777777" w:rsidR="008C1EB2" w:rsidRPr="004F1775" w:rsidRDefault="008C1EB2" w:rsidP="00434644">
            <w:pPr>
              <w:spacing w:beforeLines="60" w:before="144" w:afterLines="60" w:after="144" w:line="240" w:lineRule="auto"/>
              <w:jc w:val="center"/>
              <w:rPr>
                <w:rFonts w:ascii="Arial" w:eastAsia="Times New Roman" w:hAnsi="Arial" w:cs="Arial"/>
                <w:sz w:val="22"/>
              </w:rPr>
            </w:pPr>
            <w:r w:rsidRPr="004F1775">
              <w:rPr>
                <w:rFonts w:ascii="Arial" w:eastAsia="Times New Roman" w:hAnsi="Arial" w:cs="Arial"/>
                <w:sz w:val="22"/>
              </w:rPr>
              <w:t>6</w:t>
            </w:r>
          </w:p>
        </w:tc>
      </w:tr>
    </w:tbl>
    <w:p w14:paraId="21060178" w14:textId="77777777" w:rsidR="007A5D2C" w:rsidRPr="004F1775" w:rsidRDefault="007A5D2C" w:rsidP="00AF188B">
      <w:pPr>
        <w:rPr>
          <w:rFonts w:ascii="Arial" w:hAnsi="Arial" w:cs="Arial"/>
          <w:bCs/>
          <w:sz w:val="22"/>
        </w:rPr>
      </w:pPr>
    </w:p>
    <w:p w14:paraId="6F8A4BB4" w14:textId="16956623" w:rsidR="00F01C15" w:rsidRPr="004F1775" w:rsidRDefault="00EA0670" w:rsidP="00EC4005">
      <w:pPr>
        <w:pStyle w:val="Heading2"/>
        <w:rPr>
          <w:rFonts w:ascii="Arial" w:hAnsi="Arial" w:cs="Arial"/>
          <w:sz w:val="22"/>
          <w:szCs w:val="22"/>
        </w:rPr>
      </w:pPr>
      <w:bookmarkStart w:id="29" w:name="_Toc399149601"/>
      <w:r w:rsidRPr="004F1775">
        <w:rPr>
          <w:rFonts w:ascii="Arial" w:hAnsi="Arial" w:cs="Arial"/>
          <w:sz w:val="22"/>
          <w:szCs w:val="22"/>
        </w:rPr>
        <w:t>Field</w:t>
      </w:r>
      <w:r w:rsidR="00F01C15" w:rsidRPr="004F1775">
        <w:rPr>
          <w:rFonts w:ascii="Arial" w:hAnsi="Arial" w:cs="Arial"/>
          <w:sz w:val="22"/>
          <w:szCs w:val="22"/>
        </w:rPr>
        <w:t xml:space="preserve"> </w:t>
      </w:r>
      <w:commentRangeStart w:id="30"/>
      <w:r w:rsidR="00F01C15" w:rsidRPr="004F1775">
        <w:rPr>
          <w:rFonts w:ascii="Arial" w:hAnsi="Arial" w:cs="Arial"/>
          <w:sz w:val="22"/>
          <w:szCs w:val="22"/>
        </w:rPr>
        <w:t>survey</w:t>
      </w:r>
      <w:bookmarkEnd w:id="29"/>
    </w:p>
    <w:p w14:paraId="2787391F" w14:textId="15C23A98" w:rsidR="00F01C15" w:rsidRPr="004F1775" w:rsidRDefault="00F01C15" w:rsidP="009B5223">
      <w:pPr>
        <w:rPr>
          <w:rFonts w:ascii="Arial" w:hAnsi="Arial" w:cs="Arial"/>
          <w:b/>
          <w:bCs/>
          <w:i/>
          <w:sz w:val="22"/>
        </w:rPr>
      </w:pPr>
      <w:r w:rsidRPr="004F1775">
        <w:rPr>
          <w:rFonts w:ascii="Arial" w:hAnsi="Arial" w:cs="Arial"/>
          <w:b/>
          <w:bCs/>
          <w:i/>
          <w:sz w:val="22"/>
        </w:rPr>
        <w:t>Household fuelwood consumption</w:t>
      </w:r>
    </w:p>
    <w:p w14:paraId="5EA6B2BD" w14:textId="56A2605F" w:rsidR="007A5D2C" w:rsidRPr="004F1775" w:rsidRDefault="007A5D2C" w:rsidP="007A5D2C">
      <w:pPr>
        <w:rPr>
          <w:rFonts w:ascii="Arial" w:hAnsi="Arial" w:cs="Arial"/>
          <w:bCs/>
          <w:sz w:val="22"/>
        </w:rPr>
      </w:pPr>
      <w:r w:rsidRPr="004F1775">
        <w:rPr>
          <w:rFonts w:ascii="Arial" w:hAnsi="Arial" w:cs="Arial"/>
          <w:sz w:val="22"/>
        </w:rPr>
        <w:t>A q</w:t>
      </w:r>
      <w:r w:rsidR="00740419" w:rsidRPr="004F1775">
        <w:rPr>
          <w:rFonts w:ascii="Arial" w:hAnsi="Arial" w:cs="Arial"/>
          <w:sz w:val="22"/>
        </w:rPr>
        <w:t>uestionnaire</w:t>
      </w:r>
      <w:r w:rsidRPr="004F1775">
        <w:rPr>
          <w:rFonts w:ascii="Arial" w:hAnsi="Arial" w:cs="Arial"/>
          <w:sz w:val="22"/>
        </w:rPr>
        <w:t xml:space="preserve"> is designed for household </w:t>
      </w:r>
      <w:commentRangeStart w:id="31"/>
      <w:r w:rsidRPr="004F1775">
        <w:rPr>
          <w:rFonts w:ascii="Arial" w:hAnsi="Arial" w:cs="Arial"/>
          <w:sz w:val="22"/>
        </w:rPr>
        <w:t>interview</w:t>
      </w:r>
      <w:commentRangeEnd w:id="31"/>
      <w:r w:rsidR="004D6866">
        <w:rPr>
          <w:rStyle w:val="CommentReference"/>
        </w:rPr>
        <w:commentReference w:id="31"/>
      </w:r>
      <w:r w:rsidRPr="004F1775">
        <w:rPr>
          <w:rFonts w:ascii="Arial" w:hAnsi="Arial" w:cs="Arial"/>
          <w:sz w:val="22"/>
        </w:rPr>
        <w:t xml:space="preserve">. </w:t>
      </w:r>
      <w:r w:rsidR="009B5223" w:rsidRPr="004F1775">
        <w:rPr>
          <w:rFonts w:ascii="Arial" w:hAnsi="Arial" w:cs="Arial"/>
          <w:bCs/>
          <w:sz w:val="22"/>
        </w:rPr>
        <w:t>For each commune, 1 village is introduced b</w:t>
      </w:r>
      <w:r w:rsidR="00EA0670" w:rsidRPr="004F1775">
        <w:rPr>
          <w:rFonts w:ascii="Arial" w:hAnsi="Arial" w:cs="Arial"/>
          <w:bCs/>
          <w:sz w:val="22"/>
        </w:rPr>
        <w:t>y commune officer for household</w:t>
      </w:r>
      <w:r w:rsidR="009B5223" w:rsidRPr="004F1775">
        <w:rPr>
          <w:rFonts w:ascii="Arial" w:hAnsi="Arial" w:cs="Arial"/>
          <w:bCs/>
          <w:sz w:val="22"/>
        </w:rPr>
        <w:t xml:space="preserve"> interview</w:t>
      </w:r>
      <w:r w:rsidR="00EA0670" w:rsidRPr="004F1775">
        <w:rPr>
          <w:rFonts w:ascii="Arial" w:hAnsi="Arial" w:cs="Arial"/>
          <w:bCs/>
          <w:sz w:val="22"/>
        </w:rPr>
        <w:t>s</w:t>
      </w:r>
      <w:r w:rsidR="009B5223" w:rsidRPr="004F1775">
        <w:rPr>
          <w:rFonts w:ascii="Arial" w:hAnsi="Arial" w:cs="Arial"/>
          <w:bCs/>
          <w:sz w:val="22"/>
        </w:rPr>
        <w:t xml:space="preserve">. </w:t>
      </w:r>
      <w:commentRangeStart w:id="32"/>
      <w:r w:rsidR="009B5223" w:rsidRPr="004F1775">
        <w:rPr>
          <w:rFonts w:ascii="Arial" w:hAnsi="Arial" w:cs="Arial"/>
          <w:bCs/>
          <w:sz w:val="22"/>
        </w:rPr>
        <w:t xml:space="preserve">At each village, at least 15 households introduced by the village head participated in the </w:t>
      </w:r>
      <w:commentRangeStart w:id="33"/>
      <w:r w:rsidR="009B5223" w:rsidRPr="004F1775">
        <w:rPr>
          <w:rFonts w:ascii="Arial" w:hAnsi="Arial" w:cs="Arial"/>
          <w:bCs/>
          <w:sz w:val="22"/>
        </w:rPr>
        <w:t>interview</w:t>
      </w:r>
      <w:commentRangeEnd w:id="32"/>
      <w:r w:rsidR="00E10A26" w:rsidRPr="004F1775">
        <w:rPr>
          <w:rStyle w:val="CommentReference"/>
          <w:rFonts w:ascii="Arial" w:hAnsi="Arial" w:cs="Arial"/>
          <w:sz w:val="22"/>
          <w:szCs w:val="22"/>
        </w:rPr>
        <w:commentReference w:id="32"/>
      </w:r>
      <w:commentRangeEnd w:id="33"/>
      <w:r w:rsidR="004D6866">
        <w:rPr>
          <w:rStyle w:val="CommentReference"/>
        </w:rPr>
        <w:commentReference w:id="33"/>
      </w:r>
      <w:r w:rsidR="009B5223" w:rsidRPr="004F1775">
        <w:rPr>
          <w:rFonts w:ascii="Arial" w:hAnsi="Arial" w:cs="Arial"/>
          <w:bCs/>
          <w:sz w:val="22"/>
        </w:rPr>
        <w:t>.</w:t>
      </w:r>
    </w:p>
    <w:p w14:paraId="69480CCB" w14:textId="04EF19E4" w:rsidR="009B5223" w:rsidRPr="004F1775" w:rsidRDefault="009B5223" w:rsidP="007A5D2C">
      <w:pPr>
        <w:rPr>
          <w:rFonts w:ascii="Arial" w:hAnsi="Arial" w:cs="Arial"/>
          <w:sz w:val="22"/>
        </w:rPr>
      </w:pPr>
      <w:r w:rsidRPr="004F1775">
        <w:rPr>
          <w:rFonts w:ascii="Arial" w:hAnsi="Arial" w:cs="Arial"/>
          <w:sz w:val="22"/>
        </w:rPr>
        <w:t>Commune officers (including people’s committee’s representative and/or forest rangers) were interviewed to find out the trend of household fuelwood consumptio</w:t>
      </w:r>
      <w:r w:rsidR="00AD08D1" w:rsidRPr="004F1775">
        <w:rPr>
          <w:rFonts w:ascii="Arial" w:hAnsi="Arial" w:cs="Arial"/>
          <w:sz w:val="22"/>
        </w:rPr>
        <w:t xml:space="preserve">n in the </w:t>
      </w:r>
      <w:r w:rsidR="00EA0670" w:rsidRPr="004F1775">
        <w:rPr>
          <w:rFonts w:ascii="Arial" w:hAnsi="Arial" w:cs="Arial"/>
          <w:sz w:val="22"/>
        </w:rPr>
        <w:t>past and near future.</w:t>
      </w:r>
    </w:p>
    <w:p w14:paraId="36CD251A" w14:textId="09763F3D" w:rsidR="002E1391" w:rsidRPr="004F1775" w:rsidRDefault="00EE6473" w:rsidP="002E1391">
      <w:pPr>
        <w:rPr>
          <w:rFonts w:ascii="Arial" w:hAnsi="Arial" w:cs="Arial"/>
          <w:sz w:val="22"/>
        </w:rPr>
      </w:pPr>
      <w:r w:rsidRPr="004F1775">
        <w:rPr>
          <w:rFonts w:ascii="Arial" w:hAnsi="Arial" w:cs="Arial"/>
          <w:sz w:val="22"/>
        </w:rPr>
        <w:t xml:space="preserve">Two </w:t>
      </w:r>
      <w:r w:rsidR="002E1391" w:rsidRPr="004F1775">
        <w:rPr>
          <w:rFonts w:ascii="Arial" w:hAnsi="Arial" w:cs="Arial"/>
          <w:sz w:val="22"/>
        </w:rPr>
        <w:t xml:space="preserve">restaurants and </w:t>
      </w:r>
      <w:r w:rsidRPr="004F1775">
        <w:rPr>
          <w:rFonts w:ascii="Arial" w:hAnsi="Arial" w:cs="Arial"/>
          <w:sz w:val="22"/>
        </w:rPr>
        <w:t>one</w:t>
      </w:r>
      <w:r w:rsidR="002E1391" w:rsidRPr="004F1775">
        <w:rPr>
          <w:rFonts w:ascii="Arial" w:hAnsi="Arial" w:cs="Arial"/>
          <w:sz w:val="22"/>
        </w:rPr>
        <w:t xml:space="preserve"> primary school were visited for further understanding of residential demand for fuelwood.</w:t>
      </w:r>
    </w:p>
    <w:p w14:paraId="78F31BC4" w14:textId="77777777" w:rsidR="00F01C15" w:rsidRPr="004F1775" w:rsidRDefault="00F01C15" w:rsidP="009B5223">
      <w:pPr>
        <w:rPr>
          <w:rFonts w:ascii="Arial" w:hAnsi="Arial" w:cs="Arial"/>
          <w:b/>
          <w:bCs/>
          <w:i/>
          <w:sz w:val="22"/>
        </w:rPr>
      </w:pPr>
      <w:commentRangeStart w:id="34"/>
      <w:r w:rsidRPr="004F1775">
        <w:rPr>
          <w:rFonts w:ascii="Arial" w:hAnsi="Arial" w:cs="Arial"/>
          <w:b/>
          <w:bCs/>
          <w:i/>
          <w:sz w:val="22"/>
        </w:rPr>
        <w:t>Local industrial consumption</w:t>
      </w:r>
      <w:commentRangeEnd w:id="34"/>
      <w:r w:rsidR="00BB2C6C" w:rsidRPr="004F1775">
        <w:rPr>
          <w:rStyle w:val="CommentReference"/>
          <w:rFonts w:ascii="Arial" w:hAnsi="Arial" w:cs="Arial"/>
          <w:sz w:val="22"/>
          <w:szCs w:val="22"/>
        </w:rPr>
        <w:commentReference w:id="34"/>
      </w:r>
    </w:p>
    <w:p w14:paraId="217D2EC8" w14:textId="2C4F4389" w:rsidR="00740419" w:rsidRPr="004F1775" w:rsidRDefault="00EE6473" w:rsidP="009B5223">
      <w:pPr>
        <w:rPr>
          <w:rFonts w:ascii="Arial" w:hAnsi="Arial" w:cs="Arial"/>
          <w:sz w:val="22"/>
        </w:rPr>
      </w:pPr>
      <w:r w:rsidRPr="004F1775">
        <w:rPr>
          <w:rFonts w:ascii="Arial" w:hAnsi="Arial" w:cs="Arial"/>
          <w:sz w:val="22"/>
        </w:rPr>
        <w:lastRenderedPageBreak/>
        <w:t>Seven</w:t>
      </w:r>
      <w:r w:rsidR="009B5223" w:rsidRPr="004F1775">
        <w:rPr>
          <w:rFonts w:ascii="Arial" w:hAnsi="Arial" w:cs="Arial"/>
          <w:sz w:val="22"/>
        </w:rPr>
        <w:t xml:space="preserve"> local industrial plants including </w:t>
      </w:r>
      <w:r w:rsidRPr="004F1775">
        <w:rPr>
          <w:rFonts w:ascii="Arial" w:hAnsi="Arial" w:cs="Arial"/>
          <w:sz w:val="22"/>
        </w:rPr>
        <w:t>three in Thanh Hoa and four</w:t>
      </w:r>
      <w:r w:rsidR="009B5223" w:rsidRPr="004F1775">
        <w:rPr>
          <w:rFonts w:ascii="Arial" w:hAnsi="Arial" w:cs="Arial"/>
          <w:sz w:val="22"/>
        </w:rPr>
        <w:t xml:space="preserve"> in Nghe An were visited for interview and observation for fuelwood demand. </w:t>
      </w:r>
    </w:p>
    <w:p w14:paraId="5B58D5FB" w14:textId="77777777" w:rsidR="00F01C15" w:rsidRPr="004F1775" w:rsidRDefault="00F01C15" w:rsidP="009B5223">
      <w:pPr>
        <w:rPr>
          <w:rFonts w:ascii="Arial" w:hAnsi="Arial" w:cs="Arial"/>
          <w:b/>
          <w:bCs/>
          <w:i/>
          <w:sz w:val="22"/>
        </w:rPr>
      </w:pPr>
      <w:r w:rsidRPr="004F1775">
        <w:rPr>
          <w:rFonts w:ascii="Arial" w:hAnsi="Arial" w:cs="Arial"/>
          <w:b/>
          <w:bCs/>
          <w:i/>
          <w:sz w:val="22"/>
        </w:rPr>
        <w:t>Wood middlemen investigation</w:t>
      </w:r>
    </w:p>
    <w:p w14:paraId="7A15F4A4" w14:textId="7946F5A7" w:rsidR="00740419" w:rsidRPr="004F1775" w:rsidRDefault="00EE6473" w:rsidP="00CB3289">
      <w:pPr>
        <w:rPr>
          <w:rFonts w:ascii="Arial" w:hAnsi="Arial" w:cs="Arial"/>
          <w:sz w:val="22"/>
        </w:rPr>
      </w:pPr>
      <w:r w:rsidRPr="004F1775">
        <w:rPr>
          <w:rFonts w:ascii="Arial" w:hAnsi="Arial" w:cs="Arial"/>
          <w:sz w:val="22"/>
        </w:rPr>
        <w:t>The consultant team visited two middlemen, one in</w:t>
      </w:r>
      <w:ins w:id="35" w:author="Chris Dickinson" w:date="2014-09-29T07:53:00Z">
        <w:r w:rsidR="00D827CB">
          <w:rPr>
            <w:rFonts w:ascii="Arial" w:hAnsi="Arial" w:cs="Arial"/>
            <w:sz w:val="22"/>
          </w:rPr>
          <w:t xml:space="preserve"> </w:t>
        </w:r>
      </w:ins>
      <w:r w:rsidRPr="004F1775">
        <w:rPr>
          <w:rFonts w:ascii="Arial" w:hAnsi="Arial" w:cs="Arial"/>
          <w:sz w:val="22"/>
        </w:rPr>
        <w:t>Thanh Hoa and one</w:t>
      </w:r>
      <w:r w:rsidR="009B5223" w:rsidRPr="004F1775">
        <w:rPr>
          <w:rFonts w:ascii="Arial" w:hAnsi="Arial" w:cs="Arial"/>
          <w:sz w:val="22"/>
        </w:rPr>
        <w:t xml:space="preserve"> in Nghe An. </w:t>
      </w:r>
      <w:r w:rsidR="00740419" w:rsidRPr="004F1775">
        <w:rPr>
          <w:rFonts w:ascii="Arial" w:hAnsi="Arial" w:cs="Arial"/>
          <w:sz w:val="22"/>
        </w:rPr>
        <w:t>In-depth interview</w:t>
      </w:r>
      <w:r w:rsidR="00CB3289" w:rsidRPr="004F1775">
        <w:rPr>
          <w:rFonts w:ascii="Arial" w:hAnsi="Arial" w:cs="Arial"/>
          <w:sz w:val="22"/>
        </w:rPr>
        <w:t xml:space="preserve">s were conducted with the middlemen to further understanding commercial </w:t>
      </w:r>
      <w:r w:rsidR="009B5223" w:rsidRPr="004F1775">
        <w:rPr>
          <w:rFonts w:ascii="Arial" w:hAnsi="Arial" w:cs="Arial"/>
          <w:sz w:val="22"/>
        </w:rPr>
        <w:t>demand for fuelwood and actors of fuelwood value chain.</w:t>
      </w:r>
    </w:p>
    <w:p w14:paraId="7062ACA0" w14:textId="77777777" w:rsidR="00F01C15" w:rsidRPr="004F1775" w:rsidRDefault="003C1689" w:rsidP="00AF188B">
      <w:pPr>
        <w:pStyle w:val="Heading1"/>
        <w:rPr>
          <w:rFonts w:ascii="Arial" w:hAnsi="Arial" w:cs="Arial"/>
          <w:sz w:val="22"/>
          <w:szCs w:val="22"/>
        </w:rPr>
      </w:pPr>
      <w:bookmarkStart w:id="36" w:name="_Toc399149602"/>
      <w:r w:rsidRPr="004F1775">
        <w:rPr>
          <w:rFonts w:ascii="Arial" w:hAnsi="Arial" w:cs="Arial"/>
          <w:sz w:val="22"/>
          <w:szCs w:val="22"/>
        </w:rPr>
        <w:t>Findings</w:t>
      </w:r>
      <w:bookmarkEnd w:id="36"/>
      <w:commentRangeEnd w:id="30"/>
      <w:r w:rsidR="00274222">
        <w:rPr>
          <w:rStyle w:val="CommentReference"/>
          <w:rFonts w:ascii="Times New Roman" w:eastAsiaTheme="minorHAnsi" w:hAnsi="Times New Roman" w:cstheme="minorBidi"/>
          <w:b w:val="0"/>
          <w:bCs w:val="0"/>
          <w:color w:val="auto"/>
        </w:rPr>
        <w:commentReference w:id="30"/>
      </w:r>
    </w:p>
    <w:p w14:paraId="148562D9" w14:textId="0C528353" w:rsidR="003C1689" w:rsidRPr="004F1775" w:rsidRDefault="00CC6DDC" w:rsidP="00AF188B">
      <w:pPr>
        <w:pStyle w:val="Heading2"/>
        <w:rPr>
          <w:rFonts w:ascii="Arial" w:hAnsi="Arial" w:cs="Arial"/>
          <w:sz w:val="22"/>
          <w:szCs w:val="22"/>
        </w:rPr>
      </w:pPr>
      <w:bookmarkStart w:id="37" w:name="_Toc399149603"/>
      <w:commentRangeStart w:id="38"/>
      <w:r w:rsidRPr="004F1775">
        <w:rPr>
          <w:rFonts w:ascii="Arial" w:hAnsi="Arial" w:cs="Arial"/>
          <w:sz w:val="22"/>
          <w:szCs w:val="22"/>
        </w:rPr>
        <w:t>Residential f</w:t>
      </w:r>
      <w:r w:rsidR="004F3AF4" w:rsidRPr="004F1775">
        <w:rPr>
          <w:rFonts w:ascii="Arial" w:hAnsi="Arial" w:cs="Arial"/>
          <w:sz w:val="22"/>
          <w:szCs w:val="22"/>
        </w:rPr>
        <w:t xml:space="preserve">uelwood </w:t>
      </w:r>
      <w:r w:rsidR="00CE3C1F" w:rsidRPr="004F1775">
        <w:rPr>
          <w:rFonts w:ascii="Arial" w:hAnsi="Arial" w:cs="Arial"/>
          <w:sz w:val="22"/>
          <w:szCs w:val="22"/>
        </w:rPr>
        <w:t>consumption</w:t>
      </w:r>
      <w:bookmarkEnd w:id="37"/>
      <w:commentRangeEnd w:id="38"/>
      <w:r w:rsidR="00C636DD" w:rsidRPr="004F1775">
        <w:rPr>
          <w:rStyle w:val="CommentReference"/>
          <w:rFonts w:ascii="Arial" w:eastAsiaTheme="minorHAnsi" w:hAnsi="Arial" w:cs="Arial"/>
          <w:b w:val="0"/>
          <w:bCs w:val="0"/>
          <w:color w:val="auto"/>
          <w:sz w:val="22"/>
          <w:szCs w:val="22"/>
        </w:rPr>
        <w:commentReference w:id="38"/>
      </w:r>
    </w:p>
    <w:p w14:paraId="06C2EAA3" w14:textId="2A245E91" w:rsidR="002E1391" w:rsidRPr="004F1775" w:rsidRDefault="002E1391" w:rsidP="006E0BBA">
      <w:pPr>
        <w:rPr>
          <w:rFonts w:ascii="Arial" w:hAnsi="Arial" w:cs="Arial"/>
          <w:b/>
          <w:i/>
          <w:sz w:val="22"/>
        </w:rPr>
      </w:pPr>
      <w:r w:rsidRPr="004F1775">
        <w:rPr>
          <w:rFonts w:ascii="Arial" w:hAnsi="Arial" w:cs="Arial"/>
          <w:b/>
          <w:i/>
          <w:sz w:val="22"/>
        </w:rPr>
        <w:t>Consumption of res</w:t>
      </w:r>
      <w:r w:rsidR="00CC6DDC" w:rsidRPr="004F1775">
        <w:rPr>
          <w:rFonts w:ascii="Arial" w:hAnsi="Arial" w:cs="Arial"/>
          <w:b/>
          <w:i/>
          <w:sz w:val="22"/>
        </w:rPr>
        <w:t>idue</w:t>
      </w:r>
      <w:r w:rsidR="006E0BBA" w:rsidRPr="004F1775">
        <w:rPr>
          <w:rFonts w:ascii="Arial" w:hAnsi="Arial" w:cs="Arial"/>
          <w:b/>
          <w:i/>
          <w:sz w:val="22"/>
        </w:rPr>
        <w:t xml:space="preserve"> as an alternative to fuelwood</w:t>
      </w:r>
    </w:p>
    <w:p w14:paraId="00574248" w14:textId="24A090EF" w:rsidR="006303DF" w:rsidRPr="004F1775" w:rsidRDefault="006303DF" w:rsidP="002E1391">
      <w:pPr>
        <w:rPr>
          <w:rFonts w:ascii="Arial" w:hAnsi="Arial" w:cs="Arial"/>
          <w:sz w:val="22"/>
        </w:rPr>
      </w:pPr>
      <w:commentRangeStart w:id="39"/>
      <w:r w:rsidRPr="004F1775">
        <w:rPr>
          <w:rFonts w:ascii="Arial" w:hAnsi="Arial" w:cs="Arial"/>
          <w:sz w:val="22"/>
        </w:rPr>
        <w:t xml:space="preserve">Xuan </w:t>
      </w:r>
      <w:commentRangeStart w:id="40"/>
      <w:r w:rsidRPr="004F1775">
        <w:rPr>
          <w:rFonts w:ascii="Arial" w:hAnsi="Arial" w:cs="Arial"/>
          <w:sz w:val="22"/>
        </w:rPr>
        <w:t>Duong</w:t>
      </w:r>
      <w:commentRangeEnd w:id="40"/>
      <w:r w:rsidR="00E33F7B" w:rsidRPr="004F1775">
        <w:rPr>
          <w:rStyle w:val="CommentReference"/>
          <w:rFonts w:ascii="Arial" w:hAnsi="Arial" w:cs="Arial"/>
          <w:sz w:val="22"/>
          <w:szCs w:val="22"/>
        </w:rPr>
        <w:commentReference w:id="40"/>
      </w:r>
      <w:r w:rsidRPr="004F1775">
        <w:rPr>
          <w:rFonts w:ascii="Arial" w:hAnsi="Arial" w:cs="Arial"/>
          <w:sz w:val="22"/>
        </w:rPr>
        <w:t xml:space="preserve"> commune </w:t>
      </w:r>
      <w:commentRangeEnd w:id="39"/>
      <w:r w:rsidR="00265756" w:rsidRPr="004F1775">
        <w:rPr>
          <w:rStyle w:val="CommentReference"/>
          <w:rFonts w:ascii="Arial" w:hAnsi="Arial" w:cs="Arial"/>
          <w:sz w:val="22"/>
          <w:szCs w:val="22"/>
        </w:rPr>
        <w:commentReference w:id="39"/>
      </w:r>
      <w:r w:rsidRPr="004F1775">
        <w:rPr>
          <w:rFonts w:ascii="Arial" w:hAnsi="Arial" w:cs="Arial"/>
          <w:sz w:val="22"/>
        </w:rPr>
        <w:t>belong to cluster 2, which is most close to delta and farthest to forest. Xuan Duong commune does not have any natural forest. Xuan Duong has only 6.66 hectare of plantation forest, of which most are acacia. The population of Xuan Duong commune is 5,069 person</w:t>
      </w:r>
      <w:r w:rsidR="00441742" w:rsidRPr="004F1775">
        <w:rPr>
          <w:rFonts w:ascii="Arial" w:hAnsi="Arial" w:cs="Arial"/>
          <w:sz w:val="22"/>
        </w:rPr>
        <w:t>s</w:t>
      </w:r>
      <w:r w:rsidRPr="004F1775">
        <w:rPr>
          <w:rFonts w:ascii="Arial" w:hAnsi="Arial" w:cs="Arial"/>
          <w:sz w:val="22"/>
        </w:rPr>
        <w:t>. This means the average plantation area per person of Xuan Duong is 0.0013 hectare per person. This number is very low, compared to the average of 0.03 hectare per person of Thanh Hoa. Therefore they do not have</w:t>
      </w:r>
      <w:r w:rsidR="00441742" w:rsidRPr="004F1775">
        <w:rPr>
          <w:rFonts w:ascii="Arial" w:hAnsi="Arial" w:cs="Arial"/>
          <w:sz w:val="22"/>
        </w:rPr>
        <w:t xml:space="preserve"> abandon supply of fuelwood.</w:t>
      </w:r>
    </w:p>
    <w:p w14:paraId="0BF69311" w14:textId="526A9733" w:rsidR="006C5EB8" w:rsidRPr="004F1775" w:rsidRDefault="00441742" w:rsidP="006C5EB8">
      <w:pPr>
        <w:rPr>
          <w:rFonts w:ascii="Arial" w:hAnsi="Arial" w:cs="Arial"/>
          <w:sz w:val="22"/>
        </w:rPr>
      </w:pPr>
      <w:r w:rsidRPr="004F1775">
        <w:rPr>
          <w:rFonts w:ascii="Arial" w:hAnsi="Arial" w:cs="Arial"/>
          <w:sz w:val="22"/>
        </w:rPr>
        <w:t>Thus</w:t>
      </w:r>
      <w:r w:rsidR="006303DF" w:rsidRPr="004F1775">
        <w:rPr>
          <w:rFonts w:ascii="Arial" w:hAnsi="Arial" w:cs="Arial"/>
          <w:sz w:val="22"/>
        </w:rPr>
        <w:t xml:space="preserve">, Xuan Duong people </w:t>
      </w:r>
      <w:r w:rsidRPr="004F1775">
        <w:rPr>
          <w:rFonts w:ascii="Arial" w:hAnsi="Arial" w:cs="Arial"/>
          <w:sz w:val="22"/>
        </w:rPr>
        <w:t xml:space="preserve">use </w:t>
      </w:r>
      <w:r w:rsidR="007738D5" w:rsidRPr="004F1775">
        <w:rPr>
          <w:rFonts w:ascii="Arial" w:hAnsi="Arial" w:cs="Arial"/>
          <w:sz w:val="22"/>
        </w:rPr>
        <w:t xml:space="preserve">corn cob, </w:t>
      </w:r>
      <w:r w:rsidR="006303DF" w:rsidRPr="004F1775">
        <w:rPr>
          <w:rFonts w:ascii="Arial" w:hAnsi="Arial" w:cs="Arial"/>
          <w:sz w:val="22"/>
        </w:rPr>
        <w:t xml:space="preserve">acacia bark </w:t>
      </w:r>
      <w:r w:rsidR="007738D5" w:rsidRPr="004F1775">
        <w:rPr>
          <w:rFonts w:ascii="Arial" w:hAnsi="Arial" w:cs="Arial"/>
          <w:sz w:val="22"/>
        </w:rPr>
        <w:t xml:space="preserve">and branches </w:t>
      </w:r>
      <w:r w:rsidRPr="004F1775">
        <w:rPr>
          <w:rFonts w:ascii="Arial" w:hAnsi="Arial" w:cs="Arial"/>
          <w:sz w:val="22"/>
        </w:rPr>
        <w:t>to fulfill</w:t>
      </w:r>
      <w:r w:rsidR="006303DF" w:rsidRPr="004F1775">
        <w:rPr>
          <w:rFonts w:ascii="Arial" w:hAnsi="Arial" w:cs="Arial"/>
          <w:sz w:val="22"/>
        </w:rPr>
        <w:t xml:space="preserve"> </w:t>
      </w:r>
      <w:r w:rsidRPr="004F1775">
        <w:rPr>
          <w:rFonts w:ascii="Arial" w:hAnsi="Arial" w:cs="Arial"/>
          <w:sz w:val="22"/>
        </w:rPr>
        <w:t xml:space="preserve">their </w:t>
      </w:r>
      <w:r w:rsidR="006303DF" w:rsidRPr="004F1775">
        <w:rPr>
          <w:rFonts w:ascii="Arial" w:hAnsi="Arial" w:cs="Arial"/>
          <w:sz w:val="22"/>
        </w:rPr>
        <w:t>biomass energy demand</w:t>
      </w:r>
      <w:r w:rsidR="002E1391" w:rsidRPr="004F1775">
        <w:rPr>
          <w:rFonts w:ascii="Arial" w:hAnsi="Arial" w:cs="Arial"/>
          <w:sz w:val="22"/>
        </w:rPr>
        <w:t>.</w:t>
      </w:r>
      <w:r w:rsidRPr="004F1775">
        <w:rPr>
          <w:rFonts w:ascii="Arial" w:hAnsi="Arial" w:cs="Arial"/>
          <w:sz w:val="22"/>
        </w:rPr>
        <w:t xml:space="preserve"> The data from household interview showed that 80-90% of household biomass consumption in Xuan Duong come from </w:t>
      </w:r>
      <w:commentRangeStart w:id="41"/>
      <w:r w:rsidRPr="004F1775">
        <w:rPr>
          <w:rFonts w:ascii="Arial" w:hAnsi="Arial" w:cs="Arial"/>
          <w:sz w:val="22"/>
        </w:rPr>
        <w:t>residues</w:t>
      </w:r>
      <w:commentRangeEnd w:id="41"/>
      <w:r w:rsidR="00E33F7B" w:rsidRPr="004F1775">
        <w:rPr>
          <w:rStyle w:val="CommentReference"/>
          <w:rFonts w:ascii="Arial" w:hAnsi="Arial" w:cs="Arial"/>
          <w:sz w:val="22"/>
          <w:szCs w:val="22"/>
        </w:rPr>
        <w:commentReference w:id="41"/>
      </w:r>
      <w:r w:rsidRPr="004F1775">
        <w:rPr>
          <w:rFonts w:ascii="Arial" w:hAnsi="Arial" w:cs="Arial"/>
          <w:sz w:val="22"/>
        </w:rPr>
        <w:t>. The rest of 10-20% biomass are fuelwood which comes from their home garden.</w:t>
      </w:r>
    </w:p>
    <w:p w14:paraId="65C1AC15" w14:textId="09F9010A" w:rsidR="004E16A9" w:rsidRPr="004F1775" w:rsidRDefault="004E16A9" w:rsidP="006C5EB8">
      <w:pPr>
        <w:rPr>
          <w:rFonts w:ascii="Arial" w:hAnsi="Arial" w:cs="Arial"/>
          <w:sz w:val="22"/>
        </w:rPr>
      </w:pPr>
      <w:r w:rsidRPr="004F1775">
        <w:rPr>
          <w:rFonts w:ascii="Arial" w:hAnsi="Arial" w:cs="Arial"/>
          <w:sz w:val="22"/>
        </w:rPr>
        <w:t>Below is a picture of biomass energy in Xuan Duong commune.</w:t>
      </w:r>
    </w:p>
    <w:p w14:paraId="30A98804" w14:textId="77777777" w:rsidR="004E16A9" w:rsidRPr="004F1775" w:rsidRDefault="004E16A9" w:rsidP="004E16A9">
      <w:pPr>
        <w:jc w:val="center"/>
        <w:rPr>
          <w:rFonts w:ascii="Arial" w:hAnsi="Arial" w:cs="Arial"/>
          <w:sz w:val="22"/>
        </w:rPr>
      </w:pPr>
      <w:r w:rsidRPr="004F1775">
        <w:rPr>
          <w:rFonts w:ascii="Arial" w:hAnsi="Arial" w:cs="Arial"/>
          <w:noProof/>
          <w:sz w:val="22"/>
          <w:lang w:val="en-GB" w:eastAsia="en-GB"/>
        </w:rPr>
        <w:drawing>
          <wp:inline distT="0" distB="0" distL="0" distR="0" wp14:anchorId="458AB2AB" wp14:editId="74F51652">
            <wp:extent cx="3314700" cy="2486025"/>
            <wp:effectExtent l="0" t="0" r="0" b="9525"/>
            <wp:docPr id="11" name="Picture 11" descr="E:\GFD\02 Ongoing projects\0193 SNV fuelwood baseline\Implementation\Field Trip\Anh\Anh report\CAM02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GFD\02 Ongoing projects\0193 SNV fuelwood baseline\Implementation\Field Trip\Anh\Anh report\CAM0272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17587" cy="2488190"/>
                    </a:xfrm>
                    <a:prstGeom prst="rect">
                      <a:avLst/>
                    </a:prstGeom>
                    <a:noFill/>
                    <a:ln>
                      <a:noFill/>
                    </a:ln>
                  </pic:spPr>
                </pic:pic>
              </a:graphicData>
            </a:graphic>
          </wp:inline>
        </w:drawing>
      </w:r>
    </w:p>
    <w:p w14:paraId="3DA36CAC" w14:textId="25BEDFD0" w:rsidR="00441742" w:rsidRPr="004F1775" w:rsidRDefault="00441742" w:rsidP="00E44F45">
      <w:pPr>
        <w:pStyle w:val="Caption"/>
        <w:rPr>
          <w:rFonts w:ascii="Arial" w:hAnsi="Arial" w:cs="Arial"/>
          <w:sz w:val="22"/>
          <w:szCs w:val="22"/>
        </w:rPr>
      </w:pPr>
      <w:r w:rsidRPr="004F1775">
        <w:rPr>
          <w:rFonts w:ascii="Arial" w:hAnsi="Arial" w:cs="Arial"/>
          <w:sz w:val="22"/>
          <w:szCs w:val="22"/>
        </w:rPr>
        <w:t xml:space="preserve">Figure </w:t>
      </w:r>
      <w:r w:rsidR="004F1775" w:rsidRPr="004F1775">
        <w:rPr>
          <w:rFonts w:ascii="Arial" w:hAnsi="Arial" w:cs="Arial"/>
          <w:sz w:val="22"/>
          <w:szCs w:val="22"/>
        </w:rPr>
        <w:fldChar w:fldCharType="begin"/>
      </w:r>
      <w:r w:rsidR="004F1775" w:rsidRPr="004F1775">
        <w:rPr>
          <w:rFonts w:ascii="Arial" w:hAnsi="Arial" w:cs="Arial"/>
          <w:sz w:val="22"/>
          <w:szCs w:val="22"/>
        </w:rPr>
        <w:instrText xml:space="preserve"> SEQ Figure \* ARABIC </w:instrText>
      </w:r>
      <w:r w:rsidR="004F1775" w:rsidRPr="004F1775">
        <w:rPr>
          <w:rFonts w:ascii="Arial" w:hAnsi="Arial" w:cs="Arial"/>
          <w:sz w:val="22"/>
          <w:szCs w:val="22"/>
        </w:rPr>
        <w:fldChar w:fldCharType="separate"/>
      </w:r>
      <w:r w:rsidR="00BD6C81" w:rsidRPr="004F1775">
        <w:rPr>
          <w:rFonts w:ascii="Arial" w:hAnsi="Arial" w:cs="Arial"/>
          <w:noProof/>
          <w:sz w:val="22"/>
          <w:szCs w:val="22"/>
        </w:rPr>
        <w:t>2</w:t>
      </w:r>
      <w:r w:rsidR="004F1775" w:rsidRPr="004F1775">
        <w:rPr>
          <w:rFonts w:ascii="Arial" w:hAnsi="Arial" w:cs="Arial"/>
          <w:noProof/>
          <w:sz w:val="22"/>
          <w:szCs w:val="22"/>
        </w:rPr>
        <w:fldChar w:fldCharType="end"/>
      </w:r>
      <w:r w:rsidRPr="004F1775">
        <w:rPr>
          <w:rFonts w:ascii="Arial" w:hAnsi="Arial" w:cs="Arial"/>
          <w:sz w:val="22"/>
          <w:szCs w:val="22"/>
        </w:rPr>
        <w:t xml:space="preserve">. Acacia bark and </w:t>
      </w:r>
      <w:r w:rsidR="005B2DBB" w:rsidRPr="004F1775">
        <w:rPr>
          <w:rFonts w:ascii="Arial" w:hAnsi="Arial" w:cs="Arial"/>
          <w:sz w:val="22"/>
          <w:szCs w:val="22"/>
        </w:rPr>
        <w:t>Meliaceae branches</w:t>
      </w:r>
      <w:r w:rsidRPr="004F1775">
        <w:rPr>
          <w:rFonts w:ascii="Arial" w:hAnsi="Arial" w:cs="Arial"/>
          <w:sz w:val="22"/>
          <w:szCs w:val="22"/>
        </w:rPr>
        <w:t xml:space="preserve"> from home garden</w:t>
      </w:r>
    </w:p>
    <w:p w14:paraId="51F39DC9" w14:textId="48D7260E" w:rsidR="00CC6DDC" w:rsidRPr="004F1775" w:rsidRDefault="00CC6DDC">
      <w:pPr>
        <w:spacing w:before="0" w:after="200" w:line="276" w:lineRule="auto"/>
        <w:jc w:val="left"/>
        <w:rPr>
          <w:rFonts w:ascii="Arial" w:hAnsi="Arial" w:cs="Arial"/>
          <w:sz w:val="22"/>
        </w:rPr>
      </w:pPr>
      <w:r w:rsidRPr="004F1775">
        <w:rPr>
          <w:rFonts w:ascii="Arial" w:hAnsi="Arial" w:cs="Arial"/>
          <w:sz w:val="22"/>
        </w:rPr>
        <w:br w:type="page"/>
      </w:r>
    </w:p>
    <w:p w14:paraId="49697E32" w14:textId="0510A43F" w:rsidR="00856D78" w:rsidRPr="004F1775" w:rsidRDefault="00441742" w:rsidP="007269B9">
      <w:pPr>
        <w:rPr>
          <w:rFonts w:ascii="Arial" w:hAnsi="Arial" w:cs="Arial"/>
          <w:b/>
          <w:bCs/>
          <w:i/>
          <w:sz w:val="22"/>
        </w:rPr>
      </w:pPr>
      <w:commentRangeStart w:id="42"/>
      <w:r w:rsidRPr="004F1775">
        <w:rPr>
          <w:rFonts w:ascii="Arial" w:hAnsi="Arial" w:cs="Arial"/>
          <w:b/>
          <w:i/>
          <w:sz w:val="22"/>
        </w:rPr>
        <w:lastRenderedPageBreak/>
        <w:t>Consumption</w:t>
      </w:r>
      <w:r w:rsidR="00CC6DDC" w:rsidRPr="004F1775">
        <w:rPr>
          <w:rFonts w:ascii="Arial" w:hAnsi="Arial" w:cs="Arial"/>
          <w:b/>
          <w:i/>
          <w:sz w:val="22"/>
        </w:rPr>
        <w:t xml:space="preserve"> of fuelwood</w:t>
      </w:r>
      <w:commentRangeEnd w:id="42"/>
      <w:r w:rsidR="002D0332" w:rsidRPr="004F1775">
        <w:rPr>
          <w:rStyle w:val="CommentReference"/>
          <w:rFonts w:ascii="Arial" w:hAnsi="Arial" w:cs="Arial"/>
          <w:sz w:val="22"/>
          <w:szCs w:val="22"/>
        </w:rPr>
        <w:commentReference w:id="42"/>
      </w:r>
    </w:p>
    <w:p w14:paraId="59F78D0A" w14:textId="58A9E710" w:rsidR="00E44F45" w:rsidRPr="004F1775" w:rsidRDefault="00CC6DDC" w:rsidP="00E44F45">
      <w:pPr>
        <w:rPr>
          <w:rFonts w:ascii="Arial" w:hAnsi="Arial" w:cs="Arial"/>
          <w:sz w:val="22"/>
        </w:rPr>
      </w:pPr>
      <w:r w:rsidRPr="004F1775">
        <w:rPr>
          <w:rFonts w:ascii="Arial" w:hAnsi="Arial" w:cs="Arial"/>
          <w:sz w:val="22"/>
        </w:rPr>
        <w:t xml:space="preserve">Amongst 215 household interviews of 14 communes, there are 93 households that only use fuelwood for their cooking and heating. </w:t>
      </w:r>
      <w:r w:rsidR="003731A4" w:rsidRPr="004F1775">
        <w:rPr>
          <w:rFonts w:ascii="Arial" w:hAnsi="Arial" w:cs="Arial"/>
          <w:sz w:val="22"/>
        </w:rPr>
        <w:t xml:space="preserve">The residential fuelwood consumption in cluster 3, where households have more access to urbanization and use of LPG and less access to forest, is about </w:t>
      </w:r>
      <w:r w:rsidR="00E44F45" w:rsidRPr="004F1775">
        <w:rPr>
          <w:rFonts w:ascii="Arial" w:hAnsi="Arial" w:cs="Arial"/>
          <w:sz w:val="22"/>
        </w:rPr>
        <w:t>half of other clusters. Cluster 4, 5 and 6 still have access to natural forest within a short distance mostly less than 2 km. Therefore people still use a significant amount of fuel wood for cooking (</w:t>
      </w:r>
      <w:r w:rsidR="00E44F45" w:rsidRPr="004F1775">
        <w:rPr>
          <w:rFonts w:ascii="Arial" w:hAnsi="Arial" w:cs="Arial"/>
          <w:sz w:val="22"/>
        </w:rPr>
        <w:fldChar w:fldCharType="begin"/>
      </w:r>
      <w:r w:rsidR="00E44F45" w:rsidRPr="004F1775">
        <w:rPr>
          <w:rFonts w:ascii="Arial" w:hAnsi="Arial" w:cs="Arial"/>
          <w:sz w:val="22"/>
        </w:rPr>
        <w:instrText xml:space="preserve"> REF _Ref399102637 \h </w:instrText>
      </w:r>
      <w:r w:rsidR="004F1775" w:rsidRPr="004F1775">
        <w:rPr>
          <w:rFonts w:ascii="Arial" w:hAnsi="Arial" w:cs="Arial"/>
          <w:sz w:val="22"/>
        </w:rPr>
        <w:instrText xml:space="preserve"> \* MERGEFORMAT </w:instrText>
      </w:r>
      <w:r w:rsidR="00E44F45" w:rsidRPr="004F1775">
        <w:rPr>
          <w:rFonts w:ascii="Arial" w:hAnsi="Arial" w:cs="Arial"/>
          <w:sz w:val="22"/>
        </w:rPr>
      </w:r>
      <w:r w:rsidR="00E44F45" w:rsidRPr="004F1775">
        <w:rPr>
          <w:rFonts w:ascii="Arial" w:hAnsi="Arial" w:cs="Arial"/>
          <w:sz w:val="22"/>
        </w:rPr>
        <w:fldChar w:fldCharType="separate"/>
      </w:r>
      <w:r w:rsidR="00BD6C81" w:rsidRPr="004F1775">
        <w:rPr>
          <w:rFonts w:ascii="Arial" w:hAnsi="Arial" w:cs="Arial"/>
          <w:sz w:val="22"/>
        </w:rPr>
        <w:t xml:space="preserve">Table </w:t>
      </w:r>
      <w:r w:rsidR="00BD6C81" w:rsidRPr="004F1775">
        <w:rPr>
          <w:rFonts w:ascii="Arial" w:hAnsi="Arial" w:cs="Arial"/>
          <w:noProof/>
          <w:sz w:val="22"/>
        </w:rPr>
        <w:t>4</w:t>
      </w:r>
      <w:r w:rsidR="00E44F45" w:rsidRPr="004F1775">
        <w:rPr>
          <w:rFonts w:ascii="Arial" w:hAnsi="Arial" w:cs="Arial"/>
          <w:sz w:val="22"/>
        </w:rPr>
        <w:fldChar w:fldCharType="end"/>
      </w:r>
      <w:r w:rsidR="00E44F45" w:rsidRPr="004F1775">
        <w:rPr>
          <w:rFonts w:ascii="Arial" w:hAnsi="Arial" w:cs="Arial"/>
          <w:sz w:val="22"/>
        </w:rPr>
        <w:t>).</w:t>
      </w:r>
    </w:p>
    <w:p w14:paraId="39FAF7D6" w14:textId="13E6FD91" w:rsidR="002E1391" w:rsidRPr="004F1775" w:rsidRDefault="003731A4" w:rsidP="00E44F45">
      <w:pPr>
        <w:pStyle w:val="Caption"/>
        <w:rPr>
          <w:rFonts w:ascii="Arial" w:hAnsi="Arial" w:cs="Arial"/>
          <w:sz w:val="22"/>
          <w:szCs w:val="22"/>
        </w:rPr>
      </w:pPr>
      <w:bookmarkStart w:id="43" w:name="_Ref399102637"/>
      <w:r w:rsidRPr="004F1775">
        <w:rPr>
          <w:rFonts w:ascii="Arial" w:hAnsi="Arial" w:cs="Arial"/>
          <w:sz w:val="22"/>
          <w:szCs w:val="22"/>
        </w:rPr>
        <w:t xml:space="preserve">Table </w:t>
      </w:r>
      <w:r w:rsidR="004F1775" w:rsidRPr="004F1775">
        <w:rPr>
          <w:rFonts w:ascii="Arial" w:hAnsi="Arial" w:cs="Arial"/>
          <w:sz w:val="22"/>
          <w:szCs w:val="22"/>
        </w:rPr>
        <w:fldChar w:fldCharType="begin"/>
      </w:r>
      <w:r w:rsidR="004F1775" w:rsidRPr="004F1775">
        <w:rPr>
          <w:rFonts w:ascii="Arial" w:hAnsi="Arial" w:cs="Arial"/>
          <w:sz w:val="22"/>
          <w:szCs w:val="22"/>
        </w:rPr>
        <w:instrText xml:space="preserve"> SEQ Table \* ARABIC </w:instrText>
      </w:r>
      <w:r w:rsidR="004F1775" w:rsidRPr="004F1775">
        <w:rPr>
          <w:rFonts w:ascii="Arial" w:hAnsi="Arial" w:cs="Arial"/>
          <w:sz w:val="22"/>
          <w:szCs w:val="22"/>
        </w:rPr>
        <w:fldChar w:fldCharType="separate"/>
      </w:r>
      <w:r w:rsidR="00BD6C81" w:rsidRPr="004F1775">
        <w:rPr>
          <w:rFonts w:ascii="Arial" w:hAnsi="Arial" w:cs="Arial"/>
          <w:noProof/>
          <w:sz w:val="22"/>
          <w:szCs w:val="22"/>
        </w:rPr>
        <w:t>4</w:t>
      </w:r>
      <w:r w:rsidR="004F1775" w:rsidRPr="004F1775">
        <w:rPr>
          <w:rFonts w:ascii="Arial" w:hAnsi="Arial" w:cs="Arial"/>
          <w:noProof/>
          <w:sz w:val="22"/>
          <w:szCs w:val="22"/>
        </w:rPr>
        <w:fldChar w:fldCharType="end"/>
      </w:r>
      <w:bookmarkEnd w:id="43"/>
      <w:r w:rsidRPr="004F1775">
        <w:rPr>
          <w:rFonts w:ascii="Arial" w:hAnsi="Arial" w:cs="Arial"/>
          <w:sz w:val="22"/>
          <w:szCs w:val="22"/>
        </w:rPr>
        <w:t>. Wood consumption per person by cluster</w:t>
      </w:r>
    </w:p>
    <w:tbl>
      <w:tblPr>
        <w:tblStyle w:val="TableGrid"/>
        <w:tblW w:w="6588" w:type="dxa"/>
        <w:tblInd w:w="1458" w:type="dxa"/>
        <w:tblLook w:val="04A0" w:firstRow="1" w:lastRow="0" w:firstColumn="1" w:lastColumn="0" w:noHBand="0" w:noVBand="1"/>
      </w:tblPr>
      <w:tblGrid>
        <w:gridCol w:w="1953"/>
        <w:gridCol w:w="2509"/>
        <w:gridCol w:w="2126"/>
      </w:tblGrid>
      <w:tr w:rsidR="003731A4" w:rsidRPr="004F1775" w14:paraId="209EE4C2" w14:textId="77777777" w:rsidTr="003731A4">
        <w:tc>
          <w:tcPr>
            <w:tcW w:w="1953" w:type="dxa"/>
            <w:tcBorders>
              <w:bottom w:val="single" w:sz="4" w:space="0" w:color="auto"/>
            </w:tcBorders>
          </w:tcPr>
          <w:p w14:paraId="33D3FE01" w14:textId="77777777" w:rsidR="003731A4" w:rsidRPr="004F1775" w:rsidRDefault="003731A4" w:rsidP="00A20620">
            <w:pPr>
              <w:jc w:val="center"/>
              <w:rPr>
                <w:rFonts w:ascii="Arial" w:hAnsi="Arial" w:cs="Arial"/>
                <w:bCs/>
                <w:sz w:val="22"/>
              </w:rPr>
            </w:pPr>
            <w:r w:rsidRPr="004F1775">
              <w:rPr>
                <w:rFonts w:ascii="Arial" w:hAnsi="Arial" w:cs="Arial"/>
                <w:bCs/>
                <w:sz w:val="22"/>
              </w:rPr>
              <w:t>Cluster</w:t>
            </w:r>
          </w:p>
        </w:tc>
        <w:tc>
          <w:tcPr>
            <w:tcW w:w="2509" w:type="dxa"/>
          </w:tcPr>
          <w:p w14:paraId="66C449F2" w14:textId="77777777" w:rsidR="003731A4" w:rsidRPr="004F1775" w:rsidRDefault="003731A4" w:rsidP="00A20620">
            <w:pPr>
              <w:jc w:val="center"/>
              <w:rPr>
                <w:rFonts w:ascii="Arial" w:hAnsi="Arial" w:cs="Arial"/>
                <w:bCs/>
                <w:sz w:val="22"/>
              </w:rPr>
            </w:pPr>
            <w:r w:rsidRPr="004F1775">
              <w:rPr>
                <w:rFonts w:ascii="Arial" w:hAnsi="Arial" w:cs="Arial"/>
                <w:bCs/>
                <w:sz w:val="22"/>
              </w:rPr>
              <w:t xml:space="preserve">Wood consumption </w:t>
            </w:r>
          </w:p>
          <w:p w14:paraId="1355C419" w14:textId="77777777" w:rsidR="003731A4" w:rsidRPr="004F1775" w:rsidRDefault="003731A4" w:rsidP="00A20620">
            <w:pPr>
              <w:spacing w:before="0"/>
              <w:jc w:val="center"/>
              <w:rPr>
                <w:rFonts w:ascii="Arial" w:hAnsi="Arial" w:cs="Arial"/>
                <w:bCs/>
                <w:sz w:val="22"/>
              </w:rPr>
            </w:pPr>
            <w:r w:rsidRPr="004F1775">
              <w:rPr>
                <w:rFonts w:ascii="Arial" w:hAnsi="Arial" w:cs="Arial"/>
                <w:bCs/>
                <w:sz w:val="22"/>
              </w:rPr>
              <w:t>(kg/ person/ month)</w:t>
            </w:r>
          </w:p>
        </w:tc>
        <w:tc>
          <w:tcPr>
            <w:tcW w:w="2126" w:type="dxa"/>
          </w:tcPr>
          <w:p w14:paraId="5C50BE3C" w14:textId="77777777" w:rsidR="003731A4" w:rsidRPr="004F1775" w:rsidRDefault="003731A4" w:rsidP="00A20620">
            <w:pPr>
              <w:jc w:val="center"/>
              <w:rPr>
                <w:rFonts w:ascii="Arial" w:hAnsi="Arial" w:cs="Arial"/>
                <w:bCs/>
                <w:sz w:val="22"/>
              </w:rPr>
            </w:pPr>
            <w:r w:rsidRPr="004F1775">
              <w:rPr>
                <w:rFonts w:ascii="Arial" w:hAnsi="Arial" w:cs="Arial"/>
                <w:bCs/>
                <w:sz w:val="22"/>
              </w:rPr>
              <w:t>Standard deviation</w:t>
            </w:r>
          </w:p>
        </w:tc>
      </w:tr>
      <w:tr w:rsidR="003731A4" w:rsidRPr="004F1775" w14:paraId="70C3C1D3" w14:textId="77777777" w:rsidTr="003731A4">
        <w:tc>
          <w:tcPr>
            <w:tcW w:w="1953" w:type="dxa"/>
            <w:tcBorders>
              <w:bottom w:val="single" w:sz="4" w:space="0" w:color="auto"/>
            </w:tcBorders>
            <w:shd w:val="clear" w:color="auto" w:fill="A83800"/>
          </w:tcPr>
          <w:p w14:paraId="0ABA9B9B" w14:textId="77777777" w:rsidR="003731A4" w:rsidRPr="004F1775" w:rsidRDefault="003731A4" w:rsidP="00A20620">
            <w:pPr>
              <w:jc w:val="center"/>
              <w:rPr>
                <w:rFonts w:ascii="Arial" w:hAnsi="Arial" w:cs="Arial"/>
                <w:bCs/>
                <w:sz w:val="22"/>
              </w:rPr>
            </w:pPr>
            <w:r w:rsidRPr="004F1775">
              <w:rPr>
                <w:rFonts w:ascii="Arial" w:hAnsi="Arial" w:cs="Arial"/>
                <w:bCs/>
                <w:sz w:val="22"/>
              </w:rPr>
              <w:t>Cluster 6</w:t>
            </w:r>
          </w:p>
        </w:tc>
        <w:tc>
          <w:tcPr>
            <w:tcW w:w="2509" w:type="dxa"/>
            <w:vAlign w:val="bottom"/>
          </w:tcPr>
          <w:p w14:paraId="33F03478" w14:textId="77777777" w:rsidR="003731A4" w:rsidRPr="004F1775" w:rsidRDefault="003731A4" w:rsidP="00A20620">
            <w:pPr>
              <w:jc w:val="center"/>
              <w:rPr>
                <w:rFonts w:ascii="Arial" w:hAnsi="Arial" w:cs="Arial"/>
                <w:bCs/>
                <w:sz w:val="22"/>
              </w:rPr>
            </w:pPr>
            <w:r w:rsidRPr="004F1775">
              <w:rPr>
                <w:rFonts w:ascii="Arial" w:hAnsi="Arial" w:cs="Arial"/>
                <w:bCs/>
                <w:sz w:val="22"/>
              </w:rPr>
              <w:t>41.</w:t>
            </w:r>
            <w:commentRangeStart w:id="44"/>
            <w:r w:rsidRPr="004F1775">
              <w:rPr>
                <w:rFonts w:ascii="Arial" w:hAnsi="Arial" w:cs="Arial"/>
                <w:bCs/>
                <w:sz w:val="22"/>
              </w:rPr>
              <w:t>6</w:t>
            </w:r>
            <w:commentRangeEnd w:id="44"/>
            <w:r w:rsidR="004D3974" w:rsidRPr="004F1775">
              <w:rPr>
                <w:rStyle w:val="CommentReference"/>
                <w:rFonts w:ascii="Arial" w:hAnsi="Arial" w:cs="Arial"/>
                <w:sz w:val="22"/>
                <w:szCs w:val="22"/>
              </w:rPr>
              <w:commentReference w:id="44"/>
            </w:r>
          </w:p>
        </w:tc>
        <w:tc>
          <w:tcPr>
            <w:tcW w:w="2126" w:type="dxa"/>
            <w:vAlign w:val="bottom"/>
          </w:tcPr>
          <w:p w14:paraId="2119AB0C" w14:textId="77777777" w:rsidR="003731A4" w:rsidRPr="004F1775" w:rsidRDefault="003731A4" w:rsidP="00A20620">
            <w:pPr>
              <w:jc w:val="center"/>
              <w:rPr>
                <w:rFonts w:ascii="Arial" w:hAnsi="Arial" w:cs="Arial"/>
                <w:bCs/>
                <w:sz w:val="22"/>
              </w:rPr>
            </w:pPr>
            <w:r w:rsidRPr="004F1775">
              <w:rPr>
                <w:rFonts w:ascii="Arial" w:hAnsi="Arial" w:cs="Arial"/>
                <w:bCs/>
                <w:sz w:val="22"/>
              </w:rPr>
              <w:t>16.</w:t>
            </w:r>
            <w:commentRangeStart w:id="45"/>
            <w:r w:rsidRPr="004F1775">
              <w:rPr>
                <w:rFonts w:ascii="Arial" w:hAnsi="Arial" w:cs="Arial"/>
                <w:bCs/>
                <w:sz w:val="22"/>
              </w:rPr>
              <w:t>2</w:t>
            </w:r>
            <w:commentRangeEnd w:id="45"/>
            <w:r w:rsidR="004D3974" w:rsidRPr="004F1775">
              <w:rPr>
                <w:rStyle w:val="CommentReference"/>
                <w:rFonts w:ascii="Arial" w:hAnsi="Arial" w:cs="Arial"/>
                <w:sz w:val="22"/>
                <w:szCs w:val="22"/>
              </w:rPr>
              <w:commentReference w:id="45"/>
            </w:r>
          </w:p>
        </w:tc>
      </w:tr>
      <w:tr w:rsidR="003731A4" w:rsidRPr="004F1775" w14:paraId="4060609F" w14:textId="77777777" w:rsidTr="003731A4">
        <w:tc>
          <w:tcPr>
            <w:tcW w:w="1953" w:type="dxa"/>
            <w:tcBorders>
              <w:bottom w:val="single" w:sz="4" w:space="0" w:color="auto"/>
            </w:tcBorders>
            <w:shd w:val="clear" w:color="auto" w:fill="73B2FF"/>
          </w:tcPr>
          <w:p w14:paraId="20EFAD05" w14:textId="77777777" w:rsidR="003731A4" w:rsidRPr="004F1775" w:rsidRDefault="003731A4" w:rsidP="00A20620">
            <w:pPr>
              <w:jc w:val="center"/>
              <w:rPr>
                <w:rFonts w:ascii="Arial" w:hAnsi="Arial" w:cs="Arial"/>
                <w:bCs/>
                <w:sz w:val="22"/>
              </w:rPr>
            </w:pPr>
            <w:r w:rsidRPr="004F1775">
              <w:rPr>
                <w:rFonts w:ascii="Arial" w:hAnsi="Arial" w:cs="Arial"/>
                <w:bCs/>
                <w:sz w:val="22"/>
              </w:rPr>
              <w:t>Cluster 5</w:t>
            </w:r>
          </w:p>
        </w:tc>
        <w:tc>
          <w:tcPr>
            <w:tcW w:w="2509" w:type="dxa"/>
            <w:vAlign w:val="bottom"/>
          </w:tcPr>
          <w:p w14:paraId="25CD6BEA" w14:textId="77777777" w:rsidR="003731A4" w:rsidRPr="004F1775" w:rsidRDefault="003731A4" w:rsidP="00A20620">
            <w:pPr>
              <w:jc w:val="center"/>
              <w:rPr>
                <w:rFonts w:ascii="Arial" w:hAnsi="Arial" w:cs="Arial"/>
                <w:bCs/>
                <w:sz w:val="22"/>
              </w:rPr>
            </w:pPr>
            <w:r w:rsidRPr="004F1775">
              <w:rPr>
                <w:rFonts w:ascii="Arial" w:hAnsi="Arial" w:cs="Arial"/>
                <w:bCs/>
                <w:sz w:val="22"/>
              </w:rPr>
              <w:t>42.2</w:t>
            </w:r>
          </w:p>
        </w:tc>
        <w:tc>
          <w:tcPr>
            <w:tcW w:w="2126" w:type="dxa"/>
            <w:vAlign w:val="bottom"/>
          </w:tcPr>
          <w:p w14:paraId="54B1B457" w14:textId="77777777" w:rsidR="003731A4" w:rsidRPr="004F1775" w:rsidRDefault="003731A4" w:rsidP="00A20620">
            <w:pPr>
              <w:jc w:val="center"/>
              <w:rPr>
                <w:rFonts w:ascii="Arial" w:hAnsi="Arial" w:cs="Arial"/>
                <w:bCs/>
                <w:sz w:val="22"/>
              </w:rPr>
            </w:pPr>
            <w:r w:rsidRPr="004F1775">
              <w:rPr>
                <w:rFonts w:ascii="Arial" w:hAnsi="Arial" w:cs="Arial"/>
                <w:bCs/>
                <w:sz w:val="22"/>
              </w:rPr>
              <w:t>18.4</w:t>
            </w:r>
          </w:p>
        </w:tc>
      </w:tr>
      <w:tr w:rsidR="003731A4" w:rsidRPr="004F1775" w14:paraId="76082CBF" w14:textId="77777777" w:rsidTr="003731A4">
        <w:tc>
          <w:tcPr>
            <w:tcW w:w="1953" w:type="dxa"/>
            <w:tcBorders>
              <w:bottom w:val="single" w:sz="4" w:space="0" w:color="auto"/>
            </w:tcBorders>
            <w:shd w:val="clear" w:color="auto" w:fill="FFFF73"/>
          </w:tcPr>
          <w:p w14:paraId="4C6786A2" w14:textId="77777777" w:rsidR="003731A4" w:rsidRPr="004F1775" w:rsidRDefault="003731A4" w:rsidP="00A20620">
            <w:pPr>
              <w:jc w:val="center"/>
              <w:rPr>
                <w:rFonts w:ascii="Arial" w:hAnsi="Arial" w:cs="Arial"/>
                <w:bCs/>
                <w:sz w:val="22"/>
              </w:rPr>
            </w:pPr>
            <w:r w:rsidRPr="004F1775">
              <w:rPr>
                <w:rFonts w:ascii="Arial" w:hAnsi="Arial" w:cs="Arial"/>
                <w:bCs/>
                <w:sz w:val="22"/>
              </w:rPr>
              <w:t>Cluster 4</w:t>
            </w:r>
          </w:p>
        </w:tc>
        <w:tc>
          <w:tcPr>
            <w:tcW w:w="2509" w:type="dxa"/>
            <w:vAlign w:val="bottom"/>
          </w:tcPr>
          <w:p w14:paraId="3AA4CAA5" w14:textId="77777777" w:rsidR="003731A4" w:rsidRPr="004F1775" w:rsidRDefault="003731A4" w:rsidP="00A20620">
            <w:pPr>
              <w:jc w:val="center"/>
              <w:rPr>
                <w:rFonts w:ascii="Arial" w:hAnsi="Arial" w:cs="Arial"/>
                <w:bCs/>
                <w:sz w:val="22"/>
              </w:rPr>
            </w:pPr>
            <w:r w:rsidRPr="004F1775">
              <w:rPr>
                <w:rFonts w:ascii="Arial" w:hAnsi="Arial" w:cs="Arial"/>
                <w:bCs/>
                <w:sz w:val="22"/>
              </w:rPr>
              <w:t>39.2</w:t>
            </w:r>
          </w:p>
        </w:tc>
        <w:tc>
          <w:tcPr>
            <w:tcW w:w="2126" w:type="dxa"/>
            <w:vAlign w:val="bottom"/>
          </w:tcPr>
          <w:p w14:paraId="5EFEF4F4" w14:textId="77777777" w:rsidR="003731A4" w:rsidRPr="004F1775" w:rsidRDefault="003731A4" w:rsidP="00A20620">
            <w:pPr>
              <w:jc w:val="center"/>
              <w:rPr>
                <w:rFonts w:ascii="Arial" w:hAnsi="Arial" w:cs="Arial"/>
                <w:bCs/>
                <w:sz w:val="22"/>
              </w:rPr>
            </w:pPr>
            <w:r w:rsidRPr="004F1775">
              <w:rPr>
                <w:rFonts w:ascii="Arial" w:hAnsi="Arial" w:cs="Arial"/>
                <w:bCs/>
                <w:sz w:val="22"/>
              </w:rPr>
              <w:t>18.1</w:t>
            </w:r>
          </w:p>
        </w:tc>
      </w:tr>
      <w:tr w:rsidR="003731A4" w:rsidRPr="004F1775" w14:paraId="21FC52F9" w14:textId="77777777" w:rsidTr="003731A4">
        <w:tc>
          <w:tcPr>
            <w:tcW w:w="1953" w:type="dxa"/>
            <w:tcBorders>
              <w:bottom w:val="single" w:sz="4" w:space="0" w:color="auto"/>
            </w:tcBorders>
            <w:shd w:val="clear" w:color="auto" w:fill="38A800"/>
          </w:tcPr>
          <w:p w14:paraId="32A9A21C" w14:textId="77777777" w:rsidR="003731A4" w:rsidRPr="004F1775" w:rsidRDefault="003731A4" w:rsidP="00A20620">
            <w:pPr>
              <w:jc w:val="center"/>
              <w:rPr>
                <w:rFonts w:ascii="Arial" w:hAnsi="Arial" w:cs="Arial"/>
                <w:bCs/>
                <w:sz w:val="22"/>
              </w:rPr>
            </w:pPr>
            <w:r w:rsidRPr="004F1775">
              <w:rPr>
                <w:rFonts w:ascii="Arial" w:hAnsi="Arial" w:cs="Arial"/>
                <w:bCs/>
                <w:sz w:val="22"/>
              </w:rPr>
              <w:t>Cluster 3</w:t>
            </w:r>
          </w:p>
        </w:tc>
        <w:tc>
          <w:tcPr>
            <w:tcW w:w="2509" w:type="dxa"/>
            <w:vAlign w:val="bottom"/>
          </w:tcPr>
          <w:p w14:paraId="30BCD66D" w14:textId="77777777" w:rsidR="003731A4" w:rsidRPr="004F1775" w:rsidRDefault="003731A4" w:rsidP="00A20620">
            <w:pPr>
              <w:jc w:val="center"/>
              <w:rPr>
                <w:rFonts w:ascii="Arial" w:hAnsi="Arial" w:cs="Arial"/>
                <w:bCs/>
                <w:sz w:val="22"/>
              </w:rPr>
            </w:pPr>
            <w:r w:rsidRPr="004F1775">
              <w:rPr>
                <w:rFonts w:ascii="Arial" w:hAnsi="Arial" w:cs="Arial"/>
                <w:bCs/>
                <w:sz w:val="22"/>
              </w:rPr>
              <w:t>21.4</w:t>
            </w:r>
          </w:p>
        </w:tc>
        <w:tc>
          <w:tcPr>
            <w:tcW w:w="2126" w:type="dxa"/>
            <w:vAlign w:val="bottom"/>
          </w:tcPr>
          <w:p w14:paraId="577AEDA9" w14:textId="77777777" w:rsidR="003731A4" w:rsidRPr="004F1775" w:rsidRDefault="003731A4" w:rsidP="00A20620">
            <w:pPr>
              <w:jc w:val="center"/>
              <w:rPr>
                <w:rFonts w:ascii="Arial" w:hAnsi="Arial" w:cs="Arial"/>
                <w:bCs/>
                <w:sz w:val="22"/>
              </w:rPr>
            </w:pPr>
            <w:r w:rsidRPr="004F1775">
              <w:rPr>
                <w:rFonts w:ascii="Arial" w:hAnsi="Arial" w:cs="Arial"/>
                <w:bCs/>
                <w:sz w:val="22"/>
              </w:rPr>
              <w:t>4.6</w:t>
            </w:r>
          </w:p>
        </w:tc>
      </w:tr>
    </w:tbl>
    <w:p w14:paraId="6807E77B" w14:textId="77777777" w:rsidR="003731A4" w:rsidRPr="004F1775" w:rsidRDefault="003731A4" w:rsidP="003731A4">
      <w:pPr>
        <w:rPr>
          <w:rFonts w:ascii="Arial" w:hAnsi="Arial" w:cs="Arial"/>
          <w:sz w:val="22"/>
        </w:rPr>
      </w:pPr>
    </w:p>
    <w:p w14:paraId="496683C1" w14:textId="09122B7B" w:rsidR="002E1391" w:rsidRPr="004F1775" w:rsidRDefault="00E44F45" w:rsidP="00E44F45">
      <w:pPr>
        <w:spacing w:before="0" w:after="200" w:line="276" w:lineRule="auto"/>
        <w:jc w:val="left"/>
        <w:rPr>
          <w:rFonts w:ascii="Arial" w:hAnsi="Arial" w:cs="Arial"/>
          <w:sz w:val="22"/>
        </w:rPr>
        <w:sectPr w:rsidR="002E1391" w:rsidRPr="004F1775" w:rsidSect="00F93D7B">
          <w:footerReference w:type="default" r:id="rId14"/>
          <w:pgSz w:w="11909" w:h="16834" w:code="9"/>
          <w:pgMar w:top="1260" w:right="1379" w:bottom="1170" w:left="1440" w:header="720" w:footer="435" w:gutter="0"/>
          <w:cols w:space="720"/>
          <w:docGrid w:linePitch="360"/>
        </w:sectPr>
      </w:pPr>
      <w:r w:rsidRPr="004F1775">
        <w:rPr>
          <w:rFonts w:ascii="Arial" w:hAnsi="Arial" w:cs="Arial"/>
          <w:sz w:val="22"/>
        </w:rPr>
        <w:t xml:space="preserve">Details of fuel wood consumption by communes is presented in </w:t>
      </w:r>
      <w:r w:rsidRPr="004F1775">
        <w:rPr>
          <w:rFonts w:ascii="Arial" w:hAnsi="Arial" w:cs="Arial"/>
          <w:sz w:val="22"/>
        </w:rPr>
        <w:fldChar w:fldCharType="begin"/>
      </w:r>
      <w:r w:rsidRPr="004F1775">
        <w:rPr>
          <w:rFonts w:ascii="Arial" w:hAnsi="Arial" w:cs="Arial"/>
          <w:sz w:val="22"/>
        </w:rPr>
        <w:instrText xml:space="preserve"> REF _Ref399102825 \h </w:instrText>
      </w:r>
      <w:r w:rsidR="004F1775" w:rsidRPr="004F1775">
        <w:rPr>
          <w:rFonts w:ascii="Arial" w:hAnsi="Arial" w:cs="Arial"/>
          <w:sz w:val="22"/>
        </w:rPr>
        <w:instrText xml:space="preserve"> \* MERGEFORMAT </w:instrText>
      </w:r>
      <w:r w:rsidRPr="004F1775">
        <w:rPr>
          <w:rFonts w:ascii="Arial" w:hAnsi="Arial" w:cs="Arial"/>
          <w:sz w:val="22"/>
        </w:rPr>
      </w:r>
      <w:r w:rsidRPr="004F1775">
        <w:rPr>
          <w:rFonts w:ascii="Arial" w:hAnsi="Arial" w:cs="Arial"/>
          <w:sz w:val="22"/>
        </w:rPr>
        <w:fldChar w:fldCharType="separate"/>
      </w:r>
      <w:r w:rsidR="00BD6C81" w:rsidRPr="004F1775">
        <w:rPr>
          <w:rFonts w:ascii="Arial" w:hAnsi="Arial" w:cs="Arial"/>
          <w:sz w:val="22"/>
        </w:rPr>
        <w:t xml:space="preserve">Table </w:t>
      </w:r>
      <w:r w:rsidR="00BD6C81" w:rsidRPr="004F1775">
        <w:rPr>
          <w:rFonts w:ascii="Arial" w:hAnsi="Arial" w:cs="Arial"/>
          <w:noProof/>
          <w:sz w:val="22"/>
        </w:rPr>
        <w:t>5</w:t>
      </w:r>
      <w:r w:rsidRPr="004F1775">
        <w:rPr>
          <w:rFonts w:ascii="Arial" w:hAnsi="Arial" w:cs="Arial"/>
          <w:sz w:val="22"/>
        </w:rPr>
        <w:fldChar w:fldCharType="end"/>
      </w:r>
      <w:r w:rsidRPr="004F1775">
        <w:rPr>
          <w:rFonts w:ascii="Arial" w:hAnsi="Arial" w:cs="Arial"/>
          <w:sz w:val="22"/>
        </w:rPr>
        <w:t>.</w:t>
      </w:r>
    </w:p>
    <w:p w14:paraId="648DD8A0" w14:textId="684C7A2E" w:rsidR="00E44F45" w:rsidRPr="004F1775" w:rsidRDefault="00E44F45" w:rsidP="00E44F45">
      <w:pPr>
        <w:pStyle w:val="Caption"/>
        <w:rPr>
          <w:rFonts w:ascii="Arial" w:hAnsi="Arial" w:cs="Arial"/>
          <w:sz w:val="22"/>
          <w:szCs w:val="22"/>
        </w:rPr>
      </w:pPr>
      <w:bookmarkStart w:id="46" w:name="_Ref399102825"/>
      <w:r w:rsidRPr="004F1775">
        <w:rPr>
          <w:rFonts w:ascii="Arial" w:hAnsi="Arial" w:cs="Arial"/>
          <w:sz w:val="22"/>
          <w:szCs w:val="22"/>
        </w:rPr>
        <w:lastRenderedPageBreak/>
        <w:t xml:space="preserve">Table </w:t>
      </w:r>
      <w:r w:rsidR="004F1775" w:rsidRPr="004F1775">
        <w:rPr>
          <w:rFonts w:ascii="Arial" w:hAnsi="Arial" w:cs="Arial"/>
          <w:sz w:val="22"/>
          <w:szCs w:val="22"/>
        </w:rPr>
        <w:fldChar w:fldCharType="begin"/>
      </w:r>
      <w:r w:rsidR="004F1775" w:rsidRPr="004F1775">
        <w:rPr>
          <w:rFonts w:ascii="Arial" w:hAnsi="Arial" w:cs="Arial"/>
          <w:sz w:val="22"/>
          <w:szCs w:val="22"/>
        </w:rPr>
        <w:instrText xml:space="preserve"> SEQ Table \* ARABIC </w:instrText>
      </w:r>
      <w:r w:rsidR="004F1775" w:rsidRPr="004F1775">
        <w:rPr>
          <w:rFonts w:ascii="Arial" w:hAnsi="Arial" w:cs="Arial"/>
          <w:sz w:val="22"/>
          <w:szCs w:val="22"/>
        </w:rPr>
        <w:fldChar w:fldCharType="separate"/>
      </w:r>
      <w:r w:rsidR="00BD6C81" w:rsidRPr="004F1775">
        <w:rPr>
          <w:rFonts w:ascii="Arial" w:hAnsi="Arial" w:cs="Arial"/>
          <w:noProof/>
          <w:sz w:val="22"/>
          <w:szCs w:val="22"/>
        </w:rPr>
        <w:t>5</w:t>
      </w:r>
      <w:r w:rsidR="004F1775" w:rsidRPr="004F1775">
        <w:rPr>
          <w:rFonts w:ascii="Arial" w:hAnsi="Arial" w:cs="Arial"/>
          <w:noProof/>
          <w:sz w:val="22"/>
          <w:szCs w:val="22"/>
        </w:rPr>
        <w:fldChar w:fldCharType="end"/>
      </w:r>
      <w:bookmarkEnd w:id="46"/>
      <w:r w:rsidRPr="004F1775">
        <w:rPr>
          <w:rFonts w:ascii="Arial" w:hAnsi="Arial" w:cs="Arial"/>
          <w:sz w:val="22"/>
          <w:szCs w:val="22"/>
        </w:rPr>
        <w:t>. Residential fuelwood consumption, excluding households that raise pigs and have supplement jobs</w:t>
      </w:r>
    </w:p>
    <w:tbl>
      <w:tblPr>
        <w:tblW w:w="13398" w:type="dxa"/>
        <w:tblInd w:w="1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622"/>
        <w:gridCol w:w="1178"/>
        <w:gridCol w:w="1542"/>
        <w:gridCol w:w="1408"/>
        <w:gridCol w:w="954"/>
        <w:gridCol w:w="1538"/>
        <w:gridCol w:w="1419"/>
        <w:gridCol w:w="1359"/>
        <w:gridCol w:w="1966"/>
        <w:gridCol w:w="1056"/>
        <w:gridCol w:w="1384"/>
      </w:tblGrid>
      <w:tr w:rsidR="00260CD0" w:rsidRPr="004F1775" w14:paraId="724C0DBA" w14:textId="5DF42B4A" w:rsidTr="005B2DBB">
        <w:trPr>
          <w:trHeight w:val="300"/>
        </w:trPr>
        <w:tc>
          <w:tcPr>
            <w:tcW w:w="596" w:type="dxa"/>
            <w:tcBorders>
              <w:top w:val="single" w:sz="4" w:space="0" w:color="auto"/>
              <w:bottom w:val="single" w:sz="4" w:space="0" w:color="auto"/>
            </w:tcBorders>
            <w:shd w:val="clear" w:color="auto" w:fill="auto"/>
            <w:noWrap/>
          </w:tcPr>
          <w:p w14:paraId="3AD3F226" w14:textId="77777777" w:rsidR="00260CD0" w:rsidRPr="004F1775" w:rsidRDefault="00260CD0" w:rsidP="007E3232">
            <w:pPr>
              <w:spacing w:beforeLines="30" w:before="72" w:afterLines="30" w:after="72" w:line="240" w:lineRule="auto"/>
              <w:jc w:val="center"/>
              <w:rPr>
                <w:rFonts w:ascii="Arial" w:eastAsia="Times New Roman" w:hAnsi="Arial" w:cs="Arial"/>
                <w:b/>
                <w:bCs/>
                <w:sz w:val="22"/>
              </w:rPr>
            </w:pPr>
            <w:r w:rsidRPr="004F1775">
              <w:rPr>
                <w:rFonts w:ascii="Arial" w:eastAsia="Times New Roman" w:hAnsi="Arial" w:cs="Arial"/>
                <w:b/>
                <w:bCs/>
                <w:sz w:val="22"/>
              </w:rPr>
              <w:t>STT</w:t>
            </w:r>
          </w:p>
        </w:tc>
        <w:tc>
          <w:tcPr>
            <w:tcW w:w="1204" w:type="dxa"/>
            <w:tcBorders>
              <w:top w:val="single" w:sz="4" w:space="0" w:color="auto"/>
              <w:bottom w:val="single" w:sz="4" w:space="0" w:color="auto"/>
            </w:tcBorders>
            <w:shd w:val="clear" w:color="auto" w:fill="auto"/>
            <w:noWrap/>
          </w:tcPr>
          <w:p w14:paraId="6FFD7F88" w14:textId="77777777" w:rsidR="00260CD0" w:rsidRPr="004F1775" w:rsidRDefault="00260CD0" w:rsidP="007E3232">
            <w:pPr>
              <w:spacing w:beforeLines="30" w:before="72" w:afterLines="30" w:after="72" w:line="240" w:lineRule="auto"/>
              <w:jc w:val="center"/>
              <w:rPr>
                <w:rFonts w:ascii="Arial" w:eastAsia="Times New Roman" w:hAnsi="Arial" w:cs="Arial"/>
                <w:b/>
                <w:bCs/>
                <w:sz w:val="22"/>
              </w:rPr>
            </w:pPr>
            <w:r w:rsidRPr="004F1775">
              <w:rPr>
                <w:rFonts w:ascii="Arial" w:eastAsia="Times New Roman" w:hAnsi="Arial" w:cs="Arial"/>
                <w:b/>
                <w:bCs/>
                <w:sz w:val="22"/>
              </w:rPr>
              <w:t>Province</w:t>
            </w:r>
          </w:p>
        </w:tc>
        <w:tc>
          <w:tcPr>
            <w:tcW w:w="1578" w:type="dxa"/>
            <w:tcBorders>
              <w:top w:val="single" w:sz="4" w:space="0" w:color="auto"/>
              <w:bottom w:val="single" w:sz="4" w:space="0" w:color="auto"/>
            </w:tcBorders>
            <w:shd w:val="clear" w:color="auto" w:fill="auto"/>
            <w:noWrap/>
          </w:tcPr>
          <w:p w14:paraId="6B127B8A" w14:textId="77777777" w:rsidR="00260CD0" w:rsidRPr="004F1775" w:rsidRDefault="00260CD0" w:rsidP="007E3232">
            <w:pPr>
              <w:spacing w:beforeLines="30" w:before="72" w:afterLines="30" w:after="72" w:line="240" w:lineRule="auto"/>
              <w:jc w:val="center"/>
              <w:rPr>
                <w:rFonts w:ascii="Arial" w:eastAsia="Times New Roman" w:hAnsi="Arial" w:cs="Arial"/>
                <w:b/>
                <w:bCs/>
                <w:sz w:val="22"/>
              </w:rPr>
            </w:pPr>
            <w:r w:rsidRPr="004F1775">
              <w:rPr>
                <w:rFonts w:ascii="Arial" w:eastAsia="Times New Roman" w:hAnsi="Arial" w:cs="Arial"/>
                <w:b/>
                <w:bCs/>
                <w:sz w:val="22"/>
              </w:rPr>
              <w:t>District</w:t>
            </w:r>
          </w:p>
        </w:tc>
        <w:tc>
          <w:tcPr>
            <w:tcW w:w="1440" w:type="dxa"/>
            <w:tcBorders>
              <w:top w:val="single" w:sz="4" w:space="0" w:color="auto"/>
              <w:bottom w:val="single" w:sz="4" w:space="0" w:color="auto"/>
            </w:tcBorders>
            <w:shd w:val="clear" w:color="auto" w:fill="auto"/>
            <w:noWrap/>
          </w:tcPr>
          <w:p w14:paraId="3F1A5624" w14:textId="77777777" w:rsidR="00260CD0" w:rsidRPr="004F1775" w:rsidRDefault="00260CD0" w:rsidP="007E3232">
            <w:pPr>
              <w:spacing w:beforeLines="30" w:before="72" w:afterLines="30" w:after="72" w:line="240" w:lineRule="auto"/>
              <w:jc w:val="center"/>
              <w:rPr>
                <w:rFonts w:ascii="Arial" w:eastAsia="Times New Roman" w:hAnsi="Arial" w:cs="Arial"/>
                <w:b/>
                <w:bCs/>
                <w:sz w:val="22"/>
              </w:rPr>
            </w:pPr>
            <w:r w:rsidRPr="004F1775">
              <w:rPr>
                <w:rFonts w:ascii="Arial" w:eastAsia="Times New Roman" w:hAnsi="Arial" w:cs="Arial"/>
                <w:b/>
                <w:bCs/>
                <w:sz w:val="22"/>
              </w:rPr>
              <w:t>Commune</w:t>
            </w:r>
          </w:p>
        </w:tc>
        <w:tc>
          <w:tcPr>
            <w:tcW w:w="900" w:type="dxa"/>
            <w:tcBorders>
              <w:top w:val="single" w:sz="4" w:space="0" w:color="auto"/>
              <w:bottom w:val="single" w:sz="4" w:space="0" w:color="auto"/>
            </w:tcBorders>
            <w:shd w:val="clear" w:color="000000" w:fill="auto"/>
            <w:noWrap/>
          </w:tcPr>
          <w:p w14:paraId="70678A67" w14:textId="77777777" w:rsidR="00260CD0" w:rsidRPr="004F1775" w:rsidRDefault="00260CD0" w:rsidP="007E3232">
            <w:pPr>
              <w:spacing w:beforeLines="30" w:before="72" w:afterLines="30" w:after="72" w:line="240" w:lineRule="auto"/>
              <w:jc w:val="center"/>
              <w:rPr>
                <w:rFonts w:ascii="Arial" w:eastAsia="Times New Roman" w:hAnsi="Arial" w:cs="Arial"/>
                <w:b/>
                <w:bCs/>
                <w:color w:val="FF0000"/>
                <w:sz w:val="22"/>
              </w:rPr>
            </w:pPr>
            <w:r w:rsidRPr="004F1775">
              <w:rPr>
                <w:rFonts w:ascii="Arial" w:eastAsia="Times New Roman" w:hAnsi="Arial" w:cs="Arial"/>
                <w:b/>
                <w:bCs/>
                <w:sz w:val="22"/>
              </w:rPr>
              <w:t>Cluster ID</w:t>
            </w:r>
          </w:p>
        </w:tc>
        <w:tc>
          <w:tcPr>
            <w:tcW w:w="1392" w:type="dxa"/>
            <w:tcBorders>
              <w:top w:val="single" w:sz="4" w:space="0" w:color="auto"/>
              <w:bottom w:val="single" w:sz="4" w:space="0" w:color="auto"/>
            </w:tcBorders>
            <w:shd w:val="clear" w:color="000000" w:fill="auto"/>
          </w:tcPr>
          <w:p w14:paraId="6E20DA20" w14:textId="270C43D0" w:rsidR="00260CD0" w:rsidRPr="004F1775" w:rsidRDefault="00260CD0" w:rsidP="00A14981">
            <w:pPr>
              <w:spacing w:beforeLines="30" w:before="72" w:afterLines="30" w:after="72" w:line="240" w:lineRule="auto"/>
              <w:jc w:val="center"/>
              <w:rPr>
                <w:rFonts w:ascii="Arial" w:eastAsia="Times New Roman" w:hAnsi="Arial" w:cs="Arial"/>
                <w:b/>
                <w:bCs/>
                <w:sz w:val="22"/>
              </w:rPr>
            </w:pPr>
            <w:r w:rsidRPr="004F1775">
              <w:rPr>
                <w:rFonts w:ascii="Arial" w:eastAsia="Times New Roman" w:hAnsi="Arial" w:cs="Arial"/>
                <w:b/>
                <w:bCs/>
                <w:sz w:val="22"/>
              </w:rPr>
              <w:t>% householdss with electric rice cooker</w:t>
            </w:r>
            <w:r w:rsidR="00CC6DDC" w:rsidRPr="004F1775">
              <w:rPr>
                <w:rFonts w:ascii="Arial" w:eastAsia="Times New Roman" w:hAnsi="Arial" w:cs="Arial"/>
                <w:b/>
                <w:bCs/>
                <w:sz w:val="22"/>
              </w:rPr>
              <w:t>*</w:t>
            </w:r>
          </w:p>
        </w:tc>
        <w:tc>
          <w:tcPr>
            <w:tcW w:w="1360" w:type="dxa"/>
            <w:tcBorders>
              <w:top w:val="single" w:sz="4" w:space="0" w:color="auto"/>
              <w:bottom w:val="single" w:sz="4" w:space="0" w:color="auto"/>
            </w:tcBorders>
            <w:shd w:val="clear" w:color="000000" w:fill="auto"/>
          </w:tcPr>
          <w:p w14:paraId="7D5CF5BB" w14:textId="2358F719" w:rsidR="00260CD0" w:rsidRPr="004F1775" w:rsidRDefault="00260CD0" w:rsidP="007E3232">
            <w:pPr>
              <w:spacing w:beforeLines="30" w:before="72" w:afterLines="30" w:after="72" w:line="240" w:lineRule="auto"/>
              <w:jc w:val="center"/>
              <w:rPr>
                <w:rFonts w:ascii="Arial" w:eastAsia="Times New Roman" w:hAnsi="Arial" w:cs="Arial"/>
                <w:b/>
                <w:bCs/>
                <w:sz w:val="22"/>
              </w:rPr>
            </w:pPr>
            <w:r w:rsidRPr="004F1775">
              <w:rPr>
                <w:rFonts w:ascii="Arial" w:eastAsia="Times New Roman" w:hAnsi="Arial" w:cs="Arial"/>
                <w:b/>
                <w:bCs/>
                <w:sz w:val="22"/>
              </w:rPr>
              <w:t>% households with LPG cooker</w:t>
            </w:r>
            <w:r w:rsidR="00CC6DDC" w:rsidRPr="004F1775">
              <w:rPr>
                <w:rFonts w:ascii="Arial" w:eastAsia="Times New Roman" w:hAnsi="Arial" w:cs="Arial"/>
                <w:b/>
                <w:bCs/>
                <w:sz w:val="22"/>
              </w:rPr>
              <w:t>*</w:t>
            </w:r>
          </w:p>
        </w:tc>
        <w:tc>
          <w:tcPr>
            <w:tcW w:w="1177" w:type="dxa"/>
            <w:tcBorders>
              <w:top w:val="single" w:sz="4" w:space="0" w:color="auto"/>
              <w:bottom w:val="single" w:sz="4" w:space="0" w:color="auto"/>
            </w:tcBorders>
            <w:shd w:val="clear" w:color="000000" w:fill="auto"/>
          </w:tcPr>
          <w:p w14:paraId="6B2FB50A" w14:textId="1C925237" w:rsidR="00260CD0" w:rsidRPr="004F1775" w:rsidRDefault="00260CD0" w:rsidP="007E3232">
            <w:pPr>
              <w:spacing w:beforeLines="30" w:before="72" w:afterLines="30" w:after="72" w:line="240" w:lineRule="auto"/>
              <w:jc w:val="center"/>
              <w:rPr>
                <w:rFonts w:ascii="Arial" w:eastAsia="Times New Roman" w:hAnsi="Arial" w:cs="Arial"/>
                <w:b/>
                <w:bCs/>
                <w:sz w:val="22"/>
              </w:rPr>
            </w:pPr>
            <w:r w:rsidRPr="004F1775">
              <w:rPr>
                <w:rFonts w:ascii="Arial" w:eastAsia="Times New Roman" w:hAnsi="Arial" w:cs="Arial"/>
                <w:b/>
                <w:bCs/>
                <w:sz w:val="22"/>
              </w:rPr>
              <w:t>% household consuming fuelwood</w:t>
            </w:r>
            <w:r w:rsidR="00CC6DDC" w:rsidRPr="004F1775">
              <w:rPr>
                <w:rFonts w:ascii="Arial" w:eastAsia="Times New Roman" w:hAnsi="Arial" w:cs="Arial"/>
                <w:b/>
                <w:bCs/>
                <w:sz w:val="22"/>
              </w:rPr>
              <w:t>*</w:t>
            </w:r>
          </w:p>
        </w:tc>
        <w:tc>
          <w:tcPr>
            <w:tcW w:w="1346" w:type="dxa"/>
            <w:tcBorders>
              <w:top w:val="single" w:sz="4" w:space="0" w:color="auto"/>
              <w:bottom w:val="single" w:sz="4" w:space="0" w:color="auto"/>
            </w:tcBorders>
            <w:shd w:val="clear" w:color="000000" w:fill="auto"/>
          </w:tcPr>
          <w:p w14:paraId="1032D9D2" w14:textId="3468BEAE" w:rsidR="00260CD0" w:rsidRPr="004F1775" w:rsidRDefault="00260CD0" w:rsidP="007E3232">
            <w:pPr>
              <w:spacing w:beforeLines="30" w:before="72" w:afterLines="30" w:after="72" w:line="240" w:lineRule="auto"/>
              <w:jc w:val="center"/>
              <w:rPr>
                <w:rFonts w:ascii="Arial" w:eastAsia="Times New Roman" w:hAnsi="Arial" w:cs="Arial"/>
                <w:b/>
                <w:bCs/>
                <w:sz w:val="22"/>
              </w:rPr>
            </w:pPr>
            <w:commentRangeStart w:id="47"/>
            <w:r w:rsidRPr="004F1775">
              <w:rPr>
                <w:rFonts w:ascii="Arial" w:eastAsia="Times New Roman" w:hAnsi="Arial" w:cs="Arial"/>
                <w:b/>
                <w:bCs/>
                <w:sz w:val="22"/>
              </w:rPr>
              <w:t>Kg of fuelwood per person per month</w:t>
            </w:r>
            <w:r w:rsidR="00CC6DDC" w:rsidRPr="004F1775">
              <w:rPr>
                <w:rFonts w:ascii="Arial" w:eastAsia="Times New Roman" w:hAnsi="Arial" w:cs="Arial"/>
                <w:b/>
                <w:bCs/>
                <w:sz w:val="22"/>
              </w:rPr>
              <w:t>**</w:t>
            </w:r>
            <w:commentRangeEnd w:id="47"/>
            <w:r w:rsidR="00530B37" w:rsidRPr="004F1775">
              <w:rPr>
                <w:rStyle w:val="CommentReference"/>
                <w:rFonts w:ascii="Arial" w:hAnsi="Arial" w:cs="Arial"/>
                <w:sz w:val="22"/>
                <w:szCs w:val="22"/>
              </w:rPr>
              <w:commentReference w:id="47"/>
            </w:r>
          </w:p>
        </w:tc>
        <w:tc>
          <w:tcPr>
            <w:tcW w:w="1191" w:type="dxa"/>
            <w:tcBorders>
              <w:top w:val="single" w:sz="4" w:space="0" w:color="auto"/>
              <w:bottom w:val="single" w:sz="4" w:space="0" w:color="auto"/>
            </w:tcBorders>
            <w:shd w:val="clear" w:color="000000" w:fill="auto"/>
          </w:tcPr>
          <w:p w14:paraId="7B2D9902" w14:textId="3167E39E" w:rsidR="00260CD0" w:rsidRPr="004F1775" w:rsidRDefault="00260CD0" w:rsidP="0097193C">
            <w:pPr>
              <w:spacing w:beforeLines="30" w:before="72" w:afterLines="30" w:after="72" w:line="240" w:lineRule="auto"/>
              <w:jc w:val="center"/>
              <w:rPr>
                <w:rFonts w:ascii="Arial" w:eastAsia="Times New Roman" w:hAnsi="Arial" w:cs="Arial"/>
                <w:b/>
                <w:bCs/>
                <w:sz w:val="22"/>
              </w:rPr>
            </w:pPr>
            <w:r w:rsidRPr="004F1775">
              <w:rPr>
                <w:rFonts w:ascii="Arial" w:eastAsia="Times New Roman" w:hAnsi="Arial" w:cs="Arial"/>
                <w:b/>
                <w:bCs/>
                <w:sz w:val="22"/>
              </w:rPr>
              <w:t>% small branch of wood</w:t>
            </w:r>
            <w:r w:rsidR="0097193C" w:rsidRPr="004F1775">
              <w:rPr>
                <w:rFonts w:ascii="Arial" w:eastAsia="Times New Roman" w:hAnsi="Arial" w:cs="Arial"/>
                <w:b/>
                <w:bCs/>
                <w:sz w:val="22"/>
              </w:rPr>
              <w:t xml:space="preserve"> and wood size &lt;15</w:t>
            </w:r>
            <w:r w:rsidRPr="004F1775">
              <w:rPr>
                <w:rFonts w:ascii="Arial" w:eastAsia="Times New Roman" w:hAnsi="Arial" w:cs="Arial"/>
                <w:b/>
                <w:bCs/>
                <w:sz w:val="22"/>
              </w:rPr>
              <w:t>cm</w:t>
            </w:r>
            <w:r w:rsidR="00CC6DDC" w:rsidRPr="004F1775">
              <w:rPr>
                <w:rFonts w:ascii="Arial" w:eastAsia="Times New Roman" w:hAnsi="Arial" w:cs="Arial"/>
                <w:b/>
                <w:bCs/>
                <w:sz w:val="22"/>
              </w:rPr>
              <w:t>**</w:t>
            </w:r>
          </w:p>
        </w:tc>
        <w:tc>
          <w:tcPr>
            <w:tcW w:w="1214" w:type="dxa"/>
            <w:tcBorders>
              <w:top w:val="single" w:sz="4" w:space="0" w:color="auto"/>
              <w:bottom w:val="single" w:sz="4" w:space="0" w:color="auto"/>
            </w:tcBorders>
            <w:shd w:val="clear" w:color="000000" w:fill="auto"/>
          </w:tcPr>
          <w:p w14:paraId="71D844B8" w14:textId="7993E608" w:rsidR="00260CD0" w:rsidRPr="004F1775" w:rsidRDefault="0097193C" w:rsidP="007E3232">
            <w:pPr>
              <w:spacing w:beforeLines="30" w:before="72" w:afterLines="30" w:after="72" w:line="240" w:lineRule="auto"/>
              <w:jc w:val="center"/>
              <w:rPr>
                <w:rFonts w:ascii="Arial" w:eastAsia="Times New Roman" w:hAnsi="Arial" w:cs="Arial"/>
                <w:b/>
                <w:bCs/>
                <w:sz w:val="22"/>
              </w:rPr>
            </w:pPr>
            <w:r w:rsidRPr="004F1775">
              <w:rPr>
                <w:rFonts w:ascii="Arial" w:eastAsia="Times New Roman" w:hAnsi="Arial" w:cs="Arial"/>
                <w:b/>
                <w:bCs/>
                <w:sz w:val="22"/>
              </w:rPr>
              <w:t>% of wood size &gt;= 15</w:t>
            </w:r>
            <w:r w:rsidR="00260CD0" w:rsidRPr="004F1775">
              <w:rPr>
                <w:rFonts w:ascii="Arial" w:eastAsia="Times New Roman" w:hAnsi="Arial" w:cs="Arial"/>
                <w:b/>
                <w:bCs/>
                <w:sz w:val="22"/>
              </w:rPr>
              <w:t>cm</w:t>
            </w:r>
            <w:r w:rsidR="00CC6DDC" w:rsidRPr="004F1775">
              <w:rPr>
                <w:rFonts w:ascii="Arial" w:eastAsia="Times New Roman" w:hAnsi="Arial" w:cs="Arial"/>
                <w:b/>
                <w:bCs/>
                <w:sz w:val="22"/>
              </w:rPr>
              <w:t>**</w:t>
            </w:r>
          </w:p>
        </w:tc>
      </w:tr>
      <w:tr w:rsidR="00260CD0" w:rsidRPr="004F1775" w14:paraId="39107597" w14:textId="7483F743" w:rsidTr="005B2DBB">
        <w:trPr>
          <w:trHeight w:val="300"/>
        </w:trPr>
        <w:tc>
          <w:tcPr>
            <w:tcW w:w="596" w:type="dxa"/>
            <w:tcBorders>
              <w:top w:val="single" w:sz="4" w:space="0" w:color="auto"/>
            </w:tcBorders>
            <w:shd w:val="clear" w:color="auto" w:fill="auto"/>
            <w:noWrap/>
            <w:hideMark/>
          </w:tcPr>
          <w:p w14:paraId="7604E9CC" w14:textId="77777777" w:rsidR="00260CD0" w:rsidRPr="004F1775" w:rsidRDefault="00260CD0" w:rsidP="007E3232">
            <w:pPr>
              <w:spacing w:beforeLines="30" w:before="72" w:afterLines="30" w:after="72" w:line="240" w:lineRule="auto"/>
              <w:jc w:val="center"/>
              <w:rPr>
                <w:rFonts w:ascii="Arial" w:eastAsia="Times New Roman" w:hAnsi="Arial" w:cs="Arial"/>
                <w:sz w:val="22"/>
              </w:rPr>
            </w:pPr>
            <w:r w:rsidRPr="004F1775">
              <w:rPr>
                <w:rFonts w:ascii="Arial" w:hAnsi="Arial" w:cs="Arial"/>
                <w:sz w:val="22"/>
              </w:rPr>
              <w:br w:type="page"/>
            </w:r>
            <w:r w:rsidRPr="004F1775">
              <w:rPr>
                <w:rFonts w:ascii="Arial" w:eastAsia="Times New Roman" w:hAnsi="Arial" w:cs="Arial"/>
                <w:sz w:val="22"/>
              </w:rPr>
              <w:t>1</w:t>
            </w:r>
          </w:p>
        </w:tc>
        <w:tc>
          <w:tcPr>
            <w:tcW w:w="1204" w:type="dxa"/>
            <w:tcBorders>
              <w:top w:val="single" w:sz="4" w:space="0" w:color="auto"/>
            </w:tcBorders>
            <w:shd w:val="clear" w:color="auto" w:fill="auto"/>
            <w:noWrap/>
            <w:hideMark/>
          </w:tcPr>
          <w:p w14:paraId="358A3F1B" w14:textId="6D6FD618" w:rsidR="00260CD0"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Thanh Hoa</w:t>
            </w:r>
          </w:p>
        </w:tc>
        <w:tc>
          <w:tcPr>
            <w:tcW w:w="1578" w:type="dxa"/>
            <w:tcBorders>
              <w:top w:val="single" w:sz="4" w:space="0" w:color="auto"/>
            </w:tcBorders>
            <w:shd w:val="clear" w:color="auto" w:fill="auto"/>
            <w:noWrap/>
            <w:hideMark/>
          </w:tcPr>
          <w:p w14:paraId="13A3BC5D" w14:textId="77777777" w:rsidR="00260CD0" w:rsidRPr="004F1775" w:rsidRDefault="00260CD0"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Bá Thước</w:t>
            </w:r>
          </w:p>
        </w:tc>
        <w:tc>
          <w:tcPr>
            <w:tcW w:w="1440" w:type="dxa"/>
            <w:tcBorders>
              <w:top w:val="single" w:sz="4" w:space="0" w:color="auto"/>
            </w:tcBorders>
            <w:shd w:val="clear" w:color="auto" w:fill="auto"/>
            <w:noWrap/>
            <w:hideMark/>
          </w:tcPr>
          <w:p w14:paraId="0B7DEF31" w14:textId="77777777" w:rsidR="00260CD0" w:rsidRPr="004F1775" w:rsidRDefault="00260CD0"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Thiết Ống</w:t>
            </w:r>
          </w:p>
        </w:tc>
        <w:tc>
          <w:tcPr>
            <w:tcW w:w="900" w:type="dxa"/>
            <w:tcBorders>
              <w:top w:val="single" w:sz="4" w:space="0" w:color="auto"/>
            </w:tcBorders>
            <w:shd w:val="clear" w:color="000000" w:fill="73B2FF"/>
            <w:noWrap/>
            <w:hideMark/>
          </w:tcPr>
          <w:p w14:paraId="794DCF23" w14:textId="492F5931" w:rsidR="00260CD0" w:rsidRPr="004F1775" w:rsidRDefault="00260CD0"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5</w:t>
            </w:r>
          </w:p>
        </w:tc>
        <w:tc>
          <w:tcPr>
            <w:tcW w:w="1392" w:type="dxa"/>
            <w:tcBorders>
              <w:top w:val="single" w:sz="4" w:space="0" w:color="auto"/>
              <w:bottom w:val="dotted" w:sz="4" w:space="0" w:color="auto"/>
            </w:tcBorders>
            <w:shd w:val="clear" w:color="auto" w:fill="auto"/>
          </w:tcPr>
          <w:p w14:paraId="7F03DA14" w14:textId="165C6C16" w:rsidR="00260CD0" w:rsidRPr="004F1775" w:rsidRDefault="00260CD0"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100</w:t>
            </w:r>
          </w:p>
        </w:tc>
        <w:tc>
          <w:tcPr>
            <w:tcW w:w="1360" w:type="dxa"/>
            <w:tcBorders>
              <w:top w:val="single" w:sz="4" w:space="0" w:color="auto"/>
              <w:bottom w:val="dotted" w:sz="4" w:space="0" w:color="auto"/>
            </w:tcBorders>
            <w:shd w:val="clear" w:color="auto" w:fill="auto"/>
          </w:tcPr>
          <w:p w14:paraId="71F467D5" w14:textId="66421B88" w:rsidR="00260CD0" w:rsidRPr="004F1775" w:rsidRDefault="00260CD0"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40</w:t>
            </w:r>
          </w:p>
        </w:tc>
        <w:tc>
          <w:tcPr>
            <w:tcW w:w="1177" w:type="dxa"/>
            <w:tcBorders>
              <w:top w:val="single" w:sz="4" w:space="0" w:color="auto"/>
              <w:bottom w:val="dotted" w:sz="4" w:space="0" w:color="auto"/>
            </w:tcBorders>
          </w:tcPr>
          <w:p w14:paraId="469019BF" w14:textId="5AFF463D" w:rsidR="00260CD0" w:rsidRPr="004F1775" w:rsidRDefault="00260CD0"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95</w:t>
            </w:r>
          </w:p>
        </w:tc>
        <w:tc>
          <w:tcPr>
            <w:tcW w:w="1346" w:type="dxa"/>
            <w:tcBorders>
              <w:top w:val="single" w:sz="4" w:space="0" w:color="auto"/>
              <w:bottom w:val="dotted" w:sz="4" w:space="0" w:color="auto"/>
            </w:tcBorders>
          </w:tcPr>
          <w:p w14:paraId="097B016C" w14:textId="4778AF21" w:rsidR="00260CD0" w:rsidRPr="004F1775" w:rsidRDefault="00B11278"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18.00</w:t>
            </w:r>
          </w:p>
        </w:tc>
        <w:tc>
          <w:tcPr>
            <w:tcW w:w="1191" w:type="dxa"/>
            <w:tcBorders>
              <w:top w:val="single" w:sz="4" w:space="0" w:color="auto"/>
              <w:bottom w:val="dotted" w:sz="4" w:space="0" w:color="auto"/>
            </w:tcBorders>
          </w:tcPr>
          <w:p w14:paraId="05B1BDC1" w14:textId="38272B8E" w:rsidR="00260CD0" w:rsidRPr="004F1775" w:rsidRDefault="0097193C" w:rsidP="007E3232">
            <w:pPr>
              <w:spacing w:beforeLines="30" w:before="72" w:afterLines="30" w:after="72" w:line="240" w:lineRule="auto"/>
              <w:jc w:val="center"/>
              <w:rPr>
                <w:rFonts w:ascii="Arial" w:eastAsia="Times New Roman" w:hAnsi="Arial" w:cs="Arial"/>
                <w:sz w:val="22"/>
              </w:rPr>
            </w:pPr>
            <w:commentRangeStart w:id="48"/>
            <w:r w:rsidRPr="004F1775">
              <w:rPr>
                <w:rFonts w:ascii="Arial" w:eastAsia="Times New Roman" w:hAnsi="Arial" w:cs="Arial"/>
                <w:sz w:val="22"/>
              </w:rPr>
              <w:t>90</w:t>
            </w:r>
          </w:p>
        </w:tc>
        <w:tc>
          <w:tcPr>
            <w:tcW w:w="1214" w:type="dxa"/>
            <w:tcBorders>
              <w:top w:val="single" w:sz="4" w:space="0" w:color="auto"/>
              <w:bottom w:val="dotted" w:sz="4" w:space="0" w:color="auto"/>
            </w:tcBorders>
          </w:tcPr>
          <w:p w14:paraId="5A5D2140" w14:textId="2637FD5C" w:rsidR="00260CD0" w:rsidRPr="004F1775" w:rsidRDefault="0097193C"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10</w:t>
            </w:r>
            <w:commentRangeEnd w:id="48"/>
            <w:r w:rsidR="00485C5A" w:rsidRPr="004F1775">
              <w:rPr>
                <w:rStyle w:val="CommentReference"/>
                <w:rFonts w:ascii="Arial" w:hAnsi="Arial" w:cs="Arial"/>
                <w:sz w:val="22"/>
                <w:szCs w:val="22"/>
              </w:rPr>
              <w:commentReference w:id="48"/>
            </w:r>
          </w:p>
        </w:tc>
      </w:tr>
      <w:tr w:rsidR="005B2DBB" w:rsidRPr="004F1775" w14:paraId="0B5349A8" w14:textId="41D1841E" w:rsidTr="005B2DBB">
        <w:trPr>
          <w:trHeight w:val="300"/>
        </w:trPr>
        <w:tc>
          <w:tcPr>
            <w:tcW w:w="596" w:type="dxa"/>
            <w:shd w:val="clear" w:color="auto" w:fill="auto"/>
            <w:noWrap/>
            <w:hideMark/>
          </w:tcPr>
          <w:p w14:paraId="477BEFB5" w14:textId="77777777"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2</w:t>
            </w:r>
          </w:p>
        </w:tc>
        <w:tc>
          <w:tcPr>
            <w:tcW w:w="1204" w:type="dxa"/>
            <w:shd w:val="clear" w:color="auto" w:fill="auto"/>
            <w:noWrap/>
          </w:tcPr>
          <w:p w14:paraId="78A7C206" w14:textId="0B6D3692"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Thanh Hoa</w:t>
            </w:r>
          </w:p>
        </w:tc>
        <w:tc>
          <w:tcPr>
            <w:tcW w:w="1578" w:type="dxa"/>
            <w:shd w:val="clear" w:color="auto" w:fill="auto"/>
            <w:noWrap/>
            <w:hideMark/>
          </w:tcPr>
          <w:p w14:paraId="56CB6720" w14:textId="77777777"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Bá Thước</w:t>
            </w:r>
          </w:p>
        </w:tc>
        <w:tc>
          <w:tcPr>
            <w:tcW w:w="1440" w:type="dxa"/>
            <w:shd w:val="clear" w:color="auto" w:fill="auto"/>
            <w:noWrap/>
            <w:hideMark/>
          </w:tcPr>
          <w:p w14:paraId="544015B5" w14:textId="77777777"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Bản Công</w:t>
            </w:r>
          </w:p>
        </w:tc>
        <w:tc>
          <w:tcPr>
            <w:tcW w:w="900" w:type="dxa"/>
            <w:shd w:val="clear" w:color="000000" w:fill="73B2FF"/>
            <w:noWrap/>
            <w:hideMark/>
          </w:tcPr>
          <w:p w14:paraId="398DADDA" w14:textId="43B426F7"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5</w:t>
            </w:r>
          </w:p>
        </w:tc>
        <w:tc>
          <w:tcPr>
            <w:tcW w:w="1392" w:type="dxa"/>
            <w:tcBorders>
              <w:top w:val="dotted" w:sz="4" w:space="0" w:color="auto"/>
              <w:bottom w:val="dotted" w:sz="4" w:space="0" w:color="auto"/>
            </w:tcBorders>
            <w:shd w:val="clear" w:color="auto" w:fill="auto"/>
          </w:tcPr>
          <w:p w14:paraId="06AF868E" w14:textId="72AB5192"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100</w:t>
            </w:r>
          </w:p>
        </w:tc>
        <w:tc>
          <w:tcPr>
            <w:tcW w:w="1360" w:type="dxa"/>
            <w:tcBorders>
              <w:top w:val="dotted" w:sz="4" w:space="0" w:color="auto"/>
              <w:bottom w:val="dotted" w:sz="4" w:space="0" w:color="auto"/>
            </w:tcBorders>
            <w:shd w:val="clear" w:color="auto" w:fill="auto"/>
          </w:tcPr>
          <w:p w14:paraId="6806FB49" w14:textId="11272A2B"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20</w:t>
            </w:r>
          </w:p>
        </w:tc>
        <w:tc>
          <w:tcPr>
            <w:tcW w:w="1177" w:type="dxa"/>
            <w:tcBorders>
              <w:top w:val="dotted" w:sz="4" w:space="0" w:color="auto"/>
              <w:bottom w:val="dotted" w:sz="4" w:space="0" w:color="auto"/>
            </w:tcBorders>
          </w:tcPr>
          <w:p w14:paraId="11C937D7" w14:textId="0E367452"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100</w:t>
            </w:r>
          </w:p>
        </w:tc>
        <w:tc>
          <w:tcPr>
            <w:tcW w:w="1346" w:type="dxa"/>
            <w:tcBorders>
              <w:top w:val="dotted" w:sz="4" w:space="0" w:color="auto"/>
              <w:bottom w:val="dotted" w:sz="4" w:space="0" w:color="auto"/>
            </w:tcBorders>
          </w:tcPr>
          <w:p w14:paraId="3FC4EC4E" w14:textId="76E2C7B7"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46.1</w:t>
            </w:r>
          </w:p>
        </w:tc>
        <w:tc>
          <w:tcPr>
            <w:tcW w:w="1191" w:type="dxa"/>
            <w:tcBorders>
              <w:top w:val="dotted" w:sz="4" w:space="0" w:color="auto"/>
              <w:bottom w:val="dotted" w:sz="4" w:space="0" w:color="auto"/>
            </w:tcBorders>
          </w:tcPr>
          <w:p w14:paraId="1DC65402" w14:textId="62E8CD2E"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90</w:t>
            </w:r>
          </w:p>
        </w:tc>
        <w:tc>
          <w:tcPr>
            <w:tcW w:w="1214" w:type="dxa"/>
            <w:tcBorders>
              <w:top w:val="dotted" w:sz="4" w:space="0" w:color="auto"/>
              <w:bottom w:val="dotted" w:sz="4" w:space="0" w:color="auto"/>
            </w:tcBorders>
          </w:tcPr>
          <w:p w14:paraId="57DF75A9" w14:textId="003694BA"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10</w:t>
            </w:r>
          </w:p>
        </w:tc>
      </w:tr>
      <w:tr w:rsidR="005B2DBB" w:rsidRPr="004F1775" w14:paraId="43FF5D43" w14:textId="32B1C6F6" w:rsidTr="005B2DBB">
        <w:trPr>
          <w:trHeight w:val="300"/>
        </w:trPr>
        <w:tc>
          <w:tcPr>
            <w:tcW w:w="596" w:type="dxa"/>
            <w:shd w:val="clear" w:color="auto" w:fill="auto"/>
            <w:noWrap/>
            <w:hideMark/>
          </w:tcPr>
          <w:p w14:paraId="153D741F" w14:textId="77777777"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3</w:t>
            </w:r>
          </w:p>
        </w:tc>
        <w:tc>
          <w:tcPr>
            <w:tcW w:w="1204" w:type="dxa"/>
            <w:shd w:val="clear" w:color="auto" w:fill="auto"/>
            <w:noWrap/>
          </w:tcPr>
          <w:p w14:paraId="719C84AD" w14:textId="7F8FFDBB"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Thanh Hoa</w:t>
            </w:r>
          </w:p>
        </w:tc>
        <w:tc>
          <w:tcPr>
            <w:tcW w:w="1578" w:type="dxa"/>
            <w:shd w:val="clear" w:color="auto" w:fill="auto"/>
            <w:noWrap/>
            <w:hideMark/>
          </w:tcPr>
          <w:p w14:paraId="1C9AE2A0" w14:textId="77777777"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Lang Chánh</w:t>
            </w:r>
          </w:p>
        </w:tc>
        <w:tc>
          <w:tcPr>
            <w:tcW w:w="1440" w:type="dxa"/>
            <w:shd w:val="clear" w:color="auto" w:fill="auto"/>
            <w:noWrap/>
            <w:hideMark/>
          </w:tcPr>
          <w:p w14:paraId="7CF4DEAD" w14:textId="77777777"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Giao An</w:t>
            </w:r>
          </w:p>
        </w:tc>
        <w:tc>
          <w:tcPr>
            <w:tcW w:w="900" w:type="dxa"/>
            <w:shd w:val="clear" w:color="000000" w:fill="FFFF73"/>
            <w:noWrap/>
            <w:hideMark/>
          </w:tcPr>
          <w:p w14:paraId="590F88C9" w14:textId="644EC010"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4</w:t>
            </w:r>
          </w:p>
        </w:tc>
        <w:tc>
          <w:tcPr>
            <w:tcW w:w="1392" w:type="dxa"/>
            <w:tcBorders>
              <w:top w:val="dotted" w:sz="4" w:space="0" w:color="auto"/>
              <w:bottom w:val="dotted" w:sz="4" w:space="0" w:color="auto"/>
            </w:tcBorders>
            <w:shd w:val="clear" w:color="auto" w:fill="auto"/>
          </w:tcPr>
          <w:p w14:paraId="52842FAE" w14:textId="3165361E"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70</w:t>
            </w:r>
          </w:p>
        </w:tc>
        <w:tc>
          <w:tcPr>
            <w:tcW w:w="1360" w:type="dxa"/>
            <w:tcBorders>
              <w:top w:val="dotted" w:sz="4" w:space="0" w:color="auto"/>
              <w:bottom w:val="dotted" w:sz="4" w:space="0" w:color="auto"/>
            </w:tcBorders>
            <w:shd w:val="clear" w:color="auto" w:fill="auto"/>
          </w:tcPr>
          <w:p w14:paraId="156825E1" w14:textId="69F23658"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30</w:t>
            </w:r>
          </w:p>
        </w:tc>
        <w:tc>
          <w:tcPr>
            <w:tcW w:w="1177" w:type="dxa"/>
            <w:tcBorders>
              <w:top w:val="dotted" w:sz="4" w:space="0" w:color="auto"/>
              <w:bottom w:val="dotted" w:sz="4" w:space="0" w:color="auto"/>
            </w:tcBorders>
          </w:tcPr>
          <w:p w14:paraId="34498427" w14:textId="5A191F51"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100</w:t>
            </w:r>
          </w:p>
        </w:tc>
        <w:tc>
          <w:tcPr>
            <w:tcW w:w="1346" w:type="dxa"/>
            <w:tcBorders>
              <w:top w:val="dotted" w:sz="4" w:space="0" w:color="auto"/>
              <w:bottom w:val="dotted" w:sz="4" w:space="0" w:color="auto"/>
            </w:tcBorders>
          </w:tcPr>
          <w:p w14:paraId="1F13C0DE" w14:textId="57DF4FCB"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45.18</w:t>
            </w:r>
          </w:p>
        </w:tc>
        <w:tc>
          <w:tcPr>
            <w:tcW w:w="1191" w:type="dxa"/>
            <w:tcBorders>
              <w:top w:val="dotted" w:sz="4" w:space="0" w:color="auto"/>
              <w:bottom w:val="dotted" w:sz="4" w:space="0" w:color="auto"/>
            </w:tcBorders>
          </w:tcPr>
          <w:p w14:paraId="692A9ACA" w14:textId="5BDA5FED"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90</w:t>
            </w:r>
          </w:p>
        </w:tc>
        <w:tc>
          <w:tcPr>
            <w:tcW w:w="1214" w:type="dxa"/>
            <w:tcBorders>
              <w:top w:val="dotted" w:sz="4" w:space="0" w:color="auto"/>
              <w:bottom w:val="dotted" w:sz="4" w:space="0" w:color="auto"/>
            </w:tcBorders>
          </w:tcPr>
          <w:p w14:paraId="4F97E5AF" w14:textId="5FCAC3E5"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10</w:t>
            </w:r>
          </w:p>
        </w:tc>
      </w:tr>
      <w:tr w:rsidR="005B2DBB" w:rsidRPr="004F1775" w14:paraId="5CDE3651" w14:textId="11535174" w:rsidTr="005B2DBB">
        <w:trPr>
          <w:trHeight w:val="300"/>
        </w:trPr>
        <w:tc>
          <w:tcPr>
            <w:tcW w:w="596" w:type="dxa"/>
            <w:shd w:val="clear" w:color="auto" w:fill="auto"/>
            <w:noWrap/>
            <w:hideMark/>
          </w:tcPr>
          <w:p w14:paraId="36A9AFCD" w14:textId="77777777"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4</w:t>
            </w:r>
          </w:p>
        </w:tc>
        <w:tc>
          <w:tcPr>
            <w:tcW w:w="1204" w:type="dxa"/>
            <w:shd w:val="clear" w:color="auto" w:fill="auto"/>
            <w:noWrap/>
          </w:tcPr>
          <w:p w14:paraId="26CA2ADC" w14:textId="45EB0389"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Thanh Hoa</w:t>
            </w:r>
          </w:p>
        </w:tc>
        <w:tc>
          <w:tcPr>
            <w:tcW w:w="1578" w:type="dxa"/>
            <w:shd w:val="clear" w:color="auto" w:fill="auto"/>
            <w:noWrap/>
            <w:hideMark/>
          </w:tcPr>
          <w:p w14:paraId="34DAF62A" w14:textId="77777777"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Lang Chánh</w:t>
            </w:r>
          </w:p>
        </w:tc>
        <w:tc>
          <w:tcPr>
            <w:tcW w:w="1440" w:type="dxa"/>
            <w:shd w:val="clear" w:color="auto" w:fill="auto"/>
            <w:noWrap/>
            <w:hideMark/>
          </w:tcPr>
          <w:p w14:paraId="4F228498" w14:textId="77777777"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Trí Năng</w:t>
            </w:r>
          </w:p>
        </w:tc>
        <w:tc>
          <w:tcPr>
            <w:tcW w:w="900" w:type="dxa"/>
            <w:shd w:val="clear" w:color="000000" w:fill="A83800"/>
            <w:noWrap/>
            <w:hideMark/>
          </w:tcPr>
          <w:p w14:paraId="7A45A52A" w14:textId="77777777"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6</w:t>
            </w:r>
          </w:p>
        </w:tc>
        <w:tc>
          <w:tcPr>
            <w:tcW w:w="1392" w:type="dxa"/>
            <w:tcBorders>
              <w:top w:val="dotted" w:sz="4" w:space="0" w:color="auto"/>
              <w:bottom w:val="dotted" w:sz="4" w:space="0" w:color="auto"/>
            </w:tcBorders>
            <w:shd w:val="clear" w:color="auto" w:fill="auto"/>
          </w:tcPr>
          <w:p w14:paraId="32E50CFD" w14:textId="12D9DBEB"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95</w:t>
            </w:r>
          </w:p>
        </w:tc>
        <w:tc>
          <w:tcPr>
            <w:tcW w:w="1360" w:type="dxa"/>
            <w:tcBorders>
              <w:top w:val="dotted" w:sz="4" w:space="0" w:color="auto"/>
              <w:bottom w:val="dotted" w:sz="4" w:space="0" w:color="auto"/>
            </w:tcBorders>
            <w:shd w:val="clear" w:color="auto" w:fill="auto"/>
          </w:tcPr>
          <w:p w14:paraId="2ECF9A4A" w14:textId="0C1BB513"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30</w:t>
            </w:r>
          </w:p>
        </w:tc>
        <w:tc>
          <w:tcPr>
            <w:tcW w:w="1177" w:type="dxa"/>
            <w:tcBorders>
              <w:top w:val="dotted" w:sz="4" w:space="0" w:color="auto"/>
              <w:bottom w:val="dotted" w:sz="4" w:space="0" w:color="auto"/>
            </w:tcBorders>
          </w:tcPr>
          <w:p w14:paraId="0764ECEB" w14:textId="10D342BE"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100</w:t>
            </w:r>
          </w:p>
        </w:tc>
        <w:tc>
          <w:tcPr>
            <w:tcW w:w="1346" w:type="dxa"/>
            <w:tcBorders>
              <w:top w:val="dotted" w:sz="4" w:space="0" w:color="auto"/>
              <w:bottom w:val="dotted" w:sz="4" w:space="0" w:color="auto"/>
            </w:tcBorders>
          </w:tcPr>
          <w:p w14:paraId="0ADBE986" w14:textId="445A059D"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49.38</w:t>
            </w:r>
          </w:p>
        </w:tc>
        <w:tc>
          <w:tcPr>
            <w:tcW w:w="1191" w:type="dxa"/>
            <w:tcBorders>
              <w:top w:val="dotted" w:sz="4" w:space="0" w:color="auto"/>
              <w:bottom w:val="dotted" w:sz="4" w:space="0" w:color="auto"/>
            </w:tcBorders>
          </w:tcPr>
          <w:p w14:paraId="446891AD" w14:textId="63614F40"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90</w:t>
            </w:r>
          </w:p>
        </w:tc>
        <w:tc>
          <w:tcPr>
            <w:tcW w:w="1214" w:type="dxa"/>
            <w:tcBorders>
              <w:top w:val="dotted" w:sz="4" w:space="0" w:color="auto"/>
              <w:bottom w:val="dotted" w:sz="4" w:space="0" w:color="auto"/>
            </w:tcBorders>
          </w:tcPr>
          <w:p w14:paraId="537CE4F3" w14:textId="62F5E4F8"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10</w:t>
            </w:r>
          </w:p>
        </w:tc>
      </w:tr>
      <w:tr w:rsidR="005B2DBB" w:rsidRPr="004F1775" w14:paraId="1BB59D04" w14:textId="79683197" w:rsidTr="005B2DBB">
        <w:trPr>
          <w:trHeight w:val="300"/>
        </w:trPr>
        <w:tc>
          <w:tcPr>
            <w:tcW w:w="596" w:type="dxa"/>
            <w:shd w:val="clear" w:color="auto" w:fill="auto"/>
            <w:noWrap/>
            <w:hideMark/>
          </w:tcPr>
          <w:p w14:paraId="53D69738" w14:textId="77777777"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5</w:t>
            </w:r>
          </w:p>
        </w:tc>
        <w:tc>
          <w:tcPr>
            <w:tcW w:w="1204" w:type="dxa"/>
            <w:shd w:val="clear" w:color="auto" w:fill="auto"/>
            <w:noWrap/>
          </w:tcPr>
          <w:p w14:paraId="6A74185B" w14:textId="0D4FF6E4"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Thanh Hoa</w:t>
            </w:r>
          </w:p>
        </w:tc>
        <w:tc>
          <w:tcPr>
            <w:tcW w:w="1578" w:type="dxa"/>
            <w:shd w:val="clear" w:color="auto" w:fill="auto"/>
            <w:noWrap/>
            <w:hideMark/>
          </w:tcPr>
          <w:p w14:paraId="02D7532C" w14:textId="77777777"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Ngọc Lặc</w:t>
            </w:r>
          </w:p>
        </w:tc>
        <w:tc>
          <w:tcPr>
            <w:tcW w:w="1440" w:type="dxa"/>
            <w:shd w:val="clear" w:color="auto" w:fill="auto"/>
            <w:noWrap/>
            <w:hideMark/>
          </w:tcPr>
          <w:p w14:paraId="199E78FB" w14:textId="77777777"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Minh Sơn</w:t>
            </w:r>
          </w:p>
        </w:tc>
        <w:tc>
          <w:tcPr>
            <w:tcW w:w="900" w:type="dxa"/>
            <w:shd w:val="clear" w:color="000000" w:fill="FFFF73"/>
            <w:noWrap/>
            <w:hideMark/>
          </w:tcPr>
          <w:p w14:paraId="6F93FF4A" w14:textId="5DDFBED0"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4</w:t>
            </w:r>
          </w:p>
        </w:tc>
        <w:tc>
          <w:tcPr>
            <w:tcW w:w="1392" w:type="dxa"/>
            <w:tcBorders>
              <w:top w:val="dotted" w:sz="4" w:space="0" w:color="auto"/>
              <w:bottom w:val="dotted" w:sz="4" w:space="0" w:color="auto"/>
            </w:tcBorders>
            <w:shd w:val="clear" w:color="auto" w:fill="auto"/>
          </w:tcPr>
          <w:p w14:paraId="06A1188F" w14:textId="4AD670A1"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100</w:t>
            </w:r>
          </w:p>
        </w:tc>
        <w:tc>
          <w:tcPr>
            <w:tcW w:w="1360" w:type="dxa"/>
            <w:tcBorders>
              <w:top w:val="dotted" w:sz="4" w:space="0" w:color="auto"/>
              <w:bottom w:val="dotted" w:sz="4" w:space="0" w:color="auto"/>
            </w:tcBorders>
            <w:shd w:val="clear" w:color="auto" w:fill="auto"/>
          </w:tcPr>
          <w:p w14:paraId="67FF54FC" w14:textId="1DFE4AFC"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40</w:t>
            </w:r>
          </w:p>
        </w:tc>
        <w:tc>
          <w:tcPr>
            <w:tcW w:w="1177" w:type="dxa"/>
            <w:tcBorders>
              <w:top w:val="dotted" w:sz="4" w:space="0" w:color="auto"/>
              <w:bottom w:val="dotted" w:sz="4" w:space="0" w:color="auto"/>
            </w:tcBorders>
          </w:tcPr>
          <w:p w14:paraId="7F31C8D3" w14:textId="13B41E1C"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100</w:t>
            </w:r>
          </w:p>
        </w:tc>
        <w:tc>
          <w:tcPr>
            <w:tcW w:w="1346" w:type="dxa"/>
            <w:tcBorders>
              <w:top w:val="dotted" w:sz="4" w:space="0" w:color="auto"/>
              <w:bottom w:val="dotted" w:sz="4" w:space="0" w:color="auto"/>
            </w:tcBorders>
          </w:tcPr>
          <w:p w14:paraId="0C8B4702" w14:textId="7514B4C2"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60</w:t>
            </w:r>
          </w:p>
        </w:tc>
        <w:tc>
          <w:tcPr>
            <w:tcW w:w="1191" w:type="dxa"/>
            <w:tcBorders>
              <w:top w:val="dotted" w:sz="4" w:space="0" w:color="auto"/>
              <w:bottom w:val="dotted" w:sz="4" w:space="0" w:color="auto"/>
            </w:tcBorders>
          </w:tcPr>
          <w:p w14:paraId="2D435C9A" w14:textId="1AD92870"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90</w:t>
            </w:r>
          </w:p>
        </w:tc>
        <w:tc>
          <w:tcPr>
            <w:tcW w:w="1214" w:type="dxa"/>
            <w:tcBorders>
              <w:top w:val="dotted" w:sz="4" w:space="0" w:color="auto"/>
              <w:bottom w:val="dotted" w:sz="4" w:space="0" w:color="auto"/>
            </w:tcBorders>
          </w:tcPr>
          <w:p w14:paraId="322768DF" w14:textId="4553995E"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10</w:t>
            </w:r>
          </w:p>
        </w:tc>
      </w:tr>
      <w:tr w:rsidR="005B2DBB" w:rsidRPr="004F1775" w14:paraId="7A251B5E" w14:textId="2CEEEE6E" w:rsidTr="005B2DBB">
        <w:trPr>
          <w:trHeight w:val="300"/>
        </w:trPr>
        <w:tc>
          <w:tcPr>
            <w:tcW w:w="596" w:type="dxa"/>
            <w:shd w:val="clear" w:color="auto" w:fill="auto"/>
            <w:noWrap/>
            <w:hideMark/>
          </w:tcPr>
          <w:p w14:paraId="215561EB" w14:textId="77777777"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6</w:t>
            </w:r>
          </w:p>
        </w:tc>
        <w:tc>
          <w:tcPr>
            <w:tcW w:w="1204" w:type="dxa"/>
            <w:shd w:val="clear" w:color="auto" w:fill="auto"/>
            <w:noWrap/>
          </w:tcPr>
          <w:p w14:paraId="639A4870" w14:textId="78D212FA"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Thanh Hoa</w:t>
            </w:r>
          </w:p>
        </w:tc>
        <w:tc>
          <w:tcPr>
            <w:tcW w:w="1578" w:type="dxa"/>
            <w:shd w:val="clear" w:color="auto" w:fill="auto"/>
            <w:noWrap/>
            <w:hideMark/>
          </w:tcPr>
          <w:p w14:paraId="30D9E940" w14:textId="77777777"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Ngọc Lặc</w:t>
            </w:r>
          </w:p>
        </w:tc>
        <w:tc>
          <w:tcPr>
            <w:tcW w:w="1440" w:type="dxa"/>
            <w:shd w:val="clear" w:color="auto" w:fill="auto"/>
            <w:noWrap/>
            <w:hideMark/>
          </w:tcPr>
          <w:p w14:paraId="32D5F9B1" w14:textId="77777777"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Ngọc Khê</w:t>
            </w:r>
          </w:p>
        </w:tc>
        <w:tc>
          <w:tcPr>
            <w:tcW w:w="900" w:type="dxa"/>
            <w:tcBorders>
              <w:bottom w:val="dotted" w:sz="4" w:space="0" w:color="auto"/>
            </w:tcBorders>
            <w:shd w:val="clear" w:color="000000" w:fill="FFFF73"/>
            <w:noWrap/>
            <w:hideMark/>
          </w:tcPr>
          <w:p w14:paraId="55D8D30A" w14:textId="2CE650C2"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4</w:t>
            </w:r>
          </w:p>
        </w:tc>
        <w:tc>
          <w:tcPr>
            <w:tcW w:w="1392" w:type="dxa"/>
            <w:tcBorders>
              <w:top w:val="dotted" w:sz="4" w:space="0" w:color="auto"/>
              <w:bottom w:val="dotted" w:sz="4" w:space="0" w:color="auto"/>
            </w:tcBorders>
            <w:shd w:val="clear" w:color="auto" w:fill="auto"/>
          </w:tcPr>
          <w:p w14:paraId="12B6DB1C" w14:textId="1FABBB6A"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90</w:t>
            </w:r>
          </w:p>
        </w:tc>
        <w:tc>
          <w:tcPr>
            <w:tcW w:w="1360" w:type="dxa"/>
            <w:tcBorders>
              <w:top w:val="dotted" w:sz="4" w:space="0" w:color="auto"/>
              <w:bottom w:val="dotted" w:sz="4" w:space="0" w:color="auto"/>
            </w:tcBorders>
            <w:shd w:val="clear" w:color="auto" w:fill="auto"/>
          </w:tcPr>
          <w:p w14:paraId="59C46586" w14:textId="3F8F580D"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40</w:t>
            </w:r>
          </w:p>
        </w:tc>
        <w:tc>
          <w:tcPr>
            <w:tcW w:w="1177" w:type="dxa"/>
            <w:tcBorders>
              <w:top w:val="dotted" w:sz="4" w:space="0" w:color="auto"/>
              <w:bottom w:val="dotted" w:sz="4" w:space="0" w:color="auto"/>
            </w:tcBorders>
          </w:tcPr>
          <w:p w14:paraId="7095114D" w14:textId="7FF3DCA7"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100</w:t>
            </w:r>
          </w:p>
        </w:tc>
        <w:tc>
          <w:tcPr>
            <w:tcW w:w="1346" w:type="dxa"/>
            <w:tcBorders>
              <w:top w:val="dotted" w:sz="4" w:space="0" w:color="auto"/>
              <w:bottom w:val="dotted" w:sz="4" w:space="0" w:color="auto"/>
            </w:tcBorders>
          </w:tcPr>
          <w:p w14:paraId="0381F0D5" w14:textId="3C18A4DE" w:rsidR="005B2DBB" w:rsidRPr="004F1775" w:rsidRDefault="005B2DBB" w:rsidP="00E85EF5">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28.75</w:t>
            </w:r>
          </w:p>
        </w:tc>
        <w:tc>
          <w:tcPr>
            <w:tcW w:w="1191" w:type="dxa"/>
            <w:tcBorders>
              <w:top w:val="dotted" w:sz="4" w:space="0" w:color="auto"/>
              <w:bottom w:val="dotted" w:sz="4" w:space="0" w:color="auto"/>
            </w:tcBorders>
          </w:tcPr>
          <w:p w14:paraId="653DCD5F" w14:textId="16DA32AC"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90</w:t>
            </w:r>
          </w:p>
        </w:tc>
        <w:tc>
          <w:tcPr>
            <w:tcW w:w="1214" w:type="dxa"/>
            <w:tcBorders>
              <w:top w:val="dotted" w:sz="4" w:space="0" w:color="auto"/>
              <w:bottom w:val="dotted" w:sz="4" w:space="0" w:color="auto"/>
            </w:tcBorders>
          </w:tcPr>
          <w:p w14:paraId="0D89998A" w14:textId="427ABF28"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10</w:t>
            </w:r>
          </w:p>
        </w:tc>
      </w:tr>
      <w:tr w:rsidR="005B2DBB" w:rsidRPr="004F1775" w14:paraId="4109C1C2" w14:textId="77777777" w:rsidTr="005B2DBB">
        <w:trPr>
          <w:trHeight w:val="300"/>
        </w:trPr>
        <w:tc>
          <w:tcPr>
            <w:tcW w:w="596" w:type="dxa"/>
            <w:shd w:val="clear" w:color="auto" w:fill="auto"/>
            <w:noWrap/>
          </w:tcPr>
          <w:p w14:paraId="1A80DAB0" w14:textId="2E5B05F2"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7</w:t>
            </w:r>
          </w:p>
        </w:tc>
        <w:tc>
          <w:tcPr>
            <w:tcW w:w="1204" w:type="dxa"/>
            <w:shd w:val="clear" w:color="auto" w:fill="auto"/>
            <w:noWrap/>
          </w:tcPr>
          <w:p w14:paraId="5C52633C" w14:textId="599DD3A6"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Thanh Hoa</w:t>
            </w:r>
          </w:p>
        </w:tc>
        <w:tc>
          <w:tcPr>
            <w:tcW w:w="1578" w:type="dxa"/>
            <w:shd w:val="clear" w:color="auto" w:fill="auto"/>
            <w:noWrap/>
          </w:tcPr>
          <w:p w14:paraId="5FB5D1B5" w14:textId="376FE7FC"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Thường Xuân</w:t>
            </w:r>
          </w:p>
        </w:tc>
        <w:tc>
          <w:tcPr>
            <w:tcW w:w="1440" w:type="dxa"/>
            <w:shd w:val="clear" w:color="auto" w:fill="auto"/>
            <w:noWrap/>
          </w:tcPr>
          <w:p w14:paraId="5D3AEF95" w14:textId="4FA00FC1"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Xuân Dương</w:t>
            </w:r>
          </w:p>
        </w:tc>
        <w:tc>
          <w:tcPr>
            <w:tcW w:w="900" w:type="dxa"/>
            <w:tcBorders>
              <w:top w:val="dotted" w:sz="4" w:space="0" w:color="auto"/>
              <w:bottom w:val="dotted" w:sz="4" w:space="0" w:color="auto"/>
            </w:tcBorders>
            <w:shd w:val="clear" w:color="000000" w:fill="FFAA00"/>
            <w:noWrap/>
          </w:tcPr>
          <w:p w14:paraId="3906175F" w14:textId="4A893BF3"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2</w:t>
            </w:r>
          </w:p>
        </w:tc>
        <w:tc>
          <w:tcPr>
            <w:tcW w:w="1392" w:type="dxa"/>
            <w:tcBorders>
              <w:top w:val="dotted" w:sz="4" w:space="0" w:color="auto"/>
              <w:bottom w:val="dotted" w:sz="4" w:space="0" w:color="auto"/>
            </w:tcBorders>
            <w:shd w:val="clear" w:color="auto" w:fill="auto"/>
          </w:tcPr>
          <w:p w14:paraId="39BB7519" w14:textId="27AAF415"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100</w:t>
            </w:r>
          </w:p>
        </w:tc>
        <w:tc>
          <w:tcPr>
            <w:tcW w:w="1360" w:type="dxa"/>
            <w:tcBorders>
              <w:top w:val="dotted" w:sz="4" w:space="0" w:color="auto"/>
              <w:bottom w:val="dotted" w:sz="4" w:space="0" w:color="auto"/>
            </w:tcBorders>
            <w:shd w:val="clear" w:color="auto" w:fill="auto"/>
          </w:tcPr>
          <w:p w14:paraId="678814E6" w14:textId="64628079"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40</w:t>
            </w:r>
          </w:p>
        </w:tc>
        <w:tc>
          <w:tcPr>
            <w:tcW w:w="1177" w:type="dxa"/>
            <w:tcBorders>
              <w:top w:val="dotted" w:sz="4" w:space="0" w:color="auto"/>
              <w:bottom w:val="dotted" w:sz="4" w:space="0" w:color="auto"/>
            </w:tcBorders>
          </w:tcPr>
          <w:p w14:paraId="6A96AD12" w14:textId="31E7A0A9"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w:t>
            </w:r>
          </w:p>
        </w:tc>
        <w:tc>
          <w:tcPr>
            <w:tcW w:w="1346" w:type="dxa"/>
            <w:tcBorders>
              <w:top w:val="dotted" w:sz="4" w:space="0" w:color="auto"/>
              <w:bottom w:val="dotted" w:sz="4" w:space="0" w:color="auto"/>
            </w:tcBorders>
          </w:tcPr>
          <w:p w14:paraId="317A6C7F" w14:textId="0DCDB525"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w:t>
            </w:r>
          </w:p>
        </w:tc>
        <w:tc>
          <w:tcPr>
            <w:tcW w:w="1191" w:type="dxa"/>
            <w:tcBorders>
              <w:top w:val="dotted" w:sz="4" w:space="0" w:color="auto"/>
              <w:bottom w:val="dotted" w:sz="4" w:space="0" w:color="auto"/>
            </w:tcBorders>
          </w:tcPr>
          <w:p w14:paraId="40A11FA0" w14:textId="1E0B5328"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w:t>
            </w:r>
          </w:p>
        </w:tc>
        <w:tc>
          <w:tcPr>
            <w:tcW w:w="1214" w:type="dxa"/>
            <w:tcBorders>
              <w:top w:val="dotted" w:sz="4" w:space="0" w:color="auto"/>
              <w:bottom w:val="dotted" w:sz="4" w:space="0" w:color="auto"/>
            </w:tcBorders>
          </w:tcPr>
          <w:p w14:paraId="00470EA7" w14:textId="3381DE41" w:rsidR="005B2DBB" w:rsidRPr="004F1775" w:rsidRDefault="009153A9" w:rsidP="007E3232">
            <w:pPr>
              <w:spacing w:beforeLines="30" w:before="72" w:afterLines="30" w:after="72" w:line="240" w:lineRule="auto"/>
              <w:jc w:val="center"/>
              <w:rPr>
                <w:rFonts w:ascii="Arial" w:eastAsia="Times New Roman" w:hAnsi="Arial" w:cs="Arial"/>
                <w:sz w:val="22"/>
              </w:rPr>
            </w:pPr>
            <w:r w:rsidRPr="004F1775">
              <w:rPr>
                <w:rStyle w:val="CommentReference"/>
                <w:rFonts w:ascii="Arial" w:hAnsi="Arial" w:cs="Arial"/>
                <w:sz w:val="22"/>
                <w:szCs w:val="22"/>
              </w:rPr>
              <w:commentReference w:id="49"/>
            </w:r>
            <w:r w:rsidR="005B2DBB" w:rsidRPr="004F1775">
              <w:rPr>
                <w:rFonts w:ascii="Arial" w:eastAsia="Times New Roman" w:hAnsi="Arial" w:cs="Arial"/>
                <w:sz w:val="22"/>
              </w:rPr>
              <w:t>-</w:t>
            </w:r>
          </w:p>
        </w:tc>
      </w:tr>
      <w:tr w:rsidR="005B2DBB" w:rsidRPr="004F1775" w14:paraId="38F431C7" w14:textId="72D3F2DC" w:rsidTr="005B2DBB">
        <w:trPr>
          <w:trHeight w:val="300"/>
        </w:trPr>
        <w:tc>
          <w:tcPr>
            <w:tcW w:w="596" w:type="dxa"/>
            <w:shd w:val="clear" w:color="auto" w:fill="auto"/>
            <w:noWrap/>
            <w:hideMark/>
          </w:tcPr>
          <w:p w14:paraId="79A127FF" w14:textId="2D4B4812"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8</w:t>
            </w:r>
          </w:p>
        </w:tc>
        <w:tc>
          <w:tcPr>
            <w:tcW w:w="1204" w:type="dxa"/>
            <w:shd w:val="clear" w:color="auto" w:fill="auto"/>
            <w:noWrap/>
          </w:tcPr>
          <w:p w14:paraId="36886D14" w14:textId="64BD8471"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Thanh Hoa</w:t>
            </w:r>
          </w:p>
        </w:tc>
        <w:tc>
          <w:tcPr>
            <w:tcW w:w="1578" w:type="dxa"/>
            <w:shd w:val="clear" w:color="auto" w:fill="auto"/>
            <w:noWrap/>
            <w:hideMark/>
          </w:tcPr>
          <w:p w14:paraId="2ACD7374" w14:textId="77777777"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Thường Xuân</w:t>
            </w:r>
          </w:p>
        </w:tc>
        <w:tc>
          <w:tcPr>
            <w:tcW w:w="1440" w:type="dxa"/>
            <w:shd w:val="clear" w:color="auto" w:fill="auto"/>
            <w:noWrap/>
            <w:hideMark/>
          </w:tcPr>
          <w:p w14:paraId="26D30528" w14:textId="77777777"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Xuân Cao</w:t>
            </w:r>
          </w:p>
        </w:tc>
        <w:tc>
          <w:tcPr>
            <w:tcW w:w="900" w:type="dxa"/>
            <w:tcBorders>
              <w:top w:val="dotted" w:sz="4" w:space="0" w:color="auto"/>
            </w:tcBorders>
            <w:shd w:val="clear" w:color="000000" w:fill="38A800"/>
            <w:noWrap/>
            <w:hideMark/>
          </w:tcPr>
          <w:p w14:paraId="0879851C" w14:textId="5983CF1E"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3</w:t>
            </w:r>
          </w:p>
        </w:tc>
        <w:tc>
          <w:tcPr>
            <w:tcW w:w="1392" w:type="dxa"/>
            <w:tcBorders>
              <w:top w:val="dotted" w:sz="4" w:space="0" w:color="auto"/>
              <w:bottom w:val="dotted" w:sz="4" w:space="0" w:color="auto"/>
            </w:tcBorders>
            <w:shd w:val="clear" w:color="auto" w:fill="auto"/>
          </w:tcPr>
          <w:p w14:paraId="01B6F548" w14:textId="1A418CB4"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80</w:t>
            </w:r>
          </w:p>
        </w:tc>
        <w:tc>
          <w:tcPr>
            <w:tcW w:w="1360" w:type="dxa"/>
            <w:tcBorders>
              <w:top w:val="dotted" w:sz="4" w:space="0" w:color="auto"/>
              <w:bottom w:val="dotted" w:sz="4" w:space="0" w:color="auto"/>
            </w:tcBorders>
            <w:shd w:val="clear" w:color="auto" w:fill="auto"/>
          </w:tcPr>
          <w:p w14:paraId="16351C01" w14:textId="7931AE88"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40</w:t>
            </w:r>
          </w:p>
        </w:tc>
        <w:tc>
          <w:tcPr>
            <w:tcW w:w="1177" w:type="dxa"/>
            <w:tcBorders>
              <w:top w:val="dotted" w:sz="4" w:space="0" w:color="auto"/>
              <w:bottom w:val="dotted" w:sz="4" w:space="0" w:color="auto"/>
            </w:tcBorders>
          </w:tcPr>
          <w:p w14:paraId="3A0B1FEB" w14:textId="4964F39F"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100</w:t>
            </w:r>
          </w:p>
        </w:tc>
        <w:tc>
          <w:tcPr>
            <w:tcW w:w="1346" w:type="dxa"/>
            <w:tcBorders>
              <w:top w:val="dotted" w:sz="4" w:space="0" w:color="auto"/>
              <w:bottom w:val="dotted" w:sz="4" w:space="0" w:color="auto"/>
            </w:tcBorders>
          </w:tcPr>
          <w:p w14:paraId="5976D472" w14:textId="13953FCE"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28</w:t>
            </w:r>
          </w:p>
        </w:tc>
        <w:tc>
          <w:tcPr>
            <w:tcW w:w="1191" w:type="dxa"/>
            <w:tcBorders>
              <w:top w:val="dotted" w:sz="4" w:space="0" w:color="auto"/>
              <w:bottom w:val="dotted" w:sz="4" w:space="0" w:color="auto"/>
            </w:tcBorders>
          </w:tcPr>
          <w:p w14:paraId="4818D6CF" w14:textId="03826FDF"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90</w:t>
            </w:r>
          </w:p>
        </w:tc>
        <w:tc>
          <w:tcPr>
            <w:tcW w:w="1214" w:type="dxa"/>
            <w:tcBorders>
              <w:top w:val="dotted" w:sz="4" w:space="0" w:color="auto"/>
              <w:bottom w:val="dotted" w:sz="4" w:space="0" w:color="auto"/>
            </w:tcBorders>
          </w:tcPr>
          <w:p w14:paraId="1AA74283" w14:textId="6937A7F2"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10</w:t>
            </w:r>
          </w:p>
        </w:tc>
      </w:tr>
      <w:tr w:rsidR="0097193C" w:rsidRPr="004F1775" w14:paraId="140C746B" w14:textId="1DAF57C2" w:rsidTr="005B2DBB">
        <w:trPr>
          <w:trHeight w:val="300"/>
        </w:trPr>
        <w:tc>
          <w:tcPr>
            <w:tcW w:w="596" w:type="dxa"/>
            <w:shd w:val="clear" w:color="auto" w:fill="auto"/>
            <w:noWrap/>
            <w:hideMark/>
          </w:tcPr>
          <w:p w14:paraId="0B267863" w14:textId="77777777" w:rsidR="0097193C" w:rsidRPr="004F1775" w:rsidRDefault="0097193C"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9</w:t>
            </w:r>
          </w:p>
        </w:tc>
        <w:tc>
          <w:tcPr>
            <w:tcW w:w="1204" w:type="dxa"/>
            <w:shd w:val="clear" w:color="auto" w:fill="auto"/>
            <w:noWrap/>
          </w:tcPr>
          <w:p w14:paraId="5DE52051" w14:textId="624A0D78" w:rsidR="0097193C"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Nghe An</w:t>
            </w:r>
          </w:p>
        </w:tc>
        <w:tc>
          <w:tcPr>
            <w:tcW w:w="1578" w:type="dxa"/>
            <w:shd w:val="clear" w:color="auto" w:fill="auto"/>
            <w:noWrap/>
            <w:hideMark/>
          </w:tcPr>
          <w:p w14:paraId="3A159FAA" w14:textId="77777777" w:rsidR="0097193C" w:rsidRPr="004F1775" w:rsidRDefault="0097193C"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Anh Sơn</w:t>
            </w:r>
          </w:p>
        </w:tc>
        <w:tc>
          <w:tcPr>
            <w:tcW w:w="1440" w:type="dxa"/>
            <w:shd w:val="clear" w:color="auto" w:fill="auto"/>
            <w:noWrap/>
            <w:hideMark/>
          </w:tcPr>
          <w:p w14:paraId="6A9B073C" w14:textId="77777777" w:rsidR="0097193C" w:rsidRPr="004F1775" w:rsidRDefault="0097193C"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Hùng Sơn</w:t>
            </w:r>
          </w:p>
        </w:tc>
        <w:tc>
          <w:tcPr>
            <w:tcW w:w="900" w:type="dxa"/>
            <w:shd w:val="clear" w:color="000000" w:fill="38A800"/>
            <w:noWrap/>
            <w:hideMark/>
          </w:tcPr>
          <w:p w14:paraId="587177C4" w14:textId="0D271FB7" w:rsidR="0097193C" w:rsidRPr="004F1775" w:rsidRDefault="0097193C"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3</w:t>
            </w:r>
          </w:p>
        </w:tc>
        <w:tc>
          <w:tcPr>
            <w:tcW w:w="1392" w:type="dxa"/>
            <w:tcBorders>
              <w:top w:val="dotted" w:sz="4" w:space="0" w:color="auto"/>
              <w:bottom w:val="dotted" w:sz="4" w:space="0" w:color="auto"/>
            </w:tcBorders>
            <w:shd w:val="clear" w:color="auto" w:fill="auto"/>
          </w:tcPr>
          <w:p w14:paraId="2310FD91" w14:textId="2D596854" w:rsidR="0097193C" w:rsidRPr="004F1775" w:rsidRDefault="0097193C"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90</w:t>
            </w:r>
          </w:p>
        </w:tc>
        <w:tc>
          <w:tcPr>
            <w:tcW w:w="1360" w:type="dxa"/>
            <w:tcBorders>
              <w:top w:val="dotted" w:sz="4" w:space="0" w:color="auto"/>
              <w:bottom w:val="dotted" w:sz="4" w:space="0" w:color="auto"/>
            </w:tcBorders>
            <w:shd w:val="clear" w:color="auto" w:fill="auto"/>
          </w:tcPr>
          <w:p w14:paraId="607E1A00" w14:textId="5A0416F9" w:rsidR="0097193C" w:rsidRPr="004F1775" w:rsidRDefault="0097193C"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70</w:t>
            </w:r>
          </w:p>
        </w:tc>
        <w:tc>
          <w:tcPr>
            <w:tcW w:w="1177" w:type="dxa"/>
            <w:tcBorders>
              <w:top w:val="dotted" w:sz="4" w:space="0" w:color="auto"/>
              <w:bottom w:val="dotted" w:sz="4" w:space="0" w:color="auto"/>
            </w:tcBorders>
          </w:tcPr>
          <w:p w14:paraId="07B80CE8" w14:textId="40E2E577" w:rsidR="0097193C" w:rsidRPr="004F1775" w:rsidRDefault="0097193C"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100</w:t>
            </w:r>
          </w:p>
        </w:tc>
        <w:tc>
          <w:tcPr>
            <w:tcW w:w="1346" w:type="dxa"/>
            <w:tcBorders>
              <w:top w:val="dotted" w:sz="4" w:space="0" w:color="auto"/>
              <w:bottom w:val="dotted" w:sz="4" w:space="0" w:color="auto"/>
            </w:tcBorders>
          </w:tcPr>
          <w:p w14:paraId="0B54F562" w14:textId="5FBD83EC" w:rsidR="0097193C" w:rsidRPr="004F1775" w:rsidRDefault="0097193C"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14.4</w:t>
            </w:r>
          </w:p>
        </w:tc>
        <w:tc>
          <w:tcPr>
            <w:tcW w:w="1191" w:type="dxa"/>
            <w:tcBorders>
              <w:top w:val="dotted" w:sz="4" w:space="0" w:color="auto"/>
              <w:bottom w:val="dotted" w:sz="4" w:space="0" w:color="auto"/>
            </w:tcBorders>
          </w:tcPr>
          <w:p w14:paraId="6AC681D8" w14:textId="3290CFFF" w:rsidR="0097193C" w:rsidRPr="004F1775" w:rsidRDefault="0097193C"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90</w:t>
            </w:r>
          </w:p>
        </w:tc>
        <w:tc>
          <w:tcPr>
            <w:tcW w:w="1214" w:type="dxa"/>
            <w:tcBorders>
              <w:top w:val="dotted" w:sz="4" w:space="0" w:color="auto"/>
              <w:bottom w:val="dotted" w:sz="4" w:space="0" w:color="auto"/>
            </w:tcBorders>
          </w:tcPr>
          <w:p w14:paraId="55F66687" w14:textId="1732EC32" w:rsidR="0097193C" w:rsidRPr="004F1775" w:rsidRDefault="0097193C"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10</w:t>
            </w:r>
          </w:p>
        </w:tc>
      </w:tr>
      <w:tr w:rsidR="005B2DBB" w:rsidRPr="004F1775" w14:paraId="34720E18" w14:textId="68C82940" w:rsidTr="005B2DBB">
        <w:trPr>
          <w:trHeight w:val="300"/>
        </w:trPr>
        <w:tc>
          <w:tcPr>
            <w:tcW w:w="596" w:type="dxa"/>
            <w:shd w:val="clear" w:color="auto" w:fill="auto"/>
            <w:noWrap/>
            <w:hideMark/>
          </w:tcPr>
          <w:p w14:paraId="3CDAFB06" w14:textId="77777777"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10</w:t>
            </w:r>
          </w:p>
        </w:tc>
        <w:tc>
          <w:tcPr>
            <w:tcW w:w="1204" w:type="dxa"/>
            <w:shd w:val="clear" w:color="auto" w:fill="auto"/>
            <w:noWrap/>
          </w:tcPr>
          <w:p w14:paraId="37DCD9F7" w14:textId="130C0377"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Nghe An</w:t>
            </w:r>
          </w:p>
        </w:tc>
        <w:tc>
          <w:tcPr>
            <w:tcW w:w="1578" w:type="dxa"/>
            <w:shd w:val="clear" w:color="auto" w:fill="auto"/>
            <w:noWrap/>
            <w:hideMark/>
          </w:tcPr>
          <w:p w14:paraId="2EA2A8D5" w14:textId="77777777"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Anh Sơn</w:t>
            </w:r>
          </w:p>
        </w:tc>
        <w:tc>
          <w:tcPr>
            <w:tcW w:w="1440" w:type="dxa"/>
            <w:shd w:val="clear" w:color="auto" w:fill="auto"/>
            <w:noWrap/>
            <w:hideMark/>
          </w:tcPr>
          <w:p w14:paraId="3133AD86" w14:textId="77777777"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Đức Sơn</w:t>
            </w:r>
          </w:p>
        </w:tc>
        <w:tc>
          <w:tcPr>
            <w:tcW w:w="900" w:type="dxa"/>
            <w:shd w:val="clear" w:color="000000" w:fill="FFFF73"/>
            <w:noWrap/>
            <w:hideMark/>
          </w:tcPr>
          <w:p w14:paraId="2694C5B9" w14:textId="43DC63F8"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4</w:t>
            </w:r>
          </w:p>
        </w:tc>
        <w:tc>
          <w:tcPr>
            <w:tcW w:w="1392" w:type="dxa"/>
            <w:tcBorders>
              <w:top w:val="dotted" w:sz="4" w:space="0" w:color="auto"/>
              <w:bottom w:val="dotted" w:sz="4" w:space="0" w:color="auto"/>
            </w:tcBorders>
            <w:shd w:val="clear" w:color="auto" w:fill="auto"/>
          </w:tcPr>
          <w:p w14:paraId="6B278C65" w14:textId="12A38A23"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100</w:t>
            </w:r>
          </w:p>
        </w:tc>
        <w:tc>
          <w:tcPr>
            <w:tcW w:w="1360" w:type="dxa"/>
            <w:tcBorders>
              <w:top w:val="dotted" w:sz="4" w:space="0" w:color="auto"/>
              <w:bottom w:val="dotted" w:sz="4" w:space="0" w:color="auto"/>
            </w:tcBorders>
            <w:shd w:val="clear" w:color="auto" w:fill="auto"/>
          </w:tcPr>
          <w:p w14:paraId="1B3C3205" w14:textId="02018003"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45</w:t>
            </w:r>
          </w:p>
        </w:tc>
        <w:tc>
          <w:tcPr>
            <w:tcW w:w="1177" w:type="dxa"/>
            <w:tcBorders>
              <w:top w:val="dotted" w:sz="4" w:space="0" w:color="auto"/>
              <w:bottom w:val="dotted" w:sz="4" w:space="0" w:color="auto"/>
            </w:tcBorders>
          </w:tcPr>
          <w:p w14:paraId="69840143" w14:textId="5B89E3BD"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100</w:t>
            </w:r>
          </w:p>
        </w:tc>
        <w:tc>
          <w:tcPr>
            <w:tcW w:w="1346" w:type="dxa"/>
            <w:tcBorders>
              <w:top w:val="dotted" w:sz="4" w:space="0" w:color="auto"/>
              <w:bottom w:val="dotted" w:sz="4" w:space="0" w:color="auto"/>
            </w:tcBorders>
          </w:tcPr>
          <w:p w14:paraId="6FA5F549" w14:textId="047AD685"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28.33</w:t>
            </w:r>
          </w:p>
        </w:tc>
        <w:tc>
          <w:tcPr>
            <w:tcW w:w="1191" w:type="dxa"/>
            <w:tcBorders>
              <w:top w:val="dotted" w:sz="4" w:space="0" w:color="auto"/>
              <w:bottom w:val="dotted" w:sz="4" w:space="0" w:color="auto"/>
            </w:tcBorders>
          </w:tcPr>
          <w:p w14:paraId="61E35EC7" w14:textId="1C528ADC"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90</w:t>
            </w:r>
          </w:p>
        </w:tc>
        <w:tc>
          <w:tcPr>
            <w:tcW w:w="1214" w:type="dxa"/>
            <w:tcBorders>
              <w:top w:val="dotted" w:sz="4" w:space="0" w:color="auto"/>
              <w:bottom w:val="dotted" w:sz="4" w:space="0" w:color="auto"/>
            </w:tcBorders>
          </w:tcPr>
          <w:p w14:paraId="2DF31B40" w14:textId="179C089E"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10</w:t>
            </w:r>
          </w:p>
        </w:tc>
      </w:tr>
      <w:tr w:rsidR="005B2DBB" w:rsidRPr="004F1775" w14:paraId="73BE603C" w14:textId="62693992" w:rsidTr="005B2DBB">
        <w:trPr>
          <w:trHeight w:val="368"/>
        </w:trPr>
        <w:tc>
          <w:tcPr>
            <w:tcW w:w="596" w:type="dxa"/>
            <w:shd w:val="clear" w:color="auto" w:fill="auto"/>
            <w:noWrap/>
            <w:hideMark/>
          </w:tcPr>
          <w:p w14:paraId="169377ED" w14:textId="77777777"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lastRenderedPageBreak/>
              <w:t>11</w:t>
            </w:r>
          </w:p>
        </w:tc>
        <w:tc>
          <w:tcPr>
            <w:tcW w:w="1204" w:type="dxa"/>
            <w:shd w:val="clear" w:color="auto" w:fill="auto"/>
            <w:noWrap/>
          </w:tcPr>
          <w:p w14:paraId="326C8455" w14:textId="0C7F3B27"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Nghe An</w:t>
            </w:r>
          </w:p>
        </w:tc>
        <w:tc>
          <w:tcPr>
            <w:tcW w:w="1578" w:type="dxa"/>
            <w:shd w:val="clear" w:color="auto" w:fill="auto"/>
            <w:noWrap/>
            <w:hideMark/>
          </w:tcPr>
          <w:p w14:paraId="081D846D" w14:textId="77777777"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Tương Dương</w:t>
            </w:r>
          </w:p>
        </w:tc>
        <w:tc>
          <w:tcPr>
            <w:tcW w:w="1440" w:type="dxa"/>
            <w:shd w:val="clear" w:color="auto" w:fill="auto"/>
            <w:noWrap/>
            <w:hideMark/>
          </w:tcPr>
          <w:p w14:paraId="6F6E1160" w14:textId="77777777"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Yên Tĩnh</w:t>
            </w:r>
          </w:p>
        </w:tc>
        <w:tc>
          <w:tcPr>
            <w:tcW w:w="900" w:type="dxa"/>
            <w:shd w:val="clear" w:color="000000" w:fill="73B2FF"/>
            <w:noWrap/>
            <w:hideMark/>
          </w:tcPr>
          <w:p w14:paraId="6C9D9086" w14:textId="434A705C"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5</w:t>
            </w:r>
          </w:p>
        </w:tc>
        <w:tc>
          <w:tcPr>
            <w:tcW w:w="1392" w:type="dxa"/>
            <w:tcBorders>
              <w:top w:val="dotted" w:sz="4" w:space="0" w:color="auto"/>
              <w:bottom w:val="dotted" w:sz="4" w:space="0" w:color="auto"/>
            </w:tcBorders>
            <w:shd w:val="clear" w:color="auto" w:fill="auto"/>
          </w:tcPr>
          <w:p w14:paraId="680D9DD5" w14:textId="26F72C65"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5</w:t>
            </w:r>
          </w:p>
        </w:tc>
        <w:tc>
          <w:tcPr>
            <w:tcW w:w="1360" w:type="dxa"/>
            <w:tcBorders>
              <w:top w:val="dotted" w:sz="4" w:space="0" w:color="auto"/>
              <w:bottom w:val="dotted" w:sz="4" w:space="0" w:color="auto"/>
            </w:tcBorders>
            <w:shd w:val="clear" w:color="auto" w:fill="auto"/>
          </w:tcPr>
          <w:p w14:paraId="0FB2D27D" w14:textId="0E989616"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2</w:t>
            </w:r>
          </w:p>
        </w:tc>
        <w:tc>
          <w:tcPr>
            <w:tcW w:w="1177" w:type="dxa"/>
            <w:tcBorders>
              <w:top w:val="dotted" w:sz="4" w:space="0" w:color="auto"/>
              <w:bottom w:val="dotted" w:sz="4" w:space="0" w:color="auto"/>
            </w:tcBorders>
          </w:tcPr>
          <w:p w14:paraId="66AC5BB7" w14:textId="53F2BDDF"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100</w:t>
            </w:r>
          </w:p>
        </w:tc>
        <w:tc>
          <w:tcPr>
            <w:tcW w:w="1346" w:type="dxa"/>
            <w:tcBorders>
              <w:top w:val="dotted" w:sz="4" w:space="0" w:color="auto"/>
              <w:bottom w:val="dotted" w:sz="4" w:space="0" w:color="auto"/>
            </w:tcBorders>
          </w:tcPr>
          <w:p w14:paraId="7A9AB8AC" w14:textId="7784615D"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66.96</w:t>
            </w:r>
          </w:p>
        </w:tc>
        <w:tc>
          <w:tcPr>
            <w:tcW w:w="1191" w:type="dxa"/>
            <w:tcBorders>
              <w:top w:val="dotted" w:sz="4" w:space="0" w:color="auto"/>
              <w:bottom w:val="dotted" w:sz="4" w:space="0" w:color="auto"/>
            </w:tcBorders>
          </w:tcPr>
          <w:p w14:paraId="79D26F47" w14:textId="6782F42B"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90</w:t>
            </w:r>
          </w:p>
        </w:tc>
        <w:tc>
          <w:tcPr>
            <w:tcW w:w="1214" w:type="dxa"/>
            <w:tcBorders>
              <w:top w:val="dotted" w:sz="4" w:space="0" w:color="auto"/>
              <w:bottom w:val="dotted" w:sz="4" w:space="0" w:color="auto"/>
            </w:tcBorders>
          </w:tcPr>
          <w:p w14:paraId="4453328F" w14:textId="7BA2E81C"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10</w:t>
            </w:r>
          </w:p>
        </w:tc>
      </w:tr>
      <w:tr w:rsidR="005B2DBB" w:rsidRPr="004F1775" w14:paraId="2CCD1304" w14:textId="46C7711D" w:rsidTr="005B2DBB">
        <w:trPr>
          <w:trHeight w:val="300"/>
        </w:trPr>
        <w:tc>
          <w:tcPr>
            <w:tcW w:w="596" w:type="dxa"/>
            <w:shd w:val="clear" w:color="auto" w:fill="auto"/>
            <w:noWrap/>
            <w:hideMark/>
          </w:tcPr>
          <w:p w14:paraId="697ECBDD" w14:textId="77777777"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12</w:t>
            </w:r>
          </w:p>
        </w:tc>
        <w:tc>
          <w:tcPr>
            <w:tcW w:w="1204" w:type="dxa"/>
            <w:shd w:val="clear" w:color="auto" w:fill="auto"/>
            <w:noWrap/>
          </w:tcPr>
          <w:p w14:paraId="405FD70B" w14:textId="78457797"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Nghe An</w:t>
            </w:r>
          </w:p>
        </w:tc>
        <w:tc>
          <w:tcPr>
            <w:tcW w:w="1578" w:type="dxa"/>
            <w:shd w:val="clear" w:color="auto" w:fill="auto"/>
            <w:noWrap/>
            <w:hideMark/>
          </w:tcPr>
          <w:p w14:paraId="37C9A134" w14:textId="77777777"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Tương Dương</w:t>
            </w:r>
          </w:p>
        </w:tc>
        <w:tc>
          <w:tcPr>
            <w:tcW w:w="1440" w:type="dxa"/>
            <w:shd w:val="clear" w:color="auto" w:fill="auto"/>
            <w:noWrap/>
            <w:hideMark/>
          </w:tcPr>
          <w:p w14:paraId="4D3A2A6C" w14:textId="77777777"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Nga My</w:t>
            </w:r>
          </w:p>
        </w:tc>
        <w:tc>
          <w:tcPr>
            <w:tcW w:w="900" w:type="dxa"/>
            <w:shd w:val="clear" w:color="000000" w:fill="73B2FF"/>
            <w:noWrap/>
            <w:hideMark/>
          </w:tcPr>
          <w:p w14:paraId="4B7A459A" w14:textId="3F88A080"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5</w:t>
            </w:r>
          </w:p>
        </w:tc>
        <w:tc>
          <w:tcPr>
            <w:tcW w:w="1392" w:type="dxa"/>
            <w:tcBorders>
              <w:top w:val="dotted" w:sz="4" w:space="0" w:color="auto"/>
              <w:bottom w:val="dotted" w:sz="4" w:space="0" w:color="auto"/>
            </w:tcBorders>
            <w:shd w:val="clear" w:color="auto" w:fill="auto"/>
          </w:tcPr>
          <w:p w14:paraId="05E78136" w14:textId="736EE3B3"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50</w:t>
            </w:r>
          </w:p>
        </w:tc>
        <w:tc>
          <w:tcPr>
            <w:tcW w:w="1360" w:type="dxa"/>
            <w:tcBorders>
              <w:top w:val="dotted" w:sz="4" w:space="0" w:color="auto"/>
              <w:bottom w:val="dotted" w:sz="4" w:space="0" w:color="auto"/>
            </w:tcBorders>
            <w:shd w:val="clear" w:color="auto" w:fill="auto"/>
          </w:tcPr>
          <w:p w14:paraId="291C0E95" w14:textId="0EC276CE"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25</w:t>
            </w:r>
          </w:p>
        </w:tc>
        <w:tc>
          <w:tcPr>
            <w:tcW w:w="1177" w:type="dxa"/>
            <w:tcBorders>
              <w:top w:val="dotted" w:sz="4" w:space="0" w:color="auto"/>
              <w:bottom w:val="dotted" w:sz="4" w:space="0" w:color="auto"/>
            </w:tcBorders>
          </w:tcPr>
          <w:p w14:paraId="3686C69B" w14:textId="226B09A7"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100</w:t>
            </w:r>
          </w:p>
        </w:tc>
        <w:tc>
          <w:tcPr>
            <w:tcW w:w="1346" w:type="dxa"/>
            <w:tcBorders>
              <w:top w:val="dotted" w:sz="4" w:space="0" w:color="auto"/>
              <w:bottom w:val="dotted" w:sz="4" w:space="0" w:color="auto"/>
            </w:tcBorders>
          </w:tcPr>
          <w:p w14:paraId="7E4FBF21" w14:textId="2C981DB4"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68.63</w:t>
            </w:r>
          </w:p>
        </w:tc>
        <w:tc>
          <w:tcPr>
            <w:tcW w:w="1191" w:type="dxa"/>
            <w:tcBorders>
              <w:top w:val="dotted" w:sz="4" w:space="0" w:color="auto"/>
              <w:bottom w:val="dotted" w:sz="4" w:space="0" w:color="auto"/>
            </w:tcBorders>
          </w:tcPr>
          <w:p w14:paraId="6C4B4537" w14:textId="52B06011"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90</w:t>
            </w:r>
          </w:p>
        </w:tc>
        <w:tc>
          <w:tcPr>
            <w:tcW w:w="1214" w:type="dxa"/>
            <w:tcBorders>
              <w:top w:val="dotted" w:sz="4" w:space="0" w:color="auto"/>
              <w:bottom w:val="dotted" w:sz="4" w:space="0" w:color="auto"/>
            </w:tcBorders>
          </w:tcPr>
          <w:p w14:paraId="2CC772B9" w14:textId="7A734298"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10</w:t>
            </w:r>
          </w:p>
        </w:tc>
      </w:tr>
      <w:tr w:rsidR="005B2DBB" w:rsidRPr="004F1775" w14:paraId="752AE393" w14:textId="7A88E84A" w:rsidTr="005B2DBB">
        <w:trPr>
          <w:trHeight w:val="300"/>
        </w:trPr>
        <w:tc>
          <w:tcPr>
            <w:tcW w:w="596" w:type="dxa"/>
            <w:shd w:val="clear" w:color="auto" w:fill="auto"/>
            <w:noWrap/>
            <w:hideMark/>
          </w:tcPr>
          <w:p w14:paraId="525F53C6" w14:textId="77777777"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13</w:t>
            </w:r>
          </w:p>
        </w:tc>
        <w:tc>
          <w:tcPr>
            <w:tcW w:w="1204" w:type="dxa"/>
            <w:shd w:val="clear" w:color="auto" w:fill="auto"/>
            <w:noWrap/>
          </w:tcPr>
          <w:p w14:paraId="2E1DAC2C" w14:textId="3DE22483"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Nghe An</w:t>
            </w:r>
          </w:p>
        </w:tc>
        <w:tc>
          <w:tcPr>
            <w:tcW w:w="1578" w:type="dxa"/>
            <w:shd w:val="clear" w:color="auto" w:fill="auto"/>
            <w:noWrap/>
            <w:hideMark/>
          </w:tcPr>
          <w:p w14:paraId="4362D446" w14:textId="77777777"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Quế Phong</w:t>
            </w:r>
          </w:p>
        </w:tc>
        <w:tc>
          <w:tcPr>
            <w:tcW w:w="1440" w:type="dxa"/>
            <w:shd w:val="clear" w:color="auto" w:fill="auto"/>
            <w:noWrap/>
            <w:hideMark/>
          </w:tcPr>
          <w:p w14:paraId="4176556D" w14:textId="77777777"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Châu Kim</w:t>
            </w:r>
          </w:p>
        </w:tc>
        <w:tc>
          <w:tcPr>
            <w:tcW w:w="900" w:type="dxa"/>
            <w:shd w:val="clear" w:color="000000" w:fill="A83800"/>
            <w:noWrap/>
            <w:hideMark/>
          </w:tcPr>
          <w:p w14:paraId="73B801D3" w14:textId="77777777"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6</w:t>
            </w:r>
          </w:p>
        </w:tc>
        <w:tc>
          <w:tcPr>
            <w:tcW w:w="1392" w:type="dxa"/>
            <w:tcBorders>
              <w:top w:val="dotted" w:sz="4" w:space="0" w:color="auto"/>
              <w:bottom w:val="dotted" w:sz="4" w:space="0" w:color="auto"/>
            </w:tcBorders>
            <w:shd w:val="clear" w:color="auto" w:fill="auto"/>
          </w:tcPr>
          <w:p w14:paraId="563F95AE" w14:textId="00222F09"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70</w:t>
            </w:r>
          </w:p>
        </w:tc>
        <w:tc>
          <w:tcPr>
            <w:tcW w:w="1360" w:type="dxa"/>
            <w:tcBorders>
              <w:top w:val="dotted" w:sz="4" w:space="0" w:color="auto"/>
              <w:bottom w:val="dotted" w:sz="4" w:space="0" w:color="auto"/>
            </w:tcBorders>
            <w:shd w:val="clear" w:color="auto" w:fill="auto"/>
          </w:tcPr>
          <w:p w14:paraId="1DBCA183" w14:textId="555478C7"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13</w:t>
            </w:r>
          </w:p>
        </w:tc>
        <w:tc>
          <w:tcPr>
            <w:tcW w:w="1177" w:type="dxa"/>
            <w:tcBorders>
              <w:top w:val="dotted" w:sz="4" w:space="0" w:color="auto"/>
              <w:bottom w:val="dotted" w:sz="4" w:space="0" w:color="auto"/>
            </w:tcBorders>
          </w:tcPr>
          <w:p w14:paraId="5B33C857" w14:textId="7F5E05E2"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100</w:t>
            </w:r>
          </w:p>
        </w:tc>
        <w:tc>
          <w:tcPr>
            <w:tcW w:w="1346" w:type="dxa"/>
            <w:tcBorders>
              <w:top w:val="dotted" w:sz="4" w:space="0" w:color="auto"/>
              <w:bottom w:val="dotted" w:sz="4" w:space="0" w:color="auto"/>
            </w:tcBorders>
          </w:tcPr>
          <w:p w14:paraId="251FCD6A" w14:textId="59B13BE9"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36.32</w:t>
            </w:r>
          </w:p>
        </w:tc>
        <w:tc>
          <w:tcPr>
            <w:tcW w:w="1191" w:type="dxa"/>
            <w:tcBorders>
              <w:top w:val="dotted" w:sz="4" w:space="0" w:color="auto"/>
              <w:bottom w:val="dotted" w:sz="4" w:space="0" w:color="auto"/>
            </w:tcBorders>
          </w:tcPr>
          <w:p w14:paraId="71444ADA" w14:textId="7D7DC99A"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90</w:t>
            </w:r>
          </w:p>
        </w:tc>
        <w:tc>
          <w:tcPr>
            <w:tcW w:w="1214" w:type="dxa"/>
            <w:tcBorders>
              <w:top w:val="dotted" w:sz="4" w:space="0" w:color="auto"/>
              <w:bottom w:val="dotted" w:sz="4" w:space="0" w:color="auto"/>
            </w:tcBorders>
          </w:tcPr>
          <w:p w14:paraId="4FDFA49D" w14:textId="05133107"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10</w:t>
            </w:r>
          </w:p>
        </w:tc>
      </w:tr>
      <w:tr w:rsidR="005B2DBB" w:rsidRPr="004F1775" w14:paraId="6F3278DC" w14:textId="51BAFA0B" w:rsidTr="005B2DBB">
        <w:trPr>
          <w:trHeight w:val="300"/>
        </w:trPr>
        <w:tc>
          <w:tcPr>
            <w:tcW w:w="596" w:type="dxa"/>
            <w:shd w:val="clear" w:color="auto" w:fill="auto"/>
            <w:noWrap/>
            <w:hideMark/>
          </w:tcPr>
          <w:p w14:paraId="09697C36" w14:textId="77777777"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14</w:t>
            </w:r>
          </w:p>
        </w:tc>
        <w:tc>
          <w:tcPr>
            <w:tcW w:w="1204" w:type="dxa"/>
            <w:shd w:val="clear" w:color="auto" w:fill="auto"/>
            <w:noWrap/>
          </w:tcPr>
          <w:p w14:paraId="2ECED632" w14:textId="2E4E6C25"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Nghe An</w:t>
            </w:r>
          </w:p>
        </w:tc>
        <w:tc>
          <w:tcPr>
            <w:tcW w:w="1578" w:type="dxa"/>
            <w:shd w:val="clear" w:color="auto" w:fill="auto"/>
            <w:noWrap/>
            <w:hideMark/>
          </w:tcPr>
          <w:p w14:paraId="4FFC06F1" w14:textId="77777777"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Quế Phong</w:t>
            </w:r>
          </w:p>
        </w:tc>
        <w:tc>
          <w:tcPr>
            <w:tcW w:w="1440" w:type="dxa"/>
            <w:shd w:val="clear" w:color="auto" w:fill="auto"/>
            <w:noWrap/>
            <w:hideMark/>
          </w:tcPr>
          <w:p w14:paraId="12A33008" w14:textId="77777777"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Châu Thôn</w:t>
            </w:r>
          </w:p>
        </w:tc>
        <w:tc>
          <w:tcPr>
            <w:tcW w:w="900" w:type="dxa"/>
            <w:shd w:val="clear" w:color="000000" w:fill="A83800"/>
            <w:noWrap/>
            <w:hideMark/>
          </w:tcPr>
          <w:p w14:paraId="19766CA3" w14:textId="77777777"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6</w:t>
            </w:r>
          </w:p>
        </w:tc>
        <w:tc>
          <w:tcPr>
            <w:tcW w:w="1392" w:type="dxa"/>
            <w:tcBorders>
              <w:top w:val="dotted" w:sz="4" w:space="0" w:color="auto"/>
              <w:bottom w:val="single" w:sz="4" w:space="0" w:color="auto"/>
            </w:tcBorders>
            <w:shd w:val="clear" w:color="auto" w:fill="auto"/>
          </w:tcPr>
          <w:p w14:paraId="141CD116" w14:textId="6CBB3DE3"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40</w:t>
            </w:r>
          </w:p>
        </w:tc>
        <w:tc>
          <w:tcPr>
            <w:tcW w:w="1360" w:type="dxa"/>
            <w:tcBorders>
              <w:top w:val="dotted" w:sz="4" w:space="0" w:color="auto"/>
              <w:bottom w:val="single" w:sz="4" w:space="0" w:color="auto"/>
            </w:tcBorders>
            <w:shd w:val="clear" w:color="auto" w:fill="auto"/>
          </w:tcPr>
          <w:p w14:paraId="7EBC9853" w14:textId="24AA501F"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5</w:t>
            </w:r>
          </w:p>
        </w:tc>
        <w:tc>
          <w:tcPr>
            <w:tcW w:w="1177" w:type="dxa"/>
            <w:tcBorders>
              <w:top w:val="dotted" w:sz="4" w:space="0" w:color="auto"/>
              <w:bottom w:val="single" w:sz="4" w:space="0" w:color="auto"/>
            </w:tcBorders>
          </w:tcPr>
          <w:p w14:paraId="599E650D" w14:textId="5514B479"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100</w:t>
            </w:r>
          </w:p>
        </w:tc>
        <w:tc>
          <w:tcPr>
            <w:tcW w:w="1346" w:type="dxa"/>
            <w:tcBorders>
              <w:top w:val="dotted" w:sz="4" w:space="0" w:color="auto"/>
              <w:bottom w:val="single" w:sz="4" w:space="0" w:color="auto"/>
            </w:tcBorders>
          </w:tcPr>
          <w:p w14:paraId="4770BACB" w14:textId="7F543893"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w:t>
            </w:r>
          </w:p>
        </w:tc>
        <w:tc>
          <w:tcPr>
            <w:tcW w:w="1191" w:type="dxa"/>
            <w:tcBorders>
              <w:top w:val="dotted" w:sz="4" w:space="0" w:color="auto"/>
              <w:bottom w:val="single" w:sz="4" w:space="0" w:color="auto"/>
            </w:tcBorders>
          </w:tcPr>
          <w:p w14:paraId="0D175E20" w14:textId="2EDD5216"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90</w:t>
            </w:r>
          </w:p>
        </w:tc>
        <w:tc>
          <w:tcPr>
            <w:tcW w:w="1214" w:type="dxa"/>
            <w:tcBorders>
              <w:top w:val="dotted" w:sz="4" w:space="0" w:color="auto"/>
              <w:bottom w:val="single" w:sz="4" w:space="0" w:color="auto"/>
            </w:tcBorders>
          </w:tcPr>
          <w:p w14:paraId="3654A1F8" w14:textId="6F5741E0" w:rsidR="005B2DBB" w:rsidRPr="004F1775" w:rsidRDefault="005B2DBB" w:rsidP="007E3232">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10</w:t>
            </w:r>
          </w:p>
        </w:tc>
      </w:tr>
    </w:tbl>
    <w:p w14:paraId="603914DF" w14:textId="77777777" w:rsidR="005D008A" w:rsidRPr="004F1775" w:rsidRDefault="005D008A" w:rsidP="005D008A">
      <w:pPr>
        <w:spacing w:before="0" w:after="200" w:line="276" w:lineRule="auto"/>
        <w:rPr>
          <w:rFonts w:ascii="Arial" w:hAnsi="Arial" w:cs="Arial"/>
          <w:sz w:val="22"/>
        </w:rPr>
      </w:pPr>
    </w:p>
    <w:p w14:paraId="6644D437" w14:textId="1A83FBD9" w:rsidR="00CC6DDC" w:rsidRPr="004F1775" w:rsidRDefault="00CC6DDC" w:rsidP="00E44F45">
      <w:pPr>
        <w:spacing w:before="0" w:line="276" w:lineRule="auto"/>
        <w:rPr>
          <w:rFonts w:ascii="Arial" w:hAnsi="Arial" w:cs="Arial"/>
          <w:sz w:val="22"/>
        </w:rPr>
      </w:pPr>
      <w:r w:rsidRPr="004F1775">
        <w:rPr>
          <w:rFonts w:ascii="Arial" w:hAnsi="Arial" w:cs="Arial"/>
          <w:sz w:val="22"/>
        </w:rPr>
        <w:t xml:space="preserve">* Data from </w:t>
      </w:r>
      <w:commentRangeStart w:id="50"/>
      <w:r w:rsidRPr="004F1775">
        <w:rPr>
          <w:rFonts w:ascii="Arial" w:hAnsi="Arial" w:cs="Arial"/>
          <w:sz w:val="22"/>
        </w:rPr>
        <w:t>officer</w:t>
      </w:r>
      <w:commentRangeEnd w:id="50"/>
      <w:r w:rsidR="004821C9" w:rsidRPr="004F1775">
        <w:rPr>
          <w:rStyle w:val="CommentReference"/>
          <w:rFonts w:ascii="Arial" w:hAnsi="Arial" w:cs="Arial"/>
          <w:sz w:val="22"/>
          <w:szCs w:val="22"/>
        </w:rPr>
        <w:commentReference w:id="50"/>
      </w:r>
      <w:r w:rsidRPr="004F1775">
        <w:rPr>
          <w:rFonts w:ascii="Arial" w:hAnsi="Arial" w:cs="Arial"/>
          <w:sz w:val="22"/>
        </w:rPr>
        <w:t xml:space="preserve"> interviews</w:t>
      </w:r>
    </w:p>
    <w:p w14:paraId="75598F27" w14:textId="54617ACA" w:rsidR="00856D78" w:rsidRPr="004F1775" w:rsidRDefault="00CC6DDC" w:rsidP="00E44F45">
      <w:pPr>
        <w:spacing w:before="0" w:line="276" w:lineRule="auto"/>
        <w:rPr>
          <w:rFonts w:ascii="Arial" w:hAnsi="Arial" w:cs="Arial"/>
          <w:sz w:val="22"/>
        </w:rPr>
      </w:pPr>
      <w:r w:rsidRPr="004F1775">
        <w:rPr>
          <w:rFonts w:ascii="Arial" w:hAnsi="Arial" w:cs="Arial"/>
          <w:sz w:val="22"/>
        </w:rPr>
        <w:t>** Data from household interview</w:t>
      </w:r>
    </w:p>
    <w:p w14:paraId="44AB293B" w14:textId="77777777" w:rsidR="00856D78" w:rsidRPr="004F1775" w:rsidRDefault="00856D78" w:rsidP="00E44F45">
      <w:pPr>
        <w:spacing w:before="0" w:line="276" w:lineRule="auto"/>
        <w:rPr>
          <w:rFonts w:ascii="Arial" w:hAnsi="Arial" w:cs="Arial"/>
          <w:sz w:val="22"/>
        </w:rPr>
        <w:sectPr w:rsidR="00856D78" w:rsidRPr="004F1775" w:rsidSect="005B2DBB">
          <w:pgSz w:w="16834" w:h="11909" w:orient="landscape" w:code="9"/>
          <w:pgMar w:top="1440" w:right="1440" w:bottom="1440" w:left="1166" w:header="720" w:footer="720" w:gutter="0"/>
          <w:cols w:space="720"/>
          <w:docGrid w:linePitch="360"/>
        </w:sectPr>
      </w:pPr>
    </w:p>
    <w:p w14:paraId="5B7C2CA0" w14:textId="7B8391C5" w:rsidR="005D008A" w:rsidRPr="004F1775" w:rsidRDefault="00B56758" w:rsidP="005D008A">
      <w:pPr>
        <w:spacing w:before="0" w:after="200" w:line="276" w:lineRule="auto"/>
        <w:rPr>
          <w:rFonts w:ascii="Arial" w:hAnsi="Arial" w:cs="Arial"/>
          <w:sz w:val="22"/>
        </w:rPr>
      </w:pPr>
      <w:r w:rsidRPr="004F1775">
        <w:rPr>
          <w:rFonts w:ascii="Arial" w:hAnsi="Arial" w:cs="Arial"/>
          <w:sz w:val="22"/>
        </w:rPr>
        <w:lastRenderedPageBreak/>
        <w:t>Estimation of wood consumption by commune is as below:</w:t>
      </w:r>
    </w:p>
    <w:p w14:paraId="2E64771F" w14:textId="242C749A" w:rsidR="00E44F45" w:rsidRPr="004F1775" w:rsidRDefault="00E44F45" w:rsidP="00E44F45">
      <w:pPr>
        <w:pStyle w:val="Caption"/>
        <w:rPr>
          <w:rFonts w:ascii="Arial" w:hAnsi="Arial" w:cs="Arial"/>
          <w:sz w:val="22"/>
          <w:szCs w:val="22"/>
        </w:rPr>
      </w:pPr>
      <w:r w:rsidRPr="004F1775">
        <w:rPr>
          <w:rFonts w:ascii="Arial" w:hAnsi="Arial" w:cs="Arial"/>
          <w:sz w:val="22"/>
          <w:szCs w:val="22"/>
        </w:rPr>
        <w:t xml:space="preserve">Table </w:t>
      </w:r>
      <w:r w:rsidR="004F1775" w:rsidRPr="004F1775">
        <w:rPr>
          <w:rFonts w:ascii="Arial" w:hAnsi="Arial" w:cs="Arial"/>
          <w:sz w:val="22"/>
          <w:szCs w:val="22"/>
        </w:rPr>
        <w:fldChar w:fldCharType="begin"/>
      </w:r>
      <w:r w:rsidR="004F1775" w:rsidRPr="004F1775">
        <w:rPr>
          <w:rFonts w:ascii="Arial" w:hAnsi="Arial" w:cs="Arial"/>
          <w:sz w:val="22"/>
          <w:szCs w:val="22"/>
        </w:rPr>
        <w:instrText xml:space="preserve"> SEQ Table \* ARABIC </w:instrText>
      </w:r>
      <w:r w:rsidR="004F1775" w:rsidRPr="004F1775">
        <w:rPr>
          <w:rFonts w:ascii="Arial" w:hAnsi="Arial" w:cs="Arial"/>
          <w:sz w:val="22"/>
          <w:szCs w:val="22"/>
        </w:rPr>
        <w:fldChar w:fldCharType="separate"/>
      </w:r>
      <w:r w:rsidR="00BD6C81" w:rsidRPr="004F1775">
        <w:rPr>
          <w:rFonts w:ascii="Arial" w:hAnsi="Arial" w:cs="Arial"/>
          <w:noProof/>
          <w:sz w:val="22"/>
          <w:szCs w:val="22"/>
        </w:rPr>
        <w:t>6</w:t>
      </w:r>
      <w:r w:rsidR="004F1775" w:rsidRPr="004F1775">
        <w:rPr>
          <w:rFonts w:ascii="Arial" w:hAnsi="Arial" w:cs="Arial"/>
          <w:noProof/>
          <w:sz w:val="22"/>
          <w:szCs w:val="22"/>
        </w:rPr>
        <w:fldChar w:fldCharType="end"/>
      </w:r>
      <w:r w:rsidRPr="004F1775">
        <w:rPr>
          <w:rFonts w:ascii="Arial" w:hAnsi="Arial" w:cs="Arial"/>
          <w:sz w:val="22"/>
          <w:szCs w:val="22"/>
        </w:rPr>
        <w:t>. Fuel wood consumption by commune</w:t>
      </w:r>
    </w:p>
    <w:tbl>
      <w:tblPr>
        <w:tblW w:w="9087" w:type="dxa"/>
        <w:tblInd w:w="1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606"/>
        <w:gridCol w:w="1114"/>
        <w:gridCol w:w="1368"/>
        <w:gridCol w:w="1283"/>
        <w:gridCol w:w="929"/>
        <w:gridCol w:w="1286"/>
        <w:gridCol w:w="1125"/>
        <w:gridCol w:w="1516"/>
      </w:tblGrid>
      <w:tr w:rsidR="00B56758" w:rsidRPr="004F1775" w14:paraId="383AB93E" w14:textId="4551087D" w:rsidTr="005B2DBB">
        <w:trPr>
          <w:trHeight w:val="300"/>
        </w:trPr>
        <w:tc>
          <w:tcPr>
            <w:tcW w:w="630" w:type="dxa"/>
            <w:tcBorders>
              <w:top w:val="single" w:sz="4" w:space="0" w:color="auto"/>
              <w:bottom w:val="single" w:sz="4" w:space="0" w:color="auto"/>
            </w:tcBorders>
            <w:shd w:val="clear" w:color="auto" w:fill="auto"/>
            <w:noWrap/>
          </w:tcPr>
          <w:p w14:paraId="11DEA391" w14:textId="77777777" w:rsidR="00B56758" w:rsidRPr="004F1775" w:rsidRDefault="00B56758" w:rsidP="00BE43CD">
            <w:pPr>
              <w:spacing w:beforeLines="30" w:before="72" w:afterLines="30" w:after="72" w:line="240" w:lineRule="auto"/>
              <w:jc w:val="center"/>
              <w:rPr>
                <w:rFonts w:ascii="Arial" w:eastAsia="Times New Roman" w:hAnsi="Arial" w:cs="Arial"/>
                <w:b/>
                <w:bCs/>
                <w:sz w:val="22"/>
              </w:rPr>
            </w:pPr>
            <w:r w:rsidRPr="004F1775">
              <w:rPr>
                <w:rFonts w:ascii="Arial" w:eastAsia="Times New Roman" w:hAnsi="Arial" w:cs="Arial"/>
                <w:b/>
                <w:bCs/>
                <w:sz w:val="22"/>
              </w:rPr>
              <w:t>STT</w:t>
            </w:r>
          </w:p>
        </w:tc>
        <w:tc>
          <w:tcPr>
            <w:tcW w:w="1170" w:type="dxa"/>
            <w:tcBorders>
              <w:top w:val="single" w:sz="4" w:space="0" w:color="auto"/>
              <w:bottom w:val="single" w:sz="4" w:space="0" w:color="auto"/>
            </w:tcBorders>
            <w:shd w:val="clear" w:color="auto" w:fill="auto"/>
            <w:noWrap/>
          </w:tcPr>
          <w:p w14:paraId="25359C89" w14:textId="77777777" w:rsidR="00B56758" w:rsidRPr="004F1775" w:rsidRDefault="00B56758" w:rsidP="00BE43CD">
            <w:pPr>
              <w:spacing w:beforeLines="30" w:before="72" w:afterLines="30" w:after="72" w:line="240" w:lineRule="auto"/>
              <w:jc w:val="center"/>
              <w:rPr>
                <w:rFonts w:ascii="Arial" w:eastAsia="Times New Roman" w:hAnsi="Arial" w:cs="Arial"/>
                <w:b/>
                <w:bCs/>
                <w:sz w:val="22"/>
              </w:rPr>
            </w:pPr>
            <w:r w:rsidRPr="004F1775">
              <w:rPr>
                <w:rFonts w:ascii="Arial" w:eastAsia="Times New Roman" w:hAnsi="Arial" w:cs="Arial"/>
                <w:b/>
                <w:bCs/>
                <w:sz w:val="22"/>
              </w:rPr>
              <w:t>Province</w:t>
            </w:r>
          </w:p>
        </w:tc>
        <w:tc>
          <w:tcPr>
            <w:tcW w:w="1440" w:type="dxa"/>
            <w:tcBorders>
              <w:top w:val="single" w:sz="4" w:space="0" w:color="auto"/>
              <w:bottom w:val="single" w:sz="4" w:space="0" w:color="auto"/>
            </w:tcBorders>
            <w:shd w:val="clear" w:color="auto" w:fill="auto"/>
            <w:noWrap/>
          </w:tcPr>
          <w:p w14:paraId="14C309B7" w14:textId="77777777" w:rsidR="00B56758" w:rsidRPr="004F1775" w:rsidRDefault="00B56758" w:rsidP="00BE43CD">
            <w:pPr>
              <w:spacing w:beforeLines="30" w:before="72" w:afterLines="30" w:after="72" w:line="240" w:lineRule="auto"/>
              <w:jc w:val="center"/>
              <w:rPr>
                <w:rFonts w:ascii="Arial" w:eastAsia="Times New Roman" w:hAnsi="Arial" w:cs="Arial"/>
                <w:b/>
                <w:bCs/>
                <w:sz w:val="22"/>
              </w:rPr>
            </w:pPr>
            <w:r w:rsidRPr="004F1775">
              <w:rPr>
                <w:rFonts w:ascii="Arial" w:eastAsia="Times New Roman" w:hAnsi="Arial" w:cs="Arial"/>
                <w:b/>
                <w:bCs/>
                <w:sz w:val="22"/>
              </w:rPr>
              <w:t>District</w:t>
            </w:r>
          </w:p>
        </w:tc>
        <w:tc>
          <w:tcPr>
            <w:tcW w:w="1350" w:type="dxa"/>
            <w:tcBorders>
              <w:top w:val="single" w:sz="4" w:space="0" w:color="auto"/>
              <w:bottom w:val="single" w:sz="4" w:space="0" w:color="auto"/>
            </w:tcBorders>
            <w:shd w:val="clear" w:color="auto" w:fill="auto"/>
            <w:noWrap/>
          </w:tcPr>
          <w:p w14:paraId="19587212" w14:textId="77777777" w:rsidR="00B56758" w:rsidRPr="004F1775" w:rsidRDefault="00B56758" w:rsidP="00BE43CD">
            <w:pPr>
              <w:spacing w:beforeLines="30" w:before="72" w:afterLines="30" w:after="72" w:line="240" w:lineRule="auto"/>
              <w:jc w:val="center"/>
              <w:rPr>
                <w:rFonts w:ascii="Arial" w:eastAsia="Times New Roman" w:hAnsi="Arial" w:cs="Arial"/>
                <w:b/>
                <w:bCs/>
                <w:sz w:val="22"/>
              </w:rPr>
            </w:pPr>
            <w:r w:rsidRPr="004F1775">
              <w:rPr>
                <w:rFonts w:ascii="Arial" w:eastAsia="Times New Roman" w:hAnsi="Arial" w:cs="Arial"/>
                <w:b/>
                <w:bCs/>
                <w:sz w:val="22"/>
              </w:rPr>
              <w:t>Commune</w:t>
            </w:r>
          </w:p>
        </w:tc>
        <w:tc>
          <w:tcPr>
            <w:tcW w:w="837" w:type="dxa"/>
            <w:tcBorders>
              <w:top w:val="single" w:sz="4" w:space="0" w:color="auto"/>
              <w:bottom w:val="single" w:sz="4" w:space="0" w:color="auto"/>
            </w:tcBorders>
            <w:shd w:val="clear" w:color="000000" w:fill="auto"/>
            <w:noWrap/>
          </w:tcPr>
          <w:p w14:paraId="711CE60B" w14:textId="77777777" w:rsidR="00B56758" w:rsidRPr="004F1775" w:rsidRDefault="00B56758" w:rsidP="00BE43CD">
            <w:pPr>
              <w:spacing w:beforeLines="30" w:before="72" w:afterLines="30" w:after="72" w:line="240" w:lineRule="auto"/>
              <w:jc w:val="center"/>
              <w:rPr>
                <w:rFonts w:ascii="Arial" w:eastAsia="Times New Roman" w:hAnsi="Arial" w:cs="Arial"/>
                <w:b/>
                <w:bCs/>
                <w:color w:val="FF0000"/>
                <w:sz w:val="22"/>
              </w:rPr>
            </w:pPr>
            <w:r w:rsidRPr="004F1775">
              <w:rPr>
                <w:rFonts w:ascii="Arial" w:eastAsia="Times New Roman" w:hAnsi="Arial" w:cs="Arial"/>
                <w:b/>
                <w:bCs/>
                <w:sz w:val="22"/>
              </w:rPr>
              <w:t>Cluster ID</w:t>
            </w:r>
          </w:p>
        </w:tc>
        <w:tc>
          <w:tcPr>
            <w:tcW w:w="1146" w:type="dxa"/>
            <w:tcBorders>
              <w:top w:val="single" w:sz="4" w:space="0" w:color="auto"/>
              <w:bottom w:val="single" w:sz="4" w:space="0" w:color="auto"/>
            </w:tcBorders>
            <w:shd w:val="clear" w:color="000000" w:fill="auto"/>
          </w:tcPr>
          <w:p w14:paraId="577D3BC6" w14:textId="0ECB8B57" w:rsidR="00B56758" w:rsidRPr="004F1775" w:rsidRDefault="00B56758" w:rsidP="00BE43CD">
            <w:pPr>
              <w:spacing w:beforeLines="30" w:before="72" w:afterLines="30" w:after="72" w:line="240" w:lineRule="auto"/>
              <w:jc w:val="center"/>
              <w:rPr>
                <w:rFonts w:ascii="Arial" w:eastAsia="Times New Roman" w:hAnsi="Arial" w:cs="Arial"/>
                <w:b/>
                <w:bCs/>
                <w:sz w:val="22"/>
              </w:rPr>
            </w:pPr>
            <w:r w:rsidRPr="004F1775">
              <w:rPr>
                <w:rFonts w:ascii="Arial" w:eastAsia="Times New Roman" w:hAnsi="Arial" w:cs="Arial"/>
                <w:b/>
                <w:bCs/>
                <w:sz w:val="22"/>
              </w:rPr>
              <w:t>Population</w:t>
            </w:r>
          </w:p>
        </w:tc>
        <w:tc>
          <w:tcPr>
            <w:tcW w:w="1168" w:type="dxa"/>
            <w:tcBorders>
              <w:top w:val="single" w:sz="4" w:space="0" w:color="auto"/>
              <w:bottom w:val="single" w:sz="4" w:space="0" w:color="auto"/>
            </w:tcBorders>
            <w:shd w:val="clear" w:color="000000" w:fill="auto"/>
          </w:tcPr>
          <w:p w14:paraId="0FC5F452" w14:textId="744A0A62" w:rsidR="00B56758" w:rsidRPr="004F1775" w:rsidRDefault="00B56758" w:rsidP="00BE43CD">
            <w:pPr>
              <w:spacing w:beforeLines="30" w:before="72" w:afterLines="30" w:after="72" w:line="240" w:lineRule="auto"/>
              <w:jc w:val="center"/>
              <w:rPr>
                <w:rFonts w:ascii="Arial" w:eastAsia="Times New Roman" w:hAnsi="Arial" w:cs="Arial"/>
                <w:b/>
                <w:bCs/>
                <w:sz w:val="22"/>
              </w:rPr>
            </w:pPr>
            <w:r w:rsidRPr="004F1775">
              <w:rPr>
                <w:rFonts w:ascii="Arial" w:eastAsia="Times New Roman" w:hAnsi="Arial" w:cs="Arial"/>
                <w:b/>
                <w:bCs/>
                <w:sz w:val="22"/>
              </w:rPr>
              <w:t>Kg of fuelwood per person per month</w:t>
            </w:r>
          </w:p>
        </w:tc>
        <w:tc>
          <w:tcPr>
            <w:tcW w:w="1346" w:type="dxa"/>
            <w:tcBorders>
              <w:top w:val="single" w:sz="4" w:space="0" w:color="auto"/>
              <w:bottom w:val="single" w:sz="4" w:space="0" w:color="auto"/>
            </w:tcBorders>
            <w:shd w:val="clear" w:color="000000" w:fill="auto"/>
          </w:tcPr>
          <w:p w14:paraId="50BF6CC4" w14:textId="12A65717" w:rsidR="00B56758" w:rsidRPr="004F1775" w:rsidRDefault="00B56758" w:rsidP="00BE43CD">
            <w:pPr>
              <w:spacing w:beforeLines="30" w:before="72" w:afterLines="30" w:after="72" w:line="240" w:lineRule="auto"/>
              <w:jc w:val="center"/>
              <w:rPr>
                <w:rFonts w:ascii="Arial" w:eastAsia="Times New Roman" w:hAnsi="Arial" w:cs="Arial"/>
                <w:b/>
                <w:bCs/>
                <w:sz w:val="22"/>
              </w:rPr>
            </w:pPr>
            <w:r w:rsidRPr="004F1775">
              <w:rPr>
                <w:rFonts w:ascii="Arial" w:eastAsia="Times New Roman" w:hAnsi="Arial" w:cs="Arial"/>
                <w:b/>
                <w:bCs/>
                <w:sz w:val="22"/>
              </w:rPr>
              <w:t>Estimation of wood consumption (kg/ month)</w:t>
            </w:r>
          </w:p>
        </w:tc>
      </w:tr>
      <w:tr w:rsidR="005B2DBB" w:rsidRPr="004F1775" w14:paraId="07F9A292" w14:textId="69EFC13D" w:rsidTr="005B2DBB">
        <w:trPr>
          <w:trHeight w:val="300"/>
        </w:trPr>
        <w:tc>
          <w:tcPr>
            <w:tcW w:w="630" w:type="dxa"/>
            <w:tcBorders>
              <w:top w:val="single" w:sz="4" w:space="0" w:color="auto"/>
            </w:tcBorders>
            <w:shd w:val="clear" w:color="auto" w:fill="auto"/>
            <w:noWrap/>
            <w:hideMark/>
          </w:tcPr>
          <w:p w14:paraId="192A53DD" w14:textId="77777777" w:rsidR="005B2DBB" w:rsidRPr="004F1775" w:rsidRDefault="005B2DBB" w:rsidP="00BE43CD">
            <w:pPr>
              <w:spacing w:beforeLines="30" w:before="72" w:afterLines="30" w:after="72" w:line="240" w:lineRule="auto"/>
              <w:jc w:val="center"/>
              <w:rPr>
                <w:rFonts w:ascii="Arial" w:eastAsia="Times New Roman" w:hAnsi="Arial" w:cs="Arial"/>
                <w:sz w:val="22"/>
              </w:rPr>
            </w:pPr>
            <w:r w:rsidRPr="004F1775">
              <w:rPr>
                <w:rFonts w:ascii="Arial" w:hAnsi="Arial" w:cs="Arial"/>
                <w:sz w:val="22"/>
              </w:rPr>
              <w:br w:type="page"/>
            </w:r>
            <w:r w:rsidRPr="004F1775">
              <w:rPr>
                <w:rFonts w:ascii="Arial" w:eastAsia="Times New Roman" w:hAnsi="Arial" w:cs="Arial"/>
                <w:sz w:val="22"/>
              </w:rPr>
              <w:t>1</w:t>
            </w:r>
          </w:p>
        </w:tc>
        <w:tc>
          <w:tcPr>
            <w:tcW w:w="1170" w:type="dxa"/>
            <w:tcBorders>
              <w:top w:val="single" w:sz="4" w:space="0" w:color="auto"/>
            </w:tcBorders>
            <w:shd w:val="clear" w:color="auto" w:fill="auto"/>
            <w:noWrap/>
            <w:hideMark/>
          </w:tcPr>
          <w:p w14:paraId="07DFF671" w14:textId="15BB58A7" w:rsidR="005B2DBB" w:rsidRPr="004F1775" w:rsidRDefault="005B2DBB" w:rsidP="00BE43CD">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Thanh Hoa</w:t>
            </w:r>
          </w:p>
        </w:tc>
        <w:tc>
          <w:tcPr>
            <w:tcW w:w="1440" w:type="dxa"/>
            <w:tcBorders>
              <w:top w:val="single" w:sz="4" w:space="0" w:color="auto"/>
            </w:tcBorders>
            <w:shd w:val="clear" w:color="auto" w:fill="auto"/>
            <w:noWrap/>
            <w:hideMark/>
          </w:tcPr>
          <w:p w14:paraId="35FE0686" w14:textId="77777777" w:rsidR="005B2DBB" w:rsidRPr="004F1775" w:rsidRDefault="005B2DBB" w:rsidP="00BE43CD">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Bá Thước</w:t>
            </w:r>
          </w:p>
        </w:tc>
        <w:tc>
          <w:tcPr>
            <w:tcW w:w="1350" w:type="dxa"/>
            <w:tcBorders>
              <w:top w:val="single" w:sz="4" w:space="0" w:color="auto"/>
            </w:tcBorders>
            <w:shd w:val="clear" w:color="auto" w:fill="auto"/>
            <w:noWrap/>
            <w:hideMark/>
          </w:tcPr>
          <w:p w14:paraId="6D4D025E" w14:textId="77777777" w:rsidR="005B2DBB" w:rsidRPr="004F1775" w:rsidRDefault="005B2DBB" w:rsidP="00BE43CD">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Thiết Ống</w:t>
            </w:r>
          </w:p>
        </w:tc>
        <w:tc>
          <w:tcPr>
            <w:tcW w:w="837" w:type="dxa"/>
            <w:tcBorders>
              <w:top w:val="single" w:sz="4" w:space="0" w:color="auto"/>
            </w:tcBorders>
            <w:shd w:val="clear" w:color="000000" w:fill="73B2FF"/>
            <w:noWrap/>
            <w:hideMark/>
          </w:tcPr>
          <w:p w14:paraId="3E60B920" w14:textId="77777777" w:rsidR="005B2DBB" w:rsidRPr="004F1775" w:rsidRDefault="005B2DBB" w:rsidP="00BE43CD">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5</w:t>
            </w:r>
          </w:p>
        </w:tc>
        <w:tc>
          <w:tcPr>
            <w:tcW w:w="1146" w:type="dxa"/>
            <w:tcBorders>
              <w:top w:val="single" w:sz="4" w:space="0" w:color="auto"/>
            </w:tcBorders>
            <w:vAlign w:val="center"/>
          </w:tcPr>
          <w:p w14:paraId="50E2F3AB" w14:textId="00939C34" w:rsidR="005B2DBB" w:rsidRPr="004F1775" w:rsidRDefault="005B2DBB" w:rsidP="00BE43CD">
            <w:pPr>
              <w:spacing w:beforeLines="30" w:before="72" w:afterLines="30" w:after="72" w:line="240" w:lineRule="auto"/>
              <w:jc w:val="center"/>
              <w:rPr>
                <w:rFonts w:ascii="Arial" w:eastAsia="Times New Roman" w:hAnsi="Arial" w:cs="Arial"/>
                <w:sz w:val="22"/>
              </w:rPr>
            </w:pPr>
            <w:r w:rsidRPr="004F1775">
              <w:rPr>
                <w:rFonts w:ascii="Arial" w:hAnsi="Arial" w:cs="Arial"/>
                <w:color w:val="000000"/>
                <w:sz w:val="22"/>
              </w:rPr>
              <w:t>8283</w:t>
            </w:r>
          </w:p>
        </w:tc>
        <w:tc>
          <w:tcPr>
            <w:tcW w:w="1168" w:type="dxa"/>
            <w:tcBorders>
              <w:top w:val="single" w:sz="4" w:space="0" w:color="auto"/>
              <w:bottom w:val="dotted" w:sz="4" w:space="0" w:color="auto"/>
            </w:tcBorders>
          </w:tcPr>
          <w:p w14:paraId="25FA2211" w14:textId="2CF512E7" w:rsidR="005B2DBB" w:rsidRPr="004F1775" w:rsidRDefault="005B2DBB" w:rsidP="00BE43CD">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18.00</w:t>
            </w:r>
          </w:p>
        </w:tc>
        <w:tc>
          <w:tcPr>
            <w:tcW w:w="1346" w:type="dxa"/>
            <w:tcBorders>
              <w:top w:val="single" w:sz="4" w:space="0" w:color="auto"/>
              <w:bottom w:val="dotted" w:sz="4" w:space="0" w:color="auto"/>
            </w:tcBorders>
            <w:vAlign w:val="bottom"/>
          </w:tcPr>
          <w:p w14:paraId="2DD53AC5" w14:textId="132AA53A" w:rsidR="005B2DBB" w:rsidRPr="004F1775" w:rsidRDefault="005B2DBB" w:rsidP="00BE43CD">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149,094</w:t>
            </w:r>
          </w:p>
        </w:tc>
      </w:tr>
      <w:tr w:rsidR="005B2DBB" w:rsidRPr="004F1775" w14:paraId="74AFBAE0" w14:textId="683C69D6" w:rsidTr="005B2DBB">
        <w:trPr>
          <w:trHeight w:val="300"/>
        </w:trPr>
        <w:tc>
          <w:tcPr>
            <w:tcW w:w="630" w:type="dxa"/>
            <w:shd w:val="clear" w:color="auto" w:fill="auto"/>
            <w:noWrap/>
            <w:hideMark/>
          </w:tcPr>
          <w:p w14:paraId="0EDE7DF4" w14:textId="77777777" w:rsidR="005B2DBB" w:rsidRPr="004F1775" w:rsidRDefault="005B2DBB" w:rsidP="00BE43CD">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2</w:t>
            </w:r>
          </w:p>
        </w:tc>
        <w:tc>
          <w:tcPr>
            <w:tcW w:w="1170" w:type="dxa"/>
            <w:shd w:val="clear" w:color="auto" w:fill="auto"/>
            <w:noWrap/>
          </w:tcPr>
          <w:p w14:paraId="0892B4FD" w14:textId="1C6FA4B7" w:rsidR="005B2DBB" w:rsidRPr="004F1775" w:rsidRDefault="005B2DBB" w:rsidP="00BE43CD">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Thanh Hoa</w:t>
            </w:r>
          </w:p>
        </w:tc>
        <w:tc>
          <w:tcPr>
            <w:tcW w:w="1440" w:type="dxa"/>
            <w:shd w:val="clear" w:color="auto" w:fill="auto"/>
            <w:noWrap/>
            <w:hideMark/>
          </w:tcPr>
          <w:p w14:paraId="7F35FBFD" w14:textId="77777777" w:rsidR="005B2DBB" w:rsidRPr="004F1775" w:rsidRDefault="005B2DBB" w:rsidP="00BE43CD">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Bá Thước</w:t>
            </w:r>
          </w:p>
        </w:tc>
        <w:tc>
          <w:tcPr>
            <w:tcW w:w="1350" w:type="dxa"/>
            <w:shd w:val="clear" w:color="auto" w:fill="auto"/>
            <w:noWrap/>
            <w:hideMark/>
          </w:tcPr>
          <w:p w14:paraId="55110DF2" w14:textId="389AC0F6" w:rsidR="005B2DBB" w:rsidRPr="004F1775" w:rsidRDefault="005B2DBB" w:rsidP="00BE43CD">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Ban Công</w:t>
            </w:r>
          </w:p>
        </w:tc>
        <w:tc>
          <w:tcPr>
            <w:tcW w:w="837" w:type="dxa"/>
            <w:shd w:val="clear" w:color="000000" w:fill="73B2FF"/>
            <w:noWrap/>
            <w:hideMark/>
          </w:tcPr>
          <w:p w14:paraId="0A50F2A1" w14:textId="77777777" w:rsidR="005B2DBB" w:rsidRPr="004F1775" w:rsidRDefault="005B2DBB" w:rsidP="00BE43CD">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5</w:t>
            </w:r>
          </w:p>
        </w:tc>
        <w:tc>
          <w:tcPr>
            <w:tcW w:w="1146" w:type="dxa"/>
            <w:vAlign w:val="center"/>
          </w:tcPr>
          <w:p w14:paraId="0E6564C1" w14:textId="39DC1F47" w:rsidR="005B2DBB" w:rsidRPr="004F1775" w:rsidRDefault="005B2DBB" w:rsidP="00BE43CD">
            <w:pPr>
              <w:spacing w:beforeLines="30" w:before="72" w:afterLines="30" w:after="72" w:line="240" w:lineRule="auto"/>
              <w:jc w:val="center"/>
              <w:rPr>
                <w:rFonts w:ascii="Arial" w:eastAsia="Times New Roman" w:hAnsi="Arial" w:cs="Arial"/>
                <w:sz w:val="22"/>
              </w:rPr>
            </w:pPr>
            <w:r w:rsidRPr="004F1775">
              <w:rPr>
                <w:rFonts w:ascii="Arial" w:hAnsi="Arial" w:cs="Arial"/>
                <w:color w:val="000000"/>
                <w:sz w:val="22"/>
              </w:rPr>
              <w:t>6407</w:t>
            </w:r>
          </w:p>
        </w:tc>
        <w:tc>
          <w:tcPr>
            <w:tcW w:w="1168" w:type="dxa"/>
            <w:tcBorders>
              <w:top w:val="dotted" w:sz="4" w:space="0" w:color="auto"/>
              <w:bottom w:val="dotted" w:sz="4" w:space="0" w:color="auto"/>
            </w:tcBorders>
          </w:tcPr>
          <w:p w14:paraId="05143E89" w14:textId="2DAAD977" w:rsidR="005B2DBB" w:rsidRPr="004F1775" w:rsidRDefault="005B2DBB" w:rsidP="00BE43CD">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46.1</w:t>
            </w:r>
          </w:p>
        </w:tc>
        <w:tc>
          <w:tcPr>
            <w:tcW w:w="1346" w:type="dxa"/>
            <w:tcBorders>
              <w:top w:val="dotted" w:sz="4" w:space="0" w:color="auto"/>
              <w:bottom w:val="dotted" w:sz="4" w:space="0" w:color="auto"/>
            </w:tcBorders>
            <w:vAlign w:val="bottom"/>
          </w:tcPr>
          <w:p w14:paraId="70B52183" w14:textId="66115A7D" w:rsidR="005B2DBB" w:rsidRPr="004F1775" w:rsidRDefault="005B2DBB" w:rsidP="00BE43CD">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295,363</w:t>
            </w:r>
          </w:p>
        </w:tc>
      </w:tr>
      <w:tr w:rsidR="005B2DBB" w:rsidRPr="004F1775" w14:paraId="12D7F932" w14:textId="6FD39892" w:rsidTr="005B2DBB">
        <w:trPr>
          <w:trHeight w:val="300"/>
        </w:trPr>
        <w:tc>
          <w:tcPr>
            <w:tcW w:w="630" w:type="dxa"/>
            <w:shd w:val="clear" w:color="auto" w:fill="auto"/>
            <w:noWrap/>
            <w:hideMark/>
          </w:tcPr>
          <w:p w14:paraId="14A10A8E" w14:textId="77777777" w:rsidR="005B2DBB" w:rsidRPr="004F1775" w:rsidRDefault="005B2DBB" w:rsidP="00BE43CD">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3</w:t>
            </w:r>
          </w:p>
        </w:tc>
        <w:tc>
          <w:tcPr>
            <w:tcW w:w="1170" w:type="dxa"/>
            <w:shd w:val="clear" w:color="auto" w:fill="auto"/>
            <w:noWrap/>
          </w:tcPr>
          <w:p w14:paraId="011EA1B6" w14:textId="0B7BF443" w:rsidR="005B2DBB" w:rsidRPr="004F1775" w:rsidRDefault="005B2DBB" w:rsidP="00BE43CD">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Thanh Hoa</w:t>
            </w:r>
          </w:p>
        </w:tc>
        <w:tc>
          <w:tcPr>
            <w:tcW w:w="1440" w:type="dxa"/>
            <w:shd w:val="clear" w:color="auto" w:fill="auto"/>
            <w:noWrap/>
            <w:hideMark/>
          </w:tcPr>
          <w:p w14:paraId="0F2E7878" w14:textId="77777777" w:rsidR="005B2DBB" w:rsidRPr="004F1775" w:rsidRDefault="005B2DBB" w:rsidP="00BE43CD">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Lang Chánh</w:t>
            </w:r>
          </w:p>
        </w:tc>
        <w:tc>
          <w:tcPr>
            <w:tcW w:w="1350" w:type="dxa"/>
            <w:shd w:val="clear" w:color="auto" w:fill="auto"/>
            <w:noWrap/>
            <w:hideMark/>
          </w:tcPr>
          <w:p w14:paraId="04D053AA" w14:textId="77777777" w:rsidR="005B2DBB" w:rsidRPr="004F1775" w:rsidRDefault="005B2DBB" w:rsidP="00BE43CD">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Giao An</w:t>
            </w:r>
          </w:p>
        </w:tc>
        <w:tc>
          <w:tcPr>
            <w:tcW w:w="837" w:type="dxa"/>
            <w:shd w:val="clear" w:color="000000" w:fill="FFFF73"/>
            <w:noWrap/>
            <w:hideMark/>
          </w:tcPr>
          <w:p w14:paraId="472644FC" w14:textId="77777777" w:rsidR="005B2DBB" w:rsidRPr="004F1775" w:rsidRDefault="005B2DBB" w:rsidP="00BE43CD">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4</w:t>
            </w:r>
          </w:p>
        </w:tc>
        <w:tc>
          <w:tcPr>
            <w:tcW w:w="1146" w:type="dxa"/>
            <w:vAlign w:val="center"/>
          </w:tcPr>
          <w:p w14:paraId="6A7FA2B5" w14:textId="4CA8BCF6" w:rsidR="005B2DBB" w:rsidRPr="004F1775" w:rsidRDefault="005B2DBB" w:rsidP="00BE43CD">
            <w:pPr>
              <w:spacing w:beforeLines="30" w:before="72" w:afterLines="30" w:after="72" w:line="240" w:lineRule="auto"/>
              <w:jc w:val="center"/>
              <w:rPr>
                <w:rFonts w:ascii="Arial" w:eastAsia="Times New Roman" w:hAnsi="Arial" w:cs="Arial"/>
                <w:sz w:val="22"/>
              </w:rPr>
            </w:pPr>
            <w:r w:rsidRPr="004F1775">
              <w:rPr>
                <w:rFonts w:ascii="Arial" w:hAnsi="Arial" w:cs="Arial"/>
                <w:color w:val="000000"/>
                <w:sz w:val="22"/>
              </w:rPr>
              <w:t>2461</w:t>
            </w:r>
          </w:p>
        </w:tc>
        <w:tc>
          <w:tcPr>
            <w:tcW w:w="1168" w:type="dxa"/>
            <w:tcBorders>
              <w:top w:val="dotted" w:sz="4" w:space="0" w:color="auto"/>
              <w:bottom w:val="dotted" w:sz="4" w:space="0" w:color="auto"/>
            </w:tcBorders>
          </w:tcPr>
          <w:p w14:paraId="5A4B3909" w14:textId="62D6EE44" w:rsidR="005B2DBB" w:rsidRPr="004F1775" w:rsidRDefault="005B2DBB" w:rsidP="00BE43CD">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45.18</w:t>
            </w:r>
          </w:p>
        </w:tc>
        <w:tc>
          <w:tcPr>
            <w:tcW w:w="1346" w:type="dxa"/>
            <w:tcBorders>
              <w:top w:val="dotted" w:sz="4" w:space="0" w:color="auto"/>
              <w:bottom w:val="dotted" w:sz="4" w:space="0" w:color="auto"/>
            </w:tcBorders>
            <w:vAlign w:val="bottom"/>
          </w:tcPr>
          <w:p w14:paraId="23910E27" w14:textId="42C964FF" w:rsidR="005B2DBB" w:rsidRPr="004F1775" w:rsidRDefault="005B2DBB" w:rsidP="00BE43CD">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111,188</w:t>
            </w:r>
          </w:p>
        </w:tc>
      </w:tr>
      <w:tr w:rsidR="005B2DBB" w:rsidRPr="004F1775" w14:paraId="2ADDA192" w14:textId="0ED8C46A" w:rsidTr="005B2DBB">
        <w:trPr>
          <w:trHeight w:val="300"/>
        </w:trPr>
        <w:tc>
          <w:tcPr>
            <w:tcW w:w="630" w:type="dxa"/>
            <w:shd w:val="clear" w:color="auto" w:fill="auto"/>
            <w:noWrap/>
            <w:hideMark/>
          </w:tcPr>
          <w:p w14:paraId="027FAE5D" w14:textId="77777777" w:rsidR="005B2DBB" w:rsidRPr="004F1775" w:rsidRDefault="005B2DBB" w:rsidP="00BE43CD">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4</w:t>
            </w:r>
          </w:p>
        </w:tc>
        <w:tc>
          <w:tcPr>
            <w:tcW w:w="1170" w:type="dxa"/>
            <w:shd w:val="clear" w:color="auto" w:fill="auto"/>
            <w:noWrap/>
          </w:tcPr>
          <w:p w14:paraId="7750C5ED" w14:textId="672FA95D" w:rsidR="005B2DBB" w:rsidRPr="004F1775" w:rsidRDefault="005B2DBB" w:rsidP="00BE43CD">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Thanh Hoa</w:t>
            </w:r>
          </w:p>
        </w:tc>
        <w:tc>
          <w:tcPr>
            <w:tcW w:w="1440" w:type="dxa"/>
            <w:shd w:val="clear" w:color="auto" w:fill="auto"/>
            <w:noWrap/>
            <w:hideMark/>
          </w:tcPr>
          <w:p w14:paraId="70C61261" w14:textId="77777777" w:rsidR="005B2DBB" w:rsidRPr="004F1775" w:rsidRDefault="005B2DBB" w:rsidP="00BE43CD">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Lang Chánh</w:t>
            </w:r>
          </w:p>
        </w:tc>
        <w:tc>
          <w:tcPr>
            <w:tcW w:w="1350" w:type="dxa"/>
            <w:shd w:val="clear" w:color="auto" w:fill="auto"/>
            <w:noWrap/>
            <w:hideMark/>
          </w:tcPr>
          <w:p w14:paraId="79BBF8C3" w14:textId="77777777" w:rsidR="005B2DBB" w:rsidRPr="004F1775" w:rsidRDefault="005B2DBB" w:rsidP="00BE43CD">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Trí Năng</w:t>
            </w:r>
          </w:p>
        </w:tc>
        <w:tc>
          <w:tcPr>
            <w:tcW w:w="837" w:type="dxa"/>
            <w:shd w:val="clear" w:color="000000" w:fill="A83800"/>
            <w:noWrap/>
            <w:hideMark/>
          </w:tcPr>
          <w:p w14:paraId="3B4355D7" w14:textId="77777777" w:rsidR="005B2DBB" w:rsidRPr="004F1775" w:rsidRDefault="005B2DBB" w:rsidP="00BE43CD">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6</w:t>
            </w:r>
          </w:p>
        </w:tc>
        <w:tc>
          <w:tcPr>
            <w:tcW w:w="1146" w:type="dxa"/>
            <w:vAlign w:val="center"/>
          </w:tcPr>
          <w:p w14:paraId="21F8B728" w14:textId="00660A54" w:rsidR="005B2DBB" w:rsidRPr="004F1775" w:rsidRDefault="005B2DBB" w:rsidP="00BE43CD">
            <w:pPr>
              <w:spacing w:beforeLines="30" w:before="72" w:afterLines="30" w:after="72" w:line="240" w:lineRule="auto"/>
              <w:jc w:val="center"/>
              <w:rPr>
                <w:rFonts w:ascii="Arial" w:eastAsia="Times New Roman" w:hAnsi="Arial" w:cs="Arial"/>
                <w:sz w:val="22"/>
              </w:rPr>
            </w:pPr>
            <w:r w:rsidRPr="004F1775">
              <w:rPr>
                <w:rFonts w:ascii="Arial" w:hAnsi="Arial" w:cs="Arial"/>
                <w:color w:val="000000"/>
                <w:sz w:val="22"/>
              </w:rPr>
              <w:t>2209</w:t>
            </w:r>
          </w:p>
        </w:tc>
        <w:tc>
          <w:tcPr>
            <w:tcW w:w="1168" w:type="dxa"/>
            <w:tcBorders>
              <w:top w:val="dotted" w:sz="4" w:space="0" w:color="auto"/>
              <w:bottom w:val="dotted" w:sz="4" w:space="0" w:color="auto"/>
            </w:tcBorders>
          </w:tcPr>
          <w:p w14:paraId="72470D7E" w14:textId="3D91EB32" w:rsidR="005B2DBB" w:rsidRPr="004F1775" w:rsidRDefault="005B2DBB" w:rsidP="00BE43CD">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49.38</w:t>
            </w:r>
          </w:p>
        </w:tc>
        <w:tc>
          <w:tcPr>
            <w:tcW w:w="1346" w:type="dxa"/>
            <w:tcBorders>
              <w:top w:val="dotted" w:sz="4" w:space="0" w:color="auto"/>
              <w:bottom w:val="dotted" w:sz="4" w:space="0" w:color="auto"/>
            </w:tcBorders>
            <w:vAlign w:val="bottom"/>
          </w:tcPr>
          <w:p w14:paraId="2CF3CC9C" w14:textId="43346094" w:rsidR="005B2DBB" w:rsidRPr="004F1775" w:rsidRDefault="005B2DBB" w:rsidP="00BE43CD">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109,080</w:t>
            </w:r>
          </w:p>
        </w:tc>
      </w:tr>
      <w:tr w:rsidR="005B2DBB" w:rsidRPr="004F1775" w14:paraId="23958E65" w14:textId="1FFD35B2" w:rsidTr="005B2DBB">
        <w:trPr>
          <w:trHeight w:val="300"/>
        </w:trPr>
        <w:tc>
          <w:tcPr>
            <w:tcW w:w="630" w:type="dxa"/>
            <w:shd w:val="clear" w:color="auto" w:fill="auto"/>
            <w:noWrap/>
            <w:hideMark/>
          </w:tcPr>
          <w:p w14:paraId="138C2F30" w14:textId="77777777" w:rsidR="005B2DBB" w:rsidRPr="004F1775" w:rsidRDefault="005B2DBB" w:rsidP="00BE43CD">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5</w:t>
            </w:r>
          </w:p>
        </w:tc>
        <w:tc>
          <w:tcPr>
            <w:tcW w:w="1170" w:type="dxa"/>
            <w:shd w:val="clear" w:color="auto" w:fill="auto"/>
            <w:noWrap/>
          </w:tcPr>
          <w:p w14:paraId="03FB136A" w14:textId="3BFE6E35" w:rsidR="005B2DBB" w:rsidRPr="004F1775" w:rsidRDefault="005B2DBB" w:rsidP="00BE43CD">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Thanh Hoa</w:t>
            </w:r>
          </w:p>
        </w:tc>
        <w:tc>
          <w:tcPr>
            <w:tcW w:w="1440" w:type="dxa"/>
            <w:shd w:val="clear" w:color="auto" w:fill="auto"/>
            <w:noWrap/>
            <w:hideMark/>
          </w:tcPr>
          <w:p w14:paraId="52248E37" w14:textId="77777777" w:rsidR="005B2DBB" w:rsidRPr="004F1775" w:rsidRDefault="005B2DBB" w:rsidP="00BE43CD">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Ngọc Lặc</w:t>
            </w:r>
          </w:p>
        </w:tc>
        <w:tc>
          <w:tcPr>
            <w:tcW w:w="1350" w:type="dxa"/>
            <w:shd w:val="clear" w:color="auto" w:fill="auto"/>
            <w:noWrap/>
            <w:hideMark/>
          </w:tcPr>
          <w:p w14:paraId="5F70C379" w14:textId="77777777" w:rsidR="005B2DBB" w:rsidRPr="004F1775" w:rsidRDefault="005B2DBB" w:rsidP="00BE43CD">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Minh Sơn</w:t>
            </w:r>
          </w:p>
        </w:tc>
        <w:tc>
          <w:tcPr>
            <w:tcW w:w="837" w:type="dxa"/>
            <w:shd w:val="clear" w:color="000000" w:fill="FFFF73"/>
            <w:noWrap/>
            <w:hideMark/>
          </w:tcPr>
          <w:p w14:paraId="0407DD97" w14:textId="77777777" w:rsidR="005B2DBB" w:rsidRPr="004F1775" w:rsidRDefault="005B2DBB" w:rsidP="00BE43CD">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4</w:t>
            </w:r>
          </w:p>
        </w:tc>
        <w:tc>
          <w:tcPr>
            <w:tcW w:w="1146" w:type="dxa"/>
            <w:vAlign w:val="center"/>
          </w:tcPr>
          <w:p w14:paraId="0C83CD72" w14:textId="65A6EDA3" w:rsidR="005B2DBB" w:rsidRPr="004F1775" w:rsidRDefault="005B2DBB" w:rsidP="00BE43CD">
            <w:pPr>
              <w:spacing w:beforeLines="30" w:before="72" w:afterLines="30" w:after="72" w:line="240" w:lineRule="auto"/>
              <w:jc w:val="center"/>
              <w:rPr>
                <w:rFonts w:ascii="Arial" w:eastAsia="Times New Roman" w:hAnsi="Arial" w:cs="Arial"/>
                <w:sz w:val="22"/>
              </w:rPr>
            </w:pPr>
            <w:r w:rsidRPr="004F1775">
              <w:rPr>
                <w:rFonts w:ascii="Arial" w:hAnsi="Arial" w:cs="Arial"/>
                <w:color w:val="000000"/>
                <w:sz w:val="22"/>
              </w:rPr>
              <w:t>8886</w:t>
            </w:r>
          </w:p>
        </w:tc>
        <w:tc>
          <w:tcPr>
            <w:tcW w:w="1168" w:type="dxa"/>
            <w:tcBorders>
              <w:top w:val="dotted" w:sz="4" w:space="0" w:color="auto"/>
              <w:bottom w:val="dotted" w:sz="4" w:space="0" w:color="auto"/>
            </w:tcBorders>
          </w:tcPr>
          <w:p w14:paraId="2A80A062" w14:textId="5D9732C6" w:rsidR="005B2DBB" w:rsidRPr="004F1775" w:rsidRDefault="005B2DBB" w:rsidP="00BE43CD">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60</w:t>
            </w:r>
          </w:p>
        </w:tc>
        <w:tc>
          <w:tcPr>
            <w:tcW w:w="1346" w:type="dxa"/>
            <w:tcBorders>
              <w:top w:val="dotted" w:sz="4" w:space="0" w:color="auto"/>
              <w:bottom w:val="dotted" w:sz="4" w:space="0" w:color="auto"/>
            </w:tcBorders>
            <w:vAlign w:val="bottom"/>
          </w:tcPr>
          <w:p w14:paraId="5001A9E8" w14:textId="4B69F4B7" w:rsidR="005B2DBB" w:rsidRPr="004F1775" w:rsidRDefault="005B2DBB" w:rsidP="00BE43CD">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533,160</w:t>
            </w:r>
          </w:p>
        </w:tc>
      </w:tr>
      <w:tr w:rsidR="005B2DBB" w:rsidRPr="004F1775" w14:paraId="1F9149B6" w14:textId="6AE0049E" w:rsidTr="005B2DBB">
        <w:trPr>
          <w:trHeight w:val="300"/>
        </w:trPr>
        <w:tc>
          <w:tcPr>
            <w:tcW w:w="630" w:type="dxa"/>
            <w:shd w:val="clear" w:color="auto" w:fill="auto"/>
            <w:noWrap/>
            <w:hideMark/>
          </w:tcPr>
          <w:p w14:paraId="3B847469" w14:textId="77777777" w:rsidR="005B2DBB" w:rsidRPr="004F1775" w:rsidRDefault="005B2DBB" w:rsidP="00BE43CD">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6</w:t>
            </w:r>
          </w:p>
        </w:tc>
        <w:tc>
          <w:tcPr>
            <w:tcW w:w="1170" w:type="dxa"/>
            <w:shd w:val="clear" w:color="auto" w:fill="auto"/>
            <w:noWrap/>
          </w:tcPr>
          <w:p w14:paraId="6372B111" w14:textId="08C3A989" w:rsidR="005B2DBB" w:rsidRPr="004F1775" w:rsidRDefault="005B2DBB" w:rsidP="00BE43CD">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Thanh Hoa</w:t>
            </w:r>
          </w:p>
        </w:tc>
        <w:tc>
          <w:tcPr>
            <w:tcW w:w="1440" w:type="dxa"/>
            <w:shd w:val="clear" w:color="auto" w:fill="auto"/>
            <w:noWrap/>
            <w:hideMark/>
          </w:tcPr>
          <w:p w14:paraId="41FFB99C" w14:textId="77777777" w:rsidR="005B2DBB" w:rsidRPr="004F1775" w:rsidRDefault="005B2DBB" w:rsidP="00BE43CD">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Ngọc Lặc</w:t>
            </w:r>
          </w:p>
        </w:tc>
        <w:tc>
          <w:tcPr>
            <w:tcW w:w="1350" w:type="dxa"/>
            <w:shd w:val="clear" w:color="auto" w:fill="auto"/>
            <w:noWrap/>
            <w:hideMark/>
          </w:tcPr>
          <w:p w14:paraId="0A8066BF" w14:textId="77777777" w:rsidR="005B2DBB" w:rsidRPr="004F1775" w:rsidRDefault="005B2DBB" w:rsidP="00BE43CD">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Ngọc Khê</w:t>
            </w:r>
          </w:p>
        </w:tc>
        <w:tc>
          <w:tcPr>
            <w:tcW w:w="837" w:type="dxa"/>
            <w:tcBorders>
              <w:bottom w:val="dotted" w:sz="4" w:space="0" w:color="auto"/>
            </w:tcBorders>
            <w:shd w:val="clear" w:color="000000" w:fill="FFFF73"/>
            <w:noWrap/>
            <w:hideMark/>
          </w:tcPr>
          <w:p w14:paraId="7AF27564" w14:textId="77777777" w:rsidR="005B2DBB" w:rsidRPr="004F1775" w:rsidRDefault="005B2DBB" w:rsidP="00BE43CD">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4</w:t>
            </w:r>
          </w:p>
        </w:tc>
        <w:tc>
          <w:tcPr>
            <w:tcW w:w="1146" w:type="dxa"/>
            <w:vAlign w:val="center"/>
          </w:tcPr>
          <w:p w14:paraId="73E4CC40" w14:textId="4FF77E1A" w:rsidR="005B2DBB" w:rsidRPr="004F1775" w:rsidRDefault="005B2DBB" w:rsidP="00BE43CD">
            <w:pPr>
              <w:spacing w:beforeLines="30" w:before="72" w:afterLines="30" w:after="72" w:line="240" w:lineRule="auto"/>
              <w:jc w:val="center"/>
              <w:rPr>
                <w:rFonts w:ascii="Arial" w:eastAsia="Times New Roman" w:hAnsi="Arial" w:cs="Arial"/>
                <w:sz w:val="22"/>
              </w:rPr>
            </w:pPr>
            <w:r w:rsidRPr="004F1775">
              <w:rPr>
                <w:rFonts w:ascii="Arial" w:hAnsi="Arial" w:cs="Arial"/>
                <w:color w:val="000000"/>
                <w:sz w:val="22"/>
              </w:rPr>
              <w:t>10772</w:t>
            </w:r>
          </w:p>
        </w:tc>
        <w:tc>
          <w:tcPr>
            <w:tcW w:w="1168" w:type="dxa"/>
            <w:tcBorders>
              <w:top w:val="dotted" w:sz="4" w:space="0" w:color="auto"/>
              <w:bottom w:val="dotted" w:sz="4" w:space="0" w:color="auto"/>
            </w:tcBorders>
          </w:tcPr>
          <w:p w14:paraId="5F74D160" w14:textId="376D3707" w:rsidR="005B2DBB" w:rsidRPr="004F1775" w:rsidRDefault="005B2DBB" w:rsidP="00BE43CD">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28.75</w:t>
            </w:r>
          </w:p>
        </w:tc>
        <w:tc>
          <w:tcPr>
            <w:tcW w:w="1346" w:type="dxa"/>
            <w:tcBorders>
              <w:top w:val="dotted" w:sz="4" w:space="0" w:color="auto"/>
              <w:bottom w:val="dotted" w:sz="4" w:space="0" w:color="auto"/>
            </w:tcBorders>
            <w:vAlign w:val="bottom"/>
          </w:tcPr>
          <w:p w14:paraId="2F1E0B59" w14:textId="3ADE0059" w:rsidR="005B2DBB" w:rsidRPr="004F1775" w:rsidRDefault="005B2DBB" w:rsidP="00BE43CD">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309,695</w:t>
            </w:r>
          </w:p>
        </w:tc>
      </w:tr>
      <w:tr w:rsidR="005B2DBB" w:rsidRPr="004F1775" w14:paraId="70217EC0" w14:textId="77777777" w:rsidTr="005B2DBB">
        <w:trPr>
          <w:trHeight w:val="300"/>
        </w:trPr>
        <w:tc>
          <w:tcPr>
            <w:tcW w:w="630" w:type="dxa"/>
            <w:shd w:val="clear" w:color="auto" w:fill="auto"/>
            <w:noWrap/>
          </w:tcPr>
          <w:p w14:paraId="64D74AF8" w14:textId="1EAC5C64"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7</w:t>
            </w:r>
          </w:p>
        </w:tc>
        <w:tc>
          <w:tcPr>
            <w:tcW w:w="1170" w:type="dxa"/>
            <w:shd w:val="clear" w:color="auto" w:fill="auto"/>
            <w:noWrap/>
          </w:tcPr>
          <w:p w14:paraId="3263F3B9" w14:textId="534F0B8A"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Thanh Hoa</w:t>
            </w:r>
          </w:p>
        </w:tc>
        <w:tc>
          <w:tcPr>
            <w:tcW w:w="1440" w:type="dxa"/>
            <w:shd w:val="clear" w:color="auto" w:fill="auto"/>
            <w:noWrap/>
          </w:tcPr>
          <w:p w14:paraId="3F89BBB3" w14:textId="1511B849"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Thường Xuân</w:t>
            </w:r>
          </w:p>
        </w:tc>
        <w:tc>
          <w:tcPr>
            <w:tcW w:w="1350" w:type="dxa"/>
            <w:shd w:val="clear" w:color="auto" w:fill="auto"/>
            <w:noWrap/>
          </w:tcPr>
          <w:p w14:paraId="21F2A469" w14:textId="5F015D2F"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Xuân Dương</w:t>
            </w:r>
          </w:p>
        </w:tc>
        <w:tc>
          <w:tcPr>
            <w:tcW w:w="837" w:type="dxa"/>
            <w:tcBorders>
              <w:top w:val="dotted" w:sz="4" w:space="0" w:color="auto"/>
              <w:bottom w:val="dotted" w:sz="4" w:space="0" w:color="auto"/>
            </w:tcBorders>
            <w:shd w:val="clear" w:color="000000" w:fill="FFB000"/>
            <w:noWrap/>
          </w:tcPr>
          <w:p w14:paraId="749A1693" w14:textId="63A6288A"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2</w:t>
            </w:r>
          </w:p>
        </w:tc>
        <w:tc>
          <w:tcPr>
            <w:tcW w:w="1146" w:type="dxa"/>
            <w:vAlign w:val="center"/>
          </w:tcPr>
          <w:p w14:paraId="5660FBB7" w14:textId="36DA3831" w:rsidR="005B2DBB" w:rsidRPr="004F1775" w:rsidRDefault="005B2DBB" w:rsidP="00CC6DDC">
            <w:pPr>
              <w:spacing w:beforeLines="30" w:before="72" w:afterLines="30" w:after="72" w:line="240" w:lineRule="auto"/>
              <w:jc w:val="center"/>
              <w:rPr>
                <w:rFonts w:ascii="Arial" w:hAnsi="Arial" w:cs="Arial"/>
                <w:color w:val="000000"/>
                <w:sz w:val="22"/>
              </w:rPr>
            </w:pPr>
            <w:r w:rsidRPr="004F1775">
              <w:rPr>
                <w:rFonts w:ascii="Arial" w:hAnsi="Arial" w:cs="Arial"/>
                <w:color w:val="000000"/>
                <w:sz w:val="22"/>
              </w:rPr>
              <w:t>5069</w:t>
            </w:r>
          </w:p>
        </w:tc>
        <w:tc>
          <w:tcPr>
            <w:tcW w:w="1168" w:type="dxa"/>
            <w:tcBorders>
              <w:top w:val="dotted" w:sz="4" w:space="0" w:color="auto"/>
              <w:bottom w:val="dotted" w:sz="4" w:space="0" w:color="auto"/>
            </w:tcBorders>
          </w:tcPr>
          <w:p w14:paraId="61A56E20" w14:textId="6CAA799A" w:rsidR="005B2DBB" w:rsidRPr="004F1775" w:rsidRDefault="005B2DBB" w:rsidP="00CC6DDC">
            <w:pPr>
              <w:spacing w:beforeLines="30" w:before="72" w:afterLines="30" w:after="72" w:line="240" w:lineRule="auto"/>
              <w:jc w:val="center"/>
              <w:rPr>
                <w:rFonts w:ascii="Arial" w:eastAsia="Times New Roman" w:hAnsi="Arial" w:cs="Arial"/>
                <w:sz w:val="22"/>
              </w:rPr>
            </w:pPr>
            <w:commentRangeStart w:id="51"/>
            <w:r w:rsidRPr="004F1775">
              <w:rPr>
                <w:rFonts w:ascii="Arial" w:eastAsia="Times New Roman" w:hAnsi="Arial" w:cs="Arial"/>
                <w:sz w:val="22"/>
              </w:rPr>
              <w:t>-</w:t>
            </w:r>
          </w:p>
        </w:tc>
        <w:tc>
          <w:tcPr>
            <w:tcW w:w="1346" w:type="dxa"/>
            <w:tcBorders>
              <w:top w:val="dotted" w:sz="4" w:space="0" w:color="auto"/>
              <w:bottom w:val="dotted" w:sz="4" w:space="0" w:color="auto"/>
            </w:tcBorders>
            <w:vAlign w:val="bottom"/>
          </w:tcPr>
          <w:p w14:paraId="227EA8E1" w14:textId="630805ED"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w:t>
            </w:r>
            <w:commentRangeEnd w:id="51"/>
            <w:r w:rsidR="00953E76" w:rsidRPr="004F1775">
              <w:rPr>
                <w:rStyle w:val="CommentReference"/>
                <w:rFonts w:ascii="Arial" w:hAnsi="Arial" w:cs="Arial"/>
                <w:sz w:val="22"/>
                <w:szCs w:val="22"/>
              </w:rPr>
              <w:commentReference w:id="51"/>
            </w:r>
          </w:p>
        </w:tc>
      </w:tr>
      <w:tr w:rsidR="005B2DBB" w:rsidRPr="004F1775" w14:paraId="0D2851AD" w14:textId="2EA6292E" w:rsidTr="005B2DBB">
        <w:trPr>
          <w:trHeight w:val="300"/>
        </w:trPr>
        <w:tc>
          <w:tcPr>
            <w:tcW w:w="630" w:type="dxa"/>
            <w:shd w:val="clear" w:color="auto" w:fill="auto"/>
            <w:noWrap/>
            <w:hideMark/>
          </w:tcPr>
          <w:p w14:paraId="23C58BEF" w14:textId="77777777"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8</w:t>
            </w:r>
          </w:p>
        </w:tc>
        <w:tc>
          <w:tcPr>
            <w:tcW w:w="1170" w:type="dxa"/>
            <w:shd w:val="clear" w:color="auto" w:fill="auto"/>
            <w:noWrap/>
          </w:tcPr>
          <w:p w14:paraId="6C9607DE" w14:textId="68D558EC"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Thanh Hoa</w:t>
            </w:r>
          </w:p>
        </w:tc>
        <w:tc>
          <w:tcPr>
            <w:tcW w:w="1440" w:type="dxa"/>
            <w:shd w:val="clear" w:color="auto" w:fill="auto"/>
            <w:noWrap/>
            <w:hideMark/>
          </w:tcPr>
          <w:p w14:paraId="52B8CAC1" w14:textId="77777777"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Thường Xuân</w:t>
            </w:r>
          </w:p>
        </w:tc>
        <w:tc>
          <w:tcPr>
            <w:tcW w:w="1350" w:type="dxa"/>
            <w:shd w:val="clear" w:color="auto" w:fill="auto"/>
            <w:noWrap/>
            <w:hideMark/>
          </w:tcPr>
          <w:p w14:paraId="164738BD" w14:textId="77777777"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Xuân Cao</w:t>
            </w:r>
          </w:p>
        </w:tc>
        <w:tc>
          <w:tcPr>
            <w:tcW w:w="837" w:type="dxa"/>
            <w:tcBorders>
              <w:top w:val="dotted" w:sz="4" w:space="0" w:color="auto"/>
            </w:tcBorders>
            <w:shd w:val="clear" w:color="000000" w:fill="38A800"/>
            <w:noWrap/>
            <w:hideMark/>
          </w:tcPr>
          <w:p w14:paraId="45587058" w14:textId="77777777"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3</w:t>
            </w:r>
          </w:p>
        </w:tc>
        <w:tc>
          <w:tcPr>
            <w:tcW w:w="1146" w:type="dxa"/>
            <w:vAlign w:val="center"/>
          </w:tcPr>
          <w:p w14:paraId="677C37A6" w14:textId="1DA3482B"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hAnsi="Arial" w:cs="Arial"/>
                <w:color w:val="000000"/>
                <w:sz w:val="22"/>
              </w:rPr>
              <w:t>5551</w:t>
            </w:r>
          </w:p>
        </w:tc>
        <w:tc>
          <w:tcPr>
            <w:tcW w:w="1168" w:type="dxa"/>
            <w:tcBorders>
              <w:top w:val="dotted" w:sz="4" w:space="0" w:color="auto"/>
              <w:bottom w:val="dotted" w:sz="4" w:space="0" w:color="auto"/>
            </w:tcBorders>
          </w:tcPr>
          <w:p w14:paraId="33E5ACF0" w14:textId="2B7CA2BF"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28</w:t>
            </w:r>
          </w:p>
        </w:tc>
        <w:tc>
          <w:tcPr>
            <w:tcW w:w="1346" w:type="dxa"/>
            <w:tcBorders>
              <w:top w:val="dotted" w:sz="4" w:space="0" w:color="auto"/>
              <w:bottom w:val="dotted" w:sz="4" w:space="0" w:color="auto"/>
            </w:tcBorders>
            <w:vAlign w:val="bottom"/>
          </w:tcPr>
          <w:p w14:paraId="37868701" w14:textId="455A5E51"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155,428</w:t>
            </w:r>
          </w:p>
        </w:tc>
      </w:tr>
      <w:tr w:rsidR="005B2DBB" w:rsidRPr="004F1775" w14:paraId="3EE01617" w14:textId="3EF5FB2B" w:rsidTr="005B2DBB">
        <w:trPr>
          <w:trHeight w:val="300"/>
        </w:trPr>
        <w:tc>
          <w:tcPr>
            <w:tcW w:w="630" w:type="dxa"/>
            <w:shd w:val="clear" w:color="auto" w:fill="auto"/>
            <w:noWrap/>
            <w:hideMark/>
          </w:tcPr>
          <w:p w14:paraId="5ED20F32" w14:textId="77777777"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9</w:t>
            </w:r>
          </w:p>
        </w:tc>
        <w:tc>
          <w:tcPr>
            <w:tcW w:w="1170" w:type="dxa"/>
            <w:shd w:val="clear" w:color="auto" w:fill="auto"/>
            <w:noWrap/>
          </w:tcPr>
          <w:p w14:paraId="3B9DD797" w14:textId="1EFA18AD"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Nghe An</w:t>
            </w:r>
          </w:p>
        </w:tc>
        <w:tc>
          <w:tcPr>
            <w:tcW w:w="1440" w:type="dxa"/>
            <w:shd w:val="clear" w:color="auto" w:fill="auto"/>
            <w:noWrap/>
            <w:hideMark/>
          </w:tcPr>
          <w:p w14:paraId="3164A14F" w14:textId="77777777"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Anh Sơn</w:t>
            </w:r>
          </w:p>
        </w:tc>
        <w:tc>
          <w:tcPr>
            <w:tcW w:w="1350" w:type="dxa"/>
            <w:shd w:val="clear" w:color="auto" w:fill="auto"/>
            <w:noWrap/>
            <w:hideMark/>
          </w:tcPr>
          <w:p w14:paraId="7C8D2B49" w14:textId="77777777"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Hùng Sơn</w:t>
            </w:r>
          </w:p>
        </w:tc>
        <w:tc>
          <w:tcPr>
            <w:tcW w:w="837" w:type="dxa"/>
            <w:shd w:val="clear" w:color="000000" w:fill="38A800"/>
            <w:noWrap/>
            <w:hideMark/>
          </w:tcPr>
          <w:p w14:paraId="4EC29CAF" w14:textId="77777777"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3</w:t>
            </w:r>
          </w:p>
        </w:tc>
        <w:tc>
          <w:tcPr>
            <w:tcW w:w="1146" w:type="dxa"/>
            <w:vAlign w:val="center"/>
          </w:tcPr>
          <w:p w14:paraId="14F17FA7" w14:textId="1C1450FF"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hAnsi="Arial" w:cs="Arial"/>
                <w:color w:val="000000"/>
                <w:sz w:val="22"/>
              </w:rPr>
              <w:t>3753</w:t>
            </w:r>
          </w:p>
        </w:tc>
        <w:tc>
          <w:tcPr>
            <w:tcW w:w="1168" w:type="dxa"/>
            <w:tcBorders>
              <w:top w:val="dotted" w:sz="4" w:space="0" w:color="auto"/>
              <w:bottom w:val="dotted" w:sz="4" w:space="0" w:color="auto"/>
            </w:tcBorders>
          </w:tcPr>
          <w:p w14:paraId="5B509E91" w14:textId="236FD956"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14.4</w:t>
            </w:r>
          </w:p>
        </w:tc>
        <w:tc>
          <w:tcPr>
            <w:tcW w:w="1346" w:type="dxa"/>
            <w:tcBorders>
              <w:top w:val="dotted" w:sz="4" w:space="0" w:color="auto"/>
              <w:bottom w:val="dotted" w:sz="4" w:space="0" w:color="auto"/>
            </w:tcBorders>
            <w:vAlign w:val="bottom"/>
          </w:tcPr>
          <w:p w14:paraId="7DB1773C" w14:textId="36E1315A"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54,043</w:t>
            </w:r>
          </w:p>
        </w:tc>
      </w:tr>
      <w:tr w:rsidR="005B2DBB" w:rsidRPr="004F1775" w14:paraId="047B2C8E" w14:textId="1C38381A" w:rsidTr="005B2DBB">
        <w:trPr>
          <w:trHeight w:val="300"/>
        </w:trPr>
        <w:tc>
          <w:tcPr>
            <w:tcW w:w="630" w:type="dxa"/>
            <w:shd w:val="clear" w:color="auto" w:fill="auto"/>
            <w:noWrap/>
            <w:hideMark/>
          </w:tcPr>
          <w:p w14:paraId="35BC3C09" w14:textId="77777777"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10</w:t>
            </w:r>
          </w:p>
        </w:tc>
        <w:tc>
          <w:tcPr>
            <w:tcW w:w="1170" w:type="dxa"/>
            <w:shd w:val="clear" w:color="auto" w:fill="auto"/>
            <w:noWrap/>
          </w:tcPr>
          <w:p w14:paraId="1157EA48" w14:textId="16FDFFE4"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Nghe An</w:t>
            </w:r>
          </w:p>
        </w:tc>
        <w:tc>
          <w:tcPr>
            <w:tcW w:w="1440" w:type="dxa"/>
            <w:shd w:val="clear" w:color="auto" w:fill="auto"/>
            <w:noWrap/>
            <w:hideMark/>
          </w:tcPr>
          <w:p w14:paraId="74C38ACB" w14:textId="77777777"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Anh Sơn</w:t>
            </w:r>
          </w:p>
        </w:tc>
        <w:tc>
          <w:tcPr>
            <w:tcW w:w="1350" w:type="dxa"/>
            <w:shd w:val="clear" w:color="auto" w:fill="auto"/>
            <w:noWrap/>
            <w:hideMark/>
          </w:tcPr>
          <w:p w14:paraId="0CB08842" w14:textId="77777777"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Đức Sơn</w:t>
            </w:r>
          </w:p>
        </w:tc>
        <w:tc>
          <w:tcPr>
            <w:tcW w:w="837" w:type="dxa"/>
            <w:shd w:val="clear" w:color="000000" w:fill="FFFF73"/>
            <w:noWrap/>
            <w:hideMark/>
          </w:tcPr>
          <w:p w14:paraId="6B67FEDA" w14:textId="77777777"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4</w:t>
            </w:r>
          </w:p>
        </w:tc>
        <w:tc>
          <w:tcPr>
            <w:tcW w:w="1146" w:type="dxa"/>
            <w:vAlign w:val="center"/>
          </w:tcPr>
          <w:p w14:paraId="0F5AFF43" w14:textId="52740307"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hAnsi="Arial" w:cs="Arial"/>
                <w:color w:val="000000"/>
                <w:sz w:val="22"/>
              </w:rPr>
              <w:t>8594</w:t>
            </w:r>
          </w:p>
        </w:tc>
        <w:tc>
          <w:tcPr>
            <w:tcW w:w="1168" w:type="dxa"/>
            <w:tcBorders>
              <w:top w:val="dotted" w:sz="4" w:space="0" w:color="auto"/>
              <w:bottom w:val="dotted" w:sz="4" w:space="0" w:color="auto"/>
            </w:tcBorders>
          </w:tcPr>
          <w:p w14:paraId="5809A13B" w14:textId="0FBAE11E"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28.33</w:t>
            </w:r>
          </w:p>
        </w:tc>
        <w:tc>
          <w:tcPr>
            <w:tcW w:w="1346" w:type="dxa"/>
            <w:tcBorders>
              <w:top w:val="dotted" w:sz="4" w:space="0" w:color="auto"/>
              <w:bottom w:val="dotted" w:sz="4" w:space="0" w:color="auto"/>
            </w:tcBorders>
            <w:vAlign w:val="bottom"/>
          </w:tcPr>
          <w:p w14:paraId="33CD084D" w14:textId="782F210F"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243,468</w:t>
            </w:r>
          </w:p>
        </w:tc>
      </w:tr>
      <w:tr w:rsidR="005B2DBB" w:rsidRPr="004F1775" w14:paraId="0C4F224D" w14:textId="5BC4370E" w:rsidTr="005B2DBB">
        <w:trPr>
          <w:trHeight w:val="368"/>
        </w:trPr>
        <w:tc>
          <w:tcPr>
            <w:tcW w:w="630" w:type="dxa"/>
            <w:shd w:val="clear" w:color="auto" w:fill="auto"/>
            <w:noWrap/>
            <w:hideMark/>
          </w:tcPr>
          <w:p w14:paraId="0468E814" w14:textId="77777777"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11</w:t>
            </w:r>
          </w:p>
        </w:tc>
        <w:tc>
          <w:tcPr>
            <w:tcW w:w="1170" w:type="dxa"/>
            <w:shd w:val="clear" w:color="auto" w:fill="auto"/>
            <w:noWrap/>
          </w:tcPr>
          <w:p w14:paraId="479C0C59" w14:textId="42FFE7CD"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Nghe An</w:t>
            </w:r>
          </w:p>
        </w:tc>
        <w:tc>
          <w:tcPr>
            <w:tcW w:w="1440" w:type="dxa"/>
            <w:shd w:val="clear" w:color="auto" w:fill="auto"/>
            <w:noWrap/>
            <w:hideMark/>
          </w:tcPr>
          <w:p w14:paraId="48929E4E" w14:textId="77777777"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Tương Dương</w:t>
            </w:r>
          </w:p>
        </w:tc>
        <w:tc>
          <w:tcPr>
            <w:tcW w:w="1350" w:type="dxa"/>
            <w:shd w:val="clear" w:color="auto" w:fill="auto"/>
            <w:noWrap/>
            <w:hideMark/>
          </w:tcPr>
          <w:p w14:paraId="3BCFE65C" w14:textId="77777777"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Yên Tĩnh</w:t>
            </w:r>
          </w:p>
        </w:tc>
        <w:tc>
          <w:tcPr>
            <w:tcW w:w="837" w:type="dxa"/>
            <w:shd w:val="clear" w:color="000000" w:fill="73B2FF"/>
            <w:noWrap/>
            <w:hideMark/>
          </w:tcPr>
          <w:p w14:paraId="31C530F6" w14:textId="77777777"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5</w:t>
            </w:r>
          </w:p>
        </w:tc>
        <w:tc>
          <w:tcPr>
            <w:tcW w:w="1146" w:type="dxa"/>
            <w:vAlign w:val="center"/>
          </w:tcPr>
          <w:p w14:paraId="51E41012" w14:textId="47A50CD1"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hAnsi="Arial" w:cs="Arial"/>
                <w:color w:val="000000"/>
                <w:sz w:val="22"/>
              </w:rPr>
              <w:t>3917</w:t>
            </w:r>
          </w:p>
        </w:tc>
        <w:tc>
          <w:tcPr>
            <w:tcW w:w="1168" w:type="dxa"/>
            <w:tcBorders>
              <w:top w:val="dotted" w:sz="4" w:space="0" w:color="auto"/>
              <w:bottom w:val="dotted" w:sz="4" w:space="0" w:color="auto"/>
            </w:tcBorders>
          </w:tcPr>
          <w:p w14:paraId="1082FDCC" w14:textId="30FF6C22"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66.96</w:t>
            </w:r>
          </w:p>
        </w:tc>
        <w:tc>
          <w:tcPr>
            <w:tcW w:w="1346" w:type="dxa"/>
            <w:tcBorders>
              <w:top w:val="dotted" w:sz="4" w:space="0" w:color="auto"/>
              <w:bottom w:val="dotted" w:sz="4" w:space="0" w:color="auto"/>
            </w:tcBorders>
            <w:vAlign w:val="bottom"/>
          </w:tcPr>
          <w:p w14:paraId="11810010" w14:textId="431434B6"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262,282</w:t>
            </w:r>
          </w:p>
        </w:tc>
      </w:tr>
      <w:tr w:rsidR="005B2DBB" w:rsidRPr="004F1775" w14:paraId="3274A021" w14:textId="1CEC0F7A" w:rsidTr="005B2DBB">
        <w:trPr>
          <w:trHeight w:val="300"/>
        </w:trPr>
        <w:tc>
          <w:tcPr>
            <w:tcW w:w="630" w:type="dxa"/>
            <w:shd w:val="clear" w:color="auto" w:fill="auto"/>
            <w:noWrap/>
            <w:hideMark/>
          </w:tcPr>
          <w:p w14:paraId="52E3975F" w14:textId="77777777"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12</w:t>
            </w:r>
          </w:p>
        </w:tc>
        <w:tc>
          <w:tcPr>
            <w:tcW w:w="1170" w:type="dxa"/>
            <w:shd w:val="clear" w:color="auto" w:fill="auto"/>
            <w:noWrap/>
          </w:tcPr>
          <w:p w14:paraId="00330895" w14:textId="54BF6456"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Nghe An</w:t>
            </w:r>
          </w:p>
        </w:tc>
        <w:tc>
          <w:tcPr>
            <w:tcW w:w="1440" w:type="dxa"/>
            <w:shd w:val="clear" w:color="auto" w:fill="auto"/>
            <w:noWrap/>
            <w:hideMark/>
          </w:tcPr>
          <w:p w14:paraId="40DCF347" w14:textId="77777777"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Tương Dương</w:t>
            </w:r>
          </w:p>
        </w:tc>
        <w:tc>
          <w:tcPr>
            <w:tcW w:w="1350" w:type="dxa"/>
            <w:shd w:val="clear" w:color="auto" w:fill="auto"/>
            <w:noWrap/>
            <w:hideMark/>
          </w:tcPr>
          <w:p w14:paraId="776DB8A4" w14:textId="77777777"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Nga My</w:t>
            </w:r>
          </w:p>
        </w:tc>
        <w:tc>
          <w:tcPr>
            <w:tcW w:w="837" w:type="dxa"/>
            <w:shd w:val="clear" w:color="000000" w:fill="73B2FF"/>
            <w:noWrap/>
            <w:hideMark/>
          </w:tcPr>
          <w:p w14:paraId="47516F9A" w14:textId="77777777"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5</w:t>
            </w:r>
          </w:p>
        </w:tc>
        <w:tc>
          <w:tcPr>
            <w:tcW w:w="1146" w:type="dxa"/>
            <w:vAlign w:val="center"/>
          </w:tcPr>
          <w:p w14:paraId="5913B64C" w14:textId="21E98FA2"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hAnsi="Arial" w:cs="Arial"/>
                <w:color w:val="000000"/>
                <w:sz w:val="22"/>
              </w:rPr>
              <w:t>4372</w:t>
            </w:r>
          </w:p>
        </w:tc>
        <w:tc>
          <w:tcPr>
            <w:tcW w:w="1168" w:type="dxa"/>
            <w:tcBorders>
              <w:top w:val="dotted" w:sz="4" w:space="0" w:color="auto"/>
              <w:bottom w:val="dotted" w:sz="4" w:space="0" w:color="auto"/>
            </w:tcBorders>
          </w:tcPr>
          <w:p w14:paraId="11CE4D35" w14:textId="35495376"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68.63</w:t>
            </w:r>
          </w:p>
        </w:tc>
        <w:tc>
          <w:tcPr>
            <w:tcW w:w="1346" w:type="dxa"/>
            <w:tcBorders>
              <w:top w:val="dotted" w:sz="4" w:space="0" w:color="auto"/>
              <w:bottom w:val="dotted" w:sz="4" w:space="0" w:color="auto"/>
            </w:tcBorders>
            <w:vAlign w:val="bottom"/>
          </w:tcPr>
          <w:p w14:paraId="271A6E80" w14:textId="7936F21F"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300,050</w:t>
            </w:r>
          </w:p>
        </w:tc>
      </w:tr>
      <w:tr w:rsidR="005B2DBB" w:rsidRPr="004F1775" w14:paraId="7DEFEDEE" w14:textId="3C0DDA4D" w:rsidTr="005B2DBB">
        <w:trPr>
          <w:trHeight w:val="300"/>
        </w:trPr>
        <w:tc>
          <w:tcPr>
            <w:tcW w:w="630" w:type="dxa"/>
            <w:shd w:val="clear" w:color="auto" w:fill="auto"/>
            <w:noWrap/>
            <w:hideMark/>
          </w:tcPr>
          <w:p w14:paraId="3F2FDC78" w14:textId="77777777"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13</w:t>
            </w:r>
          </w:p>
        </w:tc>
        <w:tc>
          <w:tcPr>
            <w:tcW w:w="1170" w:type="dxa"/>
            <w:shd w:val="clear" w:color="auto" w:fill="auto"/>
            <w:noWrap/>
          </w:tcPr>
          <w:p w14:paraId="2A29B033" w14:textId="37D92C94"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Nghe An</w:t>
            </w:r>
          </w:p>
        </w:tc>
        <w:tc>
          <w:tcPr>
            <w:tcW w:w="1440" w:type="dxa"/>
            <w:shd w:val="clear" w:color="auto" w:fill="auto"/>
            <w:noWrap/>
            <w:hideMark/>
          </w:tcPr>
          <w:p w14:paraId="1C596EBE" w14:textId="77777777"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Quế Phong</w:t>
            </w:r>
          </w:p>
        </w:tc>
        <w:tc>
          <w:tcPr>
            <w:tcW w:w="1350" w:type="dxa"/>
            <w:shd w:val="clear" w:color="auto" w:fill="auto"/>
            <w:noWrap/>
            <w:hideMark/>
          </w:tcPr>
          <w:p w14:paraId="2DFA3D2D" w14:textId="77777777"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Châu Kim</w:t>
            </w:r>
          </w:p>
        </w:tc>
        <w:tc>
          <w:tcPr>
            <w:tcW w:w="837" w:type="dxa"/>
            <w:shd w:val="clear" w:color="000000" w:fill="A83800"/>
            <w:noWrap/>
            <w:hideMark/>
          </w:tcPr>
          <w:p w14:paraId="7409AC21" w14:textId="77777777"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6</w:t>
            </w:r>
          </w:p>
        </w:tc>
        <w:tc>
          <w:tcPr>
            <w:tcW w:w="1146" w:type="dxa"/>
            <w:vAlign w:val="center"/>
          </w:tcPr>
          <w:p w14:paraId="5841895D" w14:textId="18380E4C"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hAnsi="Arial" w:cs="Arial"/>
                <w:color w:val="000000"/>
                <w:sz w:val="22"/>
              </w:rPr>
              <w:t>3938</w:t>
            </w:r>
          </w:p>
        </w:tc>
        <w:tc>
          <w:tcPr>
            <w:tcW w:w="1168" w:type="dxa"/>
            <w:tcBorders>
              <w:top w:val="dotted" w:sz="4" w:space="0" w:color="auto"/>
              <w:bottom w:val="dotted" w:sz="4" w:space="0" w:color="auto"/>
            </w:tcBorders>
          </w:tcPr>
          <w:p w14:paraId="2EBF5A17" w14:textId="6445790B"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36.32</w:t>
            </w:r>
          </w:p>
        </w:tc>
        <w:tc>
          <w:tcPr>
            <w:tcW w:w="1346" w:type="dxa"/>
            <w:tcBorders>
              <w:top w:val="dotted" w:sz="4" w:space="0" w:color="auto"/>
              <w:bottom w:val="dotted" w:sz="4" w:space="0" w:color="auto"/>
            </w:tcBorders>
            <w:vAlign w:val="bottom"/>
          </w:tcPr>
          <w:p w14:paraId="7A7C7F7B" w14:textId="4BF37E74"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143,028</w:t>
            </w:r>
          </w:p>
        </w:tc>
      </w:tr>
      <w:tr w:rsidR="005B2DBB" w:rsidRPr="004F1775" w14:paraId="26F223BC" w14:textId="153384C7" w:rsidTr="005B2DBB">
        <w:trPr>
          <w:trHeight w:val="300"/>
        </w:trPr>
        <w:tc>
          <w:tcPr>
            <w:tcW w:w="630" w:type="dxa"/>
            <w:shd w:val="clear" w:color="auto" w:fill="auto"/>
            <w:noWrap/>
            <w:hideMark/>
          </w:tcPr>
          <w:p w14:paraId="7887D1E6" w14:textId="77777777"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14</w:t>
            </w:r>
          </w:p>
        </w:tc>
        <w:tc>
          <w:tcPr>
            <w:tcW w:w="1170" w:type="dxa"/>
            <w:shd w:val="clear" w:color="auto" w:fill="auto"/>
            <w:noWrap/>
          </w:tcPr>
          <w:p w14:paraId="0D8C49F0" w14:textId="2C1DEC09"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Nghe An</w:t>
            </w:r>
          </w:p>
        </w:tc>
        <w:tc>
          <w:tcPr>
            <w:tcW w:w="1440" w:type="dxa"/>
            <w:shd w:val="clear" w:color="auto" w:fill="auto"/>
            <w:noWrap/>
            <w:hideMark/>
          </w:tcPr>
          <w:p w14:paraId="59FD2685" w14:textId="77777777"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Quế Phong</w:t>
            </w:r>
          </w:p>
        </w:tc>
        <w:tc>
          <w:tcPr>
            <w:tcW w:w="1350" w:type="dxa"/>
            <w:shd w:val="clear" w:color="auto" w:fill="auto"/>
            <w:noWrap/>
            <w:hideMark/>
          </w:tcPr>
          <w:p w14:paraId="5FBBAE35" w14:textId="77777777"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Châu Thôn</w:t>
            </w:r>
          </w:p>
        </w:tc>
        <w:tc>
          <w:tcPr>
            <w:tcW w:w="837" w:type="dxa"/>
            <w:shd w:val="clear" w:color="000000" w:fill="A83800"/>
            <w:noWrap/>
            <w:hideMark/>
          </w:tcPr>
          <w:p w14:paraId="3E1704B1" w14:textId="77777777"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6</w:t>
            </w:r>
          </w:p>
        </w:tc>
        <w:tc>
          <w:tcPr>
            <w:tcW w:w="1146" w:type="dxa"/>
            <w:vAlign w:val="center"/>
          </w:tcPr>
          <w:p w14:paraId="55829CF0" w14:textId="39894849"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hAnsi="Arial" w:cs="Arial"/>
                <w:color w:val="000000"/>
                <w:sz w:val="22"/>
              </w:rPr>
              <w:t>3442</w:t>
            </w:r>
          </w:p>
        </w:tc>
        <w:tc>
          <w:tcPr>
            <w:tcW w:w="1168" w:type="dxa"/>
            <w:tcBorders>
              <w:top w:val="dotted" w:sz="4" w:space="0" w:color="auto"/>
              <w:bottom w:val="single" w:sz="4" w:space="0" w:color="auto"/>
            </w:tcBorders>
          </w:tcPr>
          <w:p w14:paraId="3FB53D01" w14:textId="653FA3FA" w:rsidR="005B2DBB" w:rsidRPr="004F1775" w:rsidRDefault="005B2DBB" w:rsidP="00CC6DDC">
            <w:pPr>
              <w:spacing w:beforeLines="30" w:before="72" w:afterLines="30" w:after="72" w:line="240" w:lineRule="auto"/>
              <w:jc w:val="center"/>
              <w:rPr>
                <w:rFonts w:ascii="Arial" w:eastAsia="Times New Roman" w:hAnsi="Arial" w:cs="Arial"/>
                <w:sz w:val="22"/>
              </w:rPr>
            </w:pPr>
            <w:commentRangeStart w:id="52"/>
            <w:r w:rsidRPr="004F1775">
              <w:rPr>
                <w:rFonts w:ascii="Arial" w:eastAsia="Times New Roman" w:hAnsi="Arial" w:cs="Arial"/>
                <w:sz w:val="22"/>
              </w:rPr>
              <w:t>-</w:t>
            </w:r>
          </w:p>
        </w:tc>
        <w:tc>
          <w:tcPr>
            <w:tcW w:w="1346" w:type="dxa"/>
            <w:tcBorders>
              <w:top w:val="dotted" w:sz="4" w:space="0" w:color="auto"/>
              <w:bottom w:val="single" w:sz="4" w:space="0" w:color="auto"/>
            </w:tcBorders>
          </w:tcPr>
          <w:p w14:paraId="747979C4" w14:textId="006DE2E7" w:rsidR="005B2DBB" w:rsidRPr="004F1775" w:rsidRDefault="005B2DBB" w:rsidP="00CC6DDC">
            <w:pPr>
              <w:spacing w:beforeLines="30" w:before="72" w:afterLines="30" w:after="72" w:line="240" w:lineRule="auto"/>
              <w:jc w:val="center"/>
              <w:rPr>
                <w:rFonts w:ascii="Arial" w:eastAsia="Times New Roman" w:hAnsi="Arial" w:cs="Arial"/>
                <w:sz w:val="22"/>
              </w:rPr>
            </w:pPr>
            <w:r w:rsidRPr="004F1775">
              <w:rPr>
                <w:rFonts w:ascii="Arial" w:eastAsia="Times New Roman" w:hAnsi="Arial" w:cs="Arial"/>
                <w:sz w:val="22"/>
              </w:rPr>
              <w:t>-</w:t>
            </w:r>
            <w:commentRangeEnd w:id="52"/>
            <w:r w:rsidR="00953E76" w:rsidRPr="004F1775">
              <w:rPr>
                <w:rStyle w:val="CommentReference"/>
                <w:rFonts w:ascii="Arial" w:hAnsi="Arial" w:cs="Arial"/>
                <w:sz w:val="22"/>
                <w:szCs w:val="22"/>
              </w:rPr>
              <w:commentReference w:id="52"/>
            </w:r>
          </w:p>
        </w:tc>
      </w:tr>
    </w:tbl>
    <w:p w14:paraId="2C0AB146" w14:textId="77777777" w:rsidR="00B56758" w:rsidRPr="004F1775" w:rsidRDefault="00B56758" w:rsidP="005D008A">
      <w:pPr>
        <w:spacing w:before="0" w:after="200" w:line="276" w:lineRule="auto"/>
        <w:rPr>
          <w:rFonts w:ascii="Arial" w:hAnsi="Arial" w:cs="Arial"/>
          <w:sz w:val="22"/>
        </w:rPr>
      </w:pPr>
    </w:p>
    <w:p w14:paraId="1FAD1478" w14:textId="6BDB8CD3" w:rsidR="005D493B" w:rsidRPr="004F1775" w:rsidRDefault="008E242D" w:rsidP="007269B9">
      <w:pPr>
        <w:rPr>
          <w:rFonts w:ascii="Arial" w:hAnsi="Arial" w:cs="Arial"/>
          <w:b/>
          <w:bCs/>
          <w:i/>
          <w:sz w:val="22"/>
        </w:rPr>
      </w:pPr>
      <w:commentRangeStart w:id="53"/>
      <w:r w:rsidRPr="004F1775">
        <w:rPr>
          <w:rFonts w:ascii="Arial" w:hAnsi="Arial" w:cs="Arial"/>
          <w:b/>
          <w:i/>
          <w:sz w:val="22"/>
        </w:rPr>
        <w:t>Size of</w:t>
      </w:r>
      <w:r w:rsidR="005F0B1F" w:rsidRPr="004F1775">
        <w:rPr>
          <w:rFonts w:ascii="Arial" w:hAnsi="Arial" w:cs="Arial"/>
          <w:b/>
          <w:i/>
          <w:sz w:val="22"/>
        </w:rPr>
        <w:t xml:space="preserve"> fuelwood</w:t>
      </w:r>
      <w:r w:rsidR="00AA3B77" w:rsidRPr="004F1775">
        <w:rPr>
          <w:rFonts w:ascii="Arial" w:hAnsi="Arial" w:cs="Arial"/>
          <w:b/>
          <w:i/>
          <w:sz w:val="22"/>
        </w:rPr>
        <w:t xml:space="preserve"> </w:t>
      </w:r>
      <w:r w:rsidR="005F0B1F" w:rsidRPr="004F1775">
        <w:rPr>
          <w:rFonts w:ascii="Arial" w:hAnsi="Arial" w:cs="Arial"/>
          <w:b/>
          <w:i/>
          <w:sz w:val="22"/>
        </w:rPr>
        <w:t xml:space="preserve">consumed by </w:t>
      </w:r>
      <w:r w:rsidR="00AA3B77" w:rsidRPr="004F1775">
        <w:rPr>
          <w:rFonts w:ascii="Arial" w:hAnsi="Arial" w:cs="Arial"/>
          <w:b/>
          <w:i/>
          <w:sz w:val="22"/>
        </w:rPr>
        <w:t>household</w:t>
      </w:r>
    </w:p>
    <w:p w14:paraId="073BCFB5" w14:textId="5DD4AD33" w:rsidR="008E242D" w:rsidRPr="004F1775" w:rsidRDefault="008E242D" w:rsidP="007C73F3">
      <w:pPr>
        <w:rPr>
          <w:rFonts w:ascii="Arial" w:hAnsi="Arial" w:cs="Arial"/>
          <w:sz w:val="22"/>
        </w:rPr>
      </w:pPr>
      <w:r w:rsidRPr="004F1775">
        <w:rPr>
          <w:rFonts w:ascii="Arial" w:hAnsi="Arial" w:cs="Arial"/>
          <w:sz w:val="22"/>
        </w:rPr>
        <w:t xml:space="preserve">Most of the wood used for fuel at household are of small size. The data from household interview showed that </w:t>
      </w:r>
      <w:r w:rsidR="002761D7" w:rsidRPr="004F1775">
        <w:rPr>
          <w:rFonts w:ascii="Arial" w:hAnsi="Arial" w:cs="Arial"/>
          <w:sz w:val="22"/>
        </w:rPr>
        <w:t>about 9</w:t>
      </w:r>
      <w:r w:rsidRPr="004F1775">
        <w:rPr>
          <w:rFonts w:ascii="Arial" w:hAnsi="Arial" w:cs="Arial"/>
          <w:sz w:val="22"/>
        </w:rPr>
        <w:t xml:space="preserve">0% of fuelwood </w:t>
      </w:r>
      <w:commentRangeEnd w:id="53"/>
      <w:r w:rsidR="004D3FC4">
        <w:rPr>
          <w:rStyle w:val="CommentReference"/>
        </w:rPr>
        <w:commentReference w:id="53"/>
      </w:r>
      <w:r w:rsidRPr="004F1775">
        <w:rPr>
          <w:rFonts w:ascii="Arial" w:hAnsi="Arial" w:cs="Arial"/>
          <w:sz w:val="22"/>
        </w:rPr>
        <w:t>use at household has the diameter less than 15 cm.</w:t>
      </w:r>
      <w:r w:rsidR="009D035E" w:rsidRPr="004F1775">
        <w:rPr>
          <w:rFonts w:ascii="Arial" w:hAnsi="Arial" w:cs="Arial"/>
          <w:sz w:val="22"/>
        </w:rPr>
        <w:t xml:space="preserve"> This </w:t>
      </w:r>
      <w:r w:rsidR="007C73F3" w:rsidRPr="004F1775">
        <w:rPr>
          <w:rFonts w:ascii="Arial" w:hAnsi="Arial" w:cs="Arial"/>
          <w:sz w:val="22"/>
        </w:rPr>
        <w:t>size</w:t>
      </w:r>
      <w:r w:rsidR="009D035E" w:rsidRPr="004F1775">
        <w:rPr>
          <w:rFonts w:ascii="Arial" w:hAnsi="Arial" w:cs="Arial"/>
          <w:sz w:val="22"/>
        </w:rPr>
        <w:t xml:space="preserve"> of </w:t>
      </w:r>
      <w:r w:rsidR="007C73F3" w:rsidRPr="004F1775">
        <w:rPr>
          <w:rFonts w:ascii="Arial" w:hAnsi="Arial" w:cs="Arial"/>
          <w:sz w:val="22"/>
        </w:rPr>
        <w:t xml:space="preserve">fuel </w:t>
      </w:r>
      <w:r w:rsidR="009D035E" w:rsidRPr="004F1775">
        <w:rPr>
          <w:rFonts w:ascii="Arial" w:hAnsi="Arial" w:cs="Arial"/>
          <w:sz w:val="22"/>
        </w:rPr>
        <w:t xml:space="preserve">wood is easy to </w:t>
      </w:r>
      <w:r w:rsidR="007C73F3" w:rsidRPr="004F1775">
        <w:rPr>
          <w:rFonts w:ascii="Arial" w:hAnsi="Arial" w:cs="Arial"/>
          <w:sz w:val="22"/>
        </w:rPr>
        <w:t xml:space="preserve">cut down by using machete (a common tool for local people) </w:t>
      </w:r>
      <w:r w:rsidR="009D035E" w:rsidRPr="004F1775">
        <w:rPr>
          <w:rFonts w:ascii="Arial" w:hAnsi="Arial" w:cs="Arial"/>
          <w:sz w:val="22"/>
        </w:rPr>
        <w:t xml:space="preserve">and transport from </w:t>
      </w:r>
      <w:r w:rsidR="007C73F3" w:rsidRPr="004F1775">
        <w:rPr>
          <w:rFonts w:ascii="Arial" w:hAnsi="Arial" w:cs="Arial"/>
          <w:sz w:val="22"/>
        </w:rPr>
        <w:t>forest back to the house. Fuel</w:t>
      </w:r>
      <w:r w:rsidR="00485C5A" w:rsidRPr="004F1775">
        <w:rPr>
          <w:rFonts w:ascii="Arial" w:hAnsi="Arial" w:cs="Arial"/>
          <w:sz w:val="22"/>
        </w:rPr>
        <w:t>-</w:t>
      </w:r>
      <w:r w:rsidR="007C73F3" w:rsidRPr="004F1775">
        <w:rPr>
          <w:rFonts w:ascii="Arial" w:hAnsi="Arial" w:cs="Arial"/>
          <w:sz w:val="22"/>
        </w:rPr>
        <w:t>wood of size 5 cm - 15 cm could be mixed with small branches to make a good fire for cooking.</w:t>
      </w:r>
    </w:p>
    <w:p w14:paraId="62B95203" w14:textId="7A8C3259" w:rsidR="00AA3B77" w:rsidRPr="004F1775" w:rsidRDefault="00AA3B77" w:rsidP="00AF188B">
      <w:pPr>
        <w:rPr>
          <w:rFonts w:ascii="Arial" w:hAnsi="Arial" w:cs="Arial"/>
          <w:sz w:val="22"/>
        </w:rPr>
      </w:pPr>
      <w:r w:rsidRPr="004F1775">
        <w:rPr>
          <w:rFonts w:ascii="Arial" w:hAnsi="Arial" w:cs="Arial"/>
          <w:sz w:val="22"/>
        </w:rPr>
        <w:t>Below are some pictures that represent the popular size for household cooking.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08"/>
        <w:gridCol w:w="4460"/>
      </w:tblGrid>
      <w:tr w:rsidR="00AA3B77" w:rsidRPr="004F1775" w14:paraId="045ACA5C" w14:textId="77777777" w:rsidTr="005534E2">
        <w:tc>
          <w:tcPr>
            <w:tcW w:w="4608" w:type="dxa"/>
          </w:tcPr>
          <w:p w14:paraId="3A0F7DAE" w14:textId="42C1EF57" w:rsidR="00AA3B77" w:rsidRPr="004F1775" w:rsidRDefault="00AA3B77" w:rsidP="00AF188B">
            <w:pPr>
              <w:rPr>
                <w:rFonts w:ascii="Arial" w:hAnsi="Arial" w:cs="Arial"/>
                <w:sz w:val="22"/>
              </w:rPr>
            </w:pPr>
            <w:r w:rsidRPr="004F1775">
              <w:rPr>
                <w:rFonts w:ascii="Arial" w:hAnsi="Arial" w:cs="Arial"/>
                <w:noProof/>
                <w:sz w:val="22"/>
                <w:lang w:val="en-GB" w:eastAsia="en-GB"/>
              </w:rPr>
              <w:lastRenderedPageBreak/>
              <w:drawing>
                <wp:inline distT="0" distB="0" distL="0" distR="0" wp14:anchorId="2507B626" wp14:editId="12C4C24C">
                  <wp:extent cx="3076575" cy="2307431"/>
                  <wp:effectExtent l="0" t="0" r="0" b="0"/>
                  <wp:docPr id="9" name="Picture 9" descr="E:\GFD\02 Ongoing projects\0193 SNV fuelwood baseline\Implementation\Field Trip\Anh\Anh report\CAM02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FD\02 Ongoing projects\0193 SNV fuelwood baseline\Implementation\Field Trip\Anh\Anh report\CAM0269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2702" cy="2312026"/>
                          </a:xfrm>
                          <a:prstGeom prst="rect">
                            <a:avLst/>
                          </a:prstGeom>
                          <a:noFill/>
                          <a:ln>
                            <a:noFill/>
                          </a:ln>
                        </pic:spPr>
                      </pic:pic>
                    </a:graphicData>
                  </a:graphic>
                </wp:inline>
              </w:drawing>
            </w:r>
          </w:p>
        </w:tc>
        <w:tc>
          <w:tcPr>
            <w:tcW w:w="4460" w:type="dxa"/>
          </w:tcPr>
          <w:p w14:paraId="7F553EE5" w14:textId="1F6ACC03" w:rsidR="00AA3B77" w:rsidRPr="004F1775" w:rsidRDefault="00AA3B77" w:rsidP="004002C8">
            <w:pPr>
              <w:ind w:left="705"/>
              <w:rPr>
                <w:rFonts w:ascii="Arial" w:hAnsi="Arial" w:cs="Arial"/>
                <w:sz w:val="22"/>
              </w:rPr>
            </w:pPr>
            <w:r w:rsidRPr="004F1775">
              <w:rPr>
                <w:rFonts w:ascii="Arial" w:hAnsi="Arial" w:cs="Arial"/>
                <w:noProof/>
                <w:sz w:val="22"/>
                <w:lang w:val="en-GB" w:eastAsia="en-GB"/>
              </w:rPr>
              <w:drawing>
                <wp:inline distT="0" distB="0" distL="0" distR="0" wp14:anchorId="5F215BBD" wp14:editId="71485889">
                  <wp:extent cx="1728789" cy="2305050"/>
                  <wp:effectExtent l="0" t="0" r="5080" b="0"/>
                  <wp:docPr id="7" name="Picture 7" descr="E:\GFD\02 Ongoing projects\0193 SNV fuelwood baseline\Implementation\Field Trip\Anh\Anh report\CAM026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FD\02 Ongoing projects\0193 SNV fuelwood baseline\Implementation\Field Trip\Anh\Anh report\CAM0266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33534" cy="2311376"/>
                          </a:xfrm>
                          <a:prstGeom prst="rect">
                            <a:avLst/>
                          </a:prstGeom>
                          <a:noFill/>
                          <a:ln>
                            <a:noFill/>
                          </a:ln>
                        </pic:spPr>
                      </pic:pic>
                    </a:graphicData>
                  </a:graphic>
                </wp:inline>
              </w:drawing>
            </w:r>
          </w:p>
        </w:tc>
      </w:tr>
      <w:tr w:rsidR="00AA3B77" w:rsidRPr="004F1775" w14:paraId="3D975174" w14:textId="77777777" w:rsidTr="005534E2">
        <w:tc>
          <w:tcPr>
            <w:tcW w:w="4608" w:type="dxa"/>
          </w:tcPr>
          <w:p w14:paraId="17405DA7" w14:textId="560902F5" w:rsidR="00AA3B77" w:rsidRPr="004F1775" w:rsidRDefault="00AA3B77" w:rsidP="00AF188B">
            <w:pPr>
              <w:rPr>
                <w:rFonts w:ascii="Arial" w:hAnsi="Arial" w:cs="Arial"/>
                <w:noProof/>
                <w:sz w:val="22"/>
              </w:rPr>
            </w:pPr>
            <w:r w:rsidRPr="004F1775">
              <w:rPr>
                <w:rFonts w:ascii="Arial" w:hAnsi="Arial" w:cs="Arial"/>
                <w:noProof/>
                <w:sz w:val="22"/>
                <w:lang w:val="en-GB" w:eastAsia="en-GB"/>
              </w:rPr>
              <w:drawing>
                <wp:inline distT="0" distB="0" distL="0" distR="0" wp14:anchorId="32C34885" wp14:editId="4AB649A4">
                  <wp:extent cx="2790825" cy="2093119"/>
                  <wp:effectExtent l="0" t="0" r="0" b="2540"/>
                  <wp:docPr id="8" name="Picture 8" descr="E:\GFD\02 Ongoing projects\0193 SNV fuelwood baseline\Implementation\Field Trip\Anh\Anh report\CAM026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FD\02 Ongoing projects\0193 SNV fuelwood baseline\Implementation\Field Trip\Anh\Anh report\CAM0268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3042" cy="2102282"/>
                          </a:xfrm>
                          <a:prstGeom prst="rect">
                            <a:avLst/>
                          </a:prstGeom>
                          <a:noFill/>
                          <a:ln>
                            <a:noFill/>
                          </a:ln>
                        </pic:spPr>
                      </pic:pic>
                    </a:graphicData>
                  </a:graphic>
                </wp:inline>
              </w:drawing>
            </w:r>
          </w:p>
        </w:tc>
        <w:tc>
          <w:tcPr>
            <w:tcW w:w="4460" w:type="dxa"/>
          </w:tcPr>
          <w:p w14:paraId="1B55973A" w14:textId="57D90F9A" w:rsidR="00AA3B77" w:rsidRPr="004F1775" w:rsidRDefault="004002C8" w:rsidP="00AF188B">
            <w:pPr>
              <w:rPr>
                <w:rFonts w:ascii="Arial" w:hAnsi="Arial" w:cs="Arial"/>
                <w:noProof/>
                <w:sz w:val="22"/>
              </w:rPr>
            </w:pPr>
            <w:r w:rsidRPr="004F1775">
              <w:rPr>
                <w:rFonts w:ascii="Arial" w:hAnsi="Arial" w:cs="Arial"/>
                <w:noProof/>
                <w:sz w:val="22"/>
                <w:lang w:val="en-GB" w:eastAsia="en-GB"/>
              </w:rPr>
              <w:drawing>
                <wp:inline distT="0" distB="0" distL="0" distR="0" wp14:anchorId="104A1F7F" wp14:editId="2117B1E6">
                  <wp:extent cx="2854326" cy="2140744"/>
                  <wp:effectExtent l="0" t="0" r="3175" b="0"/>
                  <wp:docPr id="20" name="Picture 20" descr="E:\GFD\02 Ongoing projects\0193 SNV fuelwood baseline\Implementation\Field Trip\Anh\Anh report\CAM02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FD\02 Ongoing projects\0193 SNV fuelwood baseline\Implementation\Field Trip\Anh\Anh report\CAM0271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5857" cy="2149392"/>
                          </a:xfrm>
                          <a:prstGeom prst="rect">
                            <a:avLst/>
                          </a:prstGeom>
                          <a:noFill/>
                          <a:ln>
                            <a:noFill/>
                          </a:ln>
                        </pic:spPr>
                      </pic:pic>
                    </a:graphicData>
                  </a:graphic>
                </wp:inline>
              </w:drawing>
            </w:r>
          </w:p>
        </w:tc>
      </w:tr>
    </w:tbl>
    <w:p w14:paraId="661F7B1C" w14:textId="03974F99" w:rsidR="00AA3B77" w:rsidRPr="004F1775" w:rsidRDefault="00AA3B77" w:rsidP="00AF188B">
      <w:pPr>
        <w:rPr>
          <w:rFonts w:ascii="Arial" w:hAnsi="Arial" w:cs="Arial"/>
          <w:sz w:val="22"/>
        </w:rPr>
      </w:pPr>
    </w:p>
    <w:p w14:paraId="47A0D634" w14:textId="1C545751" w:rsidR="004E16A9" w:rsidRPr="004F1775" w:rsidRDefault="004E16A9" w:rsidP="004E16A9">
      <w:pPr>
        <w:rPr>
          <w:rFonts w:ascii="Arial" w:hAnsi="Arial" w:cs="Arial"/>
          <w:sz w:val="22"/>
        </w:rPr>
      </w:pPr>
      <w:r w:rsidRPr="004F1775">
        <w:rPr>
          <w:rFonts w:ascii="Arial" w:hAnsi="Arial" w:cs="Arial"/>
          <w:sz w:val="22"/>
        </w:rPr>
        <w:t>In winter for heating purposes, they would need to cut wood of bigger size so that they can maintain a smoldering fire which can last longer during the day. That explains the demand for 10% of wood size from 15 cm and above.</w:t>
      </w:r>
    </w:p>
    <w:p w14:paraId="38421A5E" w14:textId="385276C7" w:rsidR="00AA3B77" w:rsidRPr="004F1775" w:rsidRDefault="004002C8" w:rsidP="006E0BBA">
      <w:pPr>
        <w:rPr>
          <w:rFonts w:ascii="Arial" w:hAnsi="Arial" w:cs="Arial"/>
          <w:b/>
          <w:i/>
          <w:sz w:val="22"/>
        </w:rPr>
      </w:pPr>
      <w:commentRangeStart w:id="54"/>
      <w:r w:rsidRPr="004F1775">
        <w:rPr>
          <w:rFonts w:ascii="Arial" w:hAnsi="Arial" w:cs="Arial"/>
          <w:b/>
          <w:i/>
          <w:sz w:val="22"/>
        </w:rPr>
        <w:t>Source of fuelwood</w:t>
      </w:r>
      <w:commentRangeEnd w:id="54"/>
      <w:r w:rsidR="00A93FC4" w:rsidRPr="004F1775">
        <w:rPr>
          <w:rStyle w:val="CommentReference"/>
          <w:rFonts w:ascii="Arial" w:hAnsi="Arial" w:cs="Arial"/>
          <w:sz w:val="22"/>
          <w:szCs w:val="22"/>
        </w:rPr>
        <w:commentReference w:id="54"/>
      </w:r>
    </w:p>
    <w:p w14:paraId="39647BEC" w14:textId="222A6306" w:rsidR="000F432F" w:rsidRPr="004F1775" w:rsidRDefault="007C73F3" w:rsidP="007C73F3">
      <w:pPr>
        <w:rPr>
          <w:rFonts w:ascii="Arial" w:hAnsi="Arial" w:cs="Arial"/>
          <w:sz w:val="22"/>
        </w:rPr>
      </w:pPr>
      <w:commentRangeStart w:id="55"/>
      <w:r w:rsidRPr="004F1775">
        <w:rPr>
          <w:rFonts w:ascii="Arial" w:hAnsi="Arial" w:cs="Arial"/>
          <w:sz w:val="22"/>
        </w:rPr>
        <w:t>About 20% of the fuelwood comes from</w:t>
      </w:r>
      <w:r w:rsidR="000F432F" w:rsidRPr="004F1775">
        <w:rPr>
          <w:rFonts w:ascii="Arial" w:hAnsi="Arial" w:cs="Arial"/>
          <w:sz w:val="22"/>
        </w:rPr>
        <w:t xml:space="preserve"> tree from</w:t>
      </w:r>
      <w:r w:rsidRPr="004F1775">
        <w:rPr>
          <w:rFonts w:ascii="Arial" w:hAnsi="Arial" w:cs="Arial"/>
          <w:sz w:val="22"/>
        </w:rPr>
        <w:t xml:space="preserve"> home </w:t>
      </w:r>
      <w:r w:rsidR="000F432F" w:rsidRPr="004F1775">
        <w:rPr>
          <w:rFonts w:ascii="Arial" w:hAnsi="Arial" w:cs="Arial"/>
          <w:sz w:val="22"/>
        </w:rPr>
        <w:t>garden</w:t>
      </w:r>
      <w:r w:rsidR="007738D5" w:rsidRPr="004F1775">
        <w:rPr>
          <w:rFonts w:ascii="Arial" w:hAnsi="Arial" w:cs="Arial"/>
          <w:sz w:val="22"/>
        </w:rPr>
        <w:t>s and scatterd wood lots</w:t>
      </w:r>
      <w:r w:rsidRPr="004F1775">
        <w:rPr>
          <w:rFonts w:ascii="Arial" w:hAnsi="Arial" w:cs="Arial"/>
          <w:sz w:val="22"/>
        </w:rPr>
        <w:t>. The rest of fuelwood of about 80% are natural wood</w:t>
      </w:r>
      <w:commentRangeEnd w:id="55"/>
      <w:r w:rsidR="00D834DA" w:rsidRPr="004F1775">
        <w:rPr>
          <w:rStyle w:val="CommentReference"/>
          <w:rFonts w:ascii="Arial" w:hAnsi="Arial" w:cs="Arial"/>
          <w:sz w:val="22"/>
          <w:szCs w:val="22"/>
        </w:rPr>
        <w:commentReference w:id="55"/>
      </w:r>
      <w:r w:rsidRPr="004F1775">
        <w:rPr>
          <w:rFonts w:ascii="Arial" w:hAnsi="Arial" w:cs="Arial"/>
          <w:sz w:val="22"/>
        </w:rPr>
        <w:t xml:space="preserve">, which either comes </w:t>
      </w:r>
      <w:r w:rsidR="000F432F" w:rsidRPr="004F1775">
        <w:rPr>
          <w:rFonts w:ascii="Arial" w:hAnsi="Arial" w:cs="Arial"/>
          <w:sz w:val="22"/>
        </w:rPr>
        <w:t>from</w:t>
      </w:r>
      <w:r w:rsidRPr="004F1775">
        <w:rPr>
          <w:rFonts w:ascii="Arial" w:hAnsi="Arial" w:cs="Arial"/>
          <w:sz w:val="22"/>
        </w:rPr>
        <w:t xml:space="preserve"> natural forests or </w:t>
      </w:r>
      <w:r w:rsidR="000F432F" w:rsidRPr="004F1775">
        <w:rPr>
          <w:rFonts w:ascii="Arial" w:hAnsi="Arial" w:cs="Arial"/>
          <w:sz w:val="22"/>
        </w:rPr>
        <w:t>from harvesting of natural forest which are being converted into plantation forest or to other land use.</w:t>
      </w:r>
    </w:p>
    <w:p w14:paraId="0D044ACD" w14:textId="26140581" w:rsidR="007C73F3" w:rsidRPr="004F1775" w:rsidRDefault="007C73F3" w:rsidP="007C73F3">
      <w:pPr>
        <w:rPr>
          <w:rFonts w:ascii="Arial" w:hAnsi="Arial" w:cs="Arial"/>
          <w:sz w:val="22"/>
        </w:rPr>
      </w:pPr>
      <w:r w:rsidRPr="004F1775">
        <w:rPr>
          <w:rFonts w:ascii="Arial" w:hAnsi="Arial" w:cs="Arial"/>
          <w:sz w:val="22"/>
        </w:rPr>
        <w:t>The natura</w:t>
      </w:r>
      <w:r w:rsidR="000F432F" w:rsidRPr="004F1775">
        <w:rPr>
          <w:rFonts w:ascii="Arial" w:hAnsi="Arial" w:cs="Arial"/>
          <w:sz w:val="22"/>
        </w:rPr>
        <w:t xml:space="preserve">l wood provide better quality in term of </w:t>
      </w:r>
      <w:r w:rsidRPr="004F1775">
        <w:rPr>
          <w:rFonts w:ascii="Arial" w:hAnsi="Arial" w:cs="Arial"/>
          <w:sz w:val="22"/>
        </w:rPr>
        <w:t xml:space="preserve">quality of fire, lasting longer, more energy, and </w:t>
      </w:r>
      <w:commentRangeStart w:id="56"/>
      <w:r w:rsidRPr="004F1775">
        <w:rPr>
          <w:rFonts w:ascii="Arial" w:hAnsi="Arial" w:cs="Arial"/>
          <w:sz w:val="22"/>
        </w:rPr>
        <w:t>save time for the cookers</w:t>
      </w:r>
      <w:commentRangeEnd w:id="56"/>
      <w:r w:rsidR="00B20B46" w:rsidRPr="004F1775">
        <w:rPr>
          <w:rStyle w:val="CommentReference"/>
          <w:rFonts w:ascii="Arial" w:hAnsi="Arial" w:cs="Arial"/>
          <w:sz w:val="22"/>
          <w:szCs w:val="22"/>
        </w:rPr>
        <w:commentReference w:id="56"/>
      </w:r>
      <w:r w:rsidRPr="004F1775">
        <w:rPr>
          <w:rFonts w:ascii="Arial" w:hAnsi="Arial" w:cs="Arial"/>
          <w:sz w:val="22"/>
        </w:rPr>
        <w:t>.</w:t>
      </w:r>
      <w:r w:rsidR="005B2DBB" w:rsidRPr="004F1775">
        <w:rPr>
          <w:rFonts w:ascii="Arial" w:hAnsi="Arial" w:cs="Arial"/>
          <w:sz w:val="22"/>
        </w:rPr>
        <w:t xml:space="preserve"> </w:t>
      </w:r>
      <w:r w:rsidR="000F432F" w:rsidRPr="004F1775">
        <w:rPr>
          <w:rFonts w:ascii="Arial" w:hAnsi="Arial" w:cs="Arial"/>
          <w:sz w:val="22"/>
        </w:rPr>
        <w:t>People</w:t>
      </w:r>
      <w:r w:rsidRPr="004F1775">
        <w:rPr>
          <w:rFonts w:ascii="Arial" w:hAnsi="Arial" w:cs="Arial"/>
          <w:sz w:val="22"/>
        </w:rPr>
        <w:t xml:space="preserve"> can leave the wood in the </w:t>
      </w:r>
      <w:r w:rsidR="000F432F" w:rsidRPr="004F1775">
        <w:rPr>
          <w:rFonts w:ascii="Arial" w:hAnsi="Arial" w:cs="Arial"/>
          <w:sz w:val="22"/>
        </w:rPr>
        <w:t xml:space="preserve">cooking </w:t>
      </w:r>
      <w:r w:rsidRPr="004F1775">
        <w:rPr>
          <w:rFonts w:ascii="Arial" w:hAnsi="Arial" w:cs="Arial"/>
          <w:sz w:val="22"/>
        </w:rPr>
        <w:t>stove for long time, then at the same time working on other house works.</w:t>
      </w:r>
    </w:p>
    <w:p w14:paraId="42A2D08A" w14:textId="7ECCC730" w:rsidR="004002C8" w:rsidRPr="004F1775" w:rsidRDefault="004002C8" w:rsidP="00AF188B">
      <w:pPr>
        <w:rPr>
          <w:rFonts w:ascii="Arial" w:hAnsi="Arial" w:cs="Arial"/>
          <w:sz w:val="22"/>
        </w:rPr>
      </w:pPr>
      <w:r w:rsidRPr="004F1775">
        <w:rPr>
          <w:rFonts w:ascii="Arial" w:hAnsi="Arial" w:cs="Arial"/>
          <w:sz w:val="22"/>
        </w:rPr>
        <w:t xml:space="preserve">There are </w:t>
      </w:r>
      <w:ins w:id="57" w:author="Chris Dickinson" w:date="2014-09-29T07:54:00Z">
        <w:r w:rsidR="004D3FC4">
          <w:rPr>
            <w:rFonts w:ascii="Arial" w:hAnsi="Arial" w:cs="Arial"/>
            <w:sz w:val="22"/>
          </w:rPr>
          <w:t>three</w:t>
        </w:r>
      </w:ins>
      <w:del w:id="58" w:author="Chris Dickinson" w:date="2014-09-29T07:54:00Z">
        <w:r w:rsidRPr="004F1775" w:rsidDel="004D3FC4">
          <w:rPr>
            <w:rFonts w:ascii="Arial" w:hAnsi="Arial" w:cs="Arial"/>
            <w:sz w:val="22"/>
          </w:rPr>
          <w:delText>3</w:delText>
        </w:r>
      </w:del>
      <w:r w:rsidRPr="004F1775">
        <w:rPr>
          <w:rFonts w:ascii="Arial" w:hAnsi="Arial" w:cs="Arial"/>
          <w:sz w:val="22"/>
        </w:rPr>
        <w:t xml:space="preserve"> </w:t>
      </w:r>
      <w:r w:rsidR="000F432F" w:rsidRPr="004F1775">
        <w:rPr>
          <w:rFonts w:ascii="Arial" w:hAnsi="Arial" w:cs="Arial"/>
          <w:sz w:val="22"/>
        </w:rPr>
        <w:t xml:space="preserve">main </w:t>
      </w:r>
      <w:r w:rsidRPr="004F1775">
        <w:rPr>
          <w:rFonts w:ascii="Arial" w:hAnsi="Arial" w:cs="Arial"/>
          <w:sz w:val="22"/>
        </w:rPr>
        <w:t xml:space="preserve">types of plantation </w:t>
      </w:r>
      <w:r w:rsidR="000F432F" w:rsidRPr="004F1775">
        <w:rPr>
          <w:rFonts w:ascii="Arial" w:hAnsi="Arial" w:cs="Arial"/>
          <w:sz w:val="22"/>
        </w:rPr>
        <w:t>tree</w:t>
      </w:r>
      <w:r w:rsidR="004B54EC" w:rsidRPr="004F1775">
        <w:rPr>
          <w:rFonts w:ascii="Arial" w:hAnsi="Arial" w:cs="Arial"/>
          <w:sz w:val="22"/>
        </w:rPr>
        <w:t>s</w:t>
      </w:r>
      <w:r w:rsidRPr="004F1775">
        <w:rPr>
          <w:rFonts w:ascii="Arial" w:hAnsi="Arial" w:cs="Arial"/>
          <w:sz w:val="22"/>
        </w:rPr>
        <w:t xml:space="preserve"> in the area of survey: bamboo, </w:t>
      </w:r>
      <w:r w:rsidR="007C73F3" w:rsidRPr="004F1775">
        <w:rPr>
          <w:rFonts w:ascii="Arial" w:hAnsi="Arial" w:cs="Arial"/>
          <w:sz w:val="22"/>
        </w:rPr>
        <w:t>Acacia</w:t>
      </w:r>
      <w:r w:rsidRPr="004F1775">
        <w:rPr>
          <w:rFonts w:ascii="Arial" w:hAnsi="Arial" w:cs="Arial"/>
          <w:sz w:val="22"/>
        </w:rPr>
        <w:t xml:space="preserve">, and </w:t>
      </w:r>
      <w:r w:rsidR="000F432F" w:rsidRPr="004F1775">
        <w:rPr>
          <w:rFonts w:ascii="Arial" w:hAnsi="Arial" w:cs="Arial"/>
          <w:sz w:val="22"/>
        </w:rPr>
        <w:t xml:space="preserve">Lát </w:t>
      </w:r>
      <w:r w:rsidR="001B6F6E" w:rsidRPr="004F1775">
        <w:rPr>
          <w:rFonts w:ascii="Arial" w:hAnsi="Arial" w:cs="Arial"/>
          <w:sz w:val="22"/>
        </w:rPr>
        <w:t>(Chukrasia tabularis A.Juss)</w:t>
      </w:r>
      <w:r w:rsidRPr="004F1775">
        <w:rPr>
          <w:rFonts w:ascii="Arial" w:hAnsi="Arial" w:cs="Arial"/>
          <w:sz w:val="22"/>
        </w:rPr>
        <w:t>. In Ba Thuoc and Lang Chanh and part of Ngoc Lac district of Thanh Hoa province, most plantation forest are bambo</w:t>
      </w:r>
      <w:r w:rsidR="004B54EC" w:rsidRPr="004F1775">
        <w:rPr>
          <w:rFonts w:ascii="Arial" w:hAnsi="Arial" w:cs="Arial"/>
          <w:sz w:val="22"/>
        </w:rPr>
        <w:t>o. In the 3 districts of Nghe An Acacia</w:t>
      </w:r>
      <w:r w:rsidR="000B45FD" w:rsidRPr="004F1775">
        <w:rPr>
          <w:rFonts w:ascii="Arial" w:hAnsi="Arial" w:cs="Arial"/>
          <w:sz w:val="22"/>
        </w:rPr>
        <w:t xml:space="preserve"> is </w:t>
      </w:r>
      <w:r w:rsidR="004B54EC" w:rsidRPr="004F1775">
        <w:rPr>
          <w:rFonts w:ascii="Arial" w:hAnsi="Arial" w:cs="Arial"/>
          <w:sz w:val="22"/>
        </w:rPr>
        <w:t xml:space="preserve">widely </w:t>
      </w:r>
      <w:r w:rsidR="000B45FD" w:rsidRPr="004F1775">
        <w:rPr>
          <w:rFonts w:ascii="Arial" w:hAnsi="Arial" w:cs="Arial"/>
          <w:sz w:val="22"/>
        </w:rPr>
        <w:t xml:space="preserve">planted </w:t>
      </w:r>
      <w:r w:rsidR="004B54EC" w:rsidRPr="004F1775">
        <w:rPr>
          <w:rFonts w:ascii="Arial" w:hAnsi="Arial" w:cs="Arial"/>
          <w:sz w:val="22"/>
        </w:rPr>
        <w:t>to produce chips for paper material.</w:t>
      </w:r>
    </w:p>
    <w:p w14:paraId="5484A89B" w14:textId="4170DF11" w:rsidR="004002C8" w:rsidRPr="004F1775" w:rsidRDefault="004B54EC" w:rsidP="004B54EC">
      <w:pPr>
        <w:rPr>
          <w:rFonts w:ascii="Arial" w:hAnsi="Arial" w:cs="Arial"/>
          <w:sz w:val="22"/>
        </w:rPr>
      </w:pPr>
      <w:r w:rsidRPr="004F1775">
        <w:rPr>
          <w:rFonts w:ascii="Arial" w:hAnsi="Arial" w:cs="Arial"/>
          <w:sz w:val="22"/>
        </w:rPr>
        <w:t>At</w:t>
      </w:r>
      <w:r w:rsidR="004002C8" w:rsidRPr="004F1775">
        <w:rPr>
          <w:rFonts w:ascii="Arial" w:hAnsi="Arial" w:cs="Arial"/>
          <w:sz w:val="22"/>
        </w:rPr>
        <w:t xml:space="preserve"> the households that have bamboo plantation forest, they utilize </w:t>
      </w:r>
      <w:r w:rsidR="007738D5" w:rsidRPr="004F1775">
        <w:rPr>
          <w:rFonts w:ascii="Arial" w:hAnsi="Arial" w:cs="Arial"/>
          <w:sz w:val="22"/>
        </w:rPr>
        <w:t>the lowest part of bamboo trunks (0.5-1m above the ground)</w:t>
      </w:r>
      <w:r w:rsidR="004002C8" w:rsidRPr="004F1775">
        <w:rPr>
          <w:rFonts w:ascii="Arial" w:hAnsi="Arial" w:cs="Arial"/>
          <w:sz w:val="22"/>
        </w:rPr>
        <w:t xml:space="preserve"> and tops</w:t>
      </w:r>
      <w:r w:rsidR="007738D5" w:rsidRPr="004F1775">
        <w:rPr>
          <w:rFonts w:ascii="Arial" w:hAnsi="Arial" w:cs="Arial"/>
          <w:sz w:val="22"/>
        </w:rPr>
        <w:t xml:space="preserve"> of bamboo</w:t>
      </w:r>
      <w:r w:rsidR="004002C8" w:rsidRPr="004F1775">
        <w:rPr>
          <w:rFonts w:ascii="Arial" w:hAnsi="Arial" w:cs="Arial"/>
          <w:sz w:val="22"/>
        </w:rPr>
        <w:t xml:space="preserve"> for cooking. </w:t>
      </w:r>
      <w:r w:rsidRPr="004F1775">
        <w:rPr>
          <w:rFonts w:ascii="Arial" w:hAnsi="Arial" w:cs="Arial"/>
          <w:sz w:val="22"/>
        </w:rPr>
        <w:t xml:space="preserve">At the household that have Acacia plantation forest, people </w:t>
      </w:r>
      <w:r w:rsidR="007738D5" w:rsidRPr="004F1775">
        <w:rPr>
          <w:rFonts w:ascii="Arial" w:hAnsi="Arial" w:cs="Arial"/>
          <w:sz w:val="22"/>
        </w:rPr>
        <w:t>use only a small amount of</w:t>
      </w:r>
      <w:r w:rsidRPr="004F1775">
        <w:rPr>
          <w:rFonts w:ascii="Arial" w:hAnsi="Arial" w:cs="Arial"/>
          <w:sz w:val="22"/>
        </w:rPr>
        <w:t xml:space="preserve"> aca</w:t>
      </w:r>
      <w:r w:rsidR="004002C8" w:rsidRPr="004F1775">
        <w:rPr>
          <w:rFonts w:ascii="Arial" w:hAnsi="Arial" w:cs="Arial"/>
          <w:sz w:val="22"/>
        </w:rPr>
        <w:t xml:space="preserve">cia </w:t>
      </w:r>
      <w:r w:rsidR="007738D5" w:rsidRPr="004F1775">
        <w:rPr>
          <w:rFonts w:ascii="Arial" w:hAnsi="Arial" w:cs="Arial"/>
          <w:sz w:val="22"/>
        </w:rPr>
        <w:t>branches</w:t>
      </w:r>
      <w:r w:rsidR="004002C8" w:rsidRPr="004F1775">
        <w:rPr>
          <w:rFonts w:ascii="Arial" w:hAnsi="Arial" w:cs="Arial"/>
          <w:sz w:val="22"/>
        </w:rPr>
        <w:t xml:space="preserve"> for cooking </w:t>
      </w:r>
      <w:r w:rsidRPr="004F1775">
        <w:rPr>
          <w:rFonts w:ascii="Arial" w:hAnsi="Arial" w:cs="Arial"/>
          <w:sz w:val="22"/>
        </w:rPr>
        <w:t xml:space="preserve">because </w:t>
      </w:r>
      <w:r w:rsidR="004002C8" w:rsidRPr="004F1775">
        <w:rPr>
          <w:rFonts w:ascii="Arial" w:hAnsi="Arial" w:cs="Arial"/>
          <w:sz w:val="22"/>
        </w:rPr>
        <w:t>it creates a lot of smoke that discomforts and may cause health issues.</w:t>
      </w:r>
    </w:p>
    <w:p w14:paraId="24EF7863" w14:textId="6283102C" w:rsidR="004B54EC" w:rsidRPr="004F1775" w:rsidRDefault="004B54EC" w:rsidP="00AF188B">
      <w:pPr>
        <w:rPr>
          <w:rFonts w:ascii="Arial" w:hAnsi="Arial" w:cs="Arial"/>
          <w:sz w:val="22"/>
        </w:rPr>
      </w:pPr>
      <w:r w:rsidRPr="004F1775">
        <w:rPr>
          <w:rFonts w:ascii="Arial" w:hAnsi="Arial" w:cs="Arial"/>
          <w:sz w:val="22"/>
        </w:rPr>
        <w:lastRenderedPageBreak/>
        <w:t>During the survey t</w:t>
      </w:r>
      <w:r w:rsidR="00FF2FF9" w:rsidRPr="004F1775">
        <w:rPr>
          <w:rFonts w:ascii="Arial" w:hAnsi="Arial" w:cs="Arial"/>
          <w:sz w:val="22"/>
        </w:rPr>
        <w:t xml:space="preserve">here is only one restaurant that use </w:t>
      </w:r>
      <w:r w:rsidRPr="004F1775">
        <w:rPr>
          <w:rFonts w:ascii="Arial" w:hAnsi="Arial" w:cs="Arial"/>
          <w:sz w:val="22"/>
        </w:rPr>
        <w:t>Acacia</w:t>
      </w:r>
      <w:r w:rsidR="00FF2FF9" w:rsidRPr="004F1775">
        <w:rPr>
          <w:rFonts w:ascii="Arial" w:hAnsi="Arial" w:cs="Arial"/>
          <w:sz w:val="22"/>
        </w:rPr>
        <w:t xml:space="preserve"> wood for cooking.</w:t>
      </w:r>
      <w:r w:rsidRPr="004F1775">
        <w:rPr>
          <w:rFonts w:ascii="Arial" w:hAnsi="Arial" w:cs="Arial"/>
          <w:sz w:val="22"/>
        </w:rPr>
        <w:t xml:space="preserve"> This restaurant use a cooking stove that have the chimney to take the smoke outside.</w:t>
      </w:r>
    </w:p>
    <w:p w14:paraId="1D6DB7BC" w14:textId="77777777" w:rsidR="00FF2FF9" w:rsidRPr="004F1775" w:rsidRDefault="00FF2FF9" w:rsidP="00FF2FF9">
      <w:pPr>
        <w:jc w:val="center"/>
        <w:rPr>
          <w:rFonts w:ascii="Arial" w:hAnsi="Arial" w:cs="Arial"/>
          <w:sz w:val="22"/>
        </w:rPr>
      </w:pPr>
      <w:r w:rsidRPr="004F1775">
        <w:rPr>
          <w:rFonts w:ascii="Arial" w:hAnsi="Arial" w:cs="Arial"/>
          <w:noProof/>
          <w:sz w:val="22"/>
          <w:lang w:val="en-GB" w:eastAsia="en-GB"/>
        </w:rPr>
        <w:drawing>
          <wp:inline distT="0" distB="0" distL="0" distR="0" wp14:anchorId="322E83A2" wp14:editId="3D7CA329">
            <wp:extent cx="3286125" cy="2464594"/>
            <wp:effectExtent l="0" t="0" r="0" b="0"/>
            <wp:docPr id="10" name="Picture 10" descr="E:\GFD\02 Ongoing projects\0193 SNV fuelwood baseline\Implementation\Field Trip\Anh\Anh report\CAM02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GFD\02 Ongoing projects\0193 SNV fuelwood baseline\Implementation\Field Trip\Anh\Anh report\CAM0271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86125" cy="2464594"/>
                    </a:xfrm>
                    <a:prstGeom prst="rect">
                      <a:avLst/>
                    </a:prstGeom>
                    <a:noFill/>
                    <a:ln>
                      <a:noFill/>
                    </a:ln>
                  </pic:spPr>
                </pic:pic>
              </a:graphicData>
            </a:graphic>
          </wp:inline>
        </w:drawing>
      </w:r>
    </w:p>
    <w:p w14:paraId="5910414C" w14:textId="5A1BCDF3" w:rsidR="004B54EC" w:rsidRPr="004F1775" w:rsidRDefault="004B54EC" w:rsidP="00730BB6">
      <w:pPr>
        <w:pStyle w:val="Caption"/>
        <w:rPr>
          <w:rFonts w:ascii="Arial" w:hAnsi="Arial" w:cs="Arial"/>
          <w:i w:val="0"/>
          <w:sz w:val="22"/>
          <w:szCs w:val="22"/>
        </w:rPr>
      </w:pPr>
      <w:r w:rsidRPr="004F1775">
        <w:rPr>
          <w:rFonts w:ascii="Arial" w:hAnsi="Arial" w:cs="Arial"/>
          <w:sz w:val="22"/>
          <w:szCs w:val="22"/>
        </w:rPr>
        <w:t xml:space="preserve">Figure </w:t>
      </w:r>
      <w:r w:rsidR="004F1775" w:rsidRPr="004F1775">
        <w:rPr>
          <w:rFonts w:ascii="Arial" w:hAnsi="Arial" w:cs="Arial"/>
          <w:sz w:val="22"/>
          <w:szCs w:val="22"/>
        </w:rPr>
        <w:fldChar w:fldCharType="begin"/>
      </w:r>
      <w:r w:rsidR="004F1775" w:rsidRPr="004F1775">
        <w:rPr>
          <w:rFonts w:ascii="Arial" w:hAnsi="Arial" w:cs="Arial"/>
          <w:sz w:val="22"/>
          <w:szCs w:val="22"/>
        </w:rPr>
        <w:instrText xml:space="preserve"> SEQ Figure \* ARABIC </w:instrText>
      </w:r>
      <w:r w:rsidR="004F1775" w:rsidRPr="004F1775">
        <w:rPr>
          <w:rFonts w:ascii="Arial" w:hAnsi="Arial" w:cs="Arial"/>
          <w:sz w:val="22"/>
          <w:szCs w:val="22"/>
        </w:rPr>
        <w:fldChar w:fldCharType="separate"/>
      </w:r>
      <w:r w:rsidR="00BD6C81" w:rsidRPr="004F1775">
        <w:rPr>
          <w:rFonts w:ascii="Arial" w:hAnsi="Arial" w:cs="Arial"/>
          <w:noProof/>
          <w:sz w:val="22"/>
          <w:szCs w:val="22"/>
        </w:rPr>
        <w:t>3</w:t>
      </w:r>
      <w:r w:rsidR="004F1775" w:rsidRPr="004F1775">
        <w:rPr>
          <w:rFonts w:ascii="Arial" w:hAnsi="Arial" w:cs="Arial"/>
          <w:noProof/>
          <w:sz w:val="22"/>
          <w:szCs w:val="22"/>
        </w:rPr>
        <w:fldChar w:fldCharType="end"/>
      </w:r>
      <w:r w:rsidRPr="004F1775">
        <w:rPr>
          <w:rFonts w:ascii="Arial" w:hAnsi="Arial" w:cs="Arial"/>
          <w:sz w:val="22"/>
          <w:szCs w:val="22"/>
        </w:rPr>
        <w:t>. Acacia wood at a restaurant in Lang Chanh town</w:t>
      </w:r>
    </w:p>
    <w:p w14:paraId="38F16009" w14:textId="15E7B70F" w:rsidR="000E086C" w:rsidRPr="004F1775" w:rsidRDefault="000E086C" w:rsidP="006E0BBA">
      <w:pPr>
        <w:rPr>
          <w:rFonts w:ascii="Arial" w:hAnsi="Arial" w:cs="Arial"/>
          <w:b/>
          <w:i/>
          <w:sz w:val="22"/>
        </w:rPr>
      </w:pPr>
      <w:commentRangeStart w:id="59"/>
      <w:r w:rsidRPr="004F1775">
        <w:rPr>
          <w:rFonts w:ascii="Arial" w:hAnsi="Arial" w:cs="Arial"/>
          <w:b/>
          <w:i/>
          <w:sz w:val="22"/>
        </w:rPr>
        <w:t>Fuelwood for pig raising</w:t>
      </w:r>
      <w:commentRangeEnd w:id="59"/>
      <w:r w:rsidR="0038210F" w:rsidRPr="004F1775">
        <w:rPr>
          <w:rStyle w:val="CommentReference"/>
          <w:rFonts w:ascii="Arial" w:hAnsi="Arial" w:cs="Arial"/>
          <w:sz w:val="22"/>
          <w:szCs w:val="22"/>
        </w:rPr>
        <w:commentReference w:id="59"/>
      </w:r>
    </w:p>
    <w:p w14:paraId="1EFE1E93" w14:textId="24A15654" w:rsidR="000E086C" w:rsidRPr="004F1775" w:rsidRDefault="000E086C" w:rsidP="00730BB6">
      <w:pPr>
        <w:rPr>
          <w:rFonts w:ascii="Arial" w:hAnsi="Arial" w:cs="Arial"/>
          <w:sz w:val="22"/>
        </w:rPr>
      </w:pPr>
      <w:r w:rsidRPr="004F1775">
        <w:rPr>
          <w:rFonts w:ascii="Arial" w:hAnsi="Arial" w:cs="Arial"/>
          <w:sz w:val="22"/>
        </w:rPr>
        <w:t xml:space="preserve">It is estimated that in the </w:t>
      </w:r>
      <w:r w:rsidR="00730BB6" w:rsidRPr="004F1775">
        <w:rPr>
          <w:rFonts w:ascii="Arial" w:hAnsi="Arial" w:cs="Arial"/>
          <w:sz w:val="22"/>
        </w:rPr>
        <w:t>upland area</w:t>
      </w:r>
      <w:r w:rsidRPr="004F1775">
        <w:rPr>
          <w:rFonts w:ascii="Arial" w:hAnsi="Arial" w:cs="Arial"/>
          <w:sz w:val="22"/>
        </w:rPr>
        <w:t xml:space="preserve"> (Ba Thuoc, Lang Chanh, Que Phong, Tuong Duong</w:t>
      </w:r>
      <w:r w:rsidR="00730BB6" w:rsidRPr="004F1775">
        <w:rPr>
          <w:rFonts w:ascii="Arial" w:hAnsi="Arial" w:cs="Arial"/>
          <w:sz w:val="22"/>
        </w:rPr>
        <w:t xml:space="preserve"> district</w:t>
      </w:r>
      <w:r w:rsidRPr="004F1775">
        <w:rPr>
          <w:rFonts w:ascii="Arial" w:hAnsi="Arial" w:cs="Arial"/>
          <w:sz w:val="22"/>
        </w:rPr>
        <w:t>) where pig only eat cooked feed</w:t>
      </w:r>
      <w:commentRangeStart w:id="60"/>
      <w:r w:rsidRPr="004F1775">
        <w:rPr>
          <w:rFonts w:ascii="Arial" w:hAnsi="Arial" w:cs="Arial"/>
          <w:sz w:val="22"/>
        </w:rPr>
        <w:t xml:space="preserve">, it needs about 200kg </w:t>
      </w:r>
      <w:commentRangeEnd w:id="60"/>
      <w:r w:rsidR="003A7B81" w:rsidRPr="004F1775">
        <w:rPr>
          <w:rStyle w:val="CommentReference"/>
          <w:rFonts w:ascii="Arial" w:hAnsi="Arial" w:cs="Arial"/>
          <w:sz w:val="22"/>
          <w:szCs w:val="22"/>
        </w:rPr>
        <w:commentReference w:id="60"/>
      </w:r>
      <w:r w:rsidRPr="004F1775">
        <w:rPr>
          <w:rFonts w:ascii="Arial" w:hAnsi="Arial" w:cs="Arial"/>
          <w:sz w:val="22"/>
        </w:rPr>
        <w:t>of wood for</w:t>
      </w:r>
      <w:r w:rsidR="00730BB6" w:rsidRPr="004F1775">
        <w:rPr>
          <w:rFonts w:ascii="Arial" w:hAnsi="Arial" w:cs="Arial"/>
          <w:sz w:val="22"/>
        </w:rPr>
        <w:t xml:space="preserve"> </w:t>
      </w:r>
      <w:commentRangeStart w:id="61"/>
      <w:r w:rsidR="00730BB6" w:rsidRPr="004F1775">
        <w:rPr>
          <w:rFonts w:ascii="Arial" w:hAnsi="Arial" w:cs="Arial"/>
          <w:sz w:val="22"/>
        </w:rPr>
        <w:t>raising</w:t>
      </w:r>
      <w:commentRangeEnd w:id="61"/>
      <w:r w:rsidR="004B498B" w:rsidRPr="004F1775">
        <w:rPr>
          <w:rStyle w:val="CommentReference"/>
          <w:rFonts w:ascii="Arial" w:hAnsi="Arial" w:cs="Arial"/>
          <w:sz w:val="22"/>
          <w:szCs w:val="22"/>
        </w:rPr>
        <w:commentReference w:id="61"/>
      </w:r>
      <w:r w:rsidR="00730BB6" w:rsidRPr="004F1775">
        <w:rPr>
          <w:rFonts w:ascii="Arial" w:hAnsi="Arial" w:cs="Arial"/>
          <w:sz w:val="22"/>
        </w:rPr>
        <w:t xml:space="preserve"> one pig in 5 months.</w:t>
      </w:r>
      <w:r w:rsidRPr="004F1775">
        <w:rPr>
          <w:rFonts w:ascii="Arial" w:hAnsi="Arial" w:cs="Arial"/>
          <w:sz w:val="22"/>
        </w:rPr>
        <w:t xml:space="preserve"> This is a significant consumption for the households that raise more than 10 pigs per year. </w:t>
      </w:r>
    </w:p>
    <w:p w14:paraId="3F2710F1" w14:textId="4F259A78" w:rsidR="000E086C" w:rsidRPr="004F1775" w:rsidRDefault="000E086C" w:rsidP="00AF188B">
      <w:pPr>
        <w:rPr>
          <w:rFonts w:ascii="Arial" w:hAnsi="Arial" w:cs="Arial"/>
          <w:sz w:val="22"/>
        </w:rPr>
      </w:pPr>
      <w:r w:rsidRPr="004F1775">
        <w:rPr>
          <w:rFonts w:ascii="Arial" w:hAnsi="Arial" w:cs="Arial"/>
          <w:sz w:val="22"/>
        </w:rPr>
        <w:t>In lower land in Hung Son</w:t>
      </w:r>
      <w:r w:rsidR="009160FF" w:rsidRPr="004F1775">
        <w:rPr>
          <w:rFonts w:ascii="Arial" w:hAnsi="Arial" w:cs="Arial"/>
          <w:sz w:val="22"/>
        </w:rPr>
        <w:t>,</w:t>
      </w:r>
      <w:r w:rsidRPr="004F1775">
        <w:rPr>
          <w:rFonts w:ascii="Arial" w:hAnsi="Arial" w:cs="Arial"/>
          <w:sz w:val="22"/>
        </w:rPr>
        <w:t xml:space="preserve"> Duc Son</w:t>
      </w:r>
      <w:r w:rsidR="00730BB6" w:rsidRPr="004F1775">
        <w:rPr>
          <w:rFonts w:ascii="Arial" w:hAnsi="Arial" w:cs="Arial"/>
          <w:sz w:val="22"/>
        </w:rPr>
        <w:t xml:space="preserve"> commune</w:t>
      </w:r>
      <w:r w:rsidRPr="004F1775">
        <w:rPr>
          <w:rFonts w:ascii="Arial" w:hAnsi="Arial" w:cs="Arial"/>
          <w:sz w:val="22"/>
        </w:rPr>
        <w:t xml:space="preserve"> of Anh Son district, half of pig feed is cooked by fuelwood and the other half is from </w:t>
      </w:r>
      <w:r w:rsidR="00730BB6" w:rsidRPr="004F1775">
        <w:rPr>
          <w:rFonts w:ascii="Arial" w:hAnsi="Arial" w:cs="Arial"/>
          <w:sz w:val="22"/>
        </w:rPr>
        <w:t>commercial</w:t>
      </w:r>
      <w:r w:rsidR="00FF2FF9" w:rsidRPr="004F1775">
        <w:rPr>
          <w:rFonts w:ascii="Arial" w:hAnsi="Arial" w:cs="Arial"/>
          <w:sz w:val="22"/>
        </w:rPr>
        <w:t xml:space="preserve"> </w:t>
      </w:r>
      <w:r w:rsidR="007738D5" w:rsidRPr="004F1775">
        <w:rPr>
          <w:rFonts w:ascii="Arial" w:hAnsi="Arial" w:cs="Arial"/>
          <w:sz w:val="22"/>
        </w:rPr>
        <w:t xml:space="preserve">ready </w:t>
      </w:r>
      <w:r w:rsidR="00FF2FF9" w:rsidRPr="004F1775">
        <w:rPr>
          <w:rFonts w:ascii="Arial" w:hAnsi="Arial" w:cs="Arial"/>
          <w:sz w:val="22"/>
        </w:rPr>
        <w:t xml:space="preserve">animal feed which does not require cooking. Therefore the consumption of wood per pig head at the </w:t>
      </w:r>
      <w:r w:rsidR="00730BB6" w:rsidRPr="004F1775">
        <w:rPr>
          <w:rFonts w:ascii="Arial" w:hAnsi="Arial" w:cs="Arial"/>
          <w:sz w:val="22"/>
        </w:rPr>
        <w:t>low</w:t>
      </w:r>
      <w:r w:rsidR="00FF2FF9" w:rsidRPr="004F1775">
        <w:rPr>
          <w:rFonts w:ascii="Arial" w:hAnsi="Arial" w:cs="Arial"/>
          <w:sz w:val="22"/>
        </w:rPr>
        <w:t xml:space="preserve"> land is much less than </w:t>
      </w:r>
      <w:r w:rsidR="00730BB6" w:rsidRPr="004F1775">
        <w:rPr>
          <w:rFonts w:ascii="Arial" w:hAnsi="Arial" w:cs="Arial"/>
          <w:sz w:val="22"/>
        </w:rPr>
        <w:t>the</w:t>
      </w:r>
      <w:r w:rsidR="00FF2FF9" w:rsidRPr="004F1775">
        <w:rPr>
          <w:rFonts w:ascii="Arial" w:hAnsi="Arial" w:cs="Arial"/>
          <w:sz w:val="22"/>
        </w:rPr>
        <w:t xml:space="preserve"> </w:t>
      </w:r>
      <w:r w:rsidR="00730BB6" w:rsidRPr="004F1775">
        <w:rPr>
          <w:rFonts w:ascii="Arial" w:hAnsi="Arial" w:cs="Arial"/>
          <w:sz w:val="22"/>
        </w:rPr>
        <w:t>up</w:t>
      </w:r>
      <w:r w:rsidR="00FF2FF9" w:rsidRPr="004F1775">
        <w:rPr>
          <w:rFonts w:ascii="Arial" w:hAnsi="Arial" w:cs="Arial"/>
          <w:sz w:val="22"/>
        </w:rPr>
        <w:t>land.</w:t>
      </w:r>
    </w:p>
    <w:p w14:paraId="274835E2" w14:textId="6D4FBBE9" w:rsidR="00F05F26" w:rsidRPr="004F1775" w:rsidRDefault="00FF2FF9" w:rsidP="006E0BBA">
      <w:pPr>
        <w:rPr>
          <w:rFonts w:ascii="Arial" w:hAnsi="Arial" w:cs="Arial"/>
          <w:b/>
          <w:i/>
          <w:sz w:val="22"/>
        </w:rPr>
      </w:pPr>
      <w:commentRangeStart w:id="62"/>
      <w:r w:rsidRPr="004F1775">
        <w:rPr>
          <w:rFonts w:ascii="Arial" w:hAnsi="Arial" w:cs="Arial"/>
          <w:b/>
          <w:i/>
          <w:sz w:val="22"/>
        </w:rPr>
        <w:t>Trend for fuelwood consumption for residential demand</w:t>
      </w:r>
      <w:commentRangeEnd w:id="62"/>
      <w:r w:rsidR="00A93FC4" w:rsidRPr="004F1775">
        <w:rPr>
          <w:rStyle w:val="CommentReference"/>
          <w:rFonts w:ascii="Arial" w:hAnsi="Arial" w:cs="Arial"/>
          <w:sz w:val="22"/>
          <w:szCs w:val="22"/>
        </w:rPr>
        <w:commentReference w:id="62"/>
      </w:r>
    </w:p>
    <w:p w14:paraId="1847F62C" w14:textId="70A3DDC2" w:rsidR="00F05F26" w:rsidRPr="004F1775" w:rsidRDefault="00FF2FF9" w:rsidP="00730BB6">
      <w:pPr>
        <w:rPr>
          <w:rFonts w:ascii="Arial" w:hAnsi="Arial" w:cs="Arial"/>
          <w:sz w:val="22"/>
        </w:rPr>
      </w:pPr>
      <w:r w:rsidRPr="004F1775">
        <w:rPr>
          <w:rFonts w:ascii="Arial" w:hAnsi="Arial" w:cs="Arial"/>
          <w:sz w:val="22"/>
        </w:rPr>
        <w:t>As economic conditions are gradually improved, the households tend to buy electric rice cooker to save time for cooking</w:t>
      </w:r>
      <w:r w:rsidR="00305189" w:rsidRPr="004F1775">
        <w:rPr>
          <w:rFonts w:ascii="Arial" w:hAnsi="Arial" w:cs="Arial"/>
          <w:sz w:val="22"/>
        </w:rPr>
        <w:t>.</w:t>
      </w:r>
      <w:r w:rsidRPr="004F1775">
        <w:rPr>
          <w:rFonts w:ascii="Arial" w:hAnsi="Arial" w:cs="Arial"/>
          <w:sz w:val="22"/>
        </w:rPr>
        <w:t xml:space="preserve"> </w:t>
      </w:r>
      <w:r w:rsidR="00730BB6" w:rsidRPr="004F1775">
        <w:rPr>
          <w:rFonts w:ascii="Arial" w:hAnsi="Arial" w:cs="Arial"/>
          <w:sz w:val="22"/>
        </w:rPr>
        <w:t>T</w:t>
      </w:r>
      <w:r w:rsidRPr="004F1775">
        <w:rPr>
          <w:rFonts w:ascii="Arial" w:hAnsi="Arial" w:cs="Arial"/>
          <w:sz w:val="22"/>
        </w:rPr>
        <w:t xml:space="preserve">he cost for electricity </w:t>
      </w:r>
      <w:r w:rsidR="00730BB6" w:rsidRPr="004F1775">
        <w:rPr>
          <w:rFonts w:ascii="Arial" w:hAnsi="Arial" w:cs="Arial"/>
          <w:sz w:val="22"/>
        </w:rPr>
        <w:t xml:space="preserve">needed for cooking </w:t>
      </w:r>
      <w:r w:rsidRPr="004F1775">
        <w:rPr>
          <w:rFonts w:ascii="Arial" w:hAnsi="Arial" w:cs="Arial"/>
          <w:sz w:val="22"/>
        </w:rPr>
        <w:t xml:space="preserve">is </w:t>
      </w:r>
      <w:r w:rsidR="00730BB6" w:rsidRPr="004F1775">
        <w:rPr>
          <w:rFonts w:ascii="Arial" w:hAnsi="Arial" w:cs="Arial"/>
          <w:sz w:val="22"/>
        </w:rPr>
        <w:t>affordable</w:t>
      </w:r>
      <w:r w:rsidRPr="004F1775">
        <w:rPr>
          <w:rFonts w:ascii="Arial" w:hAnsi="Arial" w:cs="Arial"/>
          <w:sz w:val="22"/>
        </w:rPr>
        <w:t xml:space="preserve"> for most households</w:t>
      </w:r>
      <w:r w:rsidR="00730BB6" w:rsidRPr="004F1775">
        <w:rPr>
          <w:rFonts w:ascii="Arial" w:hAnsi="Arial" w:cs="Arial"/>
          <w:sz w:val="22"/>
        </w:rPr>
        <w:t xml:space="preserve">. The average </w:t>
      </w:r>
      <w:r w:rsidR="00C34995" w:rsidRPr="004F1775">
        <w:rPr>
          <w:rFonts w:ascii="Arial" w:hAnsi="Arial" w:cs="Arial"/>
          <w:sz w:val="22"/>
        </w:rPr>
        <w:t>cost</w:t>
      </w:r>
      <w:r w:rsidR="00730BB6" w:rsidRPr="004F1775">
        <w:rPr>
          <w:rFonts w:ascii="Arial" w:hAnsi="Arial" w:cs="Arial"/>
          <w:sz w:val="22"/>
        </w:rPr>
        <w:t xml:space="preserve"> for electricity rice cooking</w:t>
      </w:r>
      <w:r w:rsidR="00C34995" w:rsidRPr="004F1775">
        <w:rPr>
          <w:rFonts w:ascii="Arial" w:hAnsi="Arial" w:cs="Arial"/>
          <w:sz w:val="22"/>
        </w:rPr>
        <w:t xml:space="preserve"> for one household</w:t>
      </w:r>
      <w:r w:rsidR="00730BB6" w:rsidRPr="004F1775">
        <w:rPr>
          <w:rFonts w:ascii="Arial" w:hAnsi="Arial" w:cs="Arial"/>
          <w:sz w:val="22"/>
        </w:rPr>
        <w:t xml:space="preserve"> is about 30,000</w:t>
      </w:r>
      <w:r w:rsidR="007738D5" w:rsidRPr="004F1775">
        <w:rPr>
          <w:rFonts w:ascii="Arial" w:hAnsi="Arial" w:cs="Arial"/>
          <w:sz w:val="22"/>
        </w:rPr>
        <w:t>-50,000</w:t>
      </w:r>
      <w:r w:rsidR="00730BB6" w:rsidRPr="004F1775">
        <w:rPr>
          <w:rFonts w:ascii="Arial" w:hAnsi="Arial" w:cs="Arial"/>
          <w:sz w:val="22"/>
        </w:rPr>
        <w:t xml:space="preserve"> VND/month.</w:t>
      </w:r>
      <w:r w:rsidRPr="004F1775">
        <w:rPr>
          <w:rFonts w:ascii="Arial" w:hAnsi="Arial" w:cs="Arial"/>
          <w:sz w:val="22"/>
        </w:rPr>
        <w:t xml:space="preserve"> For the household that have better i</w:t>
      </w:r>
      <w:r w:rsidR="00C34995" w:rsidRPr="004F1775">
        <w:rPr>
          <w:rFonts w:ascii="Arial" w:hAnsi="Arial" w:cs="Arial"/>
          <w:sz w:val="22"/>
        </w:rPr>
        <w:t>n</w:t>
      </w:r>
      <w:r w:rsidRPr="004F1775">
        <w:rPr>
          <w:rFonts w:ascii="Arial" w:hAnsi="Arial" w:cs="Arial"/>
          <w:sz w:val="22"/>
        </w:rPr>
        <w:t>come and easier access to LPG suppliers, they tend to use more LPG for cooking</w:t>
      </w:r>
      <w:r w:rsidR="00C34995" w:rsidRPr="004F1775">
        <w:rPr>
          <w:rFonts w:ascii="Arial" w:hAnsi="Arial" w:cs="Arial"/>
          <w:sz w:val="22"/>
        </w:rPr>
        <w:t xml:space="preserve">. </w:t>
      </w:r>
      <w:commentRangeStart w:id="63"/>
      <w:r w:rsidR="00C34995" w:rsidRPr="004F1775">
        <w:rPr>
          <w:rFonts w:ascii="Arial" w:hAnsi="Arial" w:cs="Arial"/>
          <w:sz w:val="22"/>
        </w:rPr>
        <w:t xml:space="preserve">The cost </w:t>
      </w:r>
      <w:r w:rsidRPr="004F1775">
        <w:rPr>
          <w:rFonts w:ascii="Arial" w:hAnsi="Arial" w:cs="Arial"/>
          <w:sz w:val="22"/>
        </w:rPr>
        <w:t xml:space="preserve">for LPG </w:t>
      </w:r>
      <w:r w:rsidR="00C34995" w:rsidRPr="004F1775">
        <w:rPr>
          <w:rFonts w:ascii="Arial" w:hAnsi="Arial" w:cs="Arial"/>
          <w:sz w:val="22"/>
        </w:rPr>
        <w:t>is</w:t>
      </w:r>
      <w:r w:rsidRPr="004F1775">
        <w:rPr>
          <w:rFonts w:ascii="Arial" w:hAnsi="Arial" w:cs="Arial"/>
          <w:sz w:val="22"/>
        </w:rPr>
        <w:t xml:space="preserve"> from 70,000 VND to 150,000 VND per mo</w:t>
      </w:r>
      <w:r w:rsidR="004A0EEB" w:rsidRPr="004F1775">
        <w:rPr>
          <w:rFonts w:ascii="Arial" w:hAnsi="Arial" w:cs="Arial"/>
          <w:sz w:val="22"/>
        </w:rPr>
        <w:t>n</w:t>
      </w:r>
      <w:r w:rsidR="00C34995" w:rsidRPr="004F1775">
        <w:rPr>
          <w:rFonts w:ascii="Arial" w:hAnsi="Arial" w:cs="Arial"/>
          <w:sz w:val="22"/>
        </w:rPr>
        <w:t>th.</w:t>
      </w:r>
      <w:commentRangeEnd w:id="63"/>
      <w:r w:rsidR="003634BC" w:rsidRPr="004F1775">
        <w:rPr>
          <w:rStyle w:val="CommentReference"/>
          <w:rFonts w:ascii="Arial" w:hAnsi="Arial" w:cs="Arial"/>
          <w:sz w:val="22"/>
          <w:szCs w:val="22"/>
        </w:rPr>
        <w:commentReference w:id="63"/>
      </w:r>
    </w:p>
    <w:p w14:paraId="24544293" w14:textId="05715973" w:rsidR="00FF2FF9" w:rsidRPr="004F1775" w:rsidRDefault="00C34995" w:rsidP="00C34995">
      <w:pPr>
        <w:rPr>
          <w:rFonts w:ascii="Arial" w:hAnsi="Arial" w:cs="Arial"/>
          <w:sz w:val="22"/>
        </w:rPr>
      </w:pPr>
      <w:r w:rsidRPr="004F1775">
        <w:rPr>
          <w:rFonts w:ascii="Arial" w:hAnsi="Arial" w:cs="Arial"/>
          <w:sz w:val="22"/>
        </w:rPr>
        <w:t>In the future when most household buy and use rice cooker and LPG cooker, the demand for fuelwood for cooking will reduce gradually.</w:t>
      </w:r>
      <w:r w:rsidR="00FF2FF9" w:rsidRPr="004F1775">
        <w:rPr>
          <w:rFonts w:ascii="Arial" w:hAnsi="Arial" w:cs="Arial"/>
          <w:sz w:val="22"/>
        </w:rPr>
        <w:t xml:space="preserve"> However, the </w:t>
      </w:r>
      <w:r w:rsidRPr="004F1775">
        <w:rPr>
          <w:rFonts w:ascii="Arial" w:hAnsi="Arial" w:cs="Arial"/>
          <w:sz w:val="22"/>
        </w:rPr>
        <w:t>people</w:t>
      </w:r>
      <w:r w:rsidR="00FF2FF9" w:rsidRPr="004F1775">
        <w:rPr>
          <w:rFonts w:ascii="Arial" w:hAnsi="Arial" w:cs="Arial"/>
          <w:sz w:val="22"/>
        </w:rPr>
        <w:t xml:space="preserve"> will remain using fuelwood for at least </w:t>
      </w:r>
      <w:r w:rsidR="007738D5" w:rsidRPr="004F1775">
        <w:rPr>
          <w:rFonts w:ascii="Arial" w:hAnsi="Arial" w:cs="Arial"/>
          <w:sz w:val="22"/>
        </w:rPr>
        <w:t>coming</w:t>
      </w:r>
      <w:r w:rsidR="00FF2FF9" w:rsidRPr="004F1775">
        <w:rPr>
          <w:rFonts w:ascii="Arial" w:hAnsi="Arial" w:cs="Arial"/>
          <w:sz w:val="22"/>
        </w:rPr>
        <w:t xml:space="preserve"> few years, as it is of long-time tradition, and it is a source of free energy available.</w:t>
      </w:r>
    </w:p>
    <w:p w14:paraId="08935AFA" w14:textId="18A2ED71" w:rsidR="0072645A" w:rsidRPr="004F1775" w:rsidRDefault="0072645A" w:rsidP="006E0BBA">
      <w:pPr>
        <w:rPr>
          <w:rFonts w:ascii="Arial" w:hAnsi="Arial" w:cs="Arial"/>
          <w:b/>
          <w:i/>
          <w:sz w:val="22"/>
        </w:rPr>
      </w:pPr>
      <w:r w:rsidRPr="004F1775">
        <w:rPr>
          <w:rFonts w:ascii="Arial" w:hAnsi="Arial" w:cs="Arial"/>
          <w:b/>
          <w:i/>
          <w:sz w:val="22"/>
        </w:rPr>
        <w:t>Improved stoves</w:t>
      </w:r>
    </w:p>
    <w:p w14:paraId="1815D541" w14:textId="115A8E13" w:rsidR="0072645A" w:rsidRPr="004F1775" w:rsidRDefault="0072645A" w:rsidP="00AF188B">
      <w:pPr>
        <w:rPr>
          <w:rFonts w:ascii="Arial" w:hAnsi="Arial" w:cs="Arial"/>
          <w:sz w:val="22"/>
        </w:rPr>
      </w:pPr>
      <w:r w:rsidRPr="004F1775">
        <w:rPr>
          <w:rFonts w:ascii="Arial" w:hAnsi="Arial" w:cs="Arial"/>
          <w:sz w:val="22"/>
        </w:rPr>
        <w:t xml:space="preserve">For </w:t>
      </w:r>
      <w:commentRangeStart w:id="64"/>
      <w:r w:rsidRPr="004F1775">
        <w:rPr>
          <w:rFonts w:ascii="Arial" w:hAnsi="Arial" w:cs="Arial"/>
          <w:sz w:val="22"/>
        </w:rPr>
        <w:t>households</w:t>
      </w:r>
      <w:commentRangeEnd w:id="64"/>
      <w:r w:rsidR="00B94D30" w:rsidRPr="004F1775">
        <w:rPr>
          <w:rStyle w:val="CommentReference"/>
          <w:rFonts w:ascii="Arial" w:hAnsi="Arial" w:cs="Arial"/>
          <w:sz w:val="22"/>
          <w:szCs w:val="22"/>
        </w:rPr>
        <w:commentReference w:id="64"/>
      </w:r>
      <w:r w:rsidRPr="004F1775">
        <w:rPr>
          <w:rFonts w:ascii="Arial" w:hAnsi="Arial" w:cs="Arial"/>
          <w:sz w:val="22"/>
        </w:rPr>
        <w:t xml:space="preserve"> that consumed fuelwood only for cooking, the residents tend not to be interested in improved stoves. They think that there are plenty of wood and </w:t>
      </w:r>
      <w:r w:rsidR="005534E2" w:rsidRPr="004F1775">
        <w:rPr>
          <w:rFonts w:ascii="Arial" w:hAnsi="Arial" w:cs="Arial"/>
          <w:sz w:val="22"/>
        </w:rPr>
        <w:t xml:space="preserve">so </w:t>
      </w:r>
      <w:r w:rsidRPr="004F1775">
        <w:rPr>
          <w:rFonts w:ascii="Arial" w:hAnsi="Arial" w:cs="Arial"/>
          <w:sz w:val="22"/>
        </w:rPr>
        <w:t>saving wood</w:t>
      </w:r>
      <w:r w:rsidR="005534E2" w:rsidRPr="004F1775">
        <w:rPr>
          <w:rFonts w:ascii="Arial" w:hAnsi="Arial" w:cs="Arial"/>
          <w:sz w:val="22"/>
        </w:rPr>
        <w:t xml:space="preserve"> is not much helpful in their daily activities</w:t>
      </w:r>
      <w:r w:rsidRPr="004F1775">
        <w:rPr>
          <w:rFonts w:ascii="Arial" w:hAnsi="Arial" w:cs="Arial"/>
          <w:sz w:val="22"/>
        </w:rPr>
        <w:t>.</w:t>
      </w:r>
    </w:p>
    <w:p w14:paraId="3D7BBED3" w14:textId="24633615" w:rsidR="0072645A" w:rsidRPr="004F1775" w:rsidRDefault="0072645A" w:rsidP="00AF188B">
      <w:pPr>
        <w:rPr>
          <w:rFonts w:ascii="Arial" w:hAnsi="Arial" w:cs="Arial"/>
          <w:sz w:val="22"/>
        </w:rPr>
      </w:pPr>
      <w:r w:rsidRPr="004F1775">
        <w:rPr>
          <w:rFonts w:ascii="Arial" w:hAnsi="Arial" w:cs="Arial"/>
          <w:sz w:val="22"/>
        </w:rPr>
        <w:t xml:space="preserve">However for the </w:t>
      </w:r>
      <w:commentRangeStart w:id="65"/>
      <w:r w:rsidRPr="004F1775">
        <w:rPr>
          <w:rFonts w:ascii="Arial" w:hAnsi="Arial" w:cs="Arial"/>
          <w:sz w:val="22"/>
        </w:rPr>
        <w:t>households</w:t>
      </w:r>
      <w:commentRangeEnd w:id="65"/>
      <w:r w:rsidR="00B94D30" w:rsidRPr="004F1775">
        <w:rPr>
          <w:rStyle w:val="CommentReference"/>
          <w:rFonts w:ascii="Arial" w:hAnsi="Arial" w:cs="Arial"/>
          <w:sz w:val="22"/>
          <w:szCs w:val="22"/>
        </w:rPr>
        <w:commentReference w:id="65"/>
      </w:r>
      <w:r w:rsidRPr="004F1775">
        <w:rPr>
          <w:rFonts w:ascii="Arial" w:hAnsi="Arial" w:cs="Arial"/>
          <w:sz w:val="22"/>
        </w:rPr>
        <w:t xml:space="preserve"> that </w:t>
      </w:r>
      <w:r w:rsidR="00C34995" w:rsidRPr="004F1775">
        <w:rPr>
          <w:rFonts w:ascii="Arial" w:hAnsi="Arial" w:cs="Arial"/>
          <w:sz w:val="22"/>
        </w:rPr>
        <w:t>consumed</w:t>
      </w:r>
      <w:r w:rsidRPr="004F1775">
        <w:rPr>
          <w:rFonts w:ascii="Arial" w:hAnsi="Arial" w:cs="Arial"/>
          <w:sz w:val="22"/>
        </w:rPr>
        <w:t xml:space="preserve"> fuelwood for pig feed cooking and </w:t>
      </w:r>
      <w:r w:rsidR="005B2DBB" w:rsidRPr="004F1775">
        <w:rPr>
          <w:rFonts w:ascii="Arial" w:hAnsi="Arial" w:cs="Arial"/>
          <w:sz w:val="22"/>
        </w:rPr>
        <w:t xml:space="preserve">has </w:t>
      </w:r>
      <w:r w:rsidRPr="004F1775">
        <w:rPr>
          <w:rFonts w:ascii="Arial" w:hAnsi="Arial" w:cs="Arial"/>
          <w:sz w:val="22"/>
        </w:rPr>
        <w:t xml:space="preserve">supplement jobs, people are more </w:t>
      </w:r>
      <w:r w:rsidR="00C34995" w:rsidRPr="004F1775">
        <w:rPr>
          <w:rFonts w:ascii="Arial" w:hAnsi="Arial" w:cs="Arial"/>
          <w:sz w:val="22"/>
        </w:rPr>
        <w:t>interested</w:t>
      </w:r>
      <w:r w:rsidRPr="004F1775">
        <w:rPr>
          <w:rFonts w:ascii="Arial" w:hAnsi="Arial" w:cs="Arial"/>
          <w:sz w:val="22"/>
        </w:rPr>
        <w:t xml:space="preserve"> in the improved stoves.</w:t>
      </w:r>
    </w:p>
    <w:p w14:paraId="0AACC8CF" w14:textId="45107E69" w:rsidR="00F05F26" w:rsidRPr="004F1775" w:rsidRDefault="00B16561" w:rsidP="00AF188B">
      <w:pPr>
        <w:rPr>
          <w:rFonts w:ascii="Arial" w:hAnsi="Arial" w:cs="Arial"/>
          <w:b/>
          <w:i/>
          <w:sz w:val="22"/>
        </w:rPr>
      </w:pPr>
      <w:r w:rsidRPr="004F1775">
        <w:rPr>
          <w:rFonts w:ascii="Arial" w:hAnsi="Arial" w:cs="Arial"/>
          <w:b/>
          <w:i/>
          <w:sz w:val="22"/>
        </w:rPr>
        <w:lastRenderedPageBreak/>
        <w:t xml:space="preserve">Gender </w:t>
      </w:r>
      <w:commentRangeStart w:id="66"/>
      <w:r w:rsidRPr="004F1775">
        <w:rPr>
          <w:rFonts w:ascii="Arial" w:hAnsi="Arial" w:cs="Arial"/>
          <w:b/>
          <w:i/>
          <w:sz w:val="22"/>
        </w:rPr>
        <w:t>issue in fuelwood collection and cooking</w:t>
      </w:r>
    </w:p>
    <w:p w14:paraId="3D7D5D92" w14:textId="15451176" w:rsidR="00C34995" w:rsidRPr="004F1775" w:rsidRDefault="00B16561" w:rsidP="00AF188B">
      <w:pPr>
        <w:rPr>
          <w:rFonts w:ascii="Arial" w:hAnsi="Arial" w:cs="Arial"/>
          <w:sz w:val="22"/>
        </w:rPr>
      </w:pPr>
      <w:commentRangeStart w:id="67"/>
      <w:r w:rsidRPr="004F1775">
        <w:rPr>
          <w:rFonts w:ascii="Arial" w:hAnsi="Arial" w:cs="Arial"/>
          <w:sz w:val="22"/>
        </w:rPr>
        <w:t xml:space="preserve">In the households that have </w:t>
      </w:r>
      <w:r w:rsidR="00C34995" w:rsidRPr="004F1775">
        <w:rPr>
          <w:rFonts w:ascii="Arial" w:hAnsi="Arial" w:cs="Arial"/>
          <w:sz w:val="22"/>
        </w:rPr>
        <w:t>buffalos</w:t>
      </w:r>
      <w:r w:rsidRPr="004F1775">
        <w:rPr>
          <w:rFonts w:ascii="Arial" w:hAnsi="Arial" w:cs="Arial"/>
          <w:sz w:val="22"/>
        </w:rPr>
        <w:t xml:space="preserve">, fuelwood collection is assigned to the persons who is in charge of </w:t>
      </w:r>
      <w:r w:rsidR="00C34995" w:rsidRPr="004F1775">
        <w:rPr>
          <w:rFonts w:ascii="Arial" w:hAnsi="Arial" w:cs="Arial"/>
          <w:sz w:val="22"/>
        </w:rPr>
        <w:t>herding buffalos</w:t>
      </w:r>
      <w:r w:rsidRPr="004F1775">
        <w:rPr>
          <w:rFonts w:ascii="Arial" w:hAnsi="Arial" w:cs="Arial"/>
          <w:sz w:val="22"/>
        </w:rPr>
        <w:t xml:space="preserve">. More </w:t>
      </w:r>
      <w:commentRangeStart w:id="68"/>
      <w:r w:rsidRPr="004F1775">
        <w:rPr>
          <w:rFonts w:ascii="Arial" w:hAnsi="Arial" w:cs="Arial"/>
          <w:sz w:val="22"/>
        </w:rPr>
        <w:t>men</w:t>
      </w:r>
      <w:commentRangeEnd w:id="68"/>
      <w:r w:rsidR="00EC341C" w:rsidRPr="004F1775">
        <w:rPr>
          <w:rStyle w:val="CommentReference"/>
          <w:rFonts w:ascii="Arial" w:hAnsi="Arial" w:cs="Arial"/>
          <w:sz w:val="22"/>
          <w:szCs w:val="22"/>
        </w:rPr>
        <w:commentReference w:id="68"/>
      </w:r>
      <w:r w:rsidRPr="004F1775">
        <w:rPr>
          <w:rFonts w:ascii="Arial" w:hAnsi="Arial" w:cs="Arial"/>
          <w:sz w:val="22"/>
        </w:rPr>
        <w:t xml:space="preserve"> are assigned </w:t>
      </w:r>
      <w:r w:rsidR="00C34995" w:rsidRPr="004F1775">
        <w:rPr>
          <w:rFonts w:ascii="Arial" w:hAnsi="Arial" w:cs="Arial"/>
          <w:sz w:val="22"/>
        </w:rPr>
        <w:t>to look after buffalo therefore they usually in charge of fuelwood collection.</w:t>
      </w:r>
      <w:commentRangeEnd w:id="67"/>
      <w:r w:rsidR="00BB7874" w:rsidRPr="004F1775">
        <w:rPr>
          <w:rStyle w:val="CommentReference"/>
          <w:rFonts w:ascii="Arial" w:hAnsi="Arial" w:cs="Arial"/>
          <w:sz w:val="22"/>
          <w:szCs w:val="22"/>
        </w:rPr>
        <w:commentReference w:id="67"/>
      </w:r>
    </w:p>
    <w:p w14:paraId="0F712AFE" w14:textId="7805406D" w:rsidR="0072645A" w:rsidRPr="004F1775" w:rsidRDefault="006E0BBA" w:rsidP="00AF188B">
      <w:pPr>
        <w:rPr>
          <w:rFonts w:ascii="Arial" w:hAnsi="Arial" w:cs="Arial"/>
          <w:sz w:val="22"/>
        </w:rPr>
      </w:pPr>
      <w:r w:rsidRPr="004F1775">
        <w:rPr>
          <w:rFonts w:ascii="Arial" w:hAnsi="Arial" w:cs="Arial"/>
          <w:sz w:val="22"/>
        </w:rPr>
        <w:t>There are</w:t>
      </w:r>
      <w:r w:rsidR="00B16561" w:rsidRPr="004F1775">
        <w:rPr>
          <w:rFonts w:ascii="Arial" w:hAnsi="Arial" w:cs="Arial"/>
          <w:sz w:val="22"/>
        </w:rPr>
        <w:t xml:space="preserve"> more </w:t>
      </w:r>
      <w:commentRangeStart w:id="69"/>
      <w:r w:rsidR="00B16561" w:rsidRPr="004F1775">
        <w:rPr>
          <w:rFonts w:ascii="Arial" w:hAnsi="Arial" w:cs="Arial"/>
          <w:sz w:val="22"/>
        </w:rPr>
        <w:t>women</w:t>
      </w:r>
      <w:commentRangeEnd w:id="69"/>
      <w:r w:rsidR="00585D75" w:rsidRPr="004F1775">
        <w:rPr>
          <w:rStyle w:val="CommentReference"/>
          <w:rFonts w:ascii="Arial" w:hAnsi="Arial" w:cs="Arial"/>
          <w:sz w:val="22"/>
          <w:szCs w:val="22"/>
        </w:rPr>
        <w:commentReference w:id="69"/>
      </w:r>
      <w:r w:rsidR="00B16561" w:rsidRPr="004F1775">
        <w:rPr>
          <w:rFonts w:ascii="Arial" w:hAnsi="Arial" w:cs="Arial"/>
          <w:sz w:val="22"/>
        </w:rPr>
        <w:t xml:space="preserve"> assigned to</w:t>
      </w:r>
      <w:r w:rsidR="00C34995" w:rsidRPr="004F1775">
        <w:rPr>
          <w:rFonts w:ascii="Arial" w:hAnsi="Arial" w:cs="Arial"/>
          <w:sz w:val="22"/>
        </w:rPr>
        <w:t xml:space="preserve"> cooking</w:t>
      </w:r>
      <w:r w:rsidRPr="004F1775">
        <w:rPr>
          <w:rFonts w:ascii="Arial" w:hAnsi="Arial" w:cs="Arial"/>
          <w:sz w:val="22"/>
        </w:rPr>
        <w:t xml:space="preserve"> than men</w:t>
      </w:r>
      <w:r w:rsidR="00B16561" w:rsidRPr="004F1775">
        <w:rPr>
          <w:rFonts w:ascii="Arial" w:hAnsi="Arial" w:cs="Arial"/>
          <w:sz w:val="22"/>
        </w:rPr>
        <w:t>. But this trend is not very obvious since in more than half of the household surveyed, both the men and women are involved with cooking.</w:t>
      </w:r>
      <w:commentRangeEnd w:id="66"/>
      <w:r w:rsidR="004D3FC4">
        <w:rPr>
          <w:rStyle w:val="CommentReference"/>
        </w:rPr>
        <w:commentReference w:id="66"/>
      </w:r>
    </w:p>
    <w:p w14:paraId="20D4BC95" w14:textId="77777777" w:rsidR="00F01C15" w:rsidRPr="004F1775" w:rsidRDefault="006B1FE3" w:rsidP="00CE3C1F">
      <w:pPr>
        <w:pStyle w:val="Heading2"/>
        <w:rPr>
          <w:rFonts w:ascii="Arial" w:hAnsi="Arial" w:cs="Arial"/>
          <w:sz w:val="22"/>
          <w:szCs w:val="22"/>
        </w:rPr>
      </w:pPr>
      <w:bookmarkStart w:id="70" w:name="_Toc399149604"/>
      <w:commentRangeStart w:id="71"/>
      <w:r w:rsidRPr="004F1775">
        <w:rPr>
          <w:rFonts w:ascii="Arial" w:hAnsi="Arial" w:cs="Arial"/>
          <w:sz w:val="22"/>
          <w:szCs w:val="22"/>
        </w:rPr>
        <w:t>Local industrial consumption</w:t>
      </w:r>
      <w:bookmarkEnd w:id="70"/>
      <w:commentRangeEnd w:id="71"/>
      <w:r w:rsidR="00DF588A" w:rsidRPr="004F1775">
        <w:rPr>
          <w:rStyle w:val="CommentReference"/>
          <w:rFonts w:ascii="Arial" w:eastAsiaTheme="minorHAnsi" w:hAnsi="Arial" w:cs="Arial"/>
          <w:b w:val="0"/>
          <w:bCs w:val="0"/>
          <w:color w:val="auto"/>
          <w:sz w:val="22"/>
          <w:szCs w:val="22"/>
        </w:rPr>
        <w:commentReference w:id="71"/>
      </w:r>
    </w:p>
    <w:p w14:paraId="1C536211" w14:textId="2A25842C" w:rsidR="006B1FE3" w:rsidRPr="004F1775" w:rsidRDefault="005534E2" w:rsidP="00AF188B">
      <w:pPr>
        <w:rPr>
          <w:rFonts w:ascii="Arial" w:hAnsi="Arial" w:cs="Arial"/>
          <w:b/>
          <w:i/>
          <w:sz w:val="22"/>
        </w:rPr>
      </w:pPr>
      <w:r w:rsidRPr="004F1775">
        <w:rPr>
          <w:rFonts w:ascii="Arial" w:hAnsi="Arial" w:cs="Arial"/>
          <w:b/>
          <w:i/>
          <w:sz w:val="22"/>
        </w:rPr>
        <w:t>Distance of fuelwood consumption for local industrial</w:t>
      </w:r>
    </w:p>
    <w:p w14:paraId="7C4C58EF" w14:textId="12778B5B" w:rsidR="005534E2" w:rsidRPr="004F1775" w:rsidRDefault="005534E2" w:rsidP="00AF188B">
      <w:pPr>
        <w:rPr>
          <w:rFonts w:ascii="Arial" w:hAnsi="Arial" w:cs="Arial"/>
          <w:sz w:val="22"/>
        </w:rPr>
      </w:pPr>
      <w:r w:rsidRPr="004F1775">
        <w:rPr>
          <w:rFonts w:ascii="Arial" w:hAnsi="Arial" w:cs="Arial"/>
          <w:sz w:val="22"/>
        </w:rPr>
        <w:t xml:space="preserve">The fuelwood are transported within a distance of 50km from the collection site to the industrial plants. If the wood are transported </w:t>
      </w:r>
      <w:r w:rsidR="006E0BBA" w:rsidRPr="004F1775">
        <w:rPr>
          <w:rFonts w:ascii="Arial" w:hAnsi="Arial" w:cs="Arial"/>
          <w:sz w:val="22"/>
        </w:rPr>
        <w:t>longer</w:t>
      </w:r>
      <w:r w:rsidRPr="004F1775">
        <w:rPr>
          <w:rFonts w:ascii="Arial" w:hAnsi="Arial" w:cs="Arial"/>
          <w:sz w:val="22"/>
        </w:rPr>
        <w:t>, the cost for transportation will increase which make the selling price increase.</w:t>
      </w:r>
    </w:p>
    <w:p w14:paraId="138F021E" w14:textId="7FBCD1D5" w:rsidR="00BE43CD" w:rsidRPr="004F1775" w:rsidRDefault="005534E2" w:rsidP="00AF188B">
      <w:pPr>
        <w:rPr>
          <w:rFonts w:ascii="Arial" w:hAnsi="Arial" w:cs="Arial"/>
          <w:sz w:val="22"/>
        </w:rPr>
      </w:pPr>
      <w:r w:rsidRPr="004F1775">
        <w:rPr>
          <w:rFonts w:ascii="Arial" w:hAnsi="Arial" w:cs="Arial"/>
          <w:sz w:val="22"/>
        </w:rPr>
        <w:t xml:space="preserve">Therefore the industrial plants that consume fuelwood are those which are located close to the </w:t>
      </w:r>
      <w:r w:rsidR="006E0BBA" w:rsidRPr="004F1775">
        <w:rPr>
          <w:rFonts w:ascii="Arial" w:hAnsi="Arial" w:cs="Arial"/>
          <w:sz w:val="22"/>
        </w:rPr>
        <w:t xml:space="preserve">natural </w:t>
      </w:r>
      <w:r w:rsidRPr="004F1775">
        <w:rPr>
          <w:rFonts w:ascii="Arial" w:hAnsi="Arial" w:cs="Arial"/>
          <w:sz w:val="22"/>
        </w:rPr>
        <w:t>forest</w:t>
      </w:r>
      <w:r w:rsidR="00BE43CD" w:rsidRPr="004F1775">
        <w:rPr>
          <w:rFonts w:ascii="Arial" w:hAnsi="Arial" w:cs="Arial"/>
          <w:sz w:val="22"/>
        </w:rPr>
        <w:t>.</w:t>
      </w:r>
      <w:r w:rsidRPr="004F1775">
        <w:rPr>
          <w:rFonts w:ascii="Arial" w:hAnsi="Arial" w:cs="Arial"/>
          <w:sz w:val="22"/>
        </w:rPr>
        <w:t xml:space="preserve"> </w:t>
      </w:r>
      <w:r w:rsidR="00BE43CD" w:rsidRPr="004F1775">
        <w:rPr>
          <w:rFonts w:ascii="Arial" w:hAnsi="Arial" w:cs="Arial"/>
          <w:sz w:val="22"/>
        </w:rPr>
        <w:t xml:space="preserve">Within this distance, the price of wood </w:t>
      </w:r>
      <w:r w:rsidR="006E0BBA" w:rsidRPr="004F1775">
        <w:rPr>
          <w:rFonts w:ascii="Arial" w:hAnsi="Arial" w:cs="Arial"/>
          <w:sz w:val="22"/>
        </w:rPr>
        <w:t>per</w:t>
      </w:r>
      <w:r w:rsidR="00BE43CD" w:rsidRPr="004F1775">
        <w:rPr>
          <w:rFonts w:ascii="Arial" w:hAnsi="Arial" w:cs="Arial"/>
          <w:sz w:val="22"/>
        </w:rPr>
        <w:t xml:space="preserve"> calorific value is </w:t>
      </w:r>
      <w:commentRangeStart w:id="72"/>
      <w:r w:rsidR="00BE43CD" w:rsidRPr="004F1775">
        <w:rPr>
          <w:rFonts w:ascii="Arial" w:hAnsi="Arial" w:cs="Arial"/>
          <w:sz w:val="22"/>
        </w:rPr>
        <w:t>cheaper</w:t>
      </w:r>
      <w:commentRangeEnd w:id="72"/>
      <w:r w:rsidR="00A76A88" w:rsidRPr="004F1775">
        <w:rPr>
          <w:rStyle w:val="CommentReference"/>
          <w:rFonts w:ascii="Arial" w:hAnsi="Arial" w:cs="Arial"/>
          <w:sz w:val="22"/>
          <w:szCs w:val="22"/>
        </w:rPr>
        <w:commentReference w:id="72"/>
      </w:r>
      <w:r w:rsidR="00BE43CD" w:rsidRPr="004F1775">
        <w:rPr>
          <w:rFonts w:ascii="Arial" w:hAnsi="Arial" w:cs="Arial"/>
          <w:sz w:val="22"/>
        </w:rPr>
        <w:t xml:space="preserve"> than that of coal. </w:t>
      </w:r>
      <w:commentRangeStart w:id="73"/>
      <w:r w:rsidR="006E0BBA" w:rsidRPr="004F1775">
        <w:rPr>
          <w:rFonts w:ascii="Arial" w:hAnsi="Arial" w:cs="Arial"/>
          <w:sz w:val="22"/>
        </w:rPr>
        <w:t xml:space="preserve">It was observed that </w:t>
      </w:r>
      <w:r w:rsidR="00566462" w:rsidRPr="004F1775">
        <w:rPr>
          <w:rFonts w:ascii="Arial" w:hAnsi="Arial" w:cs="Arial"/>
          <w:sz w:val="22"/>
        </w:rPr>
        <w:t>a p</w:t>
      </w:r>
      <w:r w:rsidR="00BE43CD" w:rsidRPr="004F1775">
        <w:rPr>
          <w:rFonts w:ascii="Arial" w:hAnsi="Arial" w:cs="Arial"/>
          <w:sz w:val="22"/>
        </w:rPr>
        <w:t>aper mill located in Lang Chanh buy fuelwood from Lang Chanh district, while a MDF plant located in Nhu Xuan</w:t>
      </w:r>
      <w:r w:rsidR="00566462" w:rsidRPr="004F1775">
        <w:rPr>
          <w:rFonts w:ascii="Arial" w:hAnsi="Arial" w:cs="Arial"/>
          <w:sz w:val="22"/>
        </w:rPr>
        <w:t xml:space="preserve"> district right</w:t>
      </w:r>
      <w:r w:rsidR="00BE43CD" w:rsidRPr="004F1775">
        <w:rPr>
          <w:rFonts w:ascii="Arial" w:hAnsi="Arial" w:cs="Arial"/>
          <w:sz w:val="22"/>
        </w:rPr>
        <w:t xml:space="preserve"> at the bound</w:t>
      </w:r>
      <w:r w:rsidR="00566462" w:rsidRPr="004F1775">
        <w:rPr>
          <w:rFonts w:ascii="Arial" w:hAnsi="Arial" w:cs="Arial"/>
          <w:sz w:val="22"/>
        </w:rPr>
        <w:t>a</w:t>
      </w:r>
      <w:r w:rsidR="00BE43CD" w:rsidRPr="004F1775">
        <w:rPr>
          <w:rFonts w:ascii="Arial" w:hAnsi="Arial" w:cs="Arial"/>
          <w:sz w:val="22"/>
        </w:rPr>
        <w:t>ry between Thanh Hoa and Nghe An buy fuelwood from Quy Hop district</w:t>
      </w:r>
      <w:r w:rsidR="00566462" w:rsidRPr="004F1775">
        <w:rPr>
          <w:rFonts w:ascii="Arial" w:hAnsi="Arial" w:cs="Arial"/>
          <w:sz w:val="22"/>
        </w:rPr>
        <w:t>, Nghe An prvoince</w:t>
      </w:r>
      <w:r w:rsidR="00BE43CD" w:rsidRPr="004F1775">
        <w:rPr>
          <w:rFonts w:ascii="Arial" w:hAnsi="Arial" w:cs="Arial"/>
          <w:sz w:val="22"/>
        </w:rPr>
        <w:t>.</w:t>
      </w:r>
      <w:r w:rsidR="00E563C9" w:rsidRPr="004F1775">
        <w:rPr>
          <w:rFonts w:ascii="Arial" w:hAnsi="Arial" w:cs="Arial"/>
          <w:sz w:val="22"/>
        </w:rPr>
        <w:t xml:space="preserve"> A tea plant in Thanh Chuong district purchase wood transported from</w:t>
      </w:r>
      <w:r w:rsidR="00566462" w:rsidRPr="004F1775">
        <w:rPr>
          <w:rFonts w:ascii="Arial" w:hAnsi="Arial" w:cs="Arial"/>
          <w:sz w:val="22"/>
        </w:rPr>
        <w:t xml:space="preserve"> adjunction district in</w:t>
      </w:r>
      <w:r w:rsidR="00E563C9" w:rsidRPr="004F1775">
        <w:rPr>
          <w:rFonts w:ascii="Arial" w:hAnsi="Arial" w:cs="Arial"/>
          <w:sz w:val="22"/>
        </w:rPr>
        <w:t xml:space="preserve"> Ha Tinh province and Laos.</w:t>
      </w:r>
    </w:p>
    <w:p w14:paraId="055CD8AD" w14:textId="5CE55C26" w:rsidR="00BE43CD" w:rsidRPr="004F1775" w:rsidRDefault="00566462" w:rsidP="00566462">
      <w:pPr>
        <w:rPr>
          <w:rFonts w:ascii="Arial" w:hAnsi="Arial" w:cs="Arial"/>
          <w:sz w:val="22"/>
        </w:rPr>
      </w:pPr>
      <w:r w:rsidRPr="004F1775">
        <w:rPr>
          <w:rFonts w:ascii="Arial" w:hAnsi="Arial" w:cs="Arial"/>
          <w:sz w:val="22"/>
        </w:rPr>
        <w:t xml:space="preserve">If the distance from industrial plants to fuelwood </w:t>
      </w:r>
      <w:r w:rsidR="00161C39" w:rsidRPr="004F1775">
        <w:rPr>
          <w:rFonts w:ascii="Arial" w:hAnsi="Arial" w:cs="Arial"/>
          <w:sz w:val="22"/>
        </w:rPr>
        <w:t>source</w:t>
      </w:r>
      <w:r w:rsidRPr="004F1775">
        <w:rPr>
          <w:rFonts w:ascii="Arial" w:hAnsi="Arial" w:cs="Arial"/>
          <w:sz w:val="22"/>
        </w:rPr>
        <w:t xml:space="preserve"> is longer than 50 km</w:t>
      </w:r>
      <w:r w:rsidR="00BE43CD" w:rsidRPr="004F1775">
        <w:rPr>
          <w:rFonts w:ascii="Arial" w:hAnsi="Arial" w:cs="Arial"/>
          <w:sz w:val="22"/>
        </w:rPr>
        <w:t>,</w:t>
      </w:r>
      <w:r w:rsidRPr="004F1775">
        <w:rPr>
          <w:rFonts w:ascii="Arial" w:hAnsi="Arial" w:cs="Arial"/>
          <w:sz w:val="22"/>
        </w:rPr>
        <w:t xml:space="preserve"> they</w:t>
      </w:r>
      <w:r w:rsidR="00BE43CD" w:rsidRPr="004F1775">
        <w:rPr>
          <w:rFonts w:ascii="Arial" w:hAnsi="Arial" w:cs="Arial"/>
          <w:sz w:val="22"/>
        </w:rPr>
        <w:t xml:space="preserve"> prefer to use coal because the price of coal is more competitive in terms of calorific value. </w:t>
      </w:r>
      <w:r w:rsidRPr="004F1775">
        <w:rPr>
          <w:rFonts w:ascii="Arial" w:hAnsi="Arial" w:cs="Arial"/>
          <w:sz w:val="22"/>
        </w:rPr>
        <w:t xml:space="preserve">For example surveyed </w:t>
      </w:r>
      <w:r w:rsidR="00BE43CD" w:rsidRPr="004F1775">
        <w:rPr>
          <w:rFonts w:ascii="Arial" w:hAnsi="Arial" w:cs="Arial"/>
          <w:sz w:val="22"/>
        </w:rPr>
        <w:t>paper mill</w:t>
      </w:r>
      <w:r w:rsidRPr="004F1775">
        <w:rPr>
          <w:rFonts w:ascii="Arial" w:hAnsi="Arial" w:cs="Arial"/>
          <w:sz w:val="22"/>
        </w:rPr>
        <w:t>s</w:t>
      </w:r>
      <w:r w:rsidR="00BE43CD" w:rsidRPr="004F1775">
        <w:rPr>
          <w:rFonts w:ascii="Arial" w:hAnsi="Arial" w:cs="Arial"/>
          <w:sz w:val="22"/>
        </w:rPr>
        <w:t xml:space="preserve"> in Lam Son </w:t>
      </w:r>
      <w:r w:rsidRPr="004F1775">
        <w:rPr>
          <w:rFonts w:ascii="Arial" w:hAnsi="Arial" w:cs="Arial"/>
          <w:sz w:val="22"/>
        </w:rPr>
        <w:t>(</w:t>
      </w:r>
      <w:r w:rsidR="00BE43CD" w:rsidRPr="004F1775">
        <w:rPr>
          <w:rFonts w:ascii="Arial" w:hAnsi="Arial" w:cs="Arial"/>
          <w:sz w:val="22"/>
        </w:rPr>
        <w:t>Thanh Hoa</w:t>
      </w:r>
      <w:r w:rsidRPr="004F1775">
        <w:rPr>
          <w:rFonts w:ascii="Arial" w:hAnsi="Arial" w:cs="Arial"/>
          <w:sz w:val="22"/>
        </w:rPr>
        <w:t>) and</w:t>
      </w:r>
      <w:r w:rsidR="00BE43CD" w:rsidRPr="004F1775">
        <w:rPr>
          <w:rFonts w:ascii="Arial" w:hAnsi="Arial" w:cs="Arial"/>
          <w:sz w:val="22"/>
        </w:rPr>
        <w:t xml:space="preserve"> Hung Son </w:t>
      </w:r>
      <w:r w:rsidRPr="004F1775">
        <w:rPr>
          <w:rFonts w:ascii="Arial" w:hAnsi="Arial" w:cs="Arial"/>
          <w:sz w:val="22"/>
        </w:rPr>
        <w:t>(</w:t>
      </w:r>
      <w:r w:rsidR="00BE43CD" w:rsidRPr="004F1775">
        <w:rPr>
          <w:rFonts w:ascii="Arial" w:hAnsi="Arial" w:cs="Arial"/>
          <w:sz w:val="22"/>
        </w:rPr>
        <w:t>Nghe An</w:t>
      </w:r>
      <w:r w:rsidRPr="004F1775">
        <w:rPr>
          <w:rFonts w:ascii="Arial" w:hAnsi="Arial" w:cs="Arial"/>
          <w:sz w:val="22"/>
        </w:rPr>
        <w:t>)</w:t>
      </w:r>
      <w:r w:rsidR="00BE43CD" w:rsidRPr="004F1775">
        <w:rPr>
          <w:rFonts w:ascii="Arial" w:hAnsi="Arial" w:cs="Arial"/>
          <w:sz w:val="22"/>
        </w:rPr>
        <w:t xml:space="preserve"> are using coal for their boilers</w:t>
      </w:r>
      <w:commentRangeEnd w:id="73"/>
      <w:r w:rsidR="00305D29" w:rsidRPr="004F1775">
        <w:rPr>
          <w:rStyle w:val="CommentReference"/>
          <w:rFonts w:ascii="Arial" w:hAnsi="Arial" w:cs="Arial"/>
          <w:sz w:val="22"/>
          <w:szCs w:val="22"/>
        </w:rPr>
        <w:commentReference w:id="73"/>
      </w:r>
      <w:r w:rsidR="00BE43CD" w:rsidRPr="004F1775">
        <w:rPr>
          <w:rFonts w:ascii="Arial" w:hAnsi="Arial" w:cs="Arial"/>
          <w:sz w:val="22"/>
        </w:rPr>
        <w:t>.</w:t>
      </w:r>
      <w:r w:rsidRPr="004F1775">
        <w:rPr>
          <w:rFonts w:ascii="Arial" w:hAnsi="Arial" w:cs="Arial"/>
          <w:sz w:val="22"/>
        </w:rPr>
        <w:t xml:space="preserve"> These plants </w:t>
      </w:r>
      <w:r w:rsidR="00BE43CD" w:rsidRPr="004F1775">
        <w:rPr>
          <w:rFonts w:ascii="Arial" w:hAnsi="Arial" w:cs="Arial"/>
          <w:sz w:val="22"/>
        </w:rPr>
        <w:t xml:space="preserve">have tried to use fuelwood before but </w:t>
      </w:r>
      <w:r w:rsidRPr="004F1775">
        <w:rPr>
          <w:rFonts w:ascii="Arial" w:hAnsi="Arial" w:cs="Arial"/>
          <w:sz w:val="22"/>
        </w:rPr>
        <w:t>then had to switch back to coal because the cost for fuelwood is higher.</w:t>
      </w:r>
    </w:p>
    <w:p w14:paraId="0F214B76" w14:textId="54790F69" w:rsidR="00C1424A" w:rsidRPr="004F1775" w:rsidRDefault="00BE43CD" w:rsidP="00AF188B">
      <w:pPr>
        <w:rPr>
          <w:rFonts w:ascii="Arial" w:hAnsi="Arial" w:cs="Arial"/>
          <w:b/>
          <w:i/>
          <w:sz w:val="22"/>
        </w:rPr>
      </w:pPr>
      <w:r w:rsidRPr="004F1775">
        <w:rPr>
          <w:rFonts w:ascii="Arial" w:hAnsi="Arial" w:cs="Arial"/>
          <w:b/>
          <w:i/>
          <w:sz w:val="22"/>
        </w:rPr>
        <w:t>Price of fuelwood selling to local industrial plants</w:t>
      </w:r>
    </w:p>
    <w:p w14:paraId="108C6C6D" w14:textId="4CFFBA66" w:rsidR="00161C39" w:rsidRPr="004F1775" w:rsidRDefault="00BE43CD" w:rsidP="00AF188B">
      <w:pPr>
        <w:rPr>
          <w:rFonts w:ascii="Arial" w:hAnsi="Arial" w:cs="Arial"/>
          <w:sz w:val="22"/>
        </w:rPr>
      </w:pPr>
      <w:r w:rsidRPr="004F1775">
        <w:rPr>
          <w:rFonts w:ascii="Arial" w:hAnsi="Arial" w:cs="Arial"/>
          <w:sz w:val="22"/>
        </w:rPr>
        <w:t xml:space="preserve">The </w:t>
      </w:r>
      <w:r w:rsidR="00161C39" w:rsidRPr="004F1775">
        <w:rPr>
          <w:rFonts w:ascii="Arial" w:hAnsi="Arial" w:cs="Arial"/>
          <w:sz w:val="22"/>
        </w:rPr>
        <w:t>average</w:t>
      </w:r>
      <w:r w:rsidRPr="004F1775">
        <w:rPr>
          <w:rFonts w:ascii="Arial" w:hAnsi="Arial" w:cs="Arial"/>
          <w:sz w:val="22"/>
        </w:rPr>
        <w:t xml:space="preserve"> price of fuelwood selling to local </w:t>
      </w:r>
      <w:r w:rsidR="00161C39" w:rsidRPr="004F1775">
        <w:rPr>
          <w:rFonts w:ascii="Arial" w:hAnsi="Arial" w:cs="Arial"/>
          <w:sz w:val="22"/>
        </w:rPr>
        <w:t>industrial plants is 650</w:t>
      </w:r>
      <w:r w:rsidR="00E13CD6" w:rsidRPr="004F1775">
        <w:rPr>
          <w:rFonts w:ascii="Arial" w:hAnsi="Arial" w:cs="Arial"/>
          <w:sz w:val="22"/>
        </w:rPr>
        <w:t>,000 VND per ton. It is not possible to identify</w:t>
      </w:r>
      <w:r w:rsidR="00161C39" w:rsidRPr="004F1775">
        <w:rPr>
          <w:rFonts w:ascii="Arial" w:hAnsi="Arial" w:cs="Arial"/>
          <w:sz w:val="22"/>
        </w:rPr>
        <w:t xml:space="preserve"> all </w:t>
      </w:r>
      <w:r w:rsidR="00E13CD6" w:rsidRPr="004F1775">
        <w:rPr>
          <w:rFonts w:ascii="Arial" w:hAnsi="Arial" w:cs="Arial"/>
          <w:sz w:val="22"/>
        </w:rPr>
        <w:t>species</w:t>
      </w:r>
      <w:r w:rsidR="00161C39" w:rsidRPr="004F1775">
        <w:rPr>
          <w:rFonts w:ascii="Arial" w:hAnsi="Arial" w:cs="Arial"/>
          <w:sz w:val="22"/>
        </w:rPr>
        <w:t xml:space="preserve"> of fuelwood,</w:t>
      </w:r>
      <w:r w:rsidR="00E13CD6" w:rsidRPr="004F1775">
        <w:rPr>
          <w:rFonts w:ascii="Arial" w:hAnsi="Arial" w:cs="Arial"/>
          <w:sz w:val="22"/>
        </w:rPr>
        <w:t xml:space="preserve"> so it is assumed that the average calorific value of wood (at moisture of </w:t>
      </w:r>
      <w:commentRangeStart w:id="74"/>
      <w:r w:rsidR="00E13CD6" w:rsidRPr="004F1775">
        <w:rPr>
          <w:rFonts w:ascii="Arial" w:hAnsi="Arial" w:cs="Arial"/>
          <w:sz w:val="22"/>
        </w:rPr>
        <w:t>0</w:t>
      </w:r>
      <w:commentRangeEnd w:id="74"/>
      <w:r w:rsidR="000A3072" w:rsidRPr="004F1775">
        <w:rPr>
          <w:rStyle w:val="CommentReference"/>
          <w:rFonts w:ascii="Arial" w:hAnsi="Arial" w:cs="Arial"/>
          <w:sz w:val="22"/>
          <w:szCs w:val="22"/>
        </w:rPr>
        <w:commentReference w:id="74"/>
      </w:r>
      <w:r w:rsidR="00E13CD6" w:rsidRPr="004F1775">
        <w:rPr>
          <w:rFonts w:ascii="Arial" w:hAnsi="Arial" w:cs="Arial"/>
          <w:sz w:val="22"/>
        </w:rPr>
        <w:t xml:space="preserve">%) is 4,000 kcal per kg and the actual moisture is at about 35% </w:t>
      </w:r>
      <w:r w:rsidR="00161C39" w:rsidRPr="004F1775">
        <w:rPr>
          <w:rFonts w:ascii="Arial" w:hAnsi="Arial" w:cs="Arial"/>
          <w:sz w:val="22"/>
        </w:rPr>
        <w:t xml:space="preserve">(wood partly dry since logged). Based on this assumption the price per energy unit of </w:t>
      </w:r>
      <w:commentRangeStart w:id="75"/>
      <w:r w:rsidR="00161C39" w:rsidRPr="004F1775">
        <w:rPr>
          <w:rFonts w:ascii="Arial" w:hAnsi="Arial" w:cs="Arial"/>
          <w:sz w:val="22"/>
        </w:rPr>
        <w:t>fuelwood is 0.2 VND per kcal.</w:t>
      </w:r>
    </w:p>
    <w:p w14:paraId="01CC2493" w14:textId="20E1A319" w:rsidR="00E13CD6" w:rsidRPr="004F1775" w:rsidRDefault="00E13CD6" w:rsidP="00AF188B">
      <w:pPr>
        <w:rPr>
          <w:rFonts w:ascii="Arial" w:hAnsi="Arial" w:cs="Arial"/>
          <w:sz w:val="22"/>
        </w:rPr>
      </w:pPr>
      <w:r w:rsidRPr="004F1775">
        <w:rPr>
          <w:rFonts w:ascii="Arial" w:hAnsi="Arial" w:cs="Arial"/>
          <w:sz w:val="22"/>
        </w:rPr>
        <w:t xml:space="preserve">This is to be compared with coal price sold at lower land of Thanh Hoa and Nghe An. The price </w:t>
      </w:r>
      <w:r w:rsidR="00161C39" w:rsidRPr="004F1775">
        <w:rPr>
          <w:rFonts w:ascii="Arial" w:hAnsi="Arial" w:cs="Arial"/>
          <w:sz w:val="22"/>
        </w:rPr>
        <w:t>of</w:t>
      </w:r>
      <w:r w:rsidR="00964414" w:rsidRPr="004F1775">
        <w:rPr>
          <w:rFonts w:ascii="Arial" w:hAnsi="Arial" w:cs="Arial"/>
          <w:sz w:val="22"/>
        </w:rPr>
        <w:t xml:space="preserve"> coal </w:t>
      </w:r>
      <w:r w:rsidR="00161C39" w:rsidRPr="004F1775">
        <w:rPr>
          <w:rFonts w:ascii="Arial" w:hAnsi="Arial" w:cs="Arial"/>
          <w:sz w:val="22"/>
        </w:rPr>
        <w:t xml:space="preserve">with calorific value of 7,500 kcal/ kg </w:t>
      </w:r>
      <w:r w:rsidRPr="004F1775">
        <w:rPr>
          <w:rFonts w:ascii="Arial" w:hAnsi="Arial" w:cs="Arial"/>
          <w:sz w:val="22"/>
        </w:rPr>
        <w:t xml:space="preserve">is about 3,800 VND per kg, and dust coal </w:t>
      </w:r>
      <w:r w:rsidR="00161C39" w:rsidRPr="004F1775">
        <w:rPr>
          <w:rFonts w:ascii="Arial" w:hAnsi="Arial" w:cs="Arial"/>
          <w:sz w:val="22"/>
        </w:rPr>
        <w:t xml:space="preserve">for calorific value of 5,600 kcal/ kg </w:t>
      </w:r>
      <w:r w:rsidRPr="004F1775">
        <w:rPr>
          <w:rFonts w:ascii="Arial" w:hAnsi="Arial" w:cs="Arial"/>
          <w:sz w:val="22"/>
        </w:rPr>
        <w:t xml:space="preserve">is about 1,950 VND </w:t>
      </w:r>
      <w:commentRangeStart w:id="76"/>
      <w:r w:rsidRPr="004F1775">
        <w:rPr>
          <w:rFonts w:ascii="Arial" w:hAnsi="Arial" w:cs="Arial"/>
          <w:sz w:val="22"/>
        </w:rPr>
        <w:t>per kg.</w:t>
      </w:r>
      <w:r w:rsidR="00964414" w:rsidRPr="004F1775">
        <w:rPr>
          <w:rFonts w:ascii="Arial" w:hAnsi="Arial" w:cs="Arial"/>
          <w:sz w:val="22"/>
        </w:rPr>
        <w:t xml:space="preserve"> The prices of coal and dust coal per energy unit </w:t>
      </w:r>
      <w:r w:rsidRPr="004F1775">
        <w:rPr>
          <w:rFonts w:ascii="Arial" w:hAnsi="Arial" w:cs="Arial"/>
          <w:sz w:val="22"/>
        </w:rPr>
        <w:t xml:space="preserve">are 0.5 VND per kcal and 0.35 VND per kcal </w:t>
      </w:r>
      <w:r w:rsidR="00964414" w:rsidRPr="004F1775">
        <w:rPr>
          <w:rFonts w:ascii="Arial" w:hAnsi="Arial" w:cs="Arial"/>
          <w:sz w:val="22"/>
        </w:rPr>
        <w:t>respectively</w:t>
      </w:r>
      <w:commentRangeEnd w:id="75"/>
      <w:r w:rsidR="00227802" w:rsidRPr="004F1775">
        <w:rPr>
          <w:rStyle w:val="CommentReference"/>
          <w:rFonts w:ascii="Arial" w:hAnsi="Arial" w:cs="Arial"/>
          <w:sz w:val="22"/>
          <w:szCs w:val="22"/>
        </w:rPr>
        <w:commentReference w:id="75"/>
      </w:r>
      <w:r w:rsidRPr="004F1775">
        <w:rPr>
          <w:rFonts w:ascii="Arial" w:hAnsi="Arial" w:cs="Arial"/>
          <w:sz w:val="22"/>
        </w:rPr>
        <w:t>.</w:t>
      </w:r>
    </w:p>
    <w:p w14:paraId="427E5239" w14:textId="1A1BC7C5" w:rsidR="00E13CD6" w:rsidRPr="004F1775" w:rsidRDefault="00E13CD6" w:rsidP="00964414">
      <w:pPr>
        <w:rPr>
          <w:rFonts w:ascii="Arial" w:hAnsi="Arial" w:cs="Arial"/>
          <w:sz w:val="22"/>
        </w:rPr>
      </w:pPr>
      <w:r w:rsidRPr="004F1775">
        <w:rPr>
          <w:rFonts w:ascii="Arial" w:hAnsi="Arial" w:cs="Arial"/>
          <w:sz w:val="22"/>
        </w:rPr>
        <w:t xml:space="preserve">Therefore </w:t>
      </w:r>
      <w:r w:rsidR="00964414" w:rsidRPr="004F1775">
        <w:rPr>
          <w:rFonts w:ascii="Arial" w:hAnsi="Arial" w:cs="Arial"/>
          <w:sz w:val="22"/>
        </w:rPr>
        <w:t>the industrial plants</w:t>
      </w:r>
      <w:r w:rsidR="00E563C9" w:rsidRPr="004F1775">
        <w:rPr>
          <w:rFonts w:ascii="Arial" w:hAnsi="Arial" w:cs="Arial"/>
          <w:sz w:val="22"/>
        </w:rPr>
        <w:t xml:space="preserve"> close to forest</w:t>
      </w:r>
      <w:r w:rsidRPr="004F1775">
        <w:rPr>
          <w:rFonts w:ascii="Arial" w:hAnsi="Arial" w:cs="Arial"/>
          <w:sz w:val="22"/>
        </w:rPr>
        <w:t xml:space="preserve"> </w:t>
      </w:r>
      <w:r w:rsidR="00964414" w:rsidRPr="004F1775">
        <w:rPr>
          <w:rFonts w:ascii="Arial" w:hAnsi="Arial" w:cs="Arial"/>
          <w:sz w:val="22"/>
        </w:rPr>
        <w:t>prefer to use fuelwood to coal.</w:t>
      </w:r>
      <w:commentRangeEnd w:id="76"/>
      <w:r w:rsidR="00DB44E4">
        <w:rPr>
          <w:rStyle w:val="CommentReference"/>
        </w:rPr>
        <w:commentReference w:id="76"/>
      </w:r>
    </w:p>
    <w:p w14:paraId="4737DC64" w14:textId="664DFE28" w:rsidR="00466115" w:rsidRPr="004F1775" w:rsidRDefault="00466115" w:rsidP="00466115">
      <w:pPr>
        <w:rPr>
          <w:rFonts w:ascii="Arial" w:hAnsi="Arial" w:cs="Arial"/>
          <w:sz w:val="22"/>
        </w:rPr>
      </w:pPr>
      <w:r w:rsidRPr="004F1775">
        <w:rPr>
          <w:rFonts w:ascii="Arial" w:hAnsi="Arial" w:cs="Arial"/>
          <w:sz w:val="22"/>
        </w:rPr>
        <w:t>Below are the pictures of fuelwood at industrial plants.</w:t>
      </w:r>
    </w:p>
    <w:p w14:paraId="450EC371" w14:textId="77777777" w:rsidR="00466115" w:rsidRPr="004F1775" w:rsidRDefault="00466115" w:rsidP="00C322B4">
      <w:pPr>
        <w:jc w:val="center"/>
        <w:rPr>
          <w:rFonts w:ascii="Arial" w:hAnsi="Arial" w:cs="Arial"/>
          <w:sz w:val="22"/>
        </w:rPr>
      </w:pPr>
      <w:r w:rsidRPr="004F1775">
        <w:rPr>
          <w:rFonts w:ascii="Arial" w:hAnsi="Arial" w:cs="Arial"/>
          <w:noProof/>
          <w:sz w:val="22"/>
          <w:lang w:val="en-GB" w:eastAsia="en-GB"/>
        </w:rPr>
        <w:lastRenderedPageBreak/>
        <w:drawing>
          <wp:inline distT="0" distB="0" distL="0" distR="0" wp14:anchorId="626C9B18" wp14:editId="7B86C7C6">
            <wp:extent cx="3514725" cy="2636044"/>
            <wp:effectExtent l="0" t="0" r="0" b="0"/>
            <wp:docPr id="2" name="Picture 2" descr="E:\GFD\02 Ongoing projects\0193 SNV fuelwood baseline\Implementation\Field Trip\Anh\cong tac\cong tac\IMG_2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FD\02 Ongoing projects\0193 SNV fuelwood baseline\Implementation\Field Trip\Anh\cong tac\cong tac\IMG_276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8232" cy="2638674"/>
                    </a:xfrm>
                    <a:prstGeom prst="rect">
                      <a:avLst/>
                    </a:prstGeom>
                    <a:noFill/>
                    <a:ln>
                      <a:noFill/>
                    </a:ln>
                  </pic:spPr>
                </pic:pic>
              </a:graphicData>
            </a:graphic>
          </wp:inline>
        </w:drawing>
      </w:r>
    </w:p>
    <w:p w14:paraId="782E95B7" w14:textId="18314BD2" w:rsidR="00466115" w:rsidRPr="004F1775" w:rsidRDefault="00466115" w:rsidP="00C322B4">
      <w:pPr>
        <w:jc w:val="center"/>
        <w:rPr>
          <w:rFonts w:ascii="Arial" w:hAnsi="Arial" w:cs="Arial"/>
          <w:sz w:val="22"/>
        </w:rPr>
      </w:pPr>
      <w:r w:rsidRPr="004F1775">
        <w:rPr>
          <w:rFonts w:ascii="Arial" w:hAnsi="Arial" w:cs="Arial"/>
          <w:noProof/>
          <w:sz w:val="22"/>
          <w:lang w:val="en-GB" w:eastAsia="en-GB"/>
        </w:rPr>
        <w:drawing>
          <wp:inline distT="0" distB="0" distL="0" distR="0" wp14:anchorId="36367A20" wp14:editId="004F936C">
            <wp:extent cx="3514725" cy="2636043"/>
            <wp:effectExtent l="0" t="0" r="0" b="0"/>
            <wp:docPr id="3" name="Picture 3" descr="E:\GFD\02 Ongoing projects\0193 SNV fuelwood baseline\Implementation\Field Trip\Anh\cong tac\cong tac\IMG_27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FD\02 Ongoing projects\0193 SNV fuelwood baseline\Implementation\Field Trip\Anh\cong tac\cong tac\IMG_277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2560" cy="2641919"/>
                    </a:xfrm>
                    <a:prstGeom prst="rect">
                      <a:avLst/>
                    </a:prstGeom>
                    <a:noFill/>
                    <a:ln>
                      <a:noFill/>
                    </a:ln>
                  </pic:spPr>
                </pic:pic>
              </a:graphicData>
            </a:graphic>
          </wp:inline>
        </w:drawing>
      </w:r>
    </w:p>
    <w:p w14:paraId="29EEBF91" w14:textId="77777777" w:rsidR="00466115" w:rsidRPr="004F1775" w:rsidRDefault="00466115" w:rsidP="00964414">
      <w:pPr>
        <w:rPr>
          <w:rFonts w:ascii="Arial" w:hAnsi="Arial" w:cs="Arial"/>
          <w:sz w:val="22"/>
        </w:rPr>
      </w:pPr>
    </w:p>
    <w:p w14:paraId="5410571D" w14:textId="77777777" w:rsidR="006B1FE3" w:rsidRPr="004F1775" w:rsidRDefault="006B1FE3" w:rsidP="00CE3C1F">
      <w:pPr>
        <w:pStyle w:val="Heading2"/>
        <w:rPr>
          <w:rFonts w:ascii="Arial" w:hAnsi="Arial" w:cs="Arial"/>
          <w:sz w:val="22"/>
          <w:szCs w:val="22"/>
        </w:rPr>
      </w:pPr>
      <w:bookmarkStart w:id="77" w:name="_Toc399149605"/>
      <w:commentRangeStart w:id="78"/>
      <w:r w:rsidRPr="004F1775">
        <w:rPr>
          <w:rFonts w:ascii="Arial" w:hAnsi="Arial" w:cs="Arial"/>
          <w:sz w:val="22"/>
          <w:szCs w:val="22"/>
        </w:rPr>
        <w:t xml:space="preserve">Commercial activities </w:t>
      </w:r>
      <w:commentRangeEnd w:id="78"/>
      <w:r w:rsidR="00CA6DDD">
        <w:rPr>
          <w:rStyle w:val="CommentReference"/>
          <w:rFonts w:ascii="Times New Roman" w:eastAsiaTheme="minorHAnsi" w:hAnsi="Times New Roman" w:cstheme="minorBidi"/>
          <w:b w:val="0"/>
          <w:bCs w:val="0"/>
          <w:color w:val="auto"/>
        </w:rPr>
        <w:commentReference w:id="78"/>
      </w:r>
      <w:r w:rsidRPr="004F1775">
        <w:rPr>
          <w:rFonts w:ascii="Arial" w:hAnsi="Arial" w:cs="Arial"/>
          <w:sz w:val="22"/>
          <w:szCs w:val="22"/>
        </w:rPr>
        <w:t>of middlemen</w:t>
      </w:r>
      <w:bookmarkEnd w:id="77"/>
    </w:p>
    <w:p w14:paraId="11EAD099" w14:textId="3B94A6AF" w:rsidR="006B1FE3" w:rsidRPr="004F1775" w:rsidRDefault="009177FF" w:rsidP="00AF188B">
      <w:pPr>
        <w:rPr>
          <w:rFonts w:ascii="Arial" w:hAnsi="Arial" w:cs="Arial"/>
          <w:b/>
          <w:i/>
          <w:sz w:val="22"/>
        </w:rPr>
      </w:pPr>
      <w:r w:rsidRPr="004F1775">
        <w:rPr>
          <w:rFonts w:ascii="Arial" w:hAnsi="Arial" w:cs="Arial"/>
          <w:b/>
          <w:i/>
          <w:sz w:val="22"/>
        </w:rPr>
        <w:t>Distance of commercial wood</w:t>
      </w:r>
    </w:p>
    <w:p w14:paraId="785147FC" w14:textId="77777777" w:rsidR="006B1FE3" w:rsidRPr="004F1775" w:rsidRDefault="00BB4C03" w:rsidP="00AF188B">
      <w:pPr>
        <w:rPr>
          <w:rFonts w:ascii="Arial" w:hAnsi="Arial" w:cs="Arial"/>
          <w:sz w:val="22"/>
        </w:rPr>
      </w:pPr>
      <w:r w:rsidRPr="004F1775">
        <w:rPr>
          <w:rFonts w:ascii="Arial" w:hAnsi="Arial" w:cs="Arial"/>
          <w:sz w:val="22"/>
        </w:rPr>
        <w:t>Commercial f</w:t>
      </w:r>
      <w:r w:rsidR="003429A8" w:rsidRPr="004F1775">
        <w:rPr>
          <w:rFonts w:ascii="Arial" w:hAnsi="Arial" w:cs="Arial"/>
          <w:sz w:val="22"/>
        </w:rPr>
        <w:t>uelwood are transported within a distance of 50km. Within this distance, the transporters are very fam</w:t>
      </w:r>
      <w:r w:rsidR="00262DD9" w:rsidRPr="004F1775">
        <w:rPr>
          <w:rFonts w:ascii="Arial" w:hAnsi="Arial" w:cs="Arial"/>
          <w:sz w:val="22"/>
        </w:rPr>
        <w:t xml:space="preserve">iliar with roads, and traffic police routines. They can avoid police check on transport weight, and transportation legal document. Wood trucks are often over weighted: for example for a truck of 20 ton of load permit, it often carries 42 – 43 tons of wood.  Transportation documents are often insufficient: for example it lacks of exploitation permits or commune verification. </w:t>
      </w:r>
    </w:p>
    <w:p w14:paraId="6143768C" w14:textId="318951CC" w:rsidR="00BB4C03" w:rsidRPr="004F1775" w:rsidRDefault="003429A8" w:rsidP="00AF188B">
      <w:pPr>
        <w:rPr>
          <w:rFonts w:ascii="Arial" w:hAnsi="Arial" w:cs="Arial"/>
          <w:sz w:val="22"/>
        </w:rPr>
      </w:pPr>
      <w:r w:rsidRPr="004F1775">
        <w:rPr>
          <w:rFonts w:ascii="Arial" w:hAnsi="Arial" w:cs="Arial"/>
          <w:sz w:val="22"/>
        </w:rPr>
        <w:t xml:space="preserve">Further than 50km, there is high potentiality of police punishment due to law violation including </w:t>
      </w:r>
      <w:r w:rsidR="00EA7AF3" w:rsidRPr="004F1775">
        <w:rPr>
          <w:rFonts w:ascii="Arial" w:hAnsi="Arial" w:cs="Arial"/>
          <w:sz w:val="22"/>
        </w:rPr>
        <w:t>overweight</w:t>
      </w:r>
      <w:r w:rsidRPr="004F1775">
        <w:rPr>
          <w:rFonts w:ascii="Arial" w:hAnsi="Arial" w:cs="Arial"/>
          <w:sz w:val="22"/>
        </w:rPr>
        <w:t xml:space="preserve"> transportation, lacking of proper transportation documents.</w:t>
      </w:r>
      <w:r w:rsidR="00262DD9" w:rsidRPr="004F1775">
        <w:rPr>
          <w:rFonts w:ascii="Arial" w:hAnsi="Arial" w:cs="Arial"/>
          <w:sz w:val="22"/>
        </w:rPr>
        <w:t xml:space="preserve"> The punishment rate is very high, up to 15.000.000 VND per truck </w:t>
      </w:r>
      <w:r w:rsidR="00761FC5" w:rsidRPr="004F1775">
        <w:rPr>
          <w:rFonts w:ascii="Arial" w:hAnsi="Arial" w:cs="Arial"/>
          <w:sz w:val="22"/>
        </w:rPr>
        <w:t xml:space="preserve">of 42 tons of wood (for a truck of 20 tons of load permit), and the truck could be kept by the police for 30 days. It would lead to an </w:t>
      </w:r>
      <w:r w:rsidR="00964414" w:rsidRPr="004F1775">
        <w:rPr>
          <w:rFonts w:ascii="Arial" w:hAnsi="Arial" w:cs="Arial"/>
          <w:sz w:val="22"/>
        </w:rPr>
        <w:t>increase</w:t>
      </w:r>
      <w:r w:rsidR="00761FC5" w:rsidRPr="004F1775">
        <w:rPr>
          <w:rFonts w:ascii="Arial" w:hAnsi="Arial" w:cs="Arial"/>
          <w:sz w:val="22"/>
        </w:rPr>
        <w:t xml:space="preserve"> of 375.000 VND </w:t>
      </w:r>
      <w:r w:rsidR="00964414" w:rsidRPr="004F1775">
        <w:rPr>
          <w:rFonts w:ascii="Arial" w:hAnsi="Arial" w:cs="Arial"/>
          <w:sz w:val="22"/>
        </w:rPr>
        <w:t>per</w:t>
      </w:r>
      <w:r w:rsidR="00761FC5" w:rsidRPr="004F1775">
        <w:rPr>
          <w:rFonts w:ascii="Arial" w:hAnsi="Arial" w:cs="Arial"/>
          <w:sz w:val="22"/>
        </w:rPr>
        <w:t xml:space="preserve"> ton of woo</w:t>
      </w:r>
      <w:r w:rsidR="00964414" w:rsidRPr="004F1775">
        <w:rPr>
          <w:rFonts w:ascii="Arial" w:hAnsi="Arial" w:cs="Arial"/>
          <w:sz w:val="22"/>
        </w:rPr>
        <w:t xml:space="preserve">d, not including </w:t>
      </w:r>
      <w:r w:rsidR="00761FC5" w:rsidRPr="004F1775">
        <w:rPr>
          <w:rFonts w:ascii="Arial" w:hAnsi="Arial" w:cs="Arial"/>
          <w:sz w:val="22"/>
        </w:rPr>
        <w:t>the vehicle keeping cost by the police.</w:t>
      </w:r>
      <w:r w:rsidR="00BB4C03" w:rsidRPr="004F1775">
        <w:rPr>
          <w:rFonts w:ascii="Arial" w:hAnsi="Arial" w:cs="Arial"/>
          <w:sz w:val="22"/>
        </w:rPr>
        <w:t xml:space="preserve"> While the</w:t>
      </w:r>
      <w:r w:rsidR="00964414" w:rsidRPr="004F1775">
        <w:rPr>
          <w:rFonts w:ascii="Arial" w:hAnsi="Arial" w:cs="Arial"/>
          <w:sz w:val="22"/>
        </w:rPr>
        <w:t xml:space="preserve"> normal</w:t>
      </w:r>
      <w:r w:rsidR="00BB4C03" w:rsidRPr="004F1775">
        <w:rPr>
          <w:rFonts w:ascii="Arial" w:hAnsi="Arial" w:cs="Arial"/>
          <w:sz w:val="22"/>
        </w:rPr>
        <w:t xml:space="preserve"> </w:t>
      </w:r>
      <w:commentRangeStart w:id="79"/>
      <w:r w:rsidR="00BB4C03" w:rsidRPr="004F1775">
        <w:rPr>
          <w:rFonts w:ascii="Arial" w:hAnsi="Arial" w:cs="Arial"/>
          <w:sz w:val="22"/>
        </w:rPr>
        <w:t>selling price is about 1.000.000 VND per ton of wood</w:t>
      </w:r>
      <w:r w:rsidR="00964414" w:rsidRPr="004F1775">
        <w:rPr>
          <w:rFonts w:ascii="Arial" w:hAnsi="Arial" w:cs="Arial"/>
          <w:sz w:val="22"/>
        </w:rPr>
        <w:t xml:space="preserve"> (for a distance of 250km from the wood source)</w:t>
      </w:r>
      <w:r w:rsidR="00BB4C03" w:rsidRPr="004F1775">
        <w:rPr>
          <w:rFonts w:ascii="Arial" w:hAnsi="Arial" w:cs="Arial"/>
          <w:sz w:val="22"/>
        </w:rPr>
        <w:t xml:space="preserve">, the </w:t>
      </w:r>
      <w:r w:rsidR="00EA7AF3" w:rsidRPr="004F1775">
        <w:rPr>
          <w:rFonts w:ascii="Arial" w:hAnsi="Arial" w:cs="Arial"/>
          <w:sz w:val="22"/>
        </w:rPr>
        <w:t>occurrence</w:t>
      </w:r>
      <w:r w:rsidR="00BB4C03" w:rsidRPr="004F1775">
        <w:rPr>
          <w:rFonts w:ascii="Arial" w:hAnsi="Arial" w:cs="Arial"/>
          <w:sz w:val="22"/>
        </w:rPr>
        <w:t xml:space="preserve"> of costs of 375.000 VND</w:t>
      </w:r>
      <w:r w:rsidR="00EA7AF3" w:rsidRPr="004F1775">
        <w:rPr>
          <w:rFonts w:ascii="Arial" w:hAnsi="Arial" w:cs="Arial"/>
          <w:sz w:val="22"/>
        </w:rPr>
        <w:t>/tons</w:t>
      </w:r>
      <w:r w:rsidR="00BB4C03" w:rsidRPr="004F1775">
        <w:rPr>
          <w:rFonts w:ascii="Arial" w:hAnsi="Arial" w:cs="Arial"/>
          <w:sz w:val="22"/>
        </w:rPr>
        <w:t xml:space="preserve"> is significant that the middlemen do not choose to take the risk.</w:t>
      </w:r>
    </w:p>
    <w:p w14:paraId="50CB68FB" w14:textId="7C952742" w:rsidR="009177FF" w:rsidRPr="004F1775" w:rsidRDefault="009177FF" w:rsidP="00AF188B">
      <w:pPr>
        <w:rPr>
          <w:rFonts w:ascii="Arial" w:hAnsi="Arial" w:cs="Arial"/>
          <w:b/>
          <w:i/>
          <w:sz w:val="22"/>
        </w:rPr>
      </w:pPr>
      <w:r w:rsidRPr="004F1775">
        <w:rPr>
          <w:rFonts w:ascii="Arial" w:hAnsi="Arial" w:cs="Arial"/>
          <w:b/>
          <w:i/>
          <w:sz w:val="22"/>
        </w:rPr>
        <w:lastRenderedPageBreak/>
        <w:t>Source of commercial wood are natural wood</w:t>
      </w:r>
    </w:p>
    <w:p w14:paraId="677D792A" w14:textId="27389300" w:rsidR="00CF69C2" w:rsidRPr="004F1775" w:rsidRDefault="00964414" w:rsidP="00AF188B">
      <w:pPr>
        <w:rPr>
          <w:rFonts w:ascii="Arial" w:hAnsi="Arial" w:cs="Arial"/>
          <w:sz w:val="22"/>
        </w:rPr>
      </w:pPr>
      <w:r w:rsidRPr="004F1775">
        <w:rPr>
          <w:rFonts w:ascii="Arial" w:hAnsi="Arial" w:cs="Arial"/>
          <w:sz w:val="22"/>
        </w:rPr>
        <w:t xml:space="preserve">During the survey it was observed that </w:t>
      </w:r>
      <w:r w:rsidR="00BB4C03" w:rsidRPr="004F1775">
        <w:rPr>
          <w:rFonts w:ascii="Arial" w:hAnsi="Arial" w:cs="Arial"/>
          <w:sz w:val="22"/>
        </w:rPr>
        <w:t xml:space="preserve">100% of fuelwood for commercial activities are natural wood. </w:t>
      </w:r>
      <w:r w:rsidR="00C75B84" w:rsidRPr="004F1775">
        <w:rPr>
          <w:rFonts w:ascii="Arial" w:hAnsi="Arial" w:cs="Arial"/>
          <w:sz w:val="22"/>
        </w:rPr>
        <w:t xml:space="preserve">The reason is that the </w:t>
      </w:r>
      <w:r w:rsidR="00C91BBE" w:rsidRPr="004F1775">
        <w:rPr>
          <w:rFonts w:ascii="Arial" w:hAnsi="Arial" w:cs="Arial"/>
          <w:sz w:val="22"/>
        </w:rPr>
        <w:t>price of planted wood (</w:t>
      </w:r>
      <w:r w:rsidR="00466115" w:rsidRPr="004F1775">
        <w:rPr>
          <w:rFonts w:ascii="Arial" w:hAnsi="Arial" w:cs="Arial"/>
          <w:sz w:val="22"/>
        </w:rPr>
        <w:t>Acacia</w:t>
      </w:r>
      <w:r w:rsidR="00C91BBE" w:rsidRPr="004F1775">
        <w:rPr>
          <w:rFonts w:ascii="Arial" w:hAnsi="Arial" w:cs="Arial"/>
          <w:sz w:val="22"/>
        </w:rPr>
        <w:t xml:space="preserve">) to sell as paper material is higher than natural wood. The price of </w:t>
      </w:r>
      <w:r w:rsidR="00466115" w:rsidRPr="004F1775">
        <w:rPr>
          <w:rFonts w:ascii="Arial" w:hAnsi="Arial" w:cs="Arial"/>
          <w:sz w:val="22"/>
        </w:rPr>
        <w:t>A</w:t>
      </w:r>
      <w:r w:rsidR="00C91BBE" w:rsidRPr="004F1775">
        <w:rPr>
          <w:rFonts w:ascii="Arial" w:hAnsi="Arial" w:cs="Arial"/>
          <w:sz w:val="22"/>
        </w:rPr>
        <w:t xml:space="preserve">cacia at collection site at district (without transportation cost) is 750.000 – 850.000 VND per </w:t>
      </w:r>
      <w:r w:rsidR="00BB08CF" w:rsidRPr="004F1775">
        <w:rPr>
          <w:rFonts w:ascii="Arial" w:hAnsi="Arial" w:cs="Arial"/>
          <w:sz w:val="22"/>
        </w:rPr>
        <w:t xml:space="preserve">fresh </w:t>
      </w:r>
      <w:r w:rsidR="00C91BBE" w:rsidRPr="004F1775">
        <w:rPr>
          <w:rFonts w:ascii="Arial" w:hAnsi="Arial" w:cs="Arial"/>
          <w:sz w:val="22"/>
        </w:rPr>
        <w:t>ton</w:t>
      </w:r>
      <w:r w:rsidR="00CF69C2" w:rsidRPr="004F1775">
        <w:rPr>
          <w:rFonts w:ascii="Arial" w:hAnsi="Arial" w:cs="Arial"/>
          <w:sz w:val="22"/>
        </w:rPr>
        <w:t xml:space="preserve"> after peeling the bark (right after cutting down, most of moisture is still contained)</w:t>
      </w:r>
      <w:r w:rsidR="00C91BBE" w:rsidRPr="004F1775">
        <w:rPr>
          <w:rFonts w:ascii="Arial" w:hAnsi="Arial" w:cs="Arial"/>
          <w:sz w:val="22"/>
        </w:rPr>
        <w:t xml:space="preserve">, while the price of natural wood at collection site at district is from 500.000 to </w:t>
      </w:r>
      <w:commentRangeStart w:id="80"/>
      <w:r w:rsidR="00C91BBE" w:rsidRPr="004F1775">
        <w:rPr>
          <w:rFonts w:ascii="Arial" w:hAnsi="Arial" w:cs="Arial"/>
          <w:sz w:val="22"/>
        </w:rPr>
        <w:t>550</w:t>
      </w:r>
      <w:commentRangeEnd w:id="80"/>
      <w:r w:rsidR="00863C7B" w:rsidRPr="004F1775">
        <w:rPr>
          <w:rStyle w:val="CommentReference"/>
          <w:rFonts w:ascii="Arial" w:hAnsi="Arial" w:cs="Arial"/>
          <w:sz w:val="22"/>
          <w:szCs w:val="22"/>
        </w:rPr>
        <w:commentReference w:id="80"/>
      </w:r>
      <w:r w:rsidR="00C91BBE" w:rsidRPr="004F1775">
        <w:rPr>
          <w:rFonts w:ascii="Arial" w:hAnsi="Arial" w:cs="Arial"/>
          <w:sz w:val="22"/>
        </w:rPr>
        <w:t>.000 VND per ton</w:t>
      </w:r>
      <w:r w:rsidR="00CF69C2" w:rsidRPr="004F1775">
        <w:rPr>
          <w:rFonts w:ascii="Arial" w:hAnsi="Arial" w:cs="Arial"/>
          <w:sz w:val="22"/>
        </w:rPr>
        <w:t xml:space="preserve"> for partly </w:t>
      </w:r>
      <w:r w:rsidR="009177FF" w:rsidRPr="004F1775">
        <w:rPr>
          <w:rFonts w:ascii="Arial" w:hAnsi="Arial" w:cs="Arial"/>
          <w:sz w:val="22"/>
        </w:rPr>
        <w:t>dry</w:t>
      </w:r>
      <w:r w:rsidR="00CF69C2" w:rsidRPr="004F1775">
        <w:rPr>
          <w:rFonts w:ascii="Arial" w:hAnsi="Arial" w:cs="Arial"/>
          <w:sz w:val="22"/>
        </w:rPr>
        <w:t xml:space="preserve"> wood (2-3 weeks after cutting down)</w:t>
      </w:r>
      <w:r w:rsidR="00C91BBE" w:rsidRPr="004F1775">
        <w:rPr>
          <w:rFonts w:ascii="Arial" w:hAnsi="Arial" w:cs="Arial"/>
          <w:sz w:val="22"/>
        </w:rPr>
        <w:t xml:space="preserve">. </w:t>
      </w:r>
    </w:p>
    <w:p w14:paraId="539E3E83" w14:textId="406C32E7" w:rsidR="00CF69C2" w:rsidRPr="004F1775" w:rsidRDefault="009177FF" w:rsidP="00AF188B">
      <w:pPr>
        <w:rPr>
          <w:rFonts w:ascii="Arial" w:hAnsi="Arial" w:cs="Arial"/>
          <w:b/>
          <w:i/>
          <w:sz w:val="22"/>
        </w:rPr>
      </w:pPr>
      <w:r w:rsidRPr="004F1775">
        <w:rPr>
          <w:rFonts w:ascii="Arial" w:hAnsi="Arial" w:cs="Arial"/>
          <w:b/>
          <w:i/>
          <w:sz w:val="22"/>
        </w:rPr>
        <w:t xml:space="preserve">A significant </w:t>
      </w:r>
      <w:r w:rsidR="00466115" w:rsidRPr="004F1775">
        <w:rPr>
          <w:rFonts w:ascii="Arial" w:hAnsi="Arial" w:cs="Arial"/>
          <w:b/>
          <w:i/>
          <w:sz w:val="22"/>
        </w:rPr>
        <w:t xml:space="preserve">amount of </w:t>
      </w:r>
      <w:r w:rsidRPr="004F1775">
        <w:rPr>
          <w:rFonts w:ascii="Arial" w:hAnsi="Arial" w:cs="Arial"/>
          <w:b/>
          <w:i/>
          <w:sz w:val="22"/>
        </w:rPr>
        <w:t>natural wood is exploited from forest conversion</w:t>
      </w:r>
    </w:p>
    <w:p w14:paraId="058F865E" w14:textId="7CB53F19" w:rsidR="00262DD9" w:rsidRPr="004F1775" w:rsidRDefault="00BB4C03" w:rsidP="00D350DF">
      <w:pPr>
        <w:rPr>
          <w:rFonts w:ascii="Arial" w:hAnsi="Arial" w:cs="Arial"/>
          <w:sz w:val="22"/>
        </w:rPr>
      </w:pPr>
      <w:r w:rsidRPr="004F1775">
        <w:rPr>
          <w:rFonts w:ascii="Arial" w:hAnsi="Arial" w:cs="Arial"/>
          <w:sz w:val="22"/>
        </w:rPr>
        <w:t xml:space="preserve">The source of these natural wood are either from </w:t>
      </w:r>
      <w:r w:rsidR="00466115" w:rsidRPr="004F1775">
        <w:rPr>
          <w:rFonts w:ascii="Arial" w:hAnsi="Arial" w:cs="Arial"/>
          <w:sz w:val="22"/>
        </w:rPr>
        <w:t>existing natural forest or harvesting of natural forest that are converted to plantation forest and other land use.</w:t>
      </w:r>
      <w:r w:rsidR="00D350DF" w:rsidRPr="004F1775">
        <w:rPr>
          <w:rFonts w:ascii="Arial" w:hAnsi="Arial" w:cs="Arial"/>
          <w:sz w:val="22"/>
        </w:rPr>
        <w:t xml:space="preserve"> For example</w:t>
      </w:r>
      <w:r w:rsidR="000349F6" w:rsidRPr="004F1775">
        <w:rPr>
          <w:rFonts w:ascii="Arial" w:hAnsi="Arial" w:cs="Arial"/>
          <w:sz w:val="22"/>
        </w:rPr>
        <w:t xml:space="preserve"> </w:t>
      </w:r>
      <w:r w:rsidR="00466115" w:rsidRPr="004F1775">
        <w:rPr>
          <w:rFonts w:ascii="Arial" w:hAnsi="Arial" w:cs="Arial"/>
          <w:sz w:val="22"/>
        </w:rPr>
        <w:t>in 2013</w:t>
      </w:r>
      <w:r w:rsidR="000349F6" w:rsidRPr="004F1775">
        <w:rPr>
          <w:rFonts w:ascii="Arial" w:hAnsi="Arial" w:cs="Arial"/>
          <w:sz w:val="22"/>
        </w:rPr>
        <w:t xml:space="preserve">, </w:t>
      </w:r>
      <w:r w:rsidR="00D350DF" w:rsidRPr="004F1775">
        <w:rPr>
          <w:rFonts w:ascii="Arial" w:hAnsi="Arial" w:cs="Arial"/>
          <w:sz w:val="22"/>
        </w:rPr>
        <w:t>1292</w:t>
      </w:r>
      <w:r w:rsidR="00466115" w:rsidRPr="004F1775">
        <w:rPr>
          <w:rFonts w:ascii="Arial" w:hAnsi="Arial" w:cs="Arial"/>
          <w:sz w:val="22"/>
        </w:rPr>
        <w:t xml:space="preserve"> </w:t>
      </w:r>
      <w:r w:rsidR="000349F6" w:rsidRPr="004F1775">
        <w:rPr>
          <w:rFonts w:ascii="Arial" w:hAnsi="Arial" w:cs="Arial"/>
          <w:sz w:val="22"/>
        </w:rPr>
        <w:t>hectares of natural forest in Nghe An</w:t>
      </w:r>
      <w:r w:rsidR="00D350DF" w:rsidRPr="004F1775">
        <w:rPr>
          <w:rFonts w:ascii="Arial" w:hAnsi="Arial" w:cs="Arial"/>
          <w:sz w:val="22"/>
        </w:rPr>
        <w:t xml:space="preserve"> and 1214 ha of natural forest in Thanh Hoa</w:t>
      </w:r>
      <w:r w:rsidR="000349F6" w:rsidRPr="004F1775">
        <w:rPr>
          <w:rFonts w:ascii="Arial" w:hAnsi="Arial" w:cs="Arial"/>
          <w:sz w:val="22"/>
        </w:rPr>
        <w:t xml:space="preserve"> </w:t>
      </w:r>
      <w:r w:rsidR="00D350DF" w:rsidRPr="004F1775">
        <w:rPr>
          <w:rFonts w:ascii="Arial" w:hAnsi="Arial" w:cs="Arial"/>
          <w:sz w:val="22"/>
        </w:rPr>
        <w:t>have</w:t>
      </w:r>
      <w:r w:rsidR="000349F6" w:rsidRPr="004F1775">
        <w:rPr>
          <w:rFonts w:ascii="Arial" w:hAnsi="Arial" w:cs="Arial"/>
          <w:sz w:val="22"/>
        </w:rPr>
        <w:t xml:space="preserve"> been </w:t>
      </w:r>
      <w:r w:rsidR="00466115" w:rsidRPr="004F1775">
        <w:rPr>
          <w:rFonts w:ascii="Arial" w:hAnsi="Arial" w:cs="Arial"/>
          <w:sz w:val="22"/>
        </w:rPr>
        <w:t xml:space="preserve">legally </w:t>
      </w:r>
      <w:r w:rsidR="000349F6" w:rsidRPr="004F1775">
        <w:rPr>
          <w:rFonts w:ascii="Arial" w:hAnsi="Arial" w:cs="Arial"/>
          <w:sz w:val="22"/>
        </w:rPr>
        <w:t xml:space="preserve">converted to plantation forest (Source: </w:t>
      </w:r>
      <w:r w:rsidR="00466115" w:rsidRPr="004F1775">
        <w:rPr>
          <w:rFonts w:ascii="Arial" w:hAnsi="Arial" w:cs="Arial"/>
          <w:sz w:val="22"/>
        </w:rPr>
        <w:t>Department of Forest</w:t>
      </w:r>
      <w:r w:rsidR="00D350DF" w:rsidRPr="004F1775">
        <w:rPr>
          <w:rFonts w:ascii="Arial" w:hAnsi="Arial" w:cs="Arial"/>
          <w:sz w:val="22"/>
        </w:rPr>
        <w:t xml:space="preserve"> Protection, 2013)</w:t>
      </w:r>
      <w:r w:rsidR="000349F6" w:rsidRPr="004F1775">
        <w:rPr>
          <w:rFonts w:ascii="Arial" w:hAnsi="Arial" w:cs="Arial"/>
          <w:sz w:val="22"/>
        </w:rPr>
        <w:t xml:space="preserve">. </w:t>
      </w:r>
      <w:commentRangeStart w:id="81"/>
      <w:r w:rsidRPr="004F1775">
        <w:rPr>
          <w:rFonts w:ascii="Arial" w:hAnsi="Arial" w:cs="Arial"/>
          <w:sz w:val="22"/>
        </w:rPr>
        <w:t>For these forest</w:t>
      </w:r>
      <w:r w:rsidR="00BB08CF" w:rsidRPr="004F1775">
        <w:rPr>
          <w:rFonts w:ascii="Arial" w:hAnsi="Arial" w:cs="Arial"/>
          <w:sz w:val="22"/>
        </w:rPr>
        <w:t xml:space="preserve"> conversion</w:t>
      </w:r>
      <w:r w:rsidRPr="004F1775">
        <w:rPr>
          <w:rFonts w:ascii="Arial" w:hAnsi="Arial" w:cs="Arial"/>
          <w:sz w:val="22"/>
        </w:rPr>
        <w:t xml:space="preserve">, </w:t>
      </w:r>
      <w:r w:rsidR="00D350DF" w:rsidRPr="004F1775">
        <w:rPr>
          <w:rFonts w:ascii="Arial" w:hAnsi="Arial" w:cs="Arial"/>
          <w:sz w:val="22"/>
        </w:rPr>
        <w:t>harvesting</w:t>
      </w:r>
      <w:r w:rsidRPr="004F1775">
        <w:rPr>
          <w:rFonts w:ascii="Arial" w:hAnsi="Arial" w:cs="Arial"/>
          <w:sz w:val="22"/>
        </w:rPr>
        <w:t xml:space="preserve"> of natural wood is allowed by the laws</w:t>
      </w:r>
      <w:r w:rsidR="00D350DF" w:rsidRPr="004F1775">
        <w:rPr>
          <w:rStyle w:val="FootnoteReference"/>
          <w:rFonts w:ascii="Arial" w:hAnsi="Arial" w:cs="Arial"/>
          <w:sz w:val="22"/>
        </w:rPr>
        <w:footnoteReference w:id="2"/>
      </w:r>
      <w:r w:rsidR="00D350DF" w:rsidRPr="004F1775">
        <w:rPr>
          <w:rFonts w:ascii="Arial" w:hAnsi="Arial" w:cs="Arial"/>
          <w:sz w:val="22"/>
        </w:rPr>
        <w:t xml:space="preserve">. This forest conversion is a large source of natural wood </w:t>
      </w:r>
      <w:commentRangeEnd w:id="79"/>
      <w:r w:rsidR="00DB44E4">
        <w:rPr>
          <w:rStyle w:val="CommentReference"/>
        </w:rPr>
        <w:commentReference w:id="79"/>
      </w:r>
      <w:r w:rsidR="00D350DF" w:rsidRPr="004F1775">
        <w:rPr>
          <w:rFonts w:ascii="Arial" w:hAnsi="Arial" w:cs="Arial"/>
          <w:sz w:val="22"/>
        </w:rPr>
        <w:t>to the market.</w:t>
      </w:r>
      <w:r w:rsidRPr="004F1775">
        <w:rPr>
          <w:rFonts w:ascii="Arial" w:hAnsi="Arial" w:cs="Arial"/>
          <w:sz w:val="22"/>
        </w:rPr>
        <w:t xml:space="preserve"> The below picture shows the </w:t>
      </w:r>
      <w:r w:rsidR="000349F6" w:rsidRPr="004F1775">
        <w:rPr>
          <w:rFonts w:ascii="Arial" w:hAnsi="Arial" w:cs="Arial"/>
          <w:sz w:val="22"/>
        </w:rPr>
        <w:t>natural wood logged from converted forest.</w:t>
      </w:r>
      <w:commentRangeEnd w:id="81"/>
      <w:r w:rsidR="002052F9" w:rsidRPr="004F1775">
        <w:rPr>
          <w:rStyle w:val="CommentReference"/>
          <w:rFonts w:ascii="Arial" w:hAnsi="Arial" w:cs="Arial"/>
          <w:sz w:val="22"/>
          <w:szCs w:val="22"/>
        </w:rPr>
        <w:commentReference w:id="81"/>
      </w:r>
    </w:p>
    <w:p w14:paraId="6E2288B5" w14:textId="77777777" w:rsidR="000349F6" w:rsidRPr="004F1775" w:rsidRDefault="000349F6" w:rsidP="00C322B4">
      <w:pPr>
        <w:jc w:val="center"/>
        <w:rPr>
          <w:rFonts w:ascii="Arial" w:hAnsi="Arial" w:cs="Arial"/>
          <w:sz w:val="22"/>
        </w:rPr>
      </w:pPr>
      <w:r w:rsidRPr="004F1775">
        <w:rPr>
          <w:rFonts w:ascii="Arial" w:hAnsi="Arial" w:cs="Arial"/>
          <w:noProof/>
          <w:sz w:val="22"/>
          <w:lang w:val="en-GB" w:eastAsia="en-GB"/>
        </w:rPr>
        <w:drawing>
          <wp:inline distT="0" distB="0" distL="0" distR="0" wp14:anchorId="4DAFBDD9" wp14:editId="6A130BDD">
            <wp:extent cx="3989113" cy="2238375"/>
            <wp:effectExtent l="0" t="0" r="0" b="0"/>
            <wp:docPr id="1" name="Picture 1" descr="E:\GFD\02 Ongoing projects\0193 SNV fuelwood baseline\Implementation\Field Trip\Anh\attachments\WP_20140822_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FD\02 Ongoing projects\0193 SNV fuelwood baseline\Implementation\Field Trip\Anh\attachments\WP_20140822_004.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88672" cy="2238127"/>
                    </a:xfrm>
                    <a:prstGeom prst="rect">
                      <a:avLst/>
                    </a:prstGeom>
                    <a:noFill/>
                    <a:ln>
                      <a:noFill/>
                    </a:ln>
                  </pic:spPr>
                </pic:pic>
              </a:graphicData>
            </a:graphic>
          </wp:inline>
        </w:drawing>
      </w:r>
    </w:p>
    <w:p w14:paraId="3DE36950" w14:textId="6CEAE300" w:rsidR="000349F6" w:rsidRPr="004F1775" w:rsidRDefault="009177FF" w:rsidP="00AF188B">
      <w:pPr>
        <w:rPr>
          <w:rFonts w:ascii="Arial" w:hAnsi="Arial" w:cs="Arial"/>
          <w:b/>
          <w:i/>
          <w:sz w:val="22"/>
        </w:rPr>
      </w:pPr>
      <w:r w:rsidRPr="004F1775">
        <w:rPr>
          <w:rFonts w:ascii="Arial" w:hAnsi="Arial" w:cs="Arial"/>
          <w:b/>
          <w:i/>
          <w:sz w:val="22"/>
        </w:rPr>
        <w:t>Size of commercial wood</w:t>
      </w:r>
    </w:p>
    <w:p w14:paraId="584BE8B8" w14:textId="000CDFF8" w:rsidR="000349F6" w:rsidRPr="004F1775" w:rsidRDefault="00CE3C1F" w:rsidP="00AF188B">
      <w:pPr>
        <w:rPr>
          <w:rFonts w:ascii="Arial" w:hAnsi="Arial" w:cs="Arial"/>
          <w:sz w:val="22"/>
        </w:rPr>
      </w:pPr>
      <w:r w:rsidRPr="004F1775">
        <w:rPr>
          <w:rFonts w:ascii="Arial" w:hAnsi="Arial" w:cs="Arial"/>
          <w:sz w:val="22"/>
        </w:rPr>
        <w:t>T</w:t>
      </w:r>
      <w:r w:rsidR="000349F6" w:rsidRPr="004F1775">
        <w:rPr>
          <w:rFonts w:ascii="Arial" w:hAnsi="Arial" w:cs="Arial"/>
          <w:sz w:val="22"/>
        </w:rPr>
        <w:t xml:space="preserve">he commercial fuelwood supplied to </w:t>
      </w:r>
      <w:r w:rsidRPr="004F1775">
        <w:rPr>
          <w:rFonts w:ascii="Arial" w:hAnsi="Arial" w:cs="Arial"/>
          <w:sz w:val="22"/>
        </w:rPr>
        <w:t>the</w:t>
      </w:r>
      <w:r w:rsidR="00830542" w:rsidRPr="004F1775">
        <w:rPr>
          <w:rFonts w:ascii="Arial" w:hAnsi="Arial" w:cs="Arial"/>
          <w:sz w:val="22"/>
        </w:rPr>
        <w:t xml:space="preserve"> industrial</w:t>
      </w:r>
      <w:r w:rsidRPr="004F1775">
        <w:rPr>
          <w:rFonts w:ascii="Arial" w:hAnsi="Arial" w:cs="Arial"/>
          <w:sz w:val="22"/>
        </w:rPr>
        <w:t xml:space="preserve"> plant by the middleman in Quy Hop district</w:t>
      </w:r>
      <w:r w:rsidR="000349F6" w:rsidRPr="004F1775">
        <w:rPr>
          <w:rFonts w:ascii="Arial" w:hAnsi="Arial" w:cs="Arial"/>
          <w:sz w:val="22"/>
        </w:rPr>
        <w:t xml:space="preserve"> include about 10% of wood </w:t>
      </w:r>
      <w:r w:rsidR="00830542" w:rsidRPr="004F1775">
        <w:rPr>
          <w:rFonts w:ascii="Arial" w:hAnsi="Arial" w:cs="Arial"/>
          <w:sz w:val="22"/>
        </w:rPr>
        <w:t>with diameter</w:t>
      </w:r>
      <w:r w:rsidR="000349F6" w:rsidRPr="004F1775">
        <w:rPr>
          <w:rFonts w:ascii="Arial" w:hAnsi="Arial" w:cs="Arial"/>
          <w:sz w:val="22"/>
        </w:rPr>
        <w:t xml:space="preserve"> 25-30cm, 60 to 70% of wood </w:t>
      </w:r>
      <w:r w:rsidR="00830542" w:rsidRPr="004F1775">
        <w:rPr>
          <w:rFonts w:ascii="Arial" w:hAnsi="Arial" w:cs="Arial"/>
          <w:sz w:val="22"/>
        </w:rPr>
        <w:t>with diameters of</w:t>
      </w:r>
      <w:r w:rsidR="000349F6" w:rsidRPr="004F1775">
        <w:rPr>
          <w:rFonts w:ascii="Arial" w:hAnsi="Arial" w:cs="Arial"/>
          <w:sz w:val="22"/>
        </w:rPr>
        <w:t xml:space="preserve"> </w:t>
      </w:r>
      <w:r w:rsidR="004E16A9" w:rsidRPr="004F1775">
        <w:rPr>
          <w:rFonts w:ascii="Arial" w:hAnsi="Arial" w:cs="Arial"/>
          <w:sz w:val="22"/>
        </w:rPr>
        <w:t>15-25 cm</w:t>
      </w:r>
      <w:r w:rsidR="000349F6" w:rsidRPr="004F1775">
        <w:rPr>
          <w:rFonts w:ascii="Arial" w:hAnsi="Arial" w:cs="Arial"/>
          <w:sz w:val="22"/>
        </w:rPr>
        <w:t xml:space="preserve">, the rest of 20 to 30% of wood </w:t>
      </w:r>
      <w:r w:rsidR="00830542" w:rsidRPr="004F1775">
        <w:rPr>
          <w:rFonts w:ascii="Arial" w:hAnsi="Arial" w:cs="Arial"/>
          <w:sz w:val="22"/>
        </w:rPr>
        <w:t>with diameter</w:t>
      </w:r>
      <w:r w:rsidR="000349F6" w:rsidRPr="004F1775">
        <w:rPr>
          <w:rFonts w:ascii="Arial" w:hAnsi="Arial" w:cs="Arial"/>
          <w:sz w:val="22"/>
        </w:rPr>
        <w:t xml:space="preserve"> 10-15cm. </w:t>
      </w:r>
      <w:r w:rsidR="00096BB4" w:rsidRPr="004F1775">
        <w:rPr>
          <w:rFonts w:ascii="Arial" w:hAnsi="Arial" w:cs="Arial"/>
          <w:sz w:val="22"/>
        </w:rPr>
        <w:t>These are the sizes and ratio which is suitable for transportation and combustion at industrial boilers.</w:t>
      </w:r>
    </w:p>
    <w:p w14:paraId="732BBFB2" w14:textId="77777777" w:rsidR="006B1FE3" w:rsidRPr="004F1775" w:rsidRDefault="00F05F26" w:rsidP="00CE3C1F">
      <w:pPr>
        <w:pStyle w:val="Heading2"/>
        <w:rPr>
          <w:rFonts w:ascii="Arial" w:hAnsi="Arial" w:cs="Arial"/>
          <w:sz w:val="22"/>
          <w:szCs w:val="22"/>
        </w:rPr>
      </w:pPr>
      <w:bookmarkStart w:id="82" w:name="_Toc399149606"/>
      <w:r w:rsidRPr="004F1775">
        <w:rPr>
          <w:rFonts w:ascii="Arial" w:hAnsi="Arial" w:cs="Arial"/>
          <w:sz w:val="22"/>
          <w:szCs w:val="22"/>
        </w:rPr>
        <w:t>Discussion of t</w:t>
      </w:r>
      <w:r w:rsidR="001A1EC5" w:rsidRPr="004F1775">
        <w:rPr>
          <w:rFonts w:ascii="Arial" w:hAnsi="Arial" w:cs="Arial"/>
          <w:sz w:val="22"/>
          <w:szCs w:val="22"/>
        </w:rPr>
        <w:t>otal fuelwood consumption</w:t>
      </w:r>
      <w:bookmarkEnd w:id="82"/>
    </w:p>
    <w:p w14:paraId="7065FC3C" w14:textId="77777777" w:rsidR="00F73A1F" w:rsidRPr="004F1775" w:rsidRDefault="00F73A1F" w:rsidP="00AF188B">
      <w:pPr>
        <w:rPr>
          <w:rFonts w:ascii="Arial" w:hAnsi="Arial" w:cs="Arial"/>
          <w:sz w:val="22"/>
        </w:rPr>
      </w:pPr>
      <w:r w:rsidRPr="004F1775">
        <w:rPr>
          <w:rFonts w:ascii="Arial" w:hAnsi="Arial" w:cs="Arial"/>
          <w:sz w:val="22"/>
        </w:rPr>
        <w:t>Within the scope of this research, it is not allowed to conduct a full primary survey of local industrial fuelwood consumption. Instead, only selected plants were investigated including:</w:t>
      </w:r>
    </w:p>
    <w:p w14:paraId="138A6B48" w14:textId="77777777" w:rsidR="00F73A1F" w:rsidRPr="004F1775" w:rsidRDefault="00F73A1F" w:rsidP="00AF188B">
      <w:pPr>
        <w:pStyle w:val="ListParagraph"/>
        <w:numPr>
          <w:ilvl w:val="0"/>
          <w:numId w:val="1"/>
        </w:numPr>
        <w:rPr>
          <w:rFonts w:ascii="Arial" w:hAnsi="Arial" w:cs="Arial"/>
          <w:sz w:val="22"/>
        </w:rPr>
      </w:pPr>
      <w:r w:rsidRPr="004F1775">
        <w:rPr>
          <w:rFonts w:ascii="Arial" w:hAnsi="Arial" w:cs="Arial"/>
          <w:sz w:val="22"/>
        </w:rPr>
        <w:t xml:space="preserve">In Thanh </w:t>
      </w:r>
      <w:commentRangeStart w:id="83"/>
      <w:r w:rsidRPr="004F1775">
        <w:rPr>
          <w:rFonts w:ascii="Arial" w:hAnsi="Arial" w:cs="Arial"/>
          <w:sz w:val="22"/>
        </w:rPr>
        <w:t>Hoa: 1 paper mill, 1 wood chipper, 1 MDF plant</w:t>
      </w:r>
    </w:p>
    <w:p w14:paraId="404268C5" w14:textId="78EF434D" w:rsidR="00F73A1F" w:rsidRPr="004F1775" w:rsidRDefault="009177FF" w:rsidP="00AF188B">
      <w:pPr>
        <w:pStyle w:val="ListParagraph"/>
        <w:numPr>
          <w:ilvl w:val="0"/>
          <w:numId w:val="1"/>
        </w:numPr>
        <w:rPr>
          <w:rFonts w:ascii="Arial" w:hAnsi="Arial" w:cs="Arial"/>
          <w:sz w:val="22"/>
        </w:rPr>
      </w:pPr>
      <w:r w:rsidRPr="004F1775">
        <w:rPr>
          <w:rFonts w:ascii="Arial" w:hAnsi="Arial" w:cs="Arial"/>
          <w:sz w:val="22"/>
        </w:rPr>
        <w:t>In Nghe An: 2 tea plants, 2</w:t>
      </w:r>
      <w:r w:rsidR="00F73A1F" w:rsidRPr="004F1775">
        <w:rPr>
          <w:rFonts w:ascii="Arial" w:hAnsi="Arial" w:cs="Arial"/>
          <w:sz w:val="22"/>
        </w:rPr>
        <w:t xml:space="preserve"> paper mill</w:t>
      </w:r>
      <w:commentRangeEnd w:id="83"/>
      <w:r w:rsidR="00CA6DDD">
        <w:rPr>
          <w:rStyle w:val="CommentReference"/>
        </w:rPr>
        <w:commentReference w:id="83"/>
      </w:r>
    </w:p>
    <w:p w14:paraId="4EBA2F92" w14:textId="6755FF08" w:rsidR="00F73A1F" w:rsidRPr="004F1775" w:rsidRDefault="00F73A1F" w:rsidP="00AF188B">
      <w:pPr>
        <w:rPr>
          <w:rFonts w:ascii="Arial" w:hAnsi="Arial" w:cs="Arial"/>
          <w:sz w:val="22"/>
        </w:rPr>
      </w:pPr>
      <w:r w:rsidRPr="004F1775">
        <w:rPr>
          <w:rFonts w:ascii="Arial" w:hAnsi="Arial" w:cs="Arial"/>
          <w:sz w:val="22"/>
        </w:rPr>
        <w:lastRenderedPageBreak/>
        <w:t>A</w:t>
      </w:r>
      <w:r w:rsidR="0080019B" w:rsidRPr="004F1775">
        <w:rPr>
          <w:rFonts w:ascii="Arial" w:hAnsi="Arial" w:cs="Arial"/>
          <w:sz w:val="22"/>
        </w:rPr>
        <w:t xml:space="preserve"> </w:t>
      </w:r>
      <w:r w:rsidR="005A2A5B" w:rsidRPr="004F1775">
        <w:rPr>
          <w:rFonts w:ascii="Arial" w:hAnsi="Arial" w:cs="Arial"/>
          <w:sz w:val="22"/>
        </w:rPr>
        <w:t xml:space="preserve">full </w:t>
      </w:r>
      <w:r w:rsidR="0080019B" w:rsidRPr="004F1775">
        <w:rPr>
          <w:rFonts w:ascii="Arial" w:hAnsi="Arial" w:cs="Arial"/>
          <w:sz w:val="22"/>
        </w:rPr>
        <w:t xml:space="preserve">picture of </w:t>
      </w:r>
      <w:r w:rsidR="005A2A5B" w:rsidRPr="004F1775">
        <w:rPr>
          <w:rFonts w:ascii="Arial" w:hAnsi="Arial" w:cs="Arial"/>
          <w:sz w:val="22"/>
        </w:rPr>
        <w:t xml:space="preserve">mixed </w:t>
      </w:r>
      <w:r w:rsidR="0080019B" w:rsidRPr="004F1775">
        <w:rPr>
          <w:rFonts w:ascii="Arial" w:hAnsi="Arial" w:cs="Arial"/>
          <w:sz w:val="22"/>
        </w:rPr>
        <w:t>fuelwood consumption</w:t>
      </w:r>
      <w:r w:rsidR="005A2A5B" w:rsidRPr="004F1775">
        <w:rPr>
          <w:rFonts w:ascii="Arial" w:hAnsi="Arial" w:cs="Arial"/>
          <w:sz w:val="22"/>
        </w:rPr>
        <w:t xml:space="preserve"> </w:t>
      </w:r>
      <w:r w:rsidR="009D48B9" w:rsidRPr="004F1775">
        <w:rPr>
          <w:rFonts w:ascii="Arial" w:hAnsi="Arial" w:cs="Arial"/>
          <w:sz w:val="22"/>
        </w:rPr>
        <w:t>inc</w:t>
      </w:r>
      <w:r w:rsidR="00044906" w:rsidRPr="004F1775">
        <w:rPr>
          <w:rFonts w:ascii="Arial" w:hAnsi="Arial" w:cs="Arial"/>
          <w:sz w:val="22"/>
        </w:rPr>
        <w:t>luding residential and commercial consumption</w:t>
      </w:r>
      <w:r w:rsidRPr="004F1775">
        <w:rPr>
          <w:rFonts w:ascii="Arial" w:hAnsi="Arial" w:cs="Arial"/>
          <w:sz w:val="22"/>
        </w:rPr>
        <w:t xml:space="preserve"> is very much depending on specific residential – industrial – commercial consumption models. Therefore specific sites are se</w:t>
      </w:r>
      <w:r w:rsidR="007A1502" w:rsidRPr="004F1775">
        <w:rPr>
          <w:rFonts w:ascii="Arial" w:hAnsi="Arial" w:cs="Arial"/>
          <w:sz w:val="22"/>
        </w:rPr>
        <w:t>lected for consumption analysis.</w:t>
      </w:r>
    </w:p>
    <w:p w14:paraId="57BFE45B" w14:textId="72E92BA2" w:rsidR="007C4CBE" w:rsidRPr="004F1775" w:rsidRDefault="00F73A1F" w:rsidP="00AF188B">
      <w:pPr>
        <w:rPr>
          <w:rFonts w:ascii="Arial" w:hAnsi="Arial" w:cs="Arial"/>
          <w:sz w:val="22"/>
        </w:rPr>
      </w:pPr>
      <w:r w:rsidRPr="004F1775">
        <w:rPr>
          <w:rFonts w:ascii="Arial" w:hAnsi="Arial" w:cs="Arial"/>
          <w:sz w:val="22"/>
        </w:rPr>
        <w:t>T</w:t>
      </w:r>
      <w:r w:rsidR="00044906" w:rsidRPr="004F1775">
        <w:rPr>
          <w:rFonts w:ascii="Arial" w:hAnsi="Arial" w:cs="Arial"/>
          <w:sz w:val="22"/>
        </w:rPr>
        <w:t xml:space="preserve">wo districts, one </w:t>
      </w:r>
      <w:r w:rsidR="00E371B3" w:rsidRPr="004F1775">
        <w:rPr>
          <w:rFonts w:ascii="Arial" w:hAnsi="Arial" w:cs="Arial"/>
          <w:sz w:val="22"/>
        </w:rPr>
        <w:t xml:space="preserve">for </w:t>
      </w:r>
      <w:r w:rsidR="00044906" w:rsidRPr="004F1775">
        <w:rPr>
          <w:rFonts w:ascii="Arial" w:hAnsi="Arial" w:cs="Arial"/>
          <w:sz w:val="22"/>
        </w:rPr>
        <w:t xml:space="preserve">each province have been identified as </w:t>
      </w:r>
      <w:r w:rsidR="00830542" w:rsidRPr="004F1775">
        <w:rPr>
          <w:rFonts w:ascii="Arial" w:hAnsi="Arial" w:cs="Arial"/>
          <w:sz w:val="22"/>
        </w:rPr>
        <w:t xml:space="preserve">the </w:t>
      </w:r>
      <w:r w:rsidR="00044906" w:rsidRPr="004F1775">
        <w:rPr>
          <w:rFonts w:ascii="Arial" w:hAnsi="Arial" w:cs="Arial"/>
          <w:sz w:val="22"/>
        </w:rPr>
        <w:t xml:space="preserve">most </w:t>
      </w:r>
      <w:r w:rsidR="00830542" w:rsidRPr="004F1775">
        <w:rPr>
          <w:rFonts w:ascii="Arial" w:hAnsi="Arial" w:cs="Arial"/>
          <w:sz w:val="22"/>
        </w:rPr>
        <w:t>active</w:t>
      </w:r>
      <w:r w:rsidR="00044906" w:rsidRPr="004F1775">
        <w:rPr>
          <w:rFonts w:ascii="Arial" w:hAnsi="Arial" w:cs="Arial"/>
          <w:sz w:val="22"/>
        </w:rPr>
        <w:t xml:space="preserve"> fuelwood trading activities. For Than</w:t>
      </w:r>
      <w:r w:rsidR="00830542" w:rsidRPr="004F1775">
        <w:rPr>
          <w:rFonts w:ascii="Arial" w:hAnsi="Arial" w:cs="Arial"/>
          <w:sz w:val="22"/>
        </w:rPr>
        <w:t>h Hoa it is Lang Chanh district, f</w:t>
      </w:r>
      <w:r w:rsidR="00044906" w:rsidRPr="004F1775">
        <w:rPr>
          <w:rFonts w:ascii="Arial" w:hAnsi="Arial" w:cs="Arial"/>
          <w:sz w:val="22"/>
        </w:rPr>
        <w:t xml:space="preserve">or Nghe An it is Quy Hop district. These two districts have cluster </w:t>
      </w:r>
      <w:r w:rsidR="005D008A" w:rsidRPr="004F1775">
        <w:rPr>
          <w:rFonts w:ascii="Arial" w:hAnsi="Arial" w:cs="Arial"/>
          <w:sz w:val="22"/>
        </w:rPr>
        <w:t>4</w:t>
      </w:r>
      <w:r w:rsidR="00044906" w:rsidRPr="004F1775">
        <w:rPr>
          <w:rFonts w:ascii="Arial" w:hAnsi="Arial" w:cs="Arial"/>
          <w:sz w:val="22"/>
        </w:rPr>
        <w:t xml:space="preserve">, which has the characteristics of lower hills and mountain, less natural forest, more plantation forest, easier access </w:t>
      </w:r>
      <w:r w:rsidR="007C4CBE" w:rsidRPr="004F1775">
        <w:rPr>
          <w:rFonts w:ascii="Arial" w:hAnsi="Arial" w:cs="Arial"/>
          <w:sz w:val="22"/>
        </w:rPr>
        <w:t>to main roads (which means more commercialized), medium population density. In other words, it means that these two districts are i</w:t>
      </w:r>
      <w:r w:rsidR="00830542" w:rsidRPr="004F1775">
        <w:rPr>
          <w:rFonts w:ascii="Arial" w:hAnsi="Arial" w:cs="Arial"/>
          <w:sz w:val="22"/>
        </w:rPr>
        <w:t>n the middle between forest (</w:t>
      </w:r>
      <w:r w:rsidR="007C4CBE" w:rsidRPr="004F1775">
        <w:rPr>
          <w:rFonts w:ascii="Arial" w:hAnsi="Arial" w:cs="Arial"/>
          <w:sz w:val="22"/>
        </w:rPr>
        <w:t xml:space="preserve">cluster 6 and </w:t>
      </w:r>
      <w:r w:rsidR="005D008A" w:rsidRPr="004F1775">
        <w:rPr>
          <w:rFonts w:ascii="Arial" w:hAnsi="Arial" w:cs="Arial"/>
          <w:sz w:val="22"/>
        </w:rPr>
        <w:t>5</w:t>
      </w:r>
      <w:r w:rsidR="00830542" w:rsidRPr="004F1775">
        <w:rPr>
          <w:rFonts w:ascii="Arial" w:hAnsi="Arial" w:cs="Arial"/>
          <w:sz w:val="22"/>
        </w:rPr>
        <w:t>, mountain area)</w:t>
      </w:r>
      <w:r w:rsidR="007C4CBE" w:rsidRPr="004F1775">
        <w:rPr>
          <w:rFonts w:ascii="Arial" w:hAnsi="Arial" w:cs="Arial"/>
          <w:sz w:val="22"/>
        </w:rPr>
        <w:t xml:space="preserve"> and delta (cluster </w:t>
      </w:r>
      <w:r w:rsidR="005D008A" w:rsidRPr="004F1775">
        <w:rPr>
          <w:rFonts w:ascii="Arial" w:hAnsi="Arial" w:cs="Arial"/>
          <w:sz w:val="22"/>
        </w:rPr>
        <w:t>3</w:t>
      </w:r>
      <w:r w:rsidR="007C4CBE" w:rsidRPr="004F1775">
        <w:rPr>
          <w:rFonts w:ascii="Arial" w:hAnsi="Arial" w:cs="Arial"/>
          <w:sz w:val="22"/>
        </w:rPr>
        <w:t xml:space="preserve"> and </w:t>
      </w:r>
      <w:r w:rsidR="005D008A" w:rsidRPr="004F1775">
        <w:rPr>
          <w:rFonts w:ascii="Arial" w:hAnsi="Arial" w:cs="Arial"/>
          <w:sz w:val="22"/>
        </w:rPr>
        <w:t>2</w:t>
      </w:r>
      <w:r w:rsidR="00830542" w:rsidRPr="004F1775">
        <w:rPr>
          <w:rFonts w:ascii="Arial" w:hAnsi="Arial" w:cs="Arial"/>
          <w:sz w:val="22"/>
        </w:rPr>
        <w:t>, low land).</w:t>
      </w:r>
    </w:p>
    <w:p w14:paraId="77A85B9C" w14:textId="2A0C23ED" w:rsidR="00F05F26" w:rsidRPr="004F1775" w:rsidRDefault="00E406E0" w:rsidP="00830542">
      <w:pPr>
        <w:pStyle w:val="Heading3"/>
        <w:rPr>
          <w:rFonts w:ascii="Arial" w:hAnsi="Arial" w:cs="Arial"/>
          <w:sz w:val="22"/>
        </w:rPr>
      </w:pPr>
      <w:bookmarkStart w:id="84" w:name="_Toc399149607"/>
      <w:r w:rsidRPr="004F1775">
        <w:rPr>
          <w:rFonts w:ascii="Arial" w:hAnsi="Arial" w:cs="Arial"/>
          <w:sz w:val="22"/>
        </w:rPr>
        <w:t xml:space="preserve">Discussion of fuelwood consumption </w:t>
      </w:r>
      <w:r w:rsidR="007F1ECA" w:rsidRPr="004F1775">
        <w:rPr>
          <w:rFonts w:ascii="Arial" w:hAnsi="Arial" w:cs="Arial"/>
          <w:sz w:val="22"/>
        </w:rPr>
        <w:t xml:space="preserve">in </w:t>
      </w:r>
      <w:r w:rsidR="00F05F26" w:rsidRPr="004F1775">
        <w:rPr>
          <w:rFonts w:ascii="Arial" w:hAnsi="Arial" w:cs="Arial"/>
          <w:sz w:val="22"/>
        </w:rPr>
        <w:t>Lang Chanh district, Thanh Hoa</w:t>
      </w:r>
      <w:bookmarkEnd w:id="84"/>
    </w:p>
    <w:p w14:paraId="7FA505E5" w14:textId="2B679703" w:rsidR="003429A8" w:rsidRPr="004F1775" w:rsidRDefault="00320931" w:rsidP="00320931">
      <w:pPr>
        <w:spacing w:before="360"/>
        <w:jc w:val="center"/>
        <w:rPr>
          <w:rFonts w:ascii="Arial" w:hAnsi="Arial" w:cs="Arial"/>
          <w:i/>
          <w:sz w:val="22"/>
        </w:rPr>
      </w:pPr>
      <w:r w:rsidRPr="004F1775">
        <w:rPr>
          <w:rFonts w:ascii="Arial" w:hAnsi="Arial" w:cs="Arial"/>
          <w:noProof/>
          <w:sz w:val="22"/>
          <w:lang w:val="en-GB" w:eastAsia="en-GB"/>
        </w:rPr>
        <w:drawing>
          <wp:inline distT="0" distB="0" distL="0" distR="0" wp14:anchorId="6D38E885" wp14:editId="646A2E10">
            <wp:extent cx="5629275" cy="4749888"/>
            <wp:effectExtent l="0" t="0" r="0" b="0"/>
            <wp:docPr id="4" name="Picture 4" descr="E:\GFD\02 Ongoing projects\0193 SNV fuelwood baseline\Implementation\Reports\Phan tich so lieu\Cluster_TH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FD\02 Ongoing projects\0193 SNV fuelwood baseline\Implementation\Reports\Phan tich so lieu\Cluster_TH_NEW.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28652" cy="4749362"/>
                    </a:xfrm>
                    <a:prstGeom prst="rect">
                      <a:avLst/>
                    </a:prstGeom>
                    <a:noFill/>
                    <a:ln>
                      <a:noFill/>
                    </a:ln>
                  </pic:spPr>
                </pic:pic>
              </a:graphicData>
            </a:graphic>
          </wp:inline>
        </w:drawing>
      </w:r>
      <w:r w:rsidR="003429A8" w:rsidRPr="004F1775">
        <w:rPr>
          <w:rFonts w:ascii="Arial" w:hAnsi="Arial" w:cs="Arial"/>
          <w:i/>
          <w:sz w:val="22"/>
        </w:rPr>
        <w:t>Cluster map of Thanh Hoa province</w:t>
      </w:r>
    </w:p>
    <w:p w14:paraId="4019089C" w14:textId="77777777" w:rsidR="00320931" w:rsidRPr="004F1775" w:rsidRDefault="00320931" w:rsidP="00AF188B">
      <w:pPr>
        <w:rPr>
          <w:rFonts w:ascii="Arial" w:hAnsi="Arial" w:cs="Arial"/>
          <w:b/>
          <w:i/>
          <w:sz w:val="22"/>
        </w:rPr>
      </w:pPr>
    </w:p>
    <w:p w14:paraId="39D33989" w14:textId="77777777" w:rsidR="00320931" w:rsidRPr="004F1775" w:rsidRDefault="00320931">
      <w:pPr>
        <w:spacing w:before="0" w:after="200" w:line="276" w:lineRule="auto"/>
        <w:jc w:val="left"/>
        <w:rPr>
          <w:rFonts w:ascii="Arial" w:hAnsi="Arial" w:cs="Arial"/>
          <w:b/>
          <w:i/>
          <w:sz w:val="22"/>
        </w:rPr>
      </w:pPr>
      <w:r w:rsidRPr="004F1775">
        <w:rPr>
          <w:rFonts w:ascii="Arial" w:hAnsi="Arial" w:cs="Arial"/>
          <w:b/>
          <w:i/>
          <w:sz w:val="22"/>
        </w:rPr>
        <w:br w:type="page"/>
      </w:r>
    </w:p>
    <w:p w14:paraId="78E02CF5" w14:textId="28FAD53C" w:rsidR="00513429" w:rsidRPr="004F1775" w:rsidRDefault="00513429" w:rsidP="00AF188B">
      <w:pPr>
        <w:rPr>
          <w:rFonts w:ascii="Arial" w:hAnsi="Arial" w:cs="Arial"/>
          <w:b/>
          <w:i/>
          <w:sz w:val="22"/>
        </w:rPr>
      </w:pPr>
      <w:r w:rsidRPr="004F1775">
        <w:rPr>
          <w:rFonts w:ascii="Arial" w:hAnsi="Arial" w:cs="Arial"/>
          <w:b/>
          <w:i/>
          <w:sz w:val="22"/>
        </w:rPr>
        <w:lastRenderedPageBreak/>
        <w:t>Residential wood consumption</w:t>
      </w:r>
    </w:p>
    <w:p w14:paraId="4B299C21" w14:textId="2ECAF28C" w:rsidR="003429A8" w:rsidRPr="004F1775" w:rsidRDefault="00E01DA7" w:rsidP="00AF188B">
      <w:pPr>
        <w:rPr>
          <w:rFonts w:ascii="Arial" w:hAnsi="Arial" w:cs="Arial"/>
          <w:sz w:val="22"/>
        </w:rPr>
      </w:pPr>
      <w:r w:rsidRPr="004F1775">
        <w:rPr>
          <w:rFonts w:ascii="Arial" w:hAnsi="Arial" w:cs="Arial"/>
          <w:sz w:val="22"/>
        </w:rPr>
        <w:t xml:space="preserve">Lang Chanh </w:t>
      </w:r>
      <w:r w:rsidR="00DB2039" w:rsidRPr="004F1775">
        <w:rPr>
          <w:rFonts w:ascii="Arial" w:hAnsi="Arial" w:cs="Arial"/>
          <w:sz w:val="22"/>
        </w:rPr>
        <w:t xml:space="preserve">is a district of Thanh Hoa province, which </w:t>
      </w:r>
      <w:r w:rsidRPr="004F1775">
        <w:rPr>
          <w:rFonts w:ascii="Arial" w:hAnsi="Arial" w:cs="Arial"/>
          <w:sz w:val="22"/>
        </w:rPr>
        <w:t xml:space="preserve">has a population of </w:t>
      </w:r>
      <w:r w:rsidR="00853813" w:rsidRPr="004F1775">
        <w:rPr>
          <w:rFonts w:ascii="Arial" w:hAnsi="Arial" w:cs="Arial"/>
          <w:sz w:val="22"/>
        </w:rPr>
        <w:t>43,</w:t>
      </w:r>
      <w:r w:rsidR="00C70A0E" w:rsidRPr="004F1775">
        <w:rPr>
          <w:rFonts w:ascii="Arial" w:hAnsi="Arial" w:cs="Arial"/>
          <w:sz w:val="22"/>
        </w:rPr>
        <w:t xml:space="preserve">913 person. </w:t>
      </w:r>
      <w:r w:rsidR="00DB2039" w:rsidRPr="004F1775">
        <w:rPr>
          <w:rFonts w:ascii="Arial" w:hAnsi="Arial" w:cs="Arial"/>
          <w:sz w:val="22"/>
        </w:rPr>
        <w:t>Natural area is of 5,846 km2. Population density</w:t>
      </w:r>
      <w:r w:rsidR="00BB7EEF" w:rsidRPr="004F1775">
        <w:rPr>
          <w:rFonts w:ascii="Arial" w:hAnsi="Arial" w:cs="Arial"/>
          <w:sz w:val="22"/>
        </w:rPr>
        <w:t xml:space="preserve"> of 7.51 person per square kilometer</w:t>
      </w:r>
      <w:r w:rsidR="00DB2039" w:rsidRPr="004F1775">
        <w:rPr>
          <w:rFonts w:ascii="Arial" w:hAnsi="Arial" w:cs="Arial"/>
          <w:sz w:val="22"/>
        </w:rPr>
        <w:t xml:space="preserve">. This </w:t>
      </w:r>
      <w:r w:rsidR="007F1ECA" w:rsidRPr="004F1775">
        <w:rPr>
          <w:rFonts w:ascii="Arial" w:hAnsi="Arial" w:cs="Arial"/>
          <w:sz w:val="22"/>
        </w:rPr>
        <w:t xml:space="preserve">population </w:t>
      </w:r>
      <w:r w:rsidR="00DB2039" w:rsidRPr="004F1775">
        <w:rPr>
          <w:rFonts w:ascii="Arial" w:hAnsi="Arial" w:cs="Arial"/>
          <w:sz w:val="22"/>
        </w:rPr>
        <w:t xml:space="preserve">density is low compared to </w:t>
      </w:r>
      <w:r w:rsidR="00BB7EEF" w:rsidRPr="004F1775">
        <w:rPr>
          <w:rFonts w:ascii="Arial" w:hAnsi="Arial" w:cs="Arial"/>
          <w:sz w:val="22"/>
        </w:rPr>
        <w:t xml:space="preserve">average </w:t>
      </w:r>
      <w:r w:rsidR="00DB2039" w:rsidRPr="004F1775">
        <w:rPr>
          <w:rFonts w:ascii="Arial" w:hAnsi="Arial" w:cs="Arial"/>
          <w:sz w:val="22"/>
        </w:rPr>
        <w:t xml:space="preserve">density of Thanh Hoa province of 32.1 person per square </w:t>
      </w:r>
      <w:r w:rsidR="00BB7EEF" w:rsidRPr="004F1775">
        <w:rPr>
          <w:rFonts w:ascii="Arial" w:hAnsi="Arial" w:cs="Arial"/>
          <w:sz w:val="22"/>
        </w:rPr>
        <w:t>kilometer.</w:t>
      </w:r>
    </w:p>
    <w:p w14:paraId="165771D6" w14:textId="77777777" w:rsidR="00DB2039" w:rsidRPr="004F1775" w:rsidRDefault="00DB2039" w:rsidP="00AF188B">
      <w:pPr>
        <w:rPr>
          <w:rFonts w:ascii="Arial" w:hAnsi="Arial" w:cs="Arial"/>
          <w:sz w:val="22"/>
        </w:rPr>
      </w:pPr>
      <w:r w:rsidRPr="004F1775">
        <w:rPr>
          <w:rFonts w:ascii="Arial" w:hAnsi="Arial" w:cs="Arial"/>
          <w:sz w:val="22"/>
        </w:rPr>
        <w:t xml:space="preserve">Lang Chanh has </w:t>
      </w:r>
      <w:r w:rsidR="009F2749" w:rsidRPr="004F1775">
        <w:rPr>
          <w:rFonts w:ascii="Arial" w:hAnsi="Arial" w:cs="Arial"/>
          <w:sz w:val="22"/>
        </w:rPr>
        <w:t>average natural forest per capita of 0.67 hectare/ person and plantation forest per capita of 0.28 hectare/ person (compared to 0.11 and 0.03 of Thanh Hoa province).</w:t>
      </w:r>
    </w:p>
    <w:p w14:paraId="33B6DC09" w14:textId="538A5EAC" w:rsidR="00F64B12" w:rsidRPr="004F1775" w:rsidRDefault="007F1ECA" w:rsidP="007F1ECA">
      <w:pPr>
        <w:pStyle w:val="Caption"/>
        <w:rPr>
          <w:rFonts w:ascii="Arial" w:hAnsi="Arial" w:cs="Arial"/>
          <w:sz w:val="22"/>
          <w:szCs w:val="22"/>
        </w:rPr>
      </w:pPr>
      <w:r w:rsidRPr="004F1775">
        <w:rPr>
          <w:rFonts w:ascii="Arial" w:hAnsi="Arial" w:cs="Arial"/>
          <w:sz w:val="22"/>
          <w:szCs w:val="22"/>
        </w:rPr>
        <w:t xml:space="preserve">Table </w:t>
      </w:r>
      <w:r w:rsidR="004F1775" w:rsidRPr="004F1775">
        <w:rPr>
          <w:rFonts w:ascii="Arial" w:hAnsi="Arial" w:cs="Arial"/>
          <w:sz w:val="22"/>
          <w:szCs w:val="22"/>
        </w:rPr>
        <w:fldChar w:fldCharType="begin"/>
      </w:r>
      <w:r w:rsidR="004F1775" w:rsidRPr="004F1775">
        <w:rPr>
          <w:rFonts w:ascii="Arial" w:hAnsi="Arial" w:cs="Arial"/>
          <w:sz w:val="22"/>
          <w:szCs w:val="22"/>
        </w:rPr>
        <w:instrText xml:space="preserve"> SEQ Table \* ARABIC </w:instrText>
      </w:r>
      <w:r w:rsidR="004F1775" w:rsidRPr="004F1775">
        <w:rPr>
          <w:rFonts w:ascii="Arial" w:hAnsi="Arial" w:cs="Arial"/>
          <w:sz w:val="22"/>
          <w:szCs w:val="22"/>
        </w:rPr>
        <w:fldChar w:fldCharType="separate"/>
      </w:r>
      <w:r w:rsidR="00BD6C81" w:rsidRPr="004F1775">
        <w:rPr>
          <w:rFonts w:ascii="Arial" w:hAnsi="Arial" w:cs="Arial"/>
          <w:noProof/>
          <w:sz w:val="22"/>
          <w:szCs w:val="22"/>
        </w:rPr>
        <w:t>7</w:t>
      </w:r>
      <w:r w:rsidR="004F1775" w:rsidRPr="004F1775">
        <w:rPr>
          <w:rFonts w:ascii="Arial" w:hAnsi="Arial" w:cs="Arial"/>
          <w:noProof/>
          <w:sz w:val="22"/>
          <w:szCs w:val="22"/>
        </w:rPr>
        <w:fldChar w:fldCharType="end"/>
      </w:r>
      <w:r w:rsidRPr="004F1775">
        <w:rPr>
          <w:rFonts w:ascii="Arial" w:hAnsi="Arial" w:cs="Arial"/>
          <w:sz w:val="22"/>
          <w:szCs w:val="22"/>
        </w:rPr>
        <w:t>. Demography of Lang Chanh district, Thanh Hoa</w:t>
      </w:r>
    </w:p>
    <w:tbl>
      <w:tblPr>
        <w:tblW w:w="9181"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1365"/>
        <w:gridCol w:w="1256"/>
        <w:gridCol w:w="1195"/>
        <w:gridCol w:w="1375"/>
        <w:gridCol w:w="1051"/>
        <w:gridCol w:w="1195"/>
        <w:gridCol w:w="932"/>
        <w:gridCol w:w="1171"/>
      </w:tblGrid>
      <w:tr w:rsidR="00F64B12" w:rsidRPr="004F1775" w14:paraId="02622C95" w14:textId="77777777" w:rsidTr="00D753B7">
        <w:trPr>
          <w:trHeight w:val="300"/>
        </w:trPr>
        <w:tc>
          <w:tcPr>
            <w:tcW w:w="1365" w:type="dxa"/>
            <w:tcBorders>
              <w:top w:val="single" w:sz="4" w:space="0" w:color="auto"/>
              <w:bottom w:val="single" w:sz="4" w:space="0" w:color="auto"/>
            </w:tcBorders>
            <w:shd w:val="clear" w:color="auto" w:fill="auto"/>
            <w:noWrap/>
            <w:hideMark/>
          </w:tcPr>
          <w:p w14:paraId="09240F14" w14:textId="77777777" w:rsidR="00F64B12" w:rsidRPr="004F1775" w:rsidRDefault="00F64B12" w:rsidP="00421D17">
            <w:pPr>
              <w:jc w:val="center"/>
              <w:rPr>
                <w:rFonts w:ascii="Arial" w:hAnsi="Arial" w:cs="Arial"/>
                <w:sz w:val="22"/>
              </w:rPr>
            </w:pPr>
          </w:p>
        </w:tc>
        <w:tc>
          <w:tcPr>
            <w:tcW w:w="1162" w:type="dxa"/>
            <w:tcBorders>
              <w:top w:val="single" w:sz="4" w:space="0" w:color="auto"/>
              <w:bottom w:val="single" w:sz="4" w:space="0" w:color="auto"/>
            </w:tcBorders>
            <w:shd w:val="clear" w:color="auto" w:fill="auto"/>
            <w:noWrap/>
            <w:hideMark/>
          </w:tcPr>
          <w:p w14:paraId="47632285" w14:textId="77777777" w:rsidR="00F64B12" w:rsidRPr="004F1775" w:rsidRDefault="00F64B12" w:rsidP="00421D17">
            <w:pPr>
              <w:jc w:val="center"/>
              <w:rPr>
                <w:rFonts w:ascii="Arial" w:hAnsi="Arial" w:cs="Arial"/>
                <w:sz w:val="22"/>
              </w:rPr>
            </w:pPr>
            <w:r w:rsidRPr="004F1775">
              <w:rPr>
                <w:rFonts w:ascii="Arial" w:hAnsi="Arial" w:cs="Arial"/>
                <w:sz w:val="22"/>
              </w:rPr>
              <w:t>Population</w:t>
            </w:r>
          </w:p>
        </w:tc>
        <w:tc>
          <w:tcPr>
            <w:tcW w:w="1106" w:type="dxa"/>
            <w:tcBorders>
              <w:top w:val="single" w:sz="4" w:space="0" w:color="auto"/>
              <w:bottom w:val="single" w:sz="4" w:space="0" w:color="auto"/>
            </w:tcBorders>
            <w:shd w:val="clear" w:color="auto" w:fill="auto"/>
            <w:noWrap/>
            <w:hideMark/>
          </w:tcPr>
          <w:p w14:paraId="41302142" w14:textId="77777777" w:rsidR="00F64B12" w:rsidRPr="004F1775" w:rsidRDefault="00F64B12" w:rsidP="00421D17">
            <w:pPr>
              <w:jc w:val="center"/>
              <w:rPr>
                <w:rFonts w:ascii="Arial" w:hAnsi="Arial" w:cs="Arial"/>
                <w:sz w:val="22"/>
              </w:rPr>
            </w:pPr>
            <w:r w:rsidRPr="004F1775">
              <w:rPr>
                <w:rFonts w:ascii="Arial" w:hAnsi="Arial" w:cs="Arial"/>
                <w:sz w:val="22"/>
              </w:rPr>
              <w:t>Area (ha)</w:t>
            </w:r>
          </w:p>
        </w:tc>
        <w:tc>
          <w:tcPr>
            <w:tcW w:w="1375" w:type="dxa"/>
            <w:tcBorders>
              <w:top w:val="single" w:sz="4" w:space="0" w:color="auto"/>
              <w:bottom w:val="single" w:sz="4" w:space="0" w:color="auto"/>
            </w:tcBorders>
            <w:shd w:val="clear" w:color="auto" w:fill="auto"/>
            <w:noWrap/>
            <w:hideMark/>
          </w:tcPr>
          <w:p w14:paraId="6E78ABC1" w14:textId="77777777" w:rsidR="00F64B12" w:rsidRPr="004F1775" w:rsidRDefault="00F64B12" w:rsidP="00421D17">
            <w:pPr>
              <w:jc w:val="center"/>
              <w:rPr>
                <w:rFonts w:ascii="Arial" w:hAnsi="Arial" w:cs="Arial"/>
                <w:sz w:val="22"/>
              </w:rPr>
            </w:pPr>
            <w:r w:rsidRPr="004F1775">
              <w:rPr>
                <w:rFonts w:ascii="Arial" w:hAnsi="Arial" w:cs="Arial"/>
                <w:sz w:val="22"/>
              </w:rPr>
              <w:t>Density person/km2</w:t>
            </w:r>
          </w:p>
        </w:tc>
        <w:tc>
          <w:tcPr>
            <w:tcW w:w="1051" w:type="dxa"/>
            <w:tcBorders>
              <w:top w:val="single" w:sz="4" w:space="0" w:color="auto"/>
              <w:bottom w:val="single" w:sz="4" w:space="0" w:color="auto"/>
            </w:tcBorders>
            <w:shd w:val="clear" w:color="DCE6F1" w:fill="auto"/>
            <w:noWrap/>
            <w:hideMark/>
          </w:tcPr>
          <w:p w14:paraId="2661EF98" w14:textId="77777777" w:rsidR="00F64B12" w:rsidRPr="004F1775" w:rsidRDefault="00F64B12" w:rsidP="00421D17">
            <w:pPr>
              <w:jc w:val="center"/>
              <w:rPr>
                <w:rFonts w:ascii="Arial" w:hAnsi="Arial" w:cs="Arial"/>
                <w:sz w:val="22"/>
              </w:rPr>
            </w:pPr>
            <w:r w:rsidRPr="004F1775">
              <w:rPr>
                <w:rFonts w:ascii="Arial" w:hAnsi="Arial" w:cs="Arial"/>
                <w:sz w:val="22"/>
              </w:rPr>
              <w:t>Natural forest area (ha)</w:t>
            </w:r>
          </w:p>
        </w:tc>
        <w:tc>
          <w:tcPr>
            <w:tcW w:w="1106" w:type="dxa"/>
            <w:tcBorders>
              <w:top w:val="single" w:sz="4" w:space="0" w:color="auto"/>
              <w:bottom w:val="single" w:sz="4" w:space="0" w:color="auto"/>
            </w:tcBorders>
            <w:shd w:val="clear" w:color="DCE6F1" w:fill="auto"/>
            <w:noWrap/>
            <w:hideMark/>
          </w:tcPr>
          <w:p w14:paraId="16316407" w14:textId="77777777" w:rsidR="00F64B12" w:rsidRPr="004F1775" w:rsidRDefault="00F64B12" w:rsidP="00421D17">
            <w:pPr>
              <w:jc w:val="center"/>
              <w:rPr>
                <w:rFonts w:ascii="Arial" w:hAnsi="Arial" w:cs="Arial"/>
                <w:sz w:val="22"/>
              </w:rPr>
            </w:pPr>
            <w:r w:rsidRPr="004F1775">
              <w:rPr>
                <w:rFonts w:ascii="Arial" w:hAnsi="Arial" w:cs="Arial"/>
                <w:sz w:val="22"/>
              </w:rPr>
              <w:t>Plantation forest area (ha)</w:t>
            </w:r>
          </w:p>
        </w:tc>
        <w:tc>
          <w:tcPr>
            <w:tcW w:w="932" w:type="dxa"/>
            <w:tcBorders>
              <w:top w:val="single" w:sz="4" w:space="0" w:color="auto"/>
              <w:bottom w:val="single" w:sz="4" w:space="0" w:color="auto"/>
            </w:tcBorders>
            <w:shd w:val="clear" w:color="auto" w:fill="auto"/>
            <w:noWrap/>
            <w:hideMark/>
          </w:tcPr>
          <w:p w14:paraId="7FD710CB" w14:textId="77777777" w:rsidR="00F64B12" w:rsidRPr="004F1775" w:rsidRDefault="00F64B12" w:rsidP="00421D17">
            <w:pPr>
              <w:jc w:val="center"/>
              <w:rPr>
                <w:rFonts w:ascii="Arial" w:hAnsi="Arial" w:cs="Arial"/>
                <w:sz w:val="22"/>
              </w:rPr>
            </w:pPr>
            <w:r w:rsidRPr="004F1775">
              <w:rPr>
                <w:rFonts w:ascii="Arial" w:hAnsi="Arial" w:cs="Arial"/>
                <w:sz w:val="22"/>
              </w:rPr>
              <w:t>Area of natural forest per pax</w:t>
            </w:r>
          </w:p>
        </w:tc>
        <w:tc>
          <w:tcPr>
            <w:tcW w:w="1084" w:type="dxa"/>
            <w:tcBorders>
              <w:top w:val="single" w:sz="4" w:space="0" w:color="auto"/>
              <w:bottom w:val="single" w:sz="4" w:space="0" w:color="auto"/>
            </w:tcBorders>
            <w:shd w:val="clear" w:color="auto" w:fill="auto"/>
            <w:noWrap/>
            <w:hideMark/>
          </w:tcPr>
          <w:p w14:paraId="78AC3B0C" w14:textId="77777777" w:rsidR="00F64B12" w:rsidRPr="004F1775" w:rsidRDefault="00F64B12" w:rsidP="00421D17">
            <w:pPr>
              <w:jc w:val="center"/>
              <w:rPr>
                <w:rFonts w:ascii="Arial" w:hAnsi="Arial" w:cs="Arial"/>
                <w:sz w:val="22"/>
              </w:rPr>
            </w:pPr>
            <w:r w:rsidRPr="004F1775">
              <w:rPr>
                <w:rFonts w:ascii="Arial" w:hAnsi="Arial" w:cs="Arial"/>
                <w:sz w:val="22"/>
              </w:rPr>
              <w:t>Area of plantation forest per pax</w:t>
            </w:r>
          </w:p>
        </w:tc>
      </w:tr>
      <w:tr w:rsidR="00F64B12" w:rsidRPr="004F1775" w14:paraId="5AA18F03" w14:textId="77777777" w:rsidTr="00D753B7">
        <w:trPr>
          <w:trHeight w:val="300"/>
        </w:trPr>
        <w:tc>
          <w:tcPr>
            <w:tcW w:w="1365" w:type="dxa"/>
            <w:tcBorders>
              <w:top w:val="single" w:sz="4" w:space="0" w:color="auto"/>
            </w:tcBorders>
            <w:shd w:val="clear" w:color="auto" w:fill="auto"/>
            <w:noWrap/>
            <w:hideMark/>
          </w:tcPr>
          <w:p w14:paraId="0B54EEEE" w14:textId="77777777" w:rsidR="00F64B12" w:rsidRPr="004F1775" w:rsidRDefault="00F64B12" w:rsidP="00421D17">
            <w:pPr>
              <w:jc w:val="center"/>
              <w:rPr>
                <w:rFonts w:ascii="Arial" w:hAnsi="Arial" w:cs="Arial"/>
                <w:sz w:val="22"/>
              </w:rPr>
            </w:pPr>
            <w:r w:rsidRPr="004F1775">
              <w:rPr>
                <w:rFonts w:ascii="Arial" w:hAnsi="Arial" w:cs="Arial"/>
                <w:sz w:val="22"/>
              </w:rPr>
              <w:t>Thanh Hoa</w:t>
            </w:r>
          </w:p>
        </w:tc>
        <w:tc>
          <w:tcPr>
            <w:tcW w:w="1162" w:type="dxa"/>
            <w:tcBorders>
              <w:top w:val="single" w:sz="4" w:space="0" w:color="auto"/>
            </w:tcBorders>
            <w:shd w:val="clear" w:color="auto" w:fill="auto"/>
            <w:noWrap/>
            <w:vAlign w:val="bottom"/>
          </w:tcPr>
          <w:p w14:paraId="545EC6AD" w14:textId="77777777" w:rsidR="00F64B12" w:rsidRPr="004F1775" w:rsidRDefault="00F64B12" w:rsidP="00F64B12">
            <w:pPr>
              <w:jc w:val="center"/>
              <w:rPr>
                <w:rFonts w:ascii="Arial" w:hAnsi="Arial" w:cs="Arial"/>
                <w:sz w:val="22"/>
              </w:rPr>
            </w:pPr>
            <w:r w:rsidRPr="004F1775">
              <w:rPr>
                <w:rFonts w:ascii="Arial" w:hAnsi="Arial" w:cs="Arial"/>
                <w:sz w:val="22"/>
              </w:rPr>
              <w:t>3,557,482</w:t>
            </w:r>
          </w:p>
        </w:tc>
        <w:tc>
          <w:tcPr>
            <w:tcW w:w="1106" w:type="dxa"/>
            <w:tcBorders>
              <w:top w:val="single" w:sz="4" w:space="0" w:color="auto"/>
            </w:tcBorders>
            <w:shd w:val="clear" w:color="auto" w:fill="auto"/>
            <w:noWrap/>
            <w:vAlign w:val="bottom"/>
          </w:tcPr>
          <w:p w14:paraId="52F8BDBE" w14:textId="77777777" w:rsidR="00F64B12" w:rsidRPr="004F1775" w:rsidRDefault="00F64B12" w:rsidP="00F64B12">
            <w:pPr>
              <w:jc w:val="center"/>
              <w:rPr>
                <w:rFonts w:ascii="Arial" w:hAnsi="Arial" w:cs="Arial"/>
                <w:sz w:val="22"/>
              </w:rPr>
            </w:pPr>
            <w:r w:rsidRPr="004F1775">
              <w:rPr>
                <w:rFonts w:ascii="Arial" w:hAnsi="Arial" w:cs="Arial"/>
                <w:sz w:val="22"/>
              </w:rPr>
              <w:t>1,108,239</w:t>
            </w:r>
          </w:p>
        </w:tc>
        <w:tc>
          <w:tcPr>
            <w:tcW w:w="1375" w:type="dxa"/>
            <w:tcBorders>
              <w:top w:val="single" w:sz="4" w:space="0" w:color="auto"/>
            </w:tcBorders>
            <w:shd w:val="clear" w:color="auto" w:fill="auto"/>
            <w:noWrap/>
            <w:vAlign w:val="bottom"/>
          </w:tcPr>
          <w:p w14:paraId="2B9409F3" w14:textId="77777777" w:rsidR="00F64B12" w:rsidRPr="004F1775" w:rsidRDefault="00F64B12" w:rsidP="00F64B12">
            <w:pPr>
              <w:jc w:val="center"/>
              <w:rPr>
                <w:rFonts w:ascii="Arial" w:hAnsi="Arial" w:cs="Arial"/>
                <w:sz w:val="22"/>
              </w:rPr>
            </w:pPr>
            <w:r w:rsidRPr="004F1775">
              <w:rPr>
                <w:rFonts w:ascii="Arial" w:hAnsi="Arial" w:cs="Arial"/>
                <w:sz w:val="22"/>
              </w:rPr>
              <w:t>32.10</w:t>
            </w:r>
          </w:p>
        </w:tc>
        <w:tc>
          <w:tcPr>
            <w:tcW w:w="1051" w:type="dxa"/>
            <w:tcBorders>
              <w:top w:val="single" w:sz="4" w:space="0" w:color="auto"/>
            </w:tcBorders>
            <w:shd w:val="clear" w:color="auto" w:fill="auto"/>
            <w:noWrap/>
            <w:vAlign w:val="bottom"/>
          </w:tcPr>
          <w:p w14:paraId="694E86A4" w14:textId="77777777" w:rsidR="00F64B12" w:rsidRPr="004F1775" w:rsidRDefault="00F64B12" w:rsidP="00F64B12">
            <w:pPr>
              <w:jc w:val="center"/>
              <w:rPr>
                <w:rFonts w:ascii="Arial" w:hAnsi="Arial" w:cs="Arial"/>
                <w:sz w:val="22"/>
              </w:rPr>
            </w:pPr>
            <w:r w:rsidRPr="004F1775">
              <w:rPr>
                <w:rFonts w:ascii="Arial" w:hAnsi="Arial" w:cs="Arial"/>
                <w:sz w:val="22"/>
              </w:rPr>
              <w:t>381,220</w:t>
            </w:r>
          </w:p>
        </w:tc>
        <w:tc>
          <w:tcPr>
            <w:tcW w:w="1106" w:type="dxa"/>
            <w:tcBorders>
              <w:top w:val="single" w:sz="4" w:space="0" w:color="auto"/>
            </w:tcBorders>
            <w:shd w:val="clear" w:color="auto" w:fill="auto"/>
            <w:noWrap/>
            <w:vAlign w:val="bottom"/>
          </w:tcPr>
          <w:p w14:paraId="049039D8" w14:textId="77777777" w:rsidR="00F64B12" w:rsidRPr="004F1775" w:rsidRDefault="00F64B12" w:rsidP="00F64B12">
            <w:pPr>
              <w:jc w:val="center"/>
              <w:rPr>
                <w:rFonts w:ascii="Arial" w:hAnsi="Arial" w:cs="Arial"/>
                <w:sz w:val="22"/>
              </w:rPr>
            </w:pPr>
            <w:r w:rsidRPr="004F1775">
              <w:rPr>
                <w:rFonts w:ascii="Arial" w:hAnsi="Arial" w:cs="Arial"/>
                <w:sz w:val="22"/>
              </w:rPr>
              <w:t>110,968</w:t>
            </w:r>
          </w:p>
        </w:tc>
        <w:tc>
          <w:tcPr>
            <w:tcW w:w="932" w:type="dxa"/>
            <w:tcBorders>
              <w:top w:val="single" w:sz="4" w:space="0" w:color="auto"/>
            </w:tcBorders>
            <w:shd w:val="clear" w:color="auto" w:fill="auto"/>
            <w:noWrap/>
            <w:vAlign w:val="bottom"/>
          </w:tcPr>
          <w:p w14:paraId="2C07B50A" w14:textId="77777777" w:rsidR="00F64B12" w:rsidRPr="004F1775" w:rsidRDefault="00F64B12" w:rsidP="00F64B12">
            <w:pPr>
              <w:jc w:val="center"/>
              <w:rPr>
                <w:rFonts w:ascii="Arial" w:hAnsi="Arial" w:cs="Arial"/>
                <w:sz w:val="22"/>
              </w:rPr>
            </w:pPr>
            <w:r w:rsidRPr="004F1775">
              <w:rPr>
                <w:rFonts w:ascii="Arial" w:hAnsi="Arial" w:cs="Arial"/>
                <w:sz w:val="22"/>
              </w:rPr>
              <w:t>0.11</w:t>
            </w:r>
          </w:p>
        </w:tc>
        <w:tc>
          <w:tcPr>
            <w:tcW w:w="1084" w:type="dxa"/>
            <w:tcBorders>
              <w:top w:val="single" w:sz="4" w:space="0" w:color="auto"/>
            </w:tcBorders>
            <w:shd w:val="clear" w:color="auto" w:fill="auto"/>
            <w:noWrap/>
            <w:vAlign w:val="bottom"/>
          </w:tcPr>
          <w:p w14:paraId="3EB9027F" w14:textId="77777777" w:rsidR="00F64B12" w:rsidRPr="004F1775" w:rsidRDefault="00F64B12" w:rsidP="00F64B12">
            <w:pPr>
              <w:jc w:val="center"/>
              <w:rPr>
                <w:rFonts w:ascii="Arial" w:hAnsi="Arial" w:cs="Arial"/>
                <w:sz w:val="22"/>
              </w:rPr>
            </w:pPr>
            <w:r w:rsidRPr="004F1775">
              <w:rPr>
                <w:rFonts w:ascii="Arial" w:hAnsi="Arial" w:cs="Arial"/>
                <w:sz w:val="22"/>
              </w:rPr>
              <w:t>0.03</w:t>
            </w:r>
          </w:p>
        </w:tc>
      </w:tr>
      <w:tr w:rsidR="00F64B12" w:rsidRPr="004F1775" w14:paraId="1413CA92" w14:textId="77777777" w:rsidTr="00F64B12">
        <w:trPr>
          <w:trHeight w:val="300"/>
        </w:trPr>
        <w:tc>
          <w:tcPr>
            <w:tcW w:w="1365" w:type="dxa"/>
            <w:shd w:val="clear" w:color="auto" w:fill="auto"/>
            <w:noWrap/>
            <w:hideMark/>
          </w:tcPr>
          <w:p w14:paraId="02F84DDF" w14:textId="77777777" w:rsidR="00F64B12" w:rsidRPr="004F1775" w:rsidRDefault="00F64B12" w:rsidP="00421D17">
            <w:pPr>
              <w:jc w:val="center"/>
              <w:rPr>
                <w:rFonts w:ascii="Arial" w:hAnsi="Arial" w:cs="Arial"/>
                <w:sz w:val="22"/>
              </w:rPr>
            </w:pPr>
            <w:r w:rsidRPr="004F1775">
              <w:rPr>
                <w:rFonts w:ascii="Arial" w:hAnsi="Arial" w:cs="Arial"/>
                <w:sz w:val="22"/>
              </w:rPr>
              <w:t>Lang Chanh</w:t>
            </w:r>
          </w:p>
          <w:p w14:paraId="0AD00715" w14:textId="77777777" w:rsidR="00F64B12" w:rsidRPr="004F1775" w:rsidRDefault="00F64B12" w:rsidP="00421D17">
            <w:pPr>
              <w:jc w:val="center"/>
              <w:rPr>
                <w:rFonts w:ascii="Arial" w:hAnsi="Arial" w:cs="Arial"/>
                <w:sz w:val="22"/>
              </w:rPr>
            </w:pPr>
            <w:r w:rsidRPr="004F1775">
              <w:rPr>
                <w:rFonts w:ascii="Arial" w:hAnsi="Arial" w:cs="Arial"/>
                <w:sz w:val="22"/>
              </w:rPr>
              <w:t>District</w:t>
            </w:r>
          </w:p>
        </w:tc>
        <w:tc>
          <w:tcPr>
            <w:tcW w:w="1162" w:type="dxa"/>
            <w:shd w:val="clear" w:color="auto" w:fill="auto"/>
            <w:noWrap/>
          </w:tcPr>
          <w:p w14:paraId="69AC6468" w14:textId="77777777" w:rsidR="00F64B12" w:rsidRPr="004F1775" w:rsidRDefault="00F64B12" w:rsidP="00421D17">
            <w:pPr>
              <w:jc w:val="center"/>
              <w:rPr>
                <w:rFonts w:ascii="Arial" w:hAnsi="Arial" w:cs="Arial"/>
                <w:sz w:val="22"/>
              </w:rPr>
            </w:pPr>
            <w:r w:rsidRPr="004F1775">
              <w:rPr>
                <w:rFonts w:ascii="Arial" w:hAnsi="Arial" w:cs="Arial"/>
                <w:sz w:val="22"/>
              </w:rPr>
              <w:t>43,913</w:t>
            </w:r>
          </w:p>
        </w:tc>
        <w:tc>
          <w:tcPr>
            <w:tcW w:w="1106" w:type="dxa"/>
            <w:shd w:val="clear" w:color="auto" w:fill="auto"/>
            <w:noWrap/>
          </w:tcPr>
          <w:p w14:paraId="1594C7F6" w14:textId="77777777" w:rsidR="00F64B12" w:rsidRPr="004F1775" w:rsidRDefault="00F64B12" w:rsidP="00421D17">
            <w:pPr>
              <w:jc w:val="center"/>
              <w:rPr>
                <w:rFonts w:ascii="Arial" w:hAnsi="Arial" w:cs="Arial"/>
                <w:sz w:val="22"/>
              </w:rPr>
            </w:pPr>
            <w:r w:rsidRPr="004F1775">
              <w:rPr>
                <w:rFonts w:ascii="Arial" w:hAnsi="Arial" w:cs="Arial"/>
                <w:sz w:val="22"/>
              </w:rPr>
              <w:t>58,463</w:t>
            </w:r>
          </w:p>
        </w:tc>
        <w:tc>
          <w:tcPr>
            <w:tcW w:w="1375" w:type="dxa"/>
            <w:shd w:val="clear" w:color="auto" w:fill="auto"/>
            <w:noWrap/>
          </w:tcPr>
          <w:p w14:paraId="07C7D8ED" w14:textId="77777777" w:rsidR="00F64B12" w:rsidRPr="004F1775" w:rsidRDefault="00F64B12" w:rsidP="00421D17">
            <w:pPr>
              <w:jc w:val="center"/>
              <w:rPr>
                <w:rFonts w:ascii="Arial" w:hAnsi="Arial" w:cs="Arial"/>
                <w:sz w:val="22"/>
              </w:rPr>
            </w:pPr>
            <w:r w:rsidRPr="004F1775">
              <w:rPr>
                <w:rFonts w:ascii="Arial" w:hAnsi="Arial" w:cs="Arial"/>
                <w:sz w:val="22"/>
              </w:rPr>
              <w:t>7.51</w:t>
            </w:r>
          </w:p>
        </w:tc>
        <w:tc>
          <w:tcPr>
            <w:tcW w:w="1051" w:type="dxa"/>
            <w:shd w:val="clear" w:color="auto" w:fill="auto"/>
            <w:noWrap/>
          </w:tcPr>
          <w:p w14:paraId="18D9A430" w14:textId="77777777" w:rsidR="00F64B12" w:rsidRPr="004F1775" w:rsidRDefault="00F64B12" w:rsidP="00421D17">
            <w:pPr>
              <w:jc w:val="center"/>
              <w:rPr>
                <w:rFonts w:ascii="Arial" w:hAnsi="Arial" w:cs="Arial"/>
                <w:sz w:val="22"/>
              </w:rPr>
            </w:pPr>
            <w:r w:rsidRPr="004F1775">
              <w:rPr>
                <w:rFonts w:ascii="Arial" w:hAnsi="Arial" w:cs="Arial"/>
                <w:sz w:val="22"/>
              </w:rPr>
              <w:t>29,347</w:t>
            </w:r>
          </w:p>
        </w:tc>
        <w:tc>
          <w:tcPr>
            <w:tcW w:w="1106" w:type="dxa"/>
            <w:shd w:val="clear" w:color="auto" w:fill="auto"/>
            <w:noWrap/>
          </w:tcPr>
          <w:p w14:paraId="707C7FBB" w14:textId="77777777" w:rsidR="00F64B12" w:rsidRPr="004F1775" w:rsidRDefault="00F64B12" w:rsidP="00421D17">
            <w:pPr>
              <w:jc w:val="center"/>
              <w:rPr>
                <w:rFonts w:ascii="Arial" w:hAnsi="Arial" w:cs="Arial"/>
                <w:sz w:val="22"/>
              </w:rPr>
            </w:pPr>
            <w:r w:rsidRPr="004F1775">
              <w:rPr>
                <w:rFonts w:ascii="Arial" w:hAnsi="Arial" w:cs="Arial"/>
                <w:sz w:val="22"/>
              </w:rPr>
              <w:t>12,151</w:t>
            </w:r>
          </w:p>
        </w:tc>
        <w:tc>
          <w:tcPr>
            <w:tcW w:w="932" w:type="dxa"/>
            <w:shd w:val="clear" w:color="auto" w:fill="auto"/>
            <w:noWrap/>
          </w:tcPr>
          <w:p w14:paraId="733D0EE9" w14:textId="77777777" w:rsidR="00F64B12" w:rsidRPr="004F1775" w:rsidRDefault="00F64B12" w:rsidP="00421D17">
            <w:pPr>
              <w:jc w:val="center"/>
              <w:rPr>
                <w:rFonts w:ascii="Arial" w:hAnsi="Arial" w:cs="Arial"/>
                <w:sz w:val="22"/>
              </w:rPr>
            </w:pPr>
            <w:r w:rsidRPr="004F1775">
              <w:rPr>
                <w:rFonts w:ascii="Arial" w:hAnsi="Arial" w:cs="Arial"/>
                <w:sz w:val="22"/>
              </w:rPr>
              <w:t>0.67</w:t>
            </w:r>
          </w:p>
        </w:tc>
        <w:tc>
          <w:tcPr>
            <w:tcW w:w="1084" w:type="dxa"/>
            <w:shd w:val="clear" w:color="auto" w:fill="auto"/>
            <w:noWrap/>
          </w:tcPr>
          <w:p w14:paraId="0871E2BB" w14:textId="77777777" w:rsidR="00F64B12" w:rsidRPr="004F1775" w:rsidRDefault="00F64B12" w:rsidP="00421D17">
            <w:pPr>
              <w:jc w:val="center"/>
              <w:rPr>
                <w:rFonts w:ascii="Arial" w:hAnsi="Arial" w:cs="Arial"/>
                <w:sz w:val="22"/>
              </w:rPr>
            </w:pPr>
            <w:r w:rsidRPr="004F1775">
              <w:rPr>
                <w:rFonts w:ascii="Arial" w:hAnsi="Arial" w:cs="Arial"/>
                <w:sz w:val="22"/>
              </w:rPr>
              <w:t>0.28</w:t>
            </w:r>
          </w:p>
        </w:tc>
      </w:tr>
    </w:tbl>
    <w:p w14:paraId="564F0413" w14:textId="77777777" w:rsidR="00F64B12" w:rsidRPr="004F1775" w:rsidRDefault="00F64B12" w:rsidP="00AF188B">
      <w:pPr>
        <w:rPr>
          <w:rFonts w:ascii="Arial" w:hAnsi="Arial" w:cs="Arial"/>
          <w:sz w:val="22"/>
        </w:rPr>
      </w:pPr>
    </w:p>
    <w:p w14:paraId="305C4038" w14:textId="5F3883B4" w:rsidR="002C6173" w:rsidRPr="004F1775" w:rsidRDefault="002C6173" w:rsidP="00AF188B">
      <w:pPr>
        <w:rPr>
          <w:rFonts w:ascii="Arial" w:hAnsi="Arial" w:cs="Arial"/>
          <w:sz w:val="22"/>
        </w:rPr>
      </w:pPr>
      <w:r w:rsidRPr="004F1775">
        <w:rPr>
          <w:rFonts w:ascii="Arial" w:hAnsi="Arial" w:cs="Arial"/>
          <w:sz w:val="22"/>
        </w:rPr>
        <w:t>Lang Ch</w:t>
      </w:r>
      <w:r w:rsidR="00BB7EEF" w:rsidRPr="004F1775">
        <w:rPr>
          <w:rFonts w:ascii="Arial" w:hAnsi="Arial" w:cs="Arial"/>
          <w:sz w:val="22"/>
        </w:rPr>
        <w:t>anh distric</w:t>
      </w:r>
      <w:r w:rsidR="007F1ECA" w:rsidRPr="004F1775">
        <w:rPr>
          <w:rFonts w:ascii="Arial" w:hAnsi="Arial" w:cs="Arial"/>
          <w:sz w:val="22"/>
        </w:rPr>
        <w:t>t include 3 cluster 4, 5, and 6. Residential fuelwood consumption of Lang Chanh is estimated in the table below.</w:t>
      </w:r>
    </w:p>
    <w:p w14:paraId="2674C672" w14:textId="0DD2B932" w:rsidR="007F1ECA" w:rsidRPr="004F1775" w:rsidRDefault="007F1ECA" w:rsidP="007F1ECA">
      <w:pPr>
        <w:pStyle w:val="Caption"/>
        <w:rPr>
          <w:rFonts w:ascii="Arial" w:hAnsi="Arial" w:cs="Arial"/>
          <w:sz w:val="22"/>
          <w:szCs w:val="22"/>
        </w:rPr>
      </w:pPr>
      <w:r w:rsidRPr="004F1775">
        <w:rPr>
          <w:rFonts w:ascii="Arial" w:hAnsi="Arial" w:cs="Arial"/>
          <w:sz w:val="22"/>
          <w:szCs w:val="22"/>
        </w:rPr>
        <w:t xml:space="preserve">Table </w:t>
      </w:r>
      <w:r w:rsidR="004F1775" w:rsidRPr="004F1775">
        <w:rPr>
          <w:rFonts w:ascii="Arial" w:hAnsi="Arial" w:cs="Arial"/>
          <w:sz w:val="22"/>
          <w:szCs w:val="22"/>
        </w:rPr>
        <w:fldChar w:fldCharType="begin"/>
      </w:r>
      <w:r w:rsidR="004F1775" w:rsidRPr="004F1775">
        <w:rPr>
          <w:rFonts w:ascii="Arial" w:hAnsi="Arial" w:cs="Arial"/>
          <w:sz w:val="22"/>
          <w:szCs w:val="22"/>
        </w:rPr>
        <w:instrText xml:space="preserve"> SEQ Table \* ARABIC </w:instrText>
      </w:r>
      <w:r w:rsidR="004F1775" w:rsidRPr="004F1775">
        <w:rPr>
          <w:rFonts w:ascii="Arial" w:hAnsi="Arial" w:cs="Arial"/>
          <w:sz w:val="22"/>
          <w:szCs w:val="22"/>
        </w:rPr>
        <w:fldChar w:fldCharType="separate"/>
      </w:r>
      <w:r w:rsidR="00BD6C81" w:rsidRPr="004F1775">
        <w:rPr>
          <w:rFonts w:ascii="Arial" w:hAnsi="Arial" w:cs="Arial"/>
          <w:noProof/>
          <w:sz w:val="22"/>
          <w:szCs w:val="22"/>
        </w:rPr>
        <w:t>8</w:t>
      </w:r>
      <w:r w:rsidR="004F1775" w:rsidRPr="004F1775">
        <w:rPr>
          <w:rFonts w:ascii="Arial" w:hAnsi="Arial" w:cs="Arial"/>
          <w:noProof/>
          <w:sz w:val="22"/>
          <w:szCs w:val="22"/>
        </w:rPr>
        <w:fldChar w:fldCharType="end"/>
      </w:r>
      <w:r w:rsidRPr="004F1775">
        <w:rPr>
          <w:rFonts w:ascii="Arial" w:hAnsi="Arial" w:cs="Arial"/>
          <w:sz w:val="22"/>
          <w:szCs w:val="22"/>
        </w:rPr>
        <w:t>. Residential fuelwood consumption of Lang Chanh</w:t>
      </w:r>
    </w:p>
    <w:tbl>
      <w:tblPr>
        <w:tblStyle w:val="TableGrid"/>
        <w:tblW w:w="9209" w:type="dxa"/>
        <w:tblInd w:w="108" w:type="dxa"/>
        <w:tblLook w:val="04A0" w:firstRow="1" w:lastRow="0" w:firstColumn="1" w:lastColumn="0" w:noHBand="0" w:noVBand="1"/>
      </w:tblPr>
      <w:tblGrid>
        <w:gridCol w:w="2402"/>
        <w:gridCol w:w="914"/>
        <w:gridCol w:w="1451"/>
        <w:gridCol w:w="1524"/>
        <w:gridCol w:w="1524"/>
        <w:gridCol w:w="1394"/>
      </w:tblGrid>
      <w:tr w:rsidR="00350F04" w:rsidRPr="004F1775" w14:paraId="2D8C10BD" w14:textId="77777777" w:rsidTr="007F1ECA">
        <w:tc>
          <w:tcPr>
            <w:tcW w:w="2410" w:type="dxa"/>
          </w:tcPr>
          <w:p w14:paraId="5E186CB9" w14:textId="14079C30" w:rsidR="00350F04" w:rsidRPr="004F1775" w:rsidRDefault="005D0A83" w:rsidP="00AF188B">
            <w:pPr>
              <w:rPr>
                <w:rFonts w:ascii="Arial" w:hAnsi="Arial" w:cs="Arial"/>
                <w:sz w:val="22"/>
              </w:rPr>
            </w:pPr>
            <w:r w:rsidRPr="004F1775">
              <w:rPr>
                <w:rFonts w:ascii="Arial" w:hAnsi="Arial" w:cs="Arial"/>
                <w:sz w:val="22"/>
              </w:rPr>
              <w:t>Item</w:t>
            </w:r>
          </w:p>
        </w:tc>
        <w:tc>
          <w:tcPr>
            <w:tcW w:w="884" w:type="dxa"/>
          </w:tcPr>
          <w:p w14:paraId="6A0FE0E0" w14:textId="77777777" w:rsidR="00350F04" w:rsidRPr="004F1775" w:rsidRDefault="00350F04" w:rsidP="00AF188B">
            <w:pPr>
              <w:rPr>
                <w:rFonts w:ascii="Arial" w:hAnsi="Arial" w:cs="Arial"/>
                <w:sz w:val="22"/>
              </w:rPr>
            </w:pPr>
            <w:r w:rsidRPr="004F1775">
              <w:rPr>
                <w:rFonts w:ascii="Arial" w:hAnsi="Arial" w:cs="Arial"/>
                <w:sz w:val="22"/>
              </w:rPr>
              <w:t>Unit</w:t>
            </w:r>
          </w:p>
        </w:tc>
        <w:tc>
          <w:tcPr>
            <w:tcW w:w="1456" w:type="dxa"/>
          </w:tcPr>
          <w:p w14:paraId="7E32F240" w14:textId="7B06BE95" w:rsidR="00350F04" w:rsidRPr="004F1775" w:rsidRDefault="00350F04" w:rsidP="005D008A">
            <w:pPr>
              <w:rPr>
                <w:rFonts w:ascii="Arial" w:hAnsi="Arial" w:cs="Arial"/>
                <w:sz w:val="22"/>
              </w:rPr>
            </w:pPr>
            <w:r w:rsidRPr="004F1775">
              <w:rPr>
                <w:rFonts w:ascii="Arial" w:hAnsi="Arial" w:cs="Arial"/>
                <w:sz w:val="22"/>
              </w:rPr>
              <w:t xml:space="preserve">Cluster </w:t>
            </w:r>
            <w:r w:rsidR="005D008A" w:rsidRPr="004F1775">
              <w:rPr>
                <w:rFonts w:ascii="Arial" w:hAnsi="Arial" w:cs="Arial"/>
                <w:sz w:val="22"/>
              </w:rPr>
              <w:t>6</w:t>
            </w:r>
            <w:r w:rsidRPr="004F1775">
              <w:rPr>
                <w:rFonts w:ascii="Arial" w:hAnsi="Arial" w:cs="Arial"/>
                <w:sz w:val="22"/>
              </w:rPr>
              <w:t xml:space="preserve"> of Lang Chanh</w:t>
            </w:r>
          </w:p>
        </w:tc>
        <w:tc>
          <w:tcPr>
            <w:tcW w:w="1530" w:type="dxa"/>
          </w:tcPr>
          <w:p w14:paraId="03846B47" w14:textId="10284F56" w:rsidR="00350F04" w:rsidRPr="004F1775" w:rsidRDefault="005D008A" w:rsidP="00AF188B">
            <w:pPr>
              <w:rPr>
                <w:rFonts w:ascii="Arial" w:hAnsi="Arial" w:cs="Arial"/>
                <w:sz w:val="22"/>
              </w:rPr>
            </w:pPr>
            <w:r w:rsidRPr="004F1775">
              <w:rPr>
                <w:rFonts w:ascii="Arial" w:hAnsi="Arial" w:cs="Arial"/>
                <w:sz w:val="22"/>
              </w:rPr>
              <w:t>Cluster 5</w:t>
            </w:r>
            <w:r w:rsidR="00350F04" w:rsidRPr="004F1775">
              <w:rPr>
                <w:rFonts w:ascii="Arial" w:hAnsi="Arial" w:cs="Arial"/>
                <w:sz w:val="22"/>
              </w:rPr>
              <w:t xml:space="preserve"> of Lang Chanh</w:t>
            </w:r>
          </w:p>
        </w:tc>
        <w:tc>
          <w:tcPr>
            <w:tcW w:w="1530" w:type="dxa"/>
          </w:tcPr>
          <w:p w14:paraId="0A14372C" w14:textId="77777777" w:rsidR="00350F04" w:rsidRPr="004F1775" w:rsidRDefault="00350F04" w:rsidP="00AF188B">
            <w:pPr>
              <w:rPr>
                <w:rFonts w:ascii="Arial" w:hAnsi="Arial" w:cs="Arial"/>
                <w:sz w:val="22"/>
              </w:rPr>
            </w:pPr>
            <w:r w:rsidRPr="004F1775">
              <w:rPr>
                <w:rFonts w:ascii="Arial" w:hAnsi="Arial" w:cs="Arial"/>
                <w:sz w:val="22"/>
              </w:rPr>
              <w:t>Cluster 4 of Lang Chanh</w:t>
            </w:r>
          </w:p>
        </w:tc>
        <w:tc>
          <w:tcPr>
            <w:tcW w:w="1399" w:type="dxa"/>
          </w:tcPr>
          <w:p w14:paraId="44954530" w14:textId="77777777" w:rsidR="00350F04" w:rsidRPr="004F1775" w:rsidRDefault="00350F04" w:rsidP="00AF188B">
            <w:pPr>
              <w:rPr>
                <w:rFonts w:ascii="Arial" w:hAnsi="Arial" w:cs="Arial"/>
                <w:sz w:val="22"/>
              </w:rPr>
            </w:pPr>
            <w:r w:rsidRPr="004F1775">
              <w:rPr>
                <w:rFonts w:ascii="Arial" w:hAnsi="Arial" w:cs="Arial"/>
                <w:sz w:val="22"/>
              </w:rPr>
              <w:t>Lang Chanh district</w:t>
            </w:r>
          </w:p>
        </w:tc>
      </w:tr>
      <w:tr w:rsidR="00350F04" w:rsidRPr="004F1775" w14:paraId="34DB3971" w14:textId="77777777" w:rsidTr="007F1ECA">
        <w:tc>
          <w:tcPr>
            <w:tcW w:w="2410" w:type="dxa"/>
          </w:tcPr>
          <w:p w14:paraId="716AF561" w14:textId="6D159510" w:rsidR="00350F04" w:rsidRPr="004F1775" w:rsidRDefault="005D0A83" w:rsidP="005D0A83">
            <w:pPr>
              <w:jc w:val="left"/>
              <w:rPr>
                <w:rFonts w:ascii="Arial" w:hAnsi="Arial" w:cs="Arial"/>
                <w:sz w:val="22"/>
              </w:rPr>
            </w:pPr>
            <w:r w:rsidRPr="004F1775">
              <w:rPr>
                <w:rFonts w:ascii="Arial" w:hAnsi="Arial" w:cs="Arial"/>
                <w:sz w:val="22"/>
              </w:rPr>
              <w:t>Population</w:t>
            </w:r>
          </w:p>
        </w:tc>
        <w:tc>
          <w:tcPr>
            <w:tcW w:w="884" w:type="dxa"/>
          </w:tcPr>
          <w:p w14:paraId="2F547876" w14:textId="77777777" w:rsidR="00350F04" w:rsidRPr="004F1775" w:rsidRDefault="00350F04" w:rsidP="00AF188B">
            <w:pPr>
              <w:rPr>
                <w:rFonts w:ascii="Arial" w:hAnsi="Arial" w:cs="Arial"/>
                <w:sz w:val="22"/>
              </w:rPr>
            </w:pPr>
            <w:r w:rsidRPr="004F1775">
              <w:rPr>
                <w:rFonts w:ascii="Arial" w:hAnsi="Arial" w:cs="Arial"/>
                <w:sz w:val="22"/>
              </w:rPr>
              <w:t>Person</w:t>
            </w:r>
          </w:p>
        </w:tc>
        <w:tc>
          <w:tcPr>
            <w:tcW w:w="1456" w:type="dxa"/>
          </w:tcPr>
          <w:p w14:paraId="569E01D6" w14:textId="1E178E80" w:rsidR="00350F04" w:rsidRPr="004F1775" w:rsidRDefault="005D0A83" w:rsidP="00F74147">
            <w:pPr>
              <w:jc w:val="center"/>
              <w:rPr>
                <w:rFonts w:ascii="Arial" w:hAnsi="Arial" w:cs="Arial"/>
                <w:sz w:val="22"/>
              </w:rPr>
            </w:pPr>
            <w:r w:rsidRPr="004F1775">
              <w:rPr>
                <w:rFonts w:ascii="Arial" w:hAnsi="Arial" w:cs="Arial"/>
                <w:sz w:val="22"/>
              </w:rPr>
              <w:t>15,666</w:t>
            </w:r>
          </w:p>
        </w:tc>
        <w:tc>
          <w:tcPr>
            <w:tcW w:w="1530" w:type="dxa"/>
          </w:tcPr>
          <w:p w14:paraId="06B946B6" w14:textId="08C27548" w:rsidR="00350F04" w:rsidRPr="004F1775" w:rsidRDefault="005D0A83" w:rsidP="00F74147">
            <w:pPr>
              <w:jc w:val="center"/>
              <w:rPr>
                <w:rFonts w:ascii="Arial" w:hAnsi="Arial" w:cs="Arial"/>
                <w:sz w:val="22"/>
              </w:rPr>
            </w:pPr>
            <w:r w:rsidRPr="004F1775">
              <w:rPr>
                <w:rFonts w:ascii="Arial" w:hAnsi="Arial" w:cs="Arial"/>
                <w:sz w:val="22"/>
              </w:rPr>
              <w:t>7,423</w:t>
            </w:r>
          </w:p>
        </w:tc>
        <w:tc>
          <w:tcPr>
            <w:tcW w:w="1530" w:type="dxa"/>
          </w:tcPr>
          <w:p w14:paraId="0CDA710A" w14:textId="271A0826" w:rsidR="00350F04" w:rsidRPr="004F1775" w:rsidRDefault="005D0A83" w:rsidP="00F74147">
            <w:pPr>
              <w:jc w:val="center"/>
              <w:rPr>
                <w:rFonts w:ascii="Arial" w:hAnsi="Arial" w:cs="Arial"/>
                <w:sz w:val="22"/>
              </w:rPr>
            </w:pPr>
            <w:r w:rsidRPr="004F1775">
              <w:rPr>
                <w:rFonts w:ascii="Arial" w:hAnsi="Arial" w:cs="Arial"/>
                <w:sz w:val="22"/>
              </w:rPr>
              <w:t>20,824</w:t>
            </w:r>
          </w:p>
        </w:tc>
        <w:tc>
          <w:tcPr>
            <w:tcW w:w="1399" w:type="dxa"/>
          </w:tcPr>
          <w:p w14:paraId="332F3399" w14:textId="77777777" w:rsidR="00350F04" w:rsidRPr="004F1775" w:rsidRDefault="00350F04" w:rsidP="00F74147">
            <w:pPr>
              <w:jc w:val="center"/>
              <w:rPr>
                <w:rFonts w:ascii="Arial" w:hAnsi="Arial" w:cs="Arial"/>
                <w:sz w:val="22"/>
              </w:rPr>
            </w:pPr>
            <w:r w:rsidRPr="004F1775">
              <w:rPr>
                <w:rFonts w:ascii="Arial" w:hAnsi="Arial" w:cs="Arial"/>
                <w:sz w:val="22"/>
              </w:rPr>
              <w:t>43,913</w:t>
            </w:r>
          </w:p>
        </w:tc>
      </w:tr>
      <w:tr w:rsidR="00350F04" w:rsidRPr="004F1775" w14:paraId="45FBCDCC" w14:textId="77777777" w:rsidTr="007F1ECA">
        <w:tc>
          <w:tcPr>
            <w:tcW w:w="2410" w:type="dxa"/>
          </w:tcPr>
          <w:p w14:paraId="59377B1E" w14:textId="191AB8EC" w:rsidR="00350F04" w:rsidRPr="004F1775" w:rsidRDefault="002C6173" w:rsidP="007F1ECA">
            <w:pPr>
              <w:jc w:val="left"/>
              <w:rPr>
                <w:rFonts w:ascii="Arial" w:hAnsi="Arial" w:cs="Arial"/>
                <w:sz w:val="22"/>
              </w:rPr>
            </w:pPr>
            <w:r w:rsidRPr="004F1775">
              <w:rPr>
                <w:rFonts w:ascii="Arial" w:hAnsi="Arial" w:cs="Arial"/>
                <w:sz w:val="22"/>
              </w:rPr>
              <w:t xml:space="preserve">Wood consumption </w:t>
            </w:r>
            <w:r w:rsidR="007F1ECA" w:rsidRPr="004F1775">
              <w:rPr>
                <w:rFonts w:ascii="Arial" w:hAnsi="Arial" w:cs="Arial"/>
                <w:sz w:val="22"/>
              </w:rPr>
              <w:t xml:space="preserve">per person </w:t>
            </w:r>
            <w:r w:rsidRPr="004F1775">
              <w:rPr>
                <w:rFonts w:ascii="Arial" w:hAnsi="Arial" w:cs="Arial"/>
                <w:sz w:val="22"/>
              </w:rPr>
              <w:t xml:space="preserve">per </w:t>
            </w:r>
            <w:r w:rsidR="00F74147" w:rsidRPr="004F1775">
              <w:rPr>
                <w:rFonts w:ascii="Arial" w:hAnsi="Arial" w:cs="Arial"/>
                <w:sz w:val="22"/>
              </w:rPr>
              <w:t>month</w:t>
            </w:r>
            <w:r w:rsidR="00EF710E" w:rsidRPr="004F1775">
              <w:rPr>
                <w:rFonts w:ascii="Arial" w:hAnsi="Arial" w:cs="Arial"/>
                <w:sz w:val="22"/>
              </w:rPr>
              <w:t xml:space="preserve"> (from </w:t>
            </w:r>
            <w:r w:rsidR="00EF710E" w:rsidRPr="004F1775">
              <w:rPr>
                <w:rFonts w:ascii="Arial" w:hAnsi="Arial" w:cs="Arial"/>
                <w:sz w:val="22"/>
              </w:rPr>
              <w:fldChar w:fldCharType="begin"/>
            </w:r>
            <w:r w:rsidR="00EF710E" w:rsidRPr="004F1775">
              <w:rPr>
                <w:rFonts w:ascii="Arial" w:hAnsi="Arial" w:cs="Arial"/>
                <w:sz w:val="22"/>
              </w:rPr>
              <w:instrText xml:space="preserve"> REF _Ref399102637 \h </w:instrText>
            </w:r>
            <w:r w:rsidR="004F1775" w:rsidRPr="004F1775">
              <w:rPr>
                <w:rFonts w:ascii="Arial" w:hAnsi="Arial" w:cs="Arial"/>
                <w:sz w:val="22"/>
              </w:rPr>
              <w:instrText xml:space="preserve"> \* MERGEFORMAT </w:instrText>
            </w:r>
            <w:r w:rsidR="00EF710E" w:rsidRPr="004F1775">
              <w:rPr>
                <w:rFonts w:ascii="Arial" w:hAnsi="Arial" w:cs="Arial"/>
                <w:sz w:val="22"/>
              </w:rPr>
            </w:r>
            <w:r w:rsidR="00EF710E" w:rsidRPr="004F1775">
              <w:rPr>
                <w:rFonts w:ascii="Arial" w:hAnsi="Arial" w:cs="Arial"/>
                <w:sz w:val="22"/>
              </w:rPr>
              <w:fldChar w:fldCharType="separate"/>
            </w:r>
            <w:r w:rsidR="00BD6C81" w:rsidRPr="004F1775">
              <w:rPr>
                <w:rFonts w:ascii="Arial" w:hAnsi="Arial" w:cs="Arial"/>
                <w:sz w:val="22"/>
              </w:rPr>
              <w:t xml:space="preserve">Table </w:t>
            </w:r>
            <w:r w:rsidR="00BD6C81" w:rsidRPr="004F1775">
              <w:rPr>
                <w:rFonts w:ascii="Arial" w:hAnsi="Arial" w:cs="Arial"/>
                <w:noProof/>
                <w:sz w:val="22"/>
              </w:rPr>
              <w:t>4</w:t>
            </w:r>
            <w:r w:rsidR="00EF710E" w:rsidRPr="004F1775">
              <w:rPr>
                <w:rFonts w:ascii="Arial" w:hAnsi="Arial" w:cs="Arial"/>
                <w:sz w:val="22"/>
              </w:rPr>
              <w:fldChar w:fldCharType="end"/>
            </w:r>
            <w:r w:rsidR="00EF710E" w:rsidRPr="004F1775">
              <w:rPr>
                <w:rFonts w:ascii="Arial" w:hAnsi="Arial" w:cs="Arial"/>
                <w:sz w:val="22"/>
              </w:rPr>
              <w:t>)</w:t>
            </w:r>
            <w:r w:rsidRPr="004F1775">
              <w:rPr>
                <w:rFonts w:ascii="Arial" w:hAnsi="Arial" w:cs="Arial"/>
                <w:sz w:val="22"/>
              </w:rPr>
              <w:t xml:space="preserve"> </w:t>
            </w:r>
          </w:p>
        </w:tc>
        <w:tc>
          <w:tcPr>
            <w:tcW w:w="884" w:type="dxa"/>
          </w:tcPr>
          <w:p w14:paraId="407B0A49" w14:textId="3FC5D074" w:rsidR="00350F04" w:rsidRPr="004F1775" w:rsidRDefault="00F74147" w:rsidP="00AF188B">
            <w:pPr>
              <w:rPr>
                <w:rFonts w:ascii="Arial" w:hAnsi="Arial" w:cs="Arial"/>
                <w:sz w:val="22"/>
              </w:rPr>
            </w:pPr>
            <w:r w:rsidRPr="004F1775">
              <w:rPr>
                <w:rFonts w:ascii="Arial" w:hAnsi="Arial" w:cs="Arial"/>
                <w:sz w:val="22"/>
              </w:rPr>
              <w:t>kg</w:t>
            </w:r>
          </w:p>
        </w:tc>
        <w:tc>
          <w:tcPr>
            <w:tcW w:w="1456" w:type="dxa"/>
          </w:tcPr>
          <w:p w14:paraId="4B466AEF" w14:textId="47250720" w:rsidR="00350F04" w:rsidRPr="004F1775" w:rsidRDefault="005D0A83" w:rsidP="00F74147">
            <w:pPr>
              <w:jc w:val="center"/>
              <w:rPr>
                <w:rFonts w:ascii="Arial" w:hAnsi="Arial" w:cs="Arial"/>
                <w:sz w:val="22"/>
              </w:rPr>
            </w:pPr>
            <w:r w:rsidRPr="004F1775">
              <w:rPr>
                <w:rFonts w:ascii="Arial" w:hAnsi="Arial" w:cs="Arial"/>
                <w:sz w:val="22"/>
              </w:rPr>
              <w:t>41</w:t>
            </w:r>
            <w:r w:rsidR="007F1ECA" w:rsidRPr="004F1775">
              <w:rPr>
                <w:rFonts w:ascii="Arial" w:hAnsi="Arial" w:cs="Arial"/>
                <w:sz w:val="22"/>
              </w:rPr>
              <w:t>.6</w:t>
            </w:r>
          </w:p>
        </w:tc>
        <w:tc>
          <w:tcPr>
            <w:tcW w:w="1530" w:type="dxa"/>
          </w:tcPr>
          <w:p w14:paraId="6781398C" w14:textId="7B14ED75" w:rsidR="00350F04" w:rsidRPr="004F1775" w:rsidRDefault="007F1ECA" w:rsidP="00F74147">
            <w:pPr>
              <w:jc w:val="center"/>
              <w:rPr>
                <w:rFonts w:ascii="Arial" w:hAnsi="Arial" w:cs="Arial"/>
                <w:sz w:val="22"/>
              </w:rPr>
            </w:pPr>
            <w:r w:rsidRPr="004F1775">
              <w:rPr>
                <w:rFonts w:ascii="Arial" w:hAnsi="Arial" w:cs="Arial"/>
                <w:sz w:val="22"/>
              </w:rPr>
              <w:t>42.2</w:t>
            </w:r>
          </w:p>
        </w:tc>
        <w:tc>
          <w:tcPr>
            <w:tcW w:w="1530" w:type="dxa"/>
          </w:tcPr>
          <w:p w14:paraId="6389B12F" w14:textId="6CE6A766" w:rsidR="00350F04" w:rsidRPr="004F1775" w:rsidRDefault="005D0A83" w:rsidP="00F74147">
            <w:pPr>
              <w:jc w:val="center"/>
              <w:rPr>
                <w:rFonts w:ascii="Arial" w:hAnsi="Arial" w:cs="Arial"/>
                <w:sz w:val="22"/>
              </w:rPr>
            </w:pPr>
            <w:r w:rsidRPr="004F1775">
              <w:rPr>
                <w:rFonts w:ascii="Arial" w:hAnsi="Arial" w:cs="Arial"/>
                <w:sz w:val="22"/>
              </w:rPr>
              <w:t>39</w:t>
            </w:r>
            <w:r w:rsidR="007F1ECA" w:rsidRPr="004F1775">
              <w:rPr>
                <w:rFonts w:ascii="Arial" w:hAnsi="Arial" w:cs="Arial"/>
                <w:sz w:val="22"/>
              </w:rPr>
              <w:t>.2</w:t>
            </w:r>
          </w:p>
        </w:tc>
        <w:tc>
          <w:tcPr>
            <w:tcW w:w="1399" w:type="dxa"/>
          </w:tcPr>
          <w:p w14:paraId="345F458C" w14:textId="77777777" w:rsidR="00350F04" w:rsidRPr="004F1775" w:rsidRDefault="00350F04" w:rsidP="00F74147">
            <w:pPr>
              <w:jc w:val="center"/>
              <w:rPr>
                <w:rFonts w:ascii="Arial" w:hAnsi="Arial" w:cs="Arial"/>
                <w:sz w:val="22"/>
              </w:rPr>
            </w:pPr>
          </w:p>
        </w:tc>
      </w:tr>
      <w:tr w:rsidR="00F74147" w:rsidRPr="004F1775" w14:paraId="0846E56B" w14:textId="77777777" w:rsidTr="007F1ECA">
        <w:tc>
          <w:tcPr>
            <w:tcW w:w="2410" w:type="dxa"/>
          </w:tcPr>
          <w:p w14:paraId="1FE6C338" w14:textId="77EC8B2D" w:rsidR="00F74147" w:rsidRPr="004F1775" w:rsidRDefault="00F74147" w:rsidP="007F1ECA">
            <w:pPr>
              <w:jc w:val="left"/>
              <w:rPr>
                <w:rFonts w:ascii="Arial" w:hAnsi="Arial" w:cs="Arial"/>
                <w:sz w:val="22"/>
              </w:rPr>
            </w:pPr>
            <w:r w:rsidRPr="004F1775">
              <w:rPr>
                <w:rFonts w:ascii="Arial" w:hAnsi="Arial" w:cs="Arial"/>
                <w:sz w:val="22"/>
              </w:rPr>
              <w:t>Wood consumption</w:t>
            </w:r>
            <w:r w:rsidR="007F1ECA" w:rsidRPr="004F1775">
              <w:rPr>
                <w:rFonts w:ascii="Arial" w:hAnsi="Arial" w:cs="Arial"/>
                <w:sz w:val="22"/>
              </w:rPr>
              <w:t xml:space="preserve"> per person</w:t>
            </w:r>
            <w:r w:rsidRPr="004F1775">
              <w:rPr>
                <w:rFonts w:ascii="Arial" w:hAnsi="Arial" w:cs="Arial"/>
                <w:sz w:val="22"/>
              </w:rPr>
              <w:t xml:space="preserve"> per </w:t>
            </w:r>
            <w:r w:rsidR="007F1ECA" w:rsidRPr="004F1775">
              <w:rPr>
                <w:rFonts w:ascii="Arial" w:hAnsi="Arial" w:cs="Arial"/>
                <w:sz w:val="22"/>
              </w:rPr>
              <w:t>year</w:t>
            </w:r>
            <w:r w:rsidRPr="004F1775">
              <w:rPr>
                <w:rFonts w:ascii="Arial" w:hAnsi="Arial" w:cs="Arial"/>
                <w:sz w:val="22"/>
              </w:rPr>
              <w:t xml:space="preserve"> </w:t>
            </w:r>
          </w:p>
        </w:tc>
        <w:tc>
          <w:tcPr>
            <w:tcW w:w="884" w:type="dxa"/>
          </w:tcPr>
          <w:p w14:paraId="72DBEC7E" w14:textId="6F60BFB6" w:rsidR="00F74147" w:rsidRPr="004F1775" w:rsidRDefault="00F74147" w:rsidP="00AF188B">
            <w:pPr>
              <w:rPr>
                <w:rFonts w:ascii="Arial" w:hAnsi="Arial" w:cs="Arial"/>
                <w:sz w:val="22"/>
              </w:rPr>
            </w:pPr>
            <w:r w:rsidRPr="004F1775">
              <w:rPr>
                <w:rFonts w:ascii="Arial" w:hAnsi="Arial" w:cs="Arial"/>
                <w:sz w:val="22"/>
              </w:rPr>
              <w:t>kg</w:t>
            </w:r>
          </w:p>
        </w:tc>
        <w:tc>
          <w:tcPr>
            <w:tcW w:w="1456" w:type="dxa"/>
          </w:tcPr>
          <w:p w14:paraId="7A0CA3F7" w14:textId="62067279" w:rsidR="00F74147" w:rsidRPr="004F1775" w:rsidRDefault="007F1ECA" w:rsidP="00F74147">
            <w:pPr>
              <w:jc w:val="center"/>
              <w:rPr>
                <w:rFonts w:ascii="Arial" w:hAnsi="Arial" w:cs="Arial"/>
                <w:sz w:val="22"/>
              </w:rPr>
            </w:pPr>
            <w:r w:rsidRPr="004F1775">
              <w:rPr>
                <w:rFonts w:ascii="Arial" w:hAnsi="Arial" w:cs="Arial"/>
                <w:sz w:val="22"/>
              </w:rPr>
              <w:t>499</w:t>
            </w:r>
          </w:p>
        </w:tc>
        <w:tc>
          <w:tcPr>
            <w:tcW w:w="1530" w:type="dxa"/>
          </w:tcPr>
          <w:p w14:paraId="51FB4738" w14:textId="15E0E3FA" w:rsidR="00F74147" w:rsidRPr="004F1775" w:rsidRDefault="007F1ECA" w:rsidP="00F74147">
            <w:pPr>
              <w:jc w:val="center"/>
              <w:rPr>
                <w:rFonts w:ascii="Arial" w:hAnsi="Arial" w:cs="Arial"/>
                <w:sz w:val="22"/>
              </w:rPr>
            </w:pPr>
            <w:r w:rsidRPr="004F1775">
              <w:rPr>
                <w:rFonts w:ascii="Arial" w:hAnsi="Arial" w:cs="Arial"/>
                <w:sz w:val="22"/>
              </w:rPr>
              <w:t>506</w:t>
            </w:r>
          </w:p>
        </w:tc>
        <w:tc>
          <w:tcPr>
            <w:tcW w:w="1530" w:type="dxa"/>
          </w:tcPr>
          <w:p w14:paraId="2FE81F5D" w14:textId="017A297E" w:rsidR="00F74147" w:rsidRPr="004F1775" w:rsidRDefault="007F1ECA" w:rsidP="00F74147">
            <w:pPr>
              <w:jc w:val="center"/>
              <w:rPr>
                <w:rFonts w:ascii="Arial" w:hAnsi="Arial" w:cs="Arial"/>
                <w:sz w:val="22"/>
              </w:rPr>
            </w:pPr>
            <w:r w:rsidRPr="004F1775">
              <w:rPr>
                <w:rFonts w:ascii="Arial" w:hAnsi="Arial" w:cs="Arial"/>
                <w:sz w:val="22"/>
              </w:rPr>
              <w:t>470</w:t>
            </w:r>
          </w:p>
        </w:tc>
        <w:tc>
          <w:tcPr>
            <w:tcW w:w="1399" w:type="dxa"/>
          </w:tcPr>
          <w:p w14:paraId="7707FB76" w14:textId="77777777" w:rsidR="00F74147" w:rsidRPr="004F1775" w:rsidRDefault="00F74147" w:rsidP="00F74147">
            <w:pPr>
              <w:jc w:val="center"/>
              <w:rPr>
                <w:rFonts w:ascii="Arial" w:hAnsi="Arial" w:cs="Arial"/>
                <w:sz w:val="22"/>
              </w:rPr>
            </w:pPr>
          </w:p>
        </w:tc>
      </w:tr>
      <w:tr w:rsidR="00350F04" w:rsidRPr="004F1775" w14:paraId="4F73C7C5" w14:textId="77777777" w:rsidTr="007F1ECA">
        <w:tc>
          <w:tcPr>
            <w:tcW w:w="2410" w:type="dxa"/>
          </w:tcPr>
          <w:p w14:paraId="6812DEF4" w14:textId="73EF9A08" w:rsidR="00350F04" w:rsidRPr="004F1775" w:rsidRDefault="002C6173" w:rsidP="005D0A83">
            <w:pPr>
              <w:jc w:val="left"/>
              <w:rPr>
                <w:rFonts w:ascii="Arial" w:hAnsi="Arial" w:cs="Arial"/>
                <w:sz w:val="22"/>
              </w:rPr>
            </w:pPr>
            <w:r w:rsidRPr="004F1775">
              <w:rPr>
                <w:rFonts w:ascii="Arial" w:hAnsi="Arial" w:cs="Arial"/>
                <w:sz w:val="22"/>
              </w:rPr>
              <w:t>Total wood consumption</w:t>
            </w:r>
            <w:r w:rsidR="007F1ECA" w:rsidRPr="004F1775">
              <w:rPr>
                <w:rFonts w:ascii="Arial" w:hAnsi="Arial" w:cs="Arial"/>
                <w:sz w:val="22"/>
              </w:rPr>
              <w:t xml:space="preserve"> per year</w:t>
            </w:r>
          </w:p>
        </w:tc>
        <w:tc>
          <w:tcPr>
            <w:tcW w:w="884" w:type="dxa"/>
          </w:tcPr>
          <w:p w14:paraId="37001A4C" w14:textId="77777777" w:rsidR="00350F04" w:rsidRPr="004F1775" w:rsidRDefault="00350F04" w:rsidP="00AF188B">
            <w:pPr>
              <w:rPr>
                <w:rFonts w:ascii="Arial" w:hAnsi="Arial" w:cs="Arial"/>
                <w:sz w:val="22"/>
              </w:rPr>
            </w:pPr>
            <w:r w:rsidRPr="004F1775">
              <w:rPr>
                <w:rFonts w:ascii="Arial" w:hAnsi="Arial" w:cs="Arial"/>
                <w:sz w:val="22"/>
              </w:rPr>
              <w:t>Ton</w:t>
            </w:r>
          </w:p>
        </w:tc>
        <w:tc>
          <w:tcPr>
            <w:tcW w:w="1456" w:type="dxa"/>
          </w:tcPr>
          <w:p w14:paraId="19FD9F6B" w14:textId="60419750" w:rsidR="00350F04" w:rsidRPr="004F1775" w:rsidRDefault="007F1ECA" w:rsidP="00F74147">
            <w:pPr>
              <w:jc w:val="center"/>
              <w:rPr>
                <w:rFonts w:ascii="Arial" w:hAnsi="Arial" w:cs="Arial"/>
                <w:sz w:val="22"/>
              </w:rPr>
            </w:pPr>
            <w:r w:rsidRPr="004F1775">
              <w:rPr>
                <w:rFonts w:ascii="Arial" w:hAnsi="Arial" w:cs="Arial"/>
                <w:sz w:val="22"/>
              </w:rPr>
              <w:t>7,817</w:t>
            </w:r>
          </w:p>
        </w:tc>
        <w:tc>
          <w:tcPr>
            <w:tcW w:w="1530" w:type="dxa"/>
          </w:tcPr>
          <w:p w14:paraId="31D97C20" w14:textId="4DB1488B" w:rsidR="00350F04" w:rsidRPr="004F1775" w:rsidRDefault="007F1ECA" w:rsidP="00F74147">
            <w:pPr>
              <w:jc w:val="center"/>
              <w:rPr>
                <w:rFonts w:ascii="Arial" w:hAnsi="Arial" w:cs="Arial"/>
                <w:sz w:val="22"/>
              </w:rPr>
            </w:pPr>
            <w:r w:rsidRPr="004F1775">
              <w:rPr>
                <w:rFonts w:ascii="Arial" w:hAnsi="Arial" w:cs="Arial"/>
                <w:sz w:val="22"/>
              </w:rPr>
              <w:t>3,756</w:t>
            </w:r>
          </w:p>
        </w:tc>
        <w:tc>
          <w:tcPr>
            <w:tcW w:w="1530" w:type="dxa"/>
          </w:tcPr>
          <w:p w14:paraId="7F7BB090" w14:textId="360A19BE" w:rsidR="00350F04" w:rsidRPr="004F1775" w:rsidRDefault="00EF710E" w:rsidP="00F74147">
            <w:pPr>
              <w:jc w:val="center"/>
              <w:rPr>
                <w:rFonts w:ascii="Arial" w:hAnsi="Arial" w:cs="Arial"/>
                <w:sz w:val="22"/>
              </w:rPr>
            </w:pPr>
            <w:r w:rsidRPr="004F1775">
              <w:rPr>
                <w:rFonts w:ascii="Arial" w:hAnsi="Arial" w:cs="Arial"/>
                <w:sz w:val="22"/>
              </w:rPr>
              <w:t>9,787</w:t>
            </w:r>
          </w:p>
        </w:tc>
        <w:tc>
          <w:tcPr>
            <w:tcW w:w="1399" w:type="dxa"/>
          </w:tcPr>
          <w:p w14:paraId="47317574" w14:textId="228BF44F" w:rsidR="00350F04" w:rsidRPr="004F1775" w:rsidRDefault="00EF710E" w:rsidP="00F74147">
            <w:pPr>
              <w:jc w:val="center"/>
              <w:rPr>
                <w:rFonts w:ascii="Arial" w:hAnsi="Arial" w:cs="Arial"/>
                <w:sz w:val="22"/>
              </w:rPr>
            </w:pPr>
            <w:r w:rsidRPr="004F1775">
              <w:rPr>
                <w:rFonts w:ascii="Arial" w:hAnsi="Arial" w:cs="Arial"/>
                <w:sz w:val="22"/>
              </w:rPr>
              <w:t>21,360</w:t>
            </w:r>
          </w:p>
        </w:tc>
      </w:tr>
    </w:tbl>
    <w:p w14:paraId="27C3A83C" w14:textId="77777777" w:rsidR="002C6173" w:rsidRPr="004F1775" w:rsidRDefault="002C6173" w:rsidP="00AF188B">
      <w:pPr>
        <w:rPr>
          <w:rFonts w:ascii="Arial" w:hAnsi="Arial" w:cs="Arial"/>
          <w:sz w:val="22"/>
        </w:rPr>
      </w:pPr>
    </w:p>
    <w:p w14:paraId="1819CD35" w14:textId="5DD63DBB" w:rsidR="00BA5065" w:rsidRPr="004F1775" w:rsidRDefault="005420FF" w:rsidP="00AF188B">
      <w:pPr>
        <w:rPr>
          <w:rFonts w:ascii="Arial" w:hAnsi="Arial" w:cs="Arial"/>
          <w:sz w:val="22"/>
        </w:rPr>
      </w:pPr>
      <w:r w:rsidRPr="004F1775">
        <w:rPr>
          <w:rFonts w:ascii="Arial" w:hAnsi="Arial" w:cs="Arial"/>
          <w:sz w:val="22"/>
        </w:rPr>
        <w:t xml:space="preserve">Based on this assumption, </w:t>
      </w:r>
      <w:commentRangeStart w:id="85"/>
      <w:r w:rsidRPr="004F1775">
        <w:rPr>
          <w:rFonts w:ascii="Arial" w:hAnsi="Arial" w:cs="Arial"/>
          <w:sz w:val="22"/>
        </w:rPr>
        <w:t>t</w:t>
      </w:r>
      <w:r w:rsidR="00BA5065" w:rsidRPr="004F1775">
        <w:rPr>
          <w:rFonts w:ascii="Arial" w:hAnsi="Arial" w:cs="Arial"/>
          <w:sz w:val="22"/>
        </w:rPr>
        <w:t xml:space="preserve">otal fuelwood consumption of Lang Chanh </w:t>
      </w:r>
      <w:commentRangeEnd w:id="85"/>
      <w:r w:rsidR="00346F64" w:rsidRPr="004F1775">
        <w:rPr>
          <w:rStyle w:val="CommentReference"/>
          <w:rFonts w:ascii="Arial" w:hAnsi="Arial" w:cs="Arial"/>
          <w:sz w:val="22"/>
          <w:szCs w:val="22"/>
        </w:rPr>
        <w:commentReference w:id="85"/>
      </w:r>
      <w:r w:rsidR="00BA5065" w:rsidRPr="004F1775">
        <w:rPr>
          <w:rFonts w:ascii="Arial" w:hAnsi="Arial" w:cs="Arial"/>
          <w:sz w:val="22"/>
        </w:rPr>
        <w:t>is</w:t>
      </w:r>
      <w:r w:rsidR="00F74147" w:rsidRPr="004F1775">
        <w:rPr>
          <w:rFonts w:ascii="Arial" w:hAnsi="Arial" w:cs="Arial"/>
          <w:sz w:val="22"/>
        </w:rPr>
        <w:t xml:space="preserve"> about</w:t>
      </w:r>
      <w:r w:rsidR="00BA5065" w:rsidRPr="004F1775">
        <w:rPr>
          <w:rFonts w:ascii="Arial" w:hAnsi="Arial" w:cs="Arial"/>
          <w:sz w:val="22"/>
        </w:rPr>
        <w:t xml:space="preserve"> </w:t>
      </w:r>
      <w:r w:rsidR="00F74147" w:rsidRPr="004F1775">
        <w:rPr>
          <w:rFonts w:ascii="Arial" w:hAnsi="Arial" w:cs="Arial"/>
          <w:sz w:val="22"/>
        </w:rPr>
        <w:t>21,000</w:t>
      </w:r>
      <w:r w:rsidRPr="004F1775">
        <w:rPr>
          <w:rFonts w:ascii="Arial" w:hAnsi="Arial" w:cs="Arial"/>
          <w:sz w:val="22"/>
        </w:rPr>
        <w:t xml:space="preserve"> tons</w:t>
      </w:r>
      <w:r w:rsidR="006745BC" w:rsidRPr="004F1775">
        <w:rPr>
          <w:rFonts w:ascii="Arial" w:hAnsi="Arial" w:cs="Arial"/>
          <w:sz w:val="22"/>
        </w:rPr>
        <w:t xml:space="preserve"> per year. </w:t>
      </w:r>
      <w:r w:rsidR="004E16A9" w:rsidRPr="004F1775">
        <w:rPr>
          <w:rFonts w:ascii="Arial" w:hAnsi="Arial" w:cs="Arial"/>
          <w:sz w:val="22"/>
        </w:rPr>
        <w:t xml:space="preserve">While this number is much larger than the total commercial fuelwood demand (to be mentioned below), it needs to note that only </w:t>
      </w:r>
      <w:commentRangeStart w:id="86"/>
      <w:r w:rsidR="004E16A9" w:rsidRPr="004F1775">
        <w:rPr>
          <w:rFonts w:ascii="Arial" w:hAnsi="Arial" w:cs="Arial"/>
          <w:sz w:val="22"/>
        </w:rPr>
        <w:t>10% of this amount is of size</w:t>
      </w:r>
      <w:r w:rsidR="00EF710E" w:rsidRPr="004F1775">
        <w:rPr>
          <w:rFonts w:ascii="Arial" w:hAnsi="Arial" w:cs="Arial"/>
          <w:sz w:val="22"/>
        </w:rPr>
        <w:t xml:space="preserve"> larger than</w:t>
      </w:r>
      <w:r w:rsidR="004E16A9" w:rsidRPr="004F1775">
        <w:rPr>
          <w:rFonts w:ascii="Arial" w:hAnsi="Arial" w:cs="Arial"/>
          <w:sz w:val="22"/>
        </w:rPr>
        <w:t xml:space="preserve"> 15 cm</w:t>
      </w:r>
      <w:commentRangeEnd w:id="86"/>
      <w:r w:rsidR="00346F64" w:rsidRPr="004F1775">
        <w:rPr>
          <w:rStyle w:val="CommentReference"/>
          <w:rFonts w:ascii="Arial" w:hAnsi="Arial" w:cs="Arial"/>
          <w:sz w:val="22"/>
          <w:szCs w:val="22"/>
        </w:rPr>
        <w:commentReference w:id="86"/>
      </w:r>
      <w:r w:rsidR="004E16A9" w:rsidRPr="004F1775">
        <w:rPr>
          <w:rFonts w:ascii="Arial" w:hAnsi="Arial" w:cs="Arial"/>
          <w:sz w:val="22"/>
        </w:rPr>
        <w:t xml:space="preserve">. </w:t>
      </w:r>
      <w:r w:rsidR="00F74147" w:rsidRPr="004F1775">
        <w:rPr>
          <w:rFonts w:ascii="Arial" w:hAnsi="Arial" w:cs="Arial"/>
          <w:sz w:val="22"/>
        </w:rPr>
        <w:t>That means about 2,100 tons of wood size</w:t>
      </w:r>
      <w:r w:rsidR="00EF710E" w:rsidRPr="004F1775">
        <w:rPr>
          <w:rFonts w:ascii="Arial" w:hAnsi="Arial" w:cs="Arial"/>
          <w:sz w:val="22"/>
        </w:rPr>
        <w:t xml:space="preserve"> larger than</w:t>
      </w:r>
      <w:r w:rsidR="00F74147" w:rsidRPr="004F1775">
        <w:rPr>
          <w:rFonts w:ascii="Arial" w:hAnsi="Arial" w:cs="Arial"/>
          <w:sz w:val="22"/>
        </w:rPr>
        <w:t xml:space="preserve"> 15 cm are </w:t>
      </w:r>
      <w:r w:rsidR="00EF710E" w:rsidRPr="004F1775">
        <w:rPr>
          <w:rFonts w:ascii="Arial" w:hAnsi="Arial" w:cs="Arial"/>
          <w:sz w:val="22"/>
        </w:rPr>
        <w:t>consumed</w:t>
      </w:r>
      <w:r w:rsidR="00F74147" w:rsidRPr="004F1775">
        <w:rPr>
          <w:rFonts w:ascii="Arial" w:hAnsi="Arial" w:cs="Arial"/>
          <w:sz w:val="22"/>
        </w:rPr>
        <w:t xml:space="preserve"> by </w:t>
      </w:r>
      <w:r w:rsidR="00EF710E" w:rsidRPr="004F1775">
        <w:rPr>
          <w:rFonts w:ascii="Arial" w:hAnsi="Arial" w:cs="Arial"/>
          <w:sz w:val="22"/>
        </w:rPr>
        <w:t>household</w:t>
      </w:r>
      <w:r w:rsidR="00F74147" w:rsidRPr="004F1775">
        <w:rPr>
          <w:rFonts w:ascii="Arial" w:hAnsi="Arial" w:cs="Arial"/>
          <w:sz w:val="22"/>
        </w:rPr>
        <w:t xml:space="preserve"> of Lang Chanh district.</w:t>
      </w:r>
    </w:p>
    <w:p w14:paraId="4966528B" w14:textId="21B7C4CB" w:rsidR="00320931" w:rsidRPr="004F1775" w:rsidRDefault="00320931">
      <w:pPr>
        <w:spacing w:before="0" w:after="200" w:line="276" w:lineRule="auto"/>
        <w:jc w:val="left"/>
        <w:rPr>
          <w:rFonts w:ascii="Arial" w:hAnsi="Arial" w:cs="Arial"/>
          <w:b/>
          <w:i/>
          <w:sz w:val="22"/>
        </w:rPr>
      </w:pPr>
      <w:r w:rsidRPr="004F1775">
        <w:rPr>
          <w:rFonts w:ascii="Arial" w:hAnsi="Arial" w:cs="Arial"/>
          <w:b/>
          <w:i/>
          <w:sz w:val="22"/>
        </w:rPr>
        <w:br w:type="page"/>
      </w:r>
      <w:ins w:id="87" w:author="Chris Dickinson" w:date="2014-09-29T07:57:00Z">
        <w:r w:rsidR="00CA6DDD">
          <w:rPr>
            <w:rFonts w:ascii="Arial" w:hAnsi="Arial" w:cs="Arial"/>
            <w:b/>
            <w:i/>
            <w:sz w:val="22"/>
          </w:rPr>
          <w:lastRenderedPageBreak/>
          <w:t>Page?</w:t>
        </w:r>
      </w:ins>
    </w:p>
    <w:p w14:paraId="74F52AED" w14:textId="77531555" w:rsidR="00AF188B" w:rsidRPr="004F1775" w:rsidRDefault="00513429" w:rsidP="00AF188B">
      <w:pPr>
        <w:rPr>
          <w:rFonts w:ascii="Arial" w:hAnsi="Arial" w:cs="Arial"/>
          <w:b/>
          <w:i/>
          <w:sz w:val="22"/>
        </w:rPr>
      </w:pPr>
      <w:r w:rsidRPr="004F1775">
        <w:rPr>
          <w:rFonts w:ascii="Arial" w:hAnsi="Arial" w:cs="Arial"/>
          <w:b/>
          <w:i/>
          <w:sz w:val="22"/>
        </w:rPr>
        <w:t>Commercial wood consumption</w:t>
      </w:r>
    </w:p>
    <w:p w14:paraId="7C7CAF85" w14:textId="77777777" w:rsidR="00513429" w:rsidRPr="004F1775" w:rsidRDefault="00513429" w:rsidP="00AF188B">
      <w:pPr>
        <w:rPr>
          <w:rFonts w:ascii="Arial" w:hAnsi="Arial" w:cs="Arial"/>
          <w:sz w:val="22"/>
        </w:rPr>
      </w:pPr>
      <w:r w:rsidRPr="004F1775">
        <w:rPr>
          <w:rFonts w:ascii="Arial" w:hAnsi="Arial" w:cs="Arial"/>
          <w:sz w:val="22"/>
        </w:rPr>
        <w:t xml:space="preserve">It is found out that there are 3 biggest wood middlemen in Lang Chanh. Each middleman works in several communes to buy </w:t>
      </w:r>
      <w:commentRangeStart w:id="88"/>
      <w:r w:rsidRPr="004F1775">
        <w:rPr>
          <w:rFonts w:ascii="Arial" w:hAnsi="Arial" w:cs="Arial"/>
          <w:sz w:val="22"/>
        </w:rPr>
        <w:t>wood exploited from natural forest</w:t>
      </w:r>
      <w:commentRangeEnd w:id="88"/>
      <w:r w:rsidR="00ED5A72" w:rsidRPr="004F1775">
        <w:rPr>
          <w:rStyle w:val="CommentReference"/>
          <w:rFonts w:ascii="Arial" w:hAnsi="Arial" w:cs="Arial"/>
          <w:sz w:val="22"/>
          <w:szCs w:val="22"/>
        </w:rPr>
        <w:commentReference w:id="88"/>
      </w:r>
      <w:r w:rsidRPr="004F1775">
        <w:rPr>
          <w:rFonts w:ascii="Arial" w:hAnsi="Arial" w:cs="Arial"/>
          <w:sz w:val="22"/>
        </w:rPr>
        <w:t xml:space="preserve">. They buy wood from the villagers and sell to industrial plants within the distance of 50km. Based on actual demand of the plants, they will order the villagers to log wood from the forest. </w:t>
      </w:r>
      <w:commentRangeStart w:id="89"/>
      <w:r w:rsidRPr="004F1775">
        <w:rPr>
          <w:rFonts w:ascii="Arial" w:hAnsi="Arial" w:cs="Arial"/>
          <w:sz w:val="22"/>
        </w:rPr>
        <w:t>The total daily exploited amount of all the three middlemen in Lang Chanh is about 14-15 tons per day, for about 300 days a year.</w:t>
      </w:r>
      <w:commentRangeEnd w:id="89"/>
      <w:r w:rsidR="00346F64" w:rsidRPr="004F1775">
        <w:rPr>
          <w:rStyle w:val="CommentReference"/>
          <w:rFonts w:ascii="Arial" w:hAnsi="Arial" w:cs="Arial"/>
          <w:sz w:val="22"/>
          <w:szCs w:val="22"/>
        </w:rPr>
        <w:commentReference w:id="89"/>
      </w:r>
    </w:p>
    <w:p w14:paraId="56667109" w14:textId="56A83DC7" w:rsidR="00513429" w:rsidRPr="004F1775" w:rsidRDefault="00513429" w:rsidP="00AF188B">
      <w:pPr>
        <w:rPr>
          <w:rFonts w:ascii="Arial" w:hAnsi="Arial" w:cs="Arial"/>
          <w:sz w:val="22"/>
        </w:rPr>
      </w:pPr>
      <w:r w:rsidRPr="004F1775">
        <w:rPr>
          <w:rFonts w:ascii="Arial" w:hAnsi="Arial" w:cs="Arial"/>
          <w:sz w:val="22"/>
        </w:rPr>
        <w:t xml:space="preserve">As this fuelwood will be transported and to serve the boilers or furnace of industrial plants, </w:t>
      </w:r>
      <w:r w:rsidR="006A117D" w:rsidRPr="004F1775">
        <w:rPr>
          <w:rFonts w:ascii="Arial" w:hAnsi="Arial" w:cs="Arial"/>
          <w:sz w:val="22"/>
        </w:rPr>
        <w:t xml:space="preserve">the size of the wood is requested to be bigger (for transportation purpose) and </w:t>
      </w:r>
      <w:r w:rsidRPr="004F1775">
        <w:rPr>
          <w:rFonts w:ascii="Arial" w:hAnsi="Arial" w:cs="Arial"/>
          <w:sz w:val="22"/>
        </w:rPr>
        <w:t>the quality of wood required is higher than the quality of wood consumed by</w:t>
      </w:r>
      <w:r w:rsidR="006745BC" w:rsidRPr="004F1775">
        <w:rPr>
          <w:rFonts w:ascii="Arial" w:hAnsi="Arial" w:cs="Arial"/>
          <w:sz w:val="22"/>
        </w:rPr>
        <w:t xml:space="preserve"> households.</w:t>
      </w:r>
      <w:r w:rsidRPr="004F1775">
        <w:rPr>
          <w:rFonts w:ascii="Arial" w:hAnsi="Arial" w:cs="Arial"/>
          <w:sz w:val="22"/>
        </w:rPr>
        <w:t xml:space="preserve"> </w:t>
      </w:r>
      <w:r w:rsidR="006A117D" w:rsidRPr="004F1775">
        <w:rPr>
          <w:rFonts w:ascii="Arial" w:hAnsi="Arial" w:cs="Arial"/>
          <w:sz w:val="22"/>
        </w:rPr>
        <w:t>According to one middleman, t</w:t>
      </w:r>
      <w:r w:rsidRPr="004F1775">
        <w:rPr>
          <w:rFonts w:ascii="Arial" w:hAnsi="Arial" w:cs="Arial"/>
          <w:sz w:val="22"/>
        </w:rPr>
        <w:t>he ratio of wood size</w:t>
      </w:r>
      <w:r w:rsidR="006A117D" w:rsidRPr="004F1775">
        <w:rPr>
          <w:rFonts w:ascii="Arial" w:hAnsi="Arial" w:cs="Arial"/>
          <w:sz w:val="22"/>
        </w:rPr>
        <w:t xml:space="preserve"> of these fuelwood is that 20-30% of size </w:t>
      </w:r>
      <w:r w:rsidR="004E16A9" w:rsidRPr="004F1775">
        <w:rPr>
          <w:rFonts w:ascii="Arial" w:hAnsi="Arial" w:cs="Arial"/>
          <w:sz w:val="22"/>
        </w:rPr>
        <w:t>10-</w:t>
      </w:r>
      <w:r w:rsidR="006A117D" w:rsidRPr="004F1775">
        <w:rPr>
          <w:rFonts w:ascii="Arial" w:hAnsi="Arial" w:cs="Arial"/>
          <w:sz w:val="22"/>
        </w:rPr>
        <w:t xml:space="preserve">15cm, 50-60% of size </w:t>
      </w:r>
      <w:r w:rsidR="004E16A9" w:rsidRPr="004F1775">
        <w:rPr>
          <w:rFonts w:ascii="Arial" w:hAnsi="Arial" w:cs="Arial"/>
          <w:sz w:val="22"/>
        </w:rPr>
        <w:t>15</w:t>
      </w:r>
      <w:r w:rsidR="006A117D" w:rsidRPr="004F1775">
        <w:rPr>
          <w:rFonts w:ascii="Arial" w:hAnsi="Arial" w:cs="Arial"/>
          <w:sz w:val="22"/>
        </w:rPr>
        <w:t>-25cm, and 10% of size 30</w:t>
      </w:r>
      <w:r w:rsidR="00BB7EEF" w:rsidRPr="004F1775">
        <w:rPr>
          <w:rFonts w:ascii="Arial" w:hAnsi="Arial" w:cs="Arial"/>
          <w:sz w:val="22"/>
        </w:rPr>
        <w:t xml:space="preserve"> cm</w:t>
      </w:r>
      <w:r w:rsidR="006A117D" w:rsidRPr="004F1775">
        <w:rPr>
          <w:rFonts w:ascii="Arial" w:hAnsi="Arial" w:cs="Arial"/>
          <w:sz w:val="22"/>
        </w:rPr>
        <w:t xml:space="preserve"> and above. Total ratio of wood size </w:t>
      </w:r>
      <w:r w:rsidR="00346F64" w:rsidRPr="004F1775">
        <w:rPr>
          <w:rFonts w:ascii="Arial" w:hAnsi="Arial" w:cs="Arial"/>
          <w:sz w:val="22"/>
        </w:rPr>
        <w:t>&gt;</w:t>
      </w:r>
      <w:r w:rsidR="006A117D" w:rsidRPr="004F1775">
        <w:rPr>
          <w:rFonts w:ascii="Arial" w:hAnsi="Arial" w:cs="Arial"/>
          <w:sz w:val="22"/>
        </w:rPr>
        <w:t xml:space="preserve"> </w:t>
      </w:r>
      <w:r w:rsidR="004E16A9" w:rsidRPr="004F1775">
        <w:rPr>
          <w:rFonts w:ascii="Arial" w:hAnsi="Arial" w:cs="Arial"/>
          <w:sz w:val="22"/>
        </w:rPr>
        <w:t>15 cm</w:t>
      </w:r>
      <w:r w:rsidR="006A117D" w:rsidRPr="004F1775">
        <w:rPr>
          <w:rFonts w:ascii="Arial" w:hAnsi="Arial" w:cs="Arial"/>
          <w:sz w:val="22"/>
        </w:rPr>
        <w:t xml:space="preserve"> and above is therefore </w:t>
      </w:r>
      <w:r w:rsidR="00F74147" w:rsidRPr="004F1775">
        <w:rPr>
          <w:rFonts w:ascii="Arial" w:hAnsi="Arial" w:cs="Arial"/>
          <w:sz w:val="22"/>
        </w:rPr>
        <w:t>about</w:t>
      </w:r>
      <w:r w:rsidR="004E16A9" w:rsidRPr="004F1775">
        <w:rPr>
          <w:rFonts w:ascii="Arial" w:hAnsi="Arial" w:cs="Arial"/>
          <w:sz w:val="22"/>
        </w:rPr>
        <w:t xml:space="preserve"> </w:t>
      </w:r>
      <w:r w:rsidR="006A117D" w:rsidRPr="004F1775">
        <w:rPr>
          <w:rFonts w:ascii="Arial" w:hAnsi="Arial" w:cs="Arial"/>
          <w:sz w:val="22"/>
        </w:rPr>
        <w:t>70</w:t>
      </w:r>
      <w:r w:rsidR="004E16A9" w:rsidRPr="004F1775">
        <w:rPr>
          <w:rFonts w:ascii="Arial" w:hAnsi="Arial" w:cs="Arial"/>
          <w:sz w:val="22"/>
        </w:rPr>
        <w:t xml:space="preserve"> </w:t>
      </w:r>
      <w:r w:rsidR="006A117D" w:rsidRPr="004F1775">
        <w:rPr>
          <w:rFonts w:ascii="Arial" w:hAnsi="Arial" w:cs="Arial"/>
          <w:sz w:val="22"/>
        </w:rPr>
        <w:t>%.</w:t>
      </w:r>
    </w:p>
    <w:p w14:paraId="330B3984" w14:textId="257EAE9F" w:rsidR="006A117D" w:rsidRPr="004F1775" w:rsidRDefault="006A117D" w:rsidP="00AF188B">
      <w:pPr>
        <w:rPr>
          <w:rFonts w:ascii="Arial" w:hAnsi="Arial" w:cs="Arial"/>
          <w:sz w:val="22"/>
        </w:rPr>
      </w:pPr>
      <w:r w:rsidRPr="004F1775">
        <w:rPr>
          <w:rFonts w:ascii="Arial" w:hAnsi="Arial" w:cs="Arial"/>
          <w:sz w:val="22"/>
        </w:rPr>
        <w:t xml:space="preserve">It is estimated </w:t>
      </w:r>
      <w:commentRangeStart w:id="90"/>
      <w:r w:rsidRPr="004F1775">
        <w:rPr>
          <w:rFonts w:ascii="Arial" w:hAnsi="Arial" w:cs="Arial"/>
          <w:sz w:val="22"/>
        </w:rPr>
        <w:t>that the demand for fuelwood for commercial purpose at Lang Chang is</w:t>
      </w:r>
      <w:r w:rsidR="00EF710E" w:rsidRPr="004F1775">
        <w:rPr>
          <w:rFonts w:ascii="Arial" w:hAnsi="Arial" w:cs="Arial"/>
          <w:sz w:val="22"/>
        </w:rPr>
        <w:t xml:space="preserve"> 4,500 </w:t>
      </w:r>
      <w:commentRangeEnd w:id="90"/>
      <w:r w:rsidR="0005176D" w:rsidRPr="004F1775">
        <w:rPr>
          <w:rStyle w:val="CommentReference"/>
          <w:rFonts w:ascii="Arial" w:hAnsi="Arial" w:cs="Arial"/>
          <w:sz w:val="22"/>
          <w:szCs w:val="22"/>
        </w:rPr>
        <w:commentReference w:id="90"/>
      </w:r>
      <w:r w:rsidR="00EF710E" w:rsidRPr="004F1775">
        <w:rPr>
          <w:rFonts w:ascii="Arial" w:hAnsi="Arial" w:cs="Arial"/>
          <w:sz w:val="22"/>
        </w:rPr>
        <w:t xml:space="preserve">tons/year in which </w:t>
      </w:r>
      <w:r w:rsidRPr="004F1775">
        <w:rPr>
          <w:rFonts w:ascii="Arial" w:hAnsi="Arial" w:cs="Arial"/>
          <w:sz w:val="22"/>
        </w:rPr>
        <w:t xml:space="preserve">1,350 tons of size 10-15cm and 3,150 tons of size </w:t>
      </w:r>
      <w:r w:rsidR="00EF710E" w:rsidRPr="004F1775">
        <w:rPr>
          <w:rFonts w:ascii="Arial" w:hAnsi="Arial" w:cs="Arial"/>
          <w:sz w:val="22"/>
        </w:rPr>
        <w:t xml:space="preserve">larger than </w:t>
      </w:r>
      <w:r w:rsidR="005D0A83" w:rsidRPr="004F1775">
        <w:rPr>
          <w:rFonts w:ascii="Arial" w:hAnsi="Arial" w:cs="Arial"/>
          <w:sz w:val="22"/>
        </w:rPr>
        <w:t xml:space="preserve">15 </w:t>
      </w:r>
      <w:r w:rsidRPr="004F1775">
        <w:rPr>
          <w:rFonts w:ascii="Arial" w:hAnsi="Arial" w:cs="Arial"/>
          <w:sz w:val="22"/>
        </w:rPr>
        <w:t>cm</w:t>
      </w:r>
      <w:r w:rsidR="00EF710E" w:rsidRPr="004F1775">
        <w:rPr>
          <w:rFonts w:ascii="Arial" w:hAnsi="Arial" w:cs="Arial"/>
          <w:sz w:val="22"/>
        </w:rPr>
        <w:t>. Comparing</w:t>
      </w:r>
      <w:r w:rsidRPr="004F1775">
        <w:rPr>
          <w:rFonts w:ascii="Arial" w:hAnsi="Arial" w:cs="Arial"/>
          <w:sz w:val="22"/>
        </w:rPr>
        <w:t xml:space="preserve"> that with </w:t>
      </w:r>
      <w:r w:rsidR="00EF710E" w:rsidRPr="004F1775">
        <w:rPr>
          <w:rFonts w:ascii="Arial" w:hAnsi="Arial" w:cs="Arial"/>
          <w:sz w:val="22"/>
        </w:rPr>
        <w:t>2,1</w:t>
      </w:r>
      <w:r w:rsidR="00F74147" w:rsidRPr="004F1775">
        <w:rPr>
          <w:rFonts w:ascii="Arial" w:hAnsi="Arial" w:cs="Arial"/>
          <w:sz w:val="22"/>
        </w:rPr>
        <w:t>00</w:t>
      </w:r>
      <w:r w:rsidR="00EF710E" w:rsidRPr="004F1775">
        <w:rPr>
          <w:rFonts w:ascii="Arial" w:hAnsi="Arial" w:cs="Arial"/>
          <w:sz w:val="22"/>
        </w:rPr>
        <w:t xml:space="preserve"> tons/year</w:t>
      </w:r>
      <w:r w:rsidRPr="004F1775">
        <w:rPr>
          <w:rFonts w:ascii="Arial" w:hAnsi="Arial" w:cs="Arial"/>
          <w:sz w:val="22"/>
        </w:rPr>
        <w:t xml:space="preserve"> of si</w:t>
      </w:r>
      <w:r w:rsidR="005D0A83" w:rsidRPr="004F1775">
        <w:rPr>
          <w:rFonts w:ascii="Arial" w:hAnsi="Arial" w:cs="Arial"/>
          <w:sz w:val="22"/>
        </w:rPr>
        <w:t xml:space="preserve">ze </w:t>
      </w:r>
      <w:r w:rsidR="00EF710E" w:rsidRPr="004F1775">
        <w:rPr>
          <w:rFonts w:ascii="Arial" w:hAnsi="Arial" w:cs="Arial"/>
          <w:sz w:val="22"/>
        </w:rPr>
        <w:t xml:space="preserve">larger than </w:t>
      </w:r>
      <w:r w:rsidR="005D0A83" w:rsidRPr="004F1775">
        <w:rPr>
          <w:rFonts w:ascii="Arial" w:hAnsi="Arial" w:cs="Arial"/>
          <w:sz w:val="22"/>
        </w:rPr>
        <w:t xml:space="preserve">15 </w:t>
      </w:r>
      <w:r w:rsidRPr="004F1775">
        <w:rPr>
          <w:rFonts w:ascii="Arial" w:hAnsi="Arial" w:cs="Arial"/>
          <w:sz w:val="22"/>
        </w:rPr>
        <w:t>cm consumed by households</w:t>
      </w:r>
      <w:r w:rsidR="005D0A83" w:rsidRPr="004F1775">
        <w:rPr>
          <w:rFonts w:ascii="Arial" w:hAnsi="Arial" w:cs="Arial"/>
          <w:sz w:val="22"/>
        </w:rPr>
        <w:t xml:space="preserve"> (10% of total consumption)</w:t>
      </w:r>
      <w:r w:rsidRPr="004F1775">
        <w:rPr>
          <w:rFonts w:ascii="Arial" w:hAnsi="Arial" w:cs="Arial"/>
          <w:sz w:val="22"/>
        </w:rPr>
        <w:t xml:space="preserve">, it </w:t>
      </w:r>
      <w:r w:rsidR="00EF710E" w:rsidRPr="004F1775">
        <w:rPr>
          <w:rFonts w:ascii="Arial" w:hAnsi="Arial" w:cs="Arial"/>
          <w:sz w:val="22"/>
        </w:rPr>
        <w:t>is estimated that</w:t>
      </w:r>
      <w:r w:rsidRPr="004F1775">
        <w:rPr>
          <w:rFonts w:ascii="Arial" w:hAnsi="Arial" w:cs="Arial"/>
          <w:sz w:val="22"/>
        </w:rPr>
        <w:t xml:space="preserve"> that the commercial demand is contributing to 60% of </w:t>
      </w:r>
      <w:r w:rsidR="00EF710E" w:rsidRPr="004F1775">
        <w:rPr>
          <w:rFonts w:ascii="Arial" w:hAnsi="Arial" w:cs="Arial"/>
          <w:sz w:val="22"/>
        </w:rPr>
        <w:t>large size</w:t>
      </w:r>
      <w:r w:rsidRPr="004F1775">
        <w:rPr>
          <w:rFonts w:ascii="Arial" w:hAnsi="Arial" w:cs="Arial"/>
          <w:sz w:val="22"/>
        </w:rPr>
        <w:t xml:space="preserve"> natural wood demand in total </w:t>
      </w:r>
      <w:r w:rsidR="00EA4CDE" w:rsidRPr="004F1775">
        <w:rPr>
          <w:rFonts w:ascii="Arial" w:hAnsi="Arial" w:cs="Arial"/>
          <w:sz w:val="22"/>
        </w:rPr>
        <w:t xml:space="preserve">consumption, while residential demand is contributing to </w:t>
      </w:r>
      <w:r w:rsidR="00EF710E" w:rsidRPr="004F1775">
        <w:rPr>
          <w:rFonts w:ascii="Arial" w:hAnsi="Arial" w:cs="Arial"/>
          <w:sz w:val="22"/>
        </w:rPr>
        <w:t>about</w:t>
      </w:r>
      <w:r w:rsidR="00EA4CDE" w:rsidRPr="004F1775">
        <w:rPr>
          <w:rFonts w:ascii="Arial" w:hAnsi="Arial" w:cs="Arial"/>
          <w:sz w:val="22"/>
        </w:rPr>
        <w:t xml:space="preserve"> 40% of that</w:t>
      </w:r>
      <w:r w:rsidR="00D7027A" w:rsidRPr="004F1775">
        <w:rPr>
          <w:rFonts w:ascii="Arial" w:hAnsi="Arial" w:cs="Arial"/>
          <w:sz w:val="22"/>
        </w:rPr>
        <w:t xml:space="preserve"> comes from the demand of heating of residents</w:t>
      </w:r>
      <w:r w:rsidR="00EA4CDE" w:rsidRPr="004F1775">
        <w:rPr>
          <w:rFonts w:ascii="Arial" w:hAnsi="Arial" w:cs="Arial"/>
          <w:sz w:val="22"/>
        </w:rPr>
        <w:t>.</w:t>
      </w:r>
    </w:p>
    <w:p w14:paraId="24A3D5AE" w14:textId="0CE2A0D3" w:rsidR="00F74147" w:rsidRPr="004F1775" w:rsidRDefault="00F74147" w:rsidP="00AF188B">
      <w:pPr>
        <w:rPr>
          <w:rFonts w:ascii="Arial" w:hAnsi="Arial" w:cs="Arial"/>
          <w:b/>
          <w:i/>
          <w:sz w:val="22"/>
        </w:rPr>
      </w:pPr>
      <w:r w:rsidRPr="004F1775">
        <w:rPr>
          <w:rFonts w:ascii="Arial" w:hAnsi="Arial" w:cs="Arial"/>
          <w:b/>
          <w:i/>
          <w:sz w:val="22"/>
        </w:rPr>
        <w:t>Trend in fuelwood consumption in Lang Chanh</w:t>
      </w:r>
    </w:p>
    <w:p w14:paraId="243B2AB8" w14:textId="4849D2F9" w:rsidR="00F74147" w:rsidRPr="004F1775" w:rsidRDefault="00F74147" w:rsidP="00AF188B">
      <w:pPr>
        <w:rPr>
          <w:rFonts w:ascii="Arial" w:hAnsi="Arial" w:cs="Arial"/>
          <w:sz w:val="22"/>
        </w:rPr>
      </w:pPr>
      <w:r w:rsidRPr="004F1775">
        <w:rPr>
          <w:rFonts w:ascii="Arial" w:hAnsi="Arial" w:cs="Arial"/>
          <w:sz w:val="22"/>
        </w:rPr>
        <w:t>While it is seen that the trend for fuelwood consumption by households is decreasing because of increasing electric rice c</w:t>
      </w:r>
      <w:r w:rsidR="00B77E2D" w:rsidRPr="004F1775">
        <w:rPr>
          <w:rFonts w:ascii="Arial" w:hAnsi="Arial" w:cs="Arial"/>
          <w:sz w:val="22"/>
        </w:rPr>
        <w:t xml:space="preserve">ooking and LPG cooker, there is no evidence </w:t>
      </w:r>
      <w:r w:rsidRPr="004F1775">
        <w:rPr>
          <w:rFonts w:ascii="Arial" w:hAnsi="Arial" w:cs="Arial"/>
          <w:sz w:val="22"/>
        </w:rPr>
        <w:t xml:space="preserve">that the demand for </w:t>
      </w:r>
      <w:r w:rsidR="00B77E2D" w:rsidRPr="004F1775">
        <w:rPr>
          <w:rFonts w:ascii="Arial" w:hAnsi="Arial" w:cs="Arial"/>
          <w:sz w:val="22"/>
        </w:rPr>
        <w:t>industrial</w:t>
      </w:r>
      <w:r w:rsidRPr="004F1775">
        <w:rPr>
          <w:rFonts w:ascii="Arial" w:hAnsi="Arial" w:cs="Arial"/>
          <w:sz w:val="22"/>
        </w:rPr>
        <w:t xml:space="preserve"> wood in the region will decrease. In fact, the industrial plants surveyed are operating at 60-70% of installed capacity due to economic crisis. When the existing plants are operate in full capacity, </w:t>
      </w:r>
      <w:r w:rsidR="005B2DBB" w:rsidRPr="004F1775">
        <w:rPr>
          <w:rFonts w:ascii="Arial" w:hAnsi="Arial" w:cs="Arial"/>
          <w:sz w:val="22"/>
        </w:rPr>
        <w:t xml:space="preserve">the demand for </w:t>
      </w:r>
      <w:r w:rsidR="00B77E2D" w:rsidRPr="004F1775">
        <w:rPr>
          <w:rFonts w:ascii="Arial" w:hAnsi="Arial" w:cs="Arial"/>
          <w:sz w:val="22"/>
        </w:rPr>
        <w:t xml:space="preserve">fuelwood </w:t>
      </w:r>
      <w:r w:rsidR="005B2DBB" w:rsidRPr="004F1775">
        <w:rPr>
          <w:rFonts w:ascii="Arial" w:hAnsi="Arial" w:cs="Arial"/>
          <w:sz w:val="22"/>
        </w:rPr>
        <w:t>for industrial plants may even increase</w:t>
      </w:r>
      <w:r w:rsidR="00B77E2D" w:rsidRPr="004F1775">
        <w:rPr>
          <w:rFonts w:ascii="Arial" w:hAnsi="Arial" w:cs="Arial"/>
          <w:sz w:val="22"/>
        </w:rPr>
        <w:t>.</w:t>
      </w:r>
    </w:p>
    <w:p w14:paraId="3D84E116" w14:textId="01CA1468" w:rsidR="00EA4CDE" w:rsidRPr="004F1775" w:rsidRDefault="00EA4CDE" w:rsidP="007F1ECA">
      <w:pPr>
        <w:pStyle w:val="Heading3"/>
        <w:rPr>
          <w:rFonts w:ascii="Arial" w:hAnsi="Arial" w:cs="Arial"/>
          <w:sz w:val="22"/>
        </w:rPr>
      </w:pPr>
      <w:bookmarkStart w:id="91" w:name="_Toc399149608"/>
      <w:r w:rsidRPr="004F1775">
        <w:rPr>
          <w:rFonts w:ascii="Arial" w:hAnsi="Arial" w:cs="Arial"/>
          <w:sz w:val="22"/>
        </w:rPr>
        <w:t xml:space="preserve">Discussion of fuelwood </w:t>
      </w:r>
      <w:r w:rsidR="00837AD8" w:rsidRPr="004F1775">
        <w:rPr>
          <w:rFonts w:ascii="Arial" w:hAnsi="Arial" w:cs="Arial"/>
          <w:sz w:val="22"/>
        </w:rPr>
        <w:t>in</w:t>
      </w:r>
      <w:r w:rsidRPr="004F1775">
        <w:rPr>
          <w:rFonts w:ascii="Arial" w:hAnsi="Arial" w:cs="Arial"/>
          <w:sz w:val="22"/>
        </w:rPr>
        <w:t xml:space="preserve"> </w:t>
      </w:r>
      <w:r w:rsidR="00262EC3" w:rsidRPr="004F1775">
        <w:rPr>
          <w:rFonts w:ascii="Arial" w:hAnsi="Arial" w:cs="Arial"/>
          <w:sz w:val="22"/>
        </w:rPr>
        <w:t xml:space="preserve">Nam Son commune, </w:t>
      </w:r>
      <w:r w:rsidRPr="004F1775">
        <w:rPr>
          <w:rFonts w:ascii="Arial" w:hAnsi="Arial" w:cs="Arial"/>
          <w:sz w:val="22"/>
        </w:rPr>
        <w:t>Quy Hop district, Nghe An</w:t>
      </w:r>
      <w:bookmarkEnd w:id="91"/>
    </w:p>
    <w:p w14:paraId="2DBBDF29" w14:textId="77777777" w:rsidR="004F3AF4" w:rsidRPr="004F1775" w:rsidRDefault="00EA4CDE" w:rsidP="00AF188B">
      <w:pPr>
        <w:rPr>
          <w:rFonts w:ascii="Arial" w:hAnsi="Arial" w:cs="Arial"/>
          <w:sz w:val="22"/>
        </w:rPr>
      </w:pPr>
      <w:r w:rsidRPr="004F1775">
        <w:rPr>
          <w:rFonts w:ascii="Arial" w:hAnsi="Arial" w:cs="Arial"/>
          <w:sz w:val="22"/>
        </w:rPr>
        <w:t xml:space="preserve">Quy Hop is a district </w:t>
      </w:r>
      <w:r w:rsidR="00A97FEC" w:rsidRPr="004F1775">
        <w:rPr>
          <w:rFonts w:ascii="Arial" w:hAnsi="Arial" w:cs="Arial"/>
          <w:sz w:val="22"/>
        </w:rPr>
        <w:t>located in the middle the main roads from higher mountainous area to the low land of Nghe An province. Wood trading activities are crowded in Quy Hop.</w:t>
      </w:r>
    </w:p>
    <w:p w14:paraId="4EA58F23" w14:textId="77777777" w:rsidR="00B77E2D" w:rsidRPr="004F1775" w:rsidRDefault="00B77E2D" w:rsidP="00AF188B">
      <w:pPr>
        <w:rPr>
          <w:rFonts w:ascii="Arial" w:hAnsi="Arial" w:cs="Arial"/>
          <w:sz w:val="22"/>
        </w:rPr>
      </w:pPr>
    </w:p>
    <w:p w14:paraId="5EEFAFB3" w14:textId="6F486691" w:rsidR="00756F1C" w:rsidRPr="004F1775" w:rsidRDefault="00B77E2D" w:rsidP="00B77E2D">
      <w:pPr>
        <w:pStyle w:val="Caption"/>
        <w:rPr>
          <w:rFonts w:ascii="Arial" w:hAnsi="Arial" w:cs="Arial"/>
          <w:b/>
          <w:i w:val="0"/>
          <w:sz w:val="22"/>
          <w:szCs w:val="22"/>
        </w:rPr>
      </w:pPr>
      <w:r w:rsidRPr="004F1775">
        <w:rPr>
          <w:rFonts w:ascii="Arial" w:hAnsi="Arial" w:cs="Arial"/>
          <w:sz w:val="22"/>
          <w:szCs w:val="22"/>
        </w:rPr>
        <w:t xml:space="preserve">Table </w:t>
      </w:r>
      <w:r w:rsidR="004F1775" w:rsidRPr="004F1775">
        <w:rPr>
          <w:rFonts w:ascii="Arial" w:hAnsi="Arial" w:cs="Arial"/>
          <w:sz w:val="22"/>
          <w:szCs w:val="22"/>
        </w:rPr>
        <w:fldChar w:fldCharType="begin"/>
      </w:r>
      <w:r w:rsidR="004F1775" w:rsidRPr="004F1775">
        <w:rPr>
          <w:rFonts w:ascii="Arial" w:hAnsi="Arial" w:cs="Arial"/>
          <w:sz w:val="22"/>
          <w:szCs w:val="22"/>
        </w:rPr>
        <w:instrText xml:space="preserve"> SEQ Table \* ARABIC </w:instrText>
      </w:r>
      <w:r w:rsidR="004F1775" w:rsidRPr="004F1775">
        <w:rPr>
          <w:rFonts w:ascii="Arial" w:hAnsi="Arial" w:cs="Arial"/>
          <w:sz w:val="22"/>
          <w:szCs w:val="22"/>
        </w:rPr>
        <w:fldChar w:fldCharType="separate"/>
      </w:r>
      <w:r w:rsidR="00BD6C81" w:rsidRPr="004F1775">
        <w:rPr>
          <w:rFonts w:ascii="Arial" w:hAnsi="Arial" w:cs="Arial"/>
          <w:noProof/>
          <w:sz w:val="22"/>
          <w:szCs w:val="22"/>
        </w:rPr>
        <w:t>9</w:t>
      </w:r>
      <w:r w:rsidR="004F1775" w:rsidRPr="004F1775">
        <w:rPr>
          <w:rFonts w:ascii="Arial" w:hAnsi="Arial" w:cs="Arial"/>
          <w:noProof/>
          <w:sz w:val="22"/>
          <w:szCs w:val="22"/>
        </w:rPr>
        <w:fldChar w:fldCharType="end"/>
      </w:r>
      <w:r w:rsidRPr="004F1775">
        <w:rPr>
          <w:rFonts w:ascii="Arial" w:hAnsi="Arial" w:cs="Arial"/>
          <w:sz w:val="22"/>
          <w:szCs w:val="22"/>
        </w:rPr>
        <w:t>. Demography of Nghe An province, Quy Hop district, Nam Son commune</w:t>
      </w:r>
    </w:p>
    <w:tbl>
      <w:tblPr>
        <w:tblW w:w="9091"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1235"/>
        <w:gridCol w:w="1216"/>
        <w:gridCol w:w="1157"/>
        <w:gridCol w:w="1330"/>
        <w:gridCol w:w="1019"/>
        <w:gridCol w:w="1157"/>
        <w:gridCol w:w="904"/>
        <w:gridCol w:w="1134"/>
      </w:tblGrid>
      <w:tr w:rsidR="00A97FEC" w:rsidRPr="004F1775" w14:paraId="005F6B64" w14:textId="77777777" w:rsidTr="005B2DBB">
        <w:trPr>
          <w:trHeight w:val="300"/>
        </w:trPr>
        <w:tc>
          <w:tcPr>
            <w:tcW w:w="1275" w:type="dxa"/>
            <w:tcBorders>
              <w:top w:val="single" w:sz="4" w:space="0" w:color="auto"/>
              <w:bottom w:val="single" w:sz="4" w:space="0" w:color="auto"/>
            </w:tcBorders>
            <w:shd w:val="clear" w:color="auto" w:fill="auto"/>
            <w:noWrap/>
            <w:hideMark/>
          </w:tcPr>
          <w:p w14:paraId="1B6CFD64" w14:textId="77777777" w:rsidR="00A97FEC" w:rsidRPr="004F1775" w:rsidRDefault="00A97FEC" w:rsidP="00936214">
            <w:pPr>
              <w:jc w:val="center"/>
              <w:rPr>
                <w:rFonts w:ascii="Arial" w:hAnsi="Arial" w:cs="Arial"/>
                <w:sz w:val="22"/>
              </w:rPr>
            </w:pPr>
          </w:p>
        </w:tc>
        <w:tc>
          <w:tcPr>
            <w:tcW w:w="1162" w:type="dxa"/>
            <w:tcBorders>
              <w:top w:val="single" w:sz="4" w:space="0" w:color="auto"/>
              <w:bottom w:val="single" w:sz="4" w:space="0" w:color="auto"/>
            </w:tcBorders>
            <w:shd w:val="clear" w:color="auto" w:fill="auto"/>
            <w:noWrap/>
            <w:hideMark/>
          </w:tcPr>
          <w:p w14:paraId="3F41A278" w14:textId="77777777" w:rsidR="00A97FEC" w:rsidRPr="004F1775" w:rsidRDefault="00A97FEC" w:rsidP="00936214">
            <w:pPr>
              <w:jc w:val="center"/>
              <w:rPr>
                <w:rFonts w:ascii="Arial" w:hAnsi="Arial" w:cs="Arial"/>
                <w:sz w:val="22"/>
              </w:rPr>
            </w:pPr>
            <w:commentRangeStart w:id="92"/>
            <w:r w:rsidRPr="004F1775">
              <w:rPr>
                <w:rFonts w:ascii="Arial" w:hAnsi="Arial" w:cs="Arial"/>
                <w:sz w:val="22"/>
              </w:rPr>
              <w:t>Population</w:t>
            </w:r>
          </w:p>
        </w:tc>
        <w:tc>
          <w:tcPr>
            <w:tcW w:w="1106" w:type="dxa"/>
            <w:tcBorders>
              <w:top w:val="single" w:sz="4" w:space="0" w:color="auto"/>
              <w:bottom w:val="single" w:sz="4" w:space="0" w:color="auto"/>
            </w:tcBorders>
            <w:shd w:val="clear" w:color="auto" w:fill="auto"/>
            <w:noWrap/>
            <w:hideMark/>
          </w:tcPr>
          <w:p w14:paraId="5402B7D3" w14:textId="77777777" w:rsidR="00A97FEC" w:rsidRPr="004F1775" w:rsidRDefault="00A97FEC" w:rsidP="00936214">
            <w:pPr>
              <w:jc w:val="center"/>
              <w:rPr>
                <w:rFonts w:ascii="Arial" w:hAnsi="Arial" w:cs="Arial"/>
                <w:sz w:val="22"/>
              </w:rPr>
            </w:pPr>
            <w:r w:rsidRPr="004F1775">
              <w:rPr>
                <w:rFonts w:ascii="Arial" w:hAnsi="Arial" w:cs="Arial"/>
                <w:sz w:val="22"/>
              </w:rPr>
              <w:t>Area (ha)</w:t>
            </w:r>
          </w:p>
        </w:tc>
        <w:tc>
          <w:tcPr>
            <w:tcW w:w="1375" w:type="dxa"/>
            <w:tcBorders>
              <w:top w:val="single" w:sz="4" w:space="0" w:color="auto"/>
              <w:bottom w:val="single" w:sz="4" w:space="0" w:color="auto"/>
            </w:tcBorders>
            <w:shd w:val="clear" w:color="auto" w:fill="auto"/>
            <w:noWrap/>
            <w:hideMark/>
          </w:tcPr>
          <w:p w14:paraId="0752F884" w14:textId="77777777" w:rsidR="00A97FEC" w:rsidRPr="004F1775" w:rsidRDefault="00A97FEC" w:rsidP="00936214">
            <w:pPr>
              <w:jc w:val="center"/>
              <w:rPr>
                <w:rFonts w:ascii="Arial" w:hAnsi="Arial" w:cs="Arial"/>
                <w:sz w:val="22"/>
              </w:rPr>
            </w:pPr>
            <w:r w:rsidRPr="004F1775">
              <w:rPr>
                <w:rFonts w:ascii="Arial" w:hAnsi="Arial" w:cs="Arial"/>
                <w:sz w:val="22"/>
              </w:rPr>
              <w:t>Density person/km2</w:t>
            </w:r>
          </w:p>
        </w:tc>
        <w:tc>
          <w:tcPr>
            <w:tcW w:w="1051" w:type="dxa"/>
            <w:tcBorders>
              <w:top w:val="single" w:sz="4" w:space="0" w:color="auto"/>
              <w:bottom w:val="single" w:sz="4" w:space="0" w:color="auto"/>
            </w:tcBorders>
            <w:shd w:val="clear" w:color="DCE6F1" w:fill="auto"/>
            <w:noWrap/>
            <w:hideMark/>
          </w:tcPr>
          <w:p w14:paraId="151491C9" w14:textId="77777777" w:rsidR="00A97FEC" w:rsidRPr="004F1775" w:rsidRDefault="00936214" w:rsidP="00936214">
            <w:pPr>
              <w:jc w:val="center"/>
              <w:rPr>
                <w:rFonts w:ascii="Arial" w:hAnsi="Arial" w:cs="Arial"/>
                <w:sz w:val="22"/>
              </w:rPr>
            </w:pPr>
            <w:r w:rsidRPr="004F1775">
              <w:rPr>
                <w:rFonts w:ascii="Arial" w:hAnsi="Arial" w:cs="Arial"/>
                <w:sz w:val="22"/>
              </w:rPr>
              <w:t>Natural forest area (ha)</w:t>
            </w:r>
          </w:p>
        </w:tc>
        <w:tc>
          <w:tcPr>
            <w:tcW w:w="1106" w:type="dxa"/>
            <w:tcBorders>
              <w:top w:val="single" w:sz="4" w:space="0" w:color="auto"/>
              <w:bottom w:val="single" w:sz="4" w:space="0" w:color="auto"/>
            </w:tcBorders>
            <w:shd w:val="clear" w:color="DCE6F1" w:fill="auto"/>
            <w:noWrap/>
            <w:hideMark/>
          </w:tcPr>
          <w:p w14:paraId="5129777A" w14:textId="77777777" w:rsidR="00A97FEC" w:rsidRPr="004F1775" w:rsidRDefault="00936214" w:rsidP="00936214">
            <w:pPr>
              <w:jc w:val="center"/>
              <w:rPr>
                <w:rFonts w:ascii="Arial" w:hAnsi="Arial" w:cs="Arial"/>
                <w:sz w:val="22"/>
              </w:rPr>
            </w:pPr>
            <w:r w:rsidRPr="004F1775">
              <w:rPr>
                <w:rFonts w:ascii="Arial" w:hAnsi="Arial" w:cs="Arial"/>
                <w:sz w:val="22"/>
              </w:rPr>
              <w:t>Plantation forest area (ha)</w:t>
            </w:r>
          </w:p>
        </w:tc>
        <w:tc>
          <w:tcPr>
            <w:tcW w:w="932" w:type="dxa"/>
            <w:tcBorders>
              <w:top w:val="single" w:sz="4" w:space="0" w:color="auto"/>
              <w:bottom w:val="single" w:sz="4" w:space="0" w:color="auto"/>
            </w:tcBorders>
            <w:shd w:val="clear" w:color="auto" w:fill="auto"/>
            <w:noWrap/>
            <w:hideMark/>
          </w:tcPr>
          <w:p w14:paraId="3ED96AA6" w14:textId="77777777" w:rsidR="00A97FEC" w:rsidRPr="004F1775" w:rsidRDefault="00936214" w:rsidP="00936214">
            <w:pPr>
              <w:jc w:val="center"/>
              <w:rPr>
                <w:rFonts w:ascii="Arial" w:hAnsi="Arial" w:cs="Arial"/>
                <w:sz w:val="22"/>
              </w:rPr>
            </w:pPr>
            <w:r w:rsidRPr="004F1775">
              <w:rPr>
                <w:rFonts w:ascii="Arial" w:hAnsi="Arial" w:cs="Arial"/>
                <w:sz w:val="22"/>
              </w:rPr>
              <w:t>Area of natural forest per pax</w:t>
            </w:r>
          </w:p>
        </w:tc>
        <w:tc>
          <w:tcPr>
            <w:tcW w:w="1084" w:type="dxa"/>
            <w:tcBorders>
              <w:top w:val="single" w:sz="4" w:space="0" w:color="auto"/>
              <w:bottom w:val="single" w:sz="4" w:space="0" w:color="auto"/>
            </w:tcBorders>
            <w:shd w:val="clear" w:color="auto" w:fill="auto"/>
            <w:noWrap/>
            <w:hideMark/>
          </w:tcPr>
          <w:p w14:paraId="35DD284A" w14:textId="77777777" w:rsidR="00A97FEC" w:rsidRPr="004F1775" w:rsidRDefault="00936214" w:rsidP="00936214">
            <w:pPr>
              <w:jc w:val="center"/>
              <w:rPr>
                <w:rFonts w:ascii="Arial" w:hAnsi="Arial" w:cs="Arial"/>
                <w:sz w:val="22"/>
              </w:rPr>
            </w:pPr>
            <w:r w:rsidRPr="004F1775">
              <w:rPr>
                <w:rFonts w:ascii="Arial" w:hAnsi="Arial" w:cs="Arial"/>
                <w:sz w:val="22"/>
              </w:rPr>
              <w:t>Area of plantation forest per pax</w:t>
            </w:r>
            <w:commentRangeEnd w:id="92"/>
            <w:r w:rsidR="00CA6DDD">
              <w:rPr>
                <w:rStyle w:val="CommentReference"/>
              </w:rPr>
              <w:commentReference w:id="92"/>
            </w:r>
          </w:p>
        </w:tc>
      </w:tr>
      <w:tr w:rsidR="00A97FEC" w:rsidRPr="004F1775" w14:paraId="58D9100A" w14:textId="77777777" w:rsidTr="005B2DBB">
        <w:trPr>
          <w:trHeight w:val="300"/>
        </w:trPr>
        <w:tc>
          <w:tcPr>
            <w:tcW w:w="1275" w:type="dxa"/>
            <w:tcBorders>
              <w:top w:val="single" w:sz="4" w:space="0" w:color="auto"/>
            </w:tcBorders>
            <w:shd w:val="clear" w:color="auto" w:fill="auto"/>
            <w:noWrap/>
            <w:hideMark/>
          </w:tcPr>
          <w:p w14:paraId="67A779E6" w14:textId="37A76991" w:rsidR="00A97FEC" w:rsidRPr="004F1775" w:rsidRDefault="00A97FEC" w:rsidP="00936214">
            <w:pPr>
              <w:jc w:val="center"/>
              <w:rPr>
                <w:rFonts w:ascii="Arial" w:hAnsi="Arial" w:cs="Arial"/>
                <w:sz w:val="22"/>
              </w:rPr>
            </w:pPr>
            <w:r w:rsidRPr="004F1775">
              <w:rPr>
                <w:rFonts w:ascii="Arial" w:hAnsi="Arial" w:cs="Arial"/>
                <w:sz w:val="22"/>
              </w:rPr>
              <w:t>Ngh</w:t>
            </w:r>
            <w:r w:rsidR="00756F1C" w:rsidRPr="004F1775">
              <w:rPr>
                <w:rFonts w:ascii="Arial" w:hAnsi="Arial" w:cs="Arial"/>
                <w:sz w:val="22"/>
              </w:rPr>
              <w:t>e</w:t>
            </w:r>
            <w:r w:rsidRPr="004F1775">
              <w:rPr>
                <w:rFonts w:ascii="Arial" w:hAnsi="Arial" w:cs="Arial"/>
                <w:sz w:val="22"/>
              </w:rPr>
              <w:t xml:space="preserve"> An</w:t>
            </w:r>
          </w:p>
        </w:tc>
        <w:tc>
          <w:tcPr>
            <w:tcW w:w="1162" w:type="dxa"/>
            <w:tcBorders>
              <w:top w:val="single" w:sz="4" w:space="0" w:color="auto"/>
            </w:tcBorders>
            <w:shd w:val="clear" w:color="auto" w:fill="auto"/>
            <w:noWrap/>
            <w:hideMark/>
          </w:tcPr>
          <w:p w14:paraId="1EFC4A98" w14:textId="77777777" w:rsidR="00A97FEC" w:rsidRPr="004F1775" w:rsidRDefault="00A97FEC" w:rsidP="00936214">
            <w:pPr>
              <w:jc w:val="center"/>
              <w:rPr>
                <w:rFonts w:ascii="Arial" w:hAnsi="Arial" w:cs="Arial"/>
                <w:sz w:val="22"/>
              </w:rPr>
            </w:pPr>
            <w:r w:rsidRPr="004F1775">
              <w:rPr>
                <w:rFonts w:ascii="Arial" w:hAnsi="Arial" w:cs="Arial"/>
                <w:sz w:val="22"/>
              </w:rPr>
              <w:t>2</w:t>
            </w:r>
            <w:r w:rsidR="00936214" w:rsidRPr="004F1775">
              <w:rPr>
                <w:rFonts w:ascii="Arial" w:hAnsi="Arial" w:cs="Arial"/>
                <w:sz w:val="22"/>
              </w:rPr>
              <w:t>,</w:t>
            </w:r>
            <w:r w:rsidRPr="004F1775">
              <w:rPr>
                <w:rFonts w:ascii="Arial" w:hAnsi="Arial" w:cs="Arial"/>
                <w:sz w:val="22"/>
              </w:rPr>
              <w:t>943</w:t>
            </w:r>
            <w:r w:rsidR="00936214" w:rsidRPr="004F1775">
              <w:rPr>
                <w:rFonts w:ascii="Arial" w:hAnsi="Arial" w:cs="Arial"/>
                <w:sz w:val="22"/>
              </w:rPr>
              <w:t>,</w:t>
            </w:r>
            <w:r w:rsidRPr="004F1775">
              <w:rPr>
                <w:rFonts w:ascii="Arial" w:hAnsi="Arial" w:cs="Arial"/>
                <w:sz w:val="22"/>
              </w:rPr>
              <w:t>901</w:t>
            </w:r>
          </w:p>
        </w:tc>
        <w:tc>
          <w:tcPr>
            <w:tcW w:w="1106" w:type="dxa"/>
            <w:tcBorders>
              <w:top w:val="single" w:sz="4" w:space="0" w:color="auto"/>
            </w:tcBorders>
            <w:shd w:val="clear" w:color="auto" w:fill="auto"/>
            <w:noWrap/>
            <w:hideMark/>
          </w:tcPr>
          <w:p w14:paraId="4FC66982" w14:textId="77777777" w:rsidR="00A97FEC" w:rsidRPr="004F1775" w:rsidRDefault="00A97FEC" w:rsidP="00936214">
            <w:pPr>
              <w:jc w:val="center"/>
              <w:rPr>
                <w:rFonts w:ascii="Arial" w:hAnsi="Arial" w:cs="Arial"/>
                <w:sz w:val="22"/>
              </w:rPr>
            </w:pPr>
            <w:r w:rsidRPr="004F1775">
              <w:rPr>
                <w:rFonts w:ascii="Arial" w:hAnsi="Arial" w:cs="Arial"/>
                <w:sz w:val="22"/>
              </w:rPr>
              <w:t>1</w:t>
            </w:r>
            <w:r w:rsidR="00936214" w:rsidRPr="004F1775">
              <w:rPr>
                <w:rFonts w:ascii="Arial" w:hAnsi="Arial" w:cs="Arial"/>
                <w:sz w:val="22"/>
              </w:rPr>
              <w:t>,</w:t>
            </w:r>
            <w:r w:rsidRPr="004F1775">
              <w:rPr>
                <w:rFonts w:ascii="Arial" w:hAnsi="Arial" w:cs="Arial"/>
                <w:sz w:val="22"/>
              </w:rPr>
              <w:t>651</w:t>
            </w:r>
            <w:r w:rsidR="00936214" w:rsidRPr="004F1775">
              <w:rPr>
                <w:rFonts w:ascii="Arial" w:hAnsi="Arial" w:cs="Arial"/>
                <w:sz w:val="22"/>
              </w:rPr>
              <w:t>,</w:t>
            </w:r>
            <w:r w:rsidRPr="004F1775">
              <w:rPr>
                <w:rFonts w:ascii="Arial" w:hAnsi="Arial" w:cs="Arial"/>
                <w:sz w:val="22"/>
              </w:rPr>
              <w:t>378</w:t>
            </w:r>
          </w:p>
        </w:tc>
        <w:tc>
          <w:tcPr>
            <w:tcW w:w="1375" w:type="dxa"/>
            <w:tcBorders>
              <w:top w:val="single" w:sz="4" w:space="0" w:color="auto"/>
            </w:tcBorders>
            <w:shd w:val="clear" w:color="auto" w:fill="auto"/>
            <w:noWrap/>
            <w:hideMark/>
          </w:tcPr>
          <w:p w14:paraId="09CA743A" w14:textId="77777777" w:rsidR="00A97FEC" w:rsidRPr="004F1775" w:rsidRDefault="00A97FEC" w:rsidP="00936214">
            <w:pPr>
              <w:jc w:val="center"/>
              <w:rPr>
                <w:rFonts w:ascii="Arial" w:hAnsi="Arial" w:cs="Arial"/>
                <w:sz w:val="22"/>
              </w:rPr>
            </w:pPr>
            <w:r w:rsidRPr="004F1775">
              <w:rPr>
                <w:rFonts w:ascii="Arial" w:hAnsi="Arial" w:cs="Arial"/>
                <w:sz w:val="22"/>
              </w:rPr>
              <w:t>17.83</w:t>
            </w:r>
          </w:p>
        </w:tc>
        <w:tc>
          <w:tcPr>
            <w:tcW w:w="1051" w:type="dxa"/>
            <w:tcBorders>
              <w:top w:val="single" w:sz="4" w:space="0" w:color="auto"/>
            </w:tcBorders>
            <w:shd w:val="clear" w:color="auto" w:fill="auto"/>
            <w:noWrap/>
            <w:hideMark/>
          </w:tcPr>
          <w:p w14:paraId="36D979F0" w14:textId="77777777" w:rsidR="00A97FEC" w:rsidRPr="004F1775" w:rsidRDefault="00936214" w:rsidP="00936214">
            <w:pPr>
              <w:jc w:val="center"/>
              <w:rPr>
                <w:rFonts w:ascii="Arial" w:hAnsi="Arial" w:cs="Arial"/>
                <w:sz w:val="22"/>
              </w:rPr>
            </w:pPr>
            <w:r w:rsidRPr="004F1775">
              <w:rPr>
                <w:rFonts w:ascii="Arial" w:hAnsi="Arial" w:cs="Arial"/>
                <w:sz w:val="22"/>
              </w:rPr>
              <w:t>656,341</w:t>
            </w:r>
          </w:p>
        </w:tc>
        <w:tc>
          <w:tcPr>
            <w:tcW w:w="1106" w:type="dxa"/>
            <w:tcBorders>
              <w:top w:val="single" w:sz="4" w:space="0" w:color="auto"/>
            </w:tcBorders>
            <w:shd w:val="clear" w:color="auto" w:fill="auto"/>
            <w:noWrap/>
            <w:hideMark/>
          </w:tcPr>
          <w:p w14:paraId="5027ADC0" w14:textId="77777777" w:rsidR="00A97FEC" w:rsidRPr="004F1775" w:rsidRDefault="00936214" w:rsidP="00936214">
            <w:pPr>
              <w:jc w:val="center"/>
              <w:rPr>
                <w:rFonts w:ascii="Arial" w:hAnsi="Arial" w:cs="Arial"/>
                <w:sz w:val="22"/>
              </w:rPr>
            </w:pPr>
            <w:r w:rsidRPr="004F1775">
              <w:rPr>
                <w:rFonts w:ascii="Arial" w:hAnsi="Arial" w:cs="Arial"/>
                <w:sz w:val="22"/>
              </w:rPr>
              <w:t>105,691</w:t>
            </w:r>
          </w:p>
        </w:tc>
        <w:tc>
          <w:tcPr>
            <w:tcW w:w="932" w:type="dxa"/>
            <w:tcBorders>
              <w:top w:val="single" w:sz="4" w:space="0" w:color="auto"/>
            </w:tcBorders>
            <w:shd w:val="clear" w:color="auto" w:fill="auto"/>
            <w:noWrap/>
            <w:hideMark/>
          </w:tcPr>
          <w:p w14:paraId="1D41761E" w14:textId="77777777" w:rsidR="00A97FEC" w:rsidRPr="004F1775" w:rsidRDefault="00A97FEC" w:rsidP="00936214">
            <w:pPr>
              <w:jc w:val="center"/>
              <w:rPr>
                <w:rFonts w:ascii="Arial" w:hAnsi="Arial" w:cs="Arial"/>
                <w:sz w:val="22"/>
              </w:rPr>
            </w:pPr>
            <w:r w:rsidRPr="004F1775">
              <w:rPr>
                <w:rFonts w:ascii="Arial" w:hAnsi="Arial" w:cs="Arial"/>
                <w:sz w:val="22"/>
              </w:rPr>
              <w:t>0.22</w:t>
            </w:r>
          </w:p>
        </w:tc>
        <w:tc>
          <w:tcPr>
            <w:tcW w:w="1084" w:type="dxa"/>
            <w:tcBorders>
              <w:top w:val="single" w:sz="4" w:space="0" w:color="auto"/>
            </w:tcBorders>
            <w:shd w:val="clear" w:color="auto" w:fill="auto"/>
            <w:noWrap/>
            <w:hideMark/>
          </w:tcPr>
          <w:p w14:paraId="735D2ECB" w14:textId="77777777" w:rsidR="00A97FEC" w:rsidRPr="004F1775" w:rsidRDefault="00A97FEC" w:rsidP="00936214">
            <w:pPr>
              <w:jc w:val="center"/>
              <w:rPr>
                <w:rFonts w:ascii="Arial" w:hAnsi="Arial" w:cs="Arial"/>
                <w:sz w:val="22"/>
              </w:rPr>
            </w:pPr>
            <w:r w:rsidRPr="004F1775">
              <w:rPr>
                <w:rFonts w:ascii="Arial" w:hAnsi="Arial" w:cs="Arial"/>
                <w:sz w:val="22"/>
              </w:rPr>
              <w:t>0.04</w:t>
            </w:r>
          </w:p>
        </w:tc>
      </w:tr>
      <w:tr w:rsidR="00A97FEC" w:rsidRPr="004F1775" w14:paraId="2D43C81D" w14:textId="77777777" w:rsidTr="00936214">
        <w:trPr>
          <w:trHeight w:val="300"/>
        </w:trPr>
        <w:tc>
          <w:tcPr>
            <w:tcW w:w="1275" w:type="dxa"/>
            <w:shd w:val="clear" w:color="auto" w:fill="auto"/>
            <w:noWrap/>
            <w:hideMark/>
          </w:tcPr>
          <w:p w14:paraId="1A4937DC" w14:textId="29262061" w:rsidR="00A97FEC" w:rsidRPr="004F1775" w:rsidRDefault="00A97FEC" w:rsidP="00936214">
            <w:pPr>
              <w:jc w:val="center"/>
              <w:rPr>
                <w:rFonts w:ascii="Arial" w:hAnsi="Arial" w:cs="Arial"/>
                <w:sz w:val="22"/>
              </w:rPr>
            </w:pPr>
            <w:r w:rsidRPr="004F1775">
              <w:rPr>
                <w:rFonts w:ascii="Arial" w:hAnsi="Arial" w:cs="Arial"/>
                <w:sz w:val="22"/>
              </w:rPr>
              <w:lastRenderedPageBreak/>
              <w:t>Qu</w:t>
            </w:r>
            <w:r w:rsidR="00756F1C" w:rsidRPr="004F1775">
              <w:rPr>
                <w:rFonts w:ascii="Arial" w:hAnsi="Arial" w:cs="Arial"/>
                <w:sz w:val="22"/>
              </w:rPr>
              <w:t>y</w:t>
            </w:r>
            <w:r w:rsidRPr="004F1775">
              <w:rPr>
                <w:rFonts w:ascii="Arial" w:hAnsi="Arial" w:cs="Arial"/>
                <w:sz w:val="22"/>
              </w:rPr>
              <w:t xml:space="preserve"> H</w:t>
            </w:r>
            <w:r w:rsidR="00756F1C" w:rsidRPr="004F1775">
              <w:rPr>
                <w:rFonts w:ascii="Arial" w:hAnsi="Arial" w:cs="Arial"/>
                <w:sz w:val="22"/>
              </w:rPr>
              <w:t>o</w:t>
            </w:r>
            <w:r w:rsidRPr="004F1775">
              <w:rPr>
                <w:rFonts w:ascii="Arial" w:hAnsi="Arial" w:cs="Arial"/>
                <w:sz w:val="22"/>
              </w:rPr>
              <w:t>p</w:t>
            </w:r>
          </w:p>
          <w:p w14:paraId="05F0BFCD" w14:textId="77777777" w:rsidR="00936214" w:rsidRPr="004F1775" w:rsidRDefault="00936214" w:rsidP="00936214">
            <w:pPr>
              <w:jc w:val="center"/>
              <w:rPr>
                <w:rFonts w:ascii="Arial" w:hAnsi="Arial" w:cs="Arial"/>
                <w:sz w:val="22"/>
              </w:rPr>
            </w:pPr>
            <w:r w:rsidRPr="004F1775">
              <w:rPr>
                <w:rFonts w:ascii="Arial" w:hAnsi="Arial" w:cs="Arial"/>
                <w:sz w:val="22"/>
              </w:rPr>
              <w:t>District</w:t>
            </w:r>
          </w:p>
        </w:tc>
        <w:tc>
          <w:tcPr>
            <w:tcW w:w="1162" w:type="dxa"/>
            <w:shd w:val="clear" w:color="auto" w:fill="auto"/>
            <w:noWrap/>
            <w:hideMark/>
          </w:tcPr>
          <w:p w14:paraId="7FFADCE2" w14:textId="77777777" w:rsidR="00A97FEC" w:rsidRPr="004F1775" w:rsidRDefault="00A97FEC" w:rsidP="00936214">
            <w:pPr>
              <w:jc w:val="center"/>
              <w:rPr>
                <w:rFonts w:ascii="Arial" w:hAnsi="Arial" w:cs="Arial"/>
                <w:sz w:val="22"/>
              </w:rPr>
            </w:pPr>
            <w:r w:rsidRPr="004F1775">
              <w:rPr>
                <w:rFonts w:ascii="Arial" w:hAnsi="Arial" w:cs="Arial"/>
                <w:sz w:val="22"/>
              </w:rPr>
              <w:t>119</w:t>
            </w:r>
            <w:r w:rsidR="00936214" w:rsidRPr="004F1775">
              <w:rPr>
                <w:rFonts w:ascii="Arial" w:hAnsi="Arial" w:cs="Arial"/>
                <w:sz w:val="22"/>
              </w:rPr>
              <w:t>,</w:t>
            </w:r>
            <w:r w:rsidRPr="004F1775">
              <w:rPr>
                <w:rFonts w:ascii="Arial" w:hAnsi="Arial" w:cs="Arial"/>
                <w:sz w:val="22"/>
              </w:rPr>
              <w:t>960</w:t>
            </w:r>
          </w:p>
        </w:tc>
        <w:tc>
          <w:tcPr>
            <w:tcW w:w="1106" w:type="dxa"/>
            <w:shd w:val="clear" w:color="auto" w:fill="auto"/>
            <w:noWrap/>
            <w:hideMark/>
          </w:tcPr>
          <w:p w14:paraId="55F8B9E5" w14:textId="77777777" w:rsidR="00A97FEC" w:rsidRPr="004F1775" w:rsidRDefault="00936214" w:rsidP="00936214">
            <w:pPr>
              <w:jc w:val="center"/>
              <w:rPr>
                <w:rFonts w:ascii="Arial" w:hAnsi="Arial" w:cs="Arial"/>
                <w:sz w:val="22"/>
              </w:rPr>
            </w:pPr>
            <w:r w:rsidRPr="004F1775">
              <w:rPr>
                <w:rFonts w:ascii="Arial" w:hAnsi="Arial" w:cs="Arial"/>
                <w:sz w:val="22"/>
              </w:rPr>
              <w:t>93,934</w:t>
            </w:r>
          </w:p>
        </w:tc>
        <w:tc>
          <w:tcPr>
            <w:tcW w:w="1375" w:type="dxa"/>
            <w:shd w:val="clear" w:color="auto" w:fill="auto"/>
            <w:noWrap/>
            <w:hideMark/>
          </w:tcPr>
          <w:p w14:paraId="42006055" w14:textId="77777777" w:rsidR="00A97FEC" w:rsidRPr="004F1775" w:rsidRDefault="00A97FEC" w:rsidP="00936214">
            <w:pPr>
              <w:jc w:val="center"/>
              <w:rPr>
                <w:rFonts w:ascii="Arial" w:hAnsi="Arial" w:cs="Arial"/>
                <w:sz w:val="22"/>
              </w:rPr>
            </w:pPr>
            <w:r w:rsidRPr="004F1775">
              <w:rPr>
                <w:rFonts w:ascii="Arial" w:hAnsi="Arial" w:cs="Arial"/>
                <w:sz w:val="22"/>
              </w:rPr>
              <w:t>12.77</w:t>
            </w:r>
          </w:p>
        </w:tc>
        <w:tc>
          <w:tcPr>
            <w:tcW w:w="1051" w:type="dxa"/>
            <w:shd w:val="clear" w:color="auto" w:fill="auto"/>
            <w:noWrap/>
            <w:hideMark/>
          </w:tcPr>
          <w:p w14:paraId="237C6410" w14:textId="77777777" w:rsidR="00A97FEC" w:rsidRPr="004F1775" w:rsidRDefault="00A97FEC" w:rsidP="00936214">
            <w:pPr>
              <w:jc w:val="center"/>
              <w:rPr>
                <w:rFonts w:ascii="Arial" w:hAnsi="Arial" w:cs="Arial"/>
                <w:sz w:val="22"/>
              </w:rPr>
            </w:pPr>
            <w:r w:rsidRPr="004F1775">
              <w:rPr>
                <w:rFonts w:ascii="Arial" w:hAnsi="Arial" w:cs="Arial"/>
                <w:sz w:val="22"/>
              </w:rPr>
              <w:t>28</w:t>
            </w:r>
            <w:r w:rsidR="00936214" w:rsidRPr="004F1775">
              <w:rPr>
                <w:rFonts w:ascii="Arial" w:hAnsi="Arial" w:cs="Arial"/>
                <w:sz w:val="22"/>
              </w:rPr>
              <w:t>,</w:t>
            </w:r>
            <w:r w:rsidRPr="004F1775">
              <w:rPr>
                <w:rFonts w:ascii="Arial" w:hAnsi="Arial" w:cs="Arial"/>
                <w:sz w:val="22"/>
              </w:rPr>
              <w:t>278</w:t>
            </w:r>
          </w:p>
        </w:tc>
        <w:tc>
          <w:tcPr>
            <w:tcW w:w="1106" w:type="dxa"/>
            <w:shd w:val="clear" w:color="auto" w:fill="auto"/>
            <w:noWrap/>
            <w:hideMark/>
          </w:tcPr>
          <w:p w14:paraId="761782B7" w14:textId="77777777" w:rsidR="00A97FEC" w:rsidRPr="004F1775" w:rsidRDefault="00936214" w:rsidP="00936214">
            <w:pPr>
              <w:jc w:val="center"/>
              <w:rPr>
                <w:rFonts w:ascii="Arial" w:hAnsi="Arial" w:cs="Arial"/>
                <w:sz w:val="22"/>
              </w:rPr>
            </w:pPr>
            <w:r w:rsidRPr="004F1775">
              <w:rPr>
                <w:rFonts w:ascii="Arial" w:hAnsi="Arial" w:cs="Arial"/>
                <w:sz w:val="22"/>
              </w:rPr>
              <w:t>5,836</w:t>
            </w:r>
          </w:p>
        </w:tc>
        <w:tc>
          <w:tcPr>
            <w:tcW w:w="932" w:type="dxa"/>
            <w:shd w:val="clear" w:color="auto" w:fill="auto"/>
            <w:noWrap/>
            <w:hideMark/>
          </w:tcPr>
          <w:p w14:paraId="7EFE9C90" w14:textId="77777777" w:rsidR="00A97FEC" w:rsidRPr="004F1775" w:rsidRDefault="00A97FEC" w:rsidP="00936214">
            <w:pPr>
              <w:jc w:val="center"/>
              <w:rPr>
                <w:rFonts w:ascii="Arial" w:hAnsi="Arial" w:cs="Arial"/>
                <w:sz w:val="22"/>
              </w:rPr>
            </w:pPr>
            <w:r w:rsidRPr="004F1775">
              <w:rPr>
                <w:rFonts w:ascii="Arial" w:hAnsi="Arial" w:cs="Arial"/>
                <w:sz w:val="22"/>
              </w:rPr>
              <w:t>0.24</w:t>
            </w:r>
          </w:p>
        </w:tc>
        <w:tc>
          <w:tcPr>
            <w:tcW w:w="1084" w:type="dxa"/>
            <w:shd w:val="clear" w:color="auto" w:fill="auto"/>
            <w:noWrap/>
            <w:hideMark/>
          </w:tcPr>
          <w:p w14:paraId="08C94AB5" w14:textId="77777777" w:rsidR="00A97FEC" w:rsidRPr="004F1775" w:rsidRDefault="00A97FEC" w:rsidP="00936214">
            <w:pPr>
              <w:jc w:val="center"/>
              <w:rPr>
                <w:rFonts w:ascii="Arial" w:hAnsi="Arial" w:cs="Arial"/>
                <w:sz w:val="22"/>
              </w:rPr>
            </w:pPr>
            <w:r w:rsidRPr="004F1775">
              <w:rPr>
                <w:rFonts w:ascii="Arial" w:hAnsi="Arial" w:cs="Arial"/>
                <w:sz w:val="22"/>
              </w:rPr>
              <w:t>0.05</w:t>
            </w:r>
          </w:p>
        </w:tc>
      </w:tr>
      <w:tr w:rsidR="00936214" w:rsidRPr="004F1775" w14:paraId="009DB833" w14:textId="77777777" w:rsidTr="00936214">
        <w:trPr>
          <w:trHeight w:val="300"/>
        </w:trPr>
        <w:tc>
          <w:tcPr>
            <w:tcW w:w="1275" w:type="dxa"/>
            <w:shd w:val="clear" w:color="auto" w:fill="auto"/>
            <w:noWrap/>
          </w:tcPr>
          <w:p w14:paraId="1C60C985" w14:textId="77777777" w:rsidR="00936214" w:rsidRPr="004F1775" w:rsidRDefault="00936214" w:rsidP="00936214">
            <w:pPr>
              <w:jc w:val="center"/>
              <w:rPr>
                <w:rFonts w:ascii="Arial" w:hAnsi="Arial" w:cs="Arial"/>
                <w:sz w:val="22"/>
              </w:rPr>
            </w:pPr>
            <w:r w:rsidRPr="004F1775">
              <w:rPr>
                <w:rFonts w:ascii="Arial" w:hAnsi="Arial" w:cs="Arial"/>
                <w:sz w:val="22"/>
              </w:rPr>
              <w:t>Nam Son Commune</w:t>
            </w:r>
          </w:p>
        </w:tc>
        <w:tc>
          <w:tcPr>
            <w:tcW w:w="1162" w:type="dxa"/>
            <w:shd w:val="clear" w:color="auto" w:fill="auto"/>
            <w:noWrap/>
          </w:tcPr>
          <w:p w14:paraId="481FA3A5" w14:textId="77777777" w:rsidR="00936214" w:rsidRPr="004F1775" w:rsidRDefault="00936214" w:rsidP="00936214">
            <w:pPr>
              <w:jc w:val="center"/>
              <w:rPr>
                <w:rFonts w:ascii="Arial" w:hAnsi="Arial" w:cs="Arial"/>
                <w:sz w:val="22"/>
              </w:rPr>
            </w:pPr>
            <w:r w:rsidRPr="004F1775">
              <w:rPr>
                <w:rFonts w:ascii="Arial" w:hAnsi="Arial" w:cs="Arial"/>
                <w:sz w:val="22"/>
              </w:rPr>
              <w:t>1633</w:t>
            </w:r>
          </w:p>
        </w:tc>
        <w:tc>
          <w:tcPr>
            <w:tcW w:w="1106" w:type="dxa"/>
            <w:shd w:val="clear" w:color="auto" w:fill="auto"/>
            <w:noWrap/>
          </w:tcPr>
          <w:p w14:paraId="00D5D0DB" w14:textId="77777777" w:rsidR="00936214" w:rsidRPr="004F1775" w:rsidRDefault="00936214" w:rsidP="00936214">
            <w:pPr>
              <w:jc w:val="center"/>
              <w:rPr>
                <w:rFonts w:ascii="Arial" w:hAnsi="Arial" w:cs="Arial"/>
                <w:sz w:val="22"/>
              </w:rPr>
            </w:pPr>
            <w:r w:rsidRPr="004F1775">
              <w:rPr>
                <w:rFonts w:ascii="Arial" w:hAnsi="Arial" w:cs="Arial"/>
                <w:sz w:val="22"/>
              </w:rPr>
              <w:t>6,377</w:t>
            </w:r>
          </w:p>
        </w:tc>
        <w:tc>
          <w:tcPr>
            <w:tcW w:w="1375" w:type="dxa"/>
            <w:shd w:val="clear" w:color="auto" w:fill="auto"/>
            <w:noWrap/>
          </w:tcPr>
          <w:p w14:paraId="25BA01DB" w14:textId="77777777" w:rsidR="00936214" w:rsidRPr="004F1775" w:rsidRDefault="00936214" w:rsidP="00936214">
            <w:pPr>
              <w:jc w:val="center"/>
              <w:rPr>
                <w:rFonts w:ascii="Arial" w:hAnsi="Arial" w:cs="Arial"/>
                <w:sz w:val="22"/>
              </w:rPr>
            </w:pPr>
            <w:r w:rsidRPr="004F1775">
              <w:rPr>
                <w:rFonts w:ascii="Arial" w:hAnsi="Arial" w:cs="Arial"/>
                <w:sz w:val="22"/>
              </w:rPr>
              <w:t>0.39</w:t>
            </w:r>
          </w:p>
        </w:tc>
        <w:tc>
          <w:tcPr>
            <w:tcW w:w="1051" w:type="dxa"/>
            <w:shd w:val="clear" w:color="auto" w:fill="auto"/>
            <w:noWrap/>
          </w:tcPr>
          <w:p w14:paraId="6BE5ED0C" w14:textId="77777777" w:rsidR="00936214" w:rsidRPr="004F1775" w:rsidRDefault="00936214" w:rsidP="00936214">
            <w:pPr>
              <w:jc w:val="center"/>
              <w:rPr>
                <w:rFonts w:ascii="Arial" w:hAnsi="Arial" w:cs="Arial"/>
                <w:sz w:val="22"/>
              </w:rPr>
            </w:pPr>
            <w:r w:rsidRPr="004F1775">
              <w:rPr>
                <w:rFonts w:ascii="Arial" w:hAnsi="Arial" w:cs="Arial"/>
                <w:sz w:val="22"/>
              </w:rPr>
              <w:t>3</w:t>
            </w:r>
            <w:r w:rsidR="00F64B12" w:rsidRPr="004F1775">
              <w:rPr>
                <w:rFonts w:ascii="Arial" w:hAnsi="Arial" w:cs="Arial"/>
                <w:sz w:val="22"/>
              </w:rPr>
              <w:t>,</w:t>
            </w:r>
            <w:r w:rsidRPr="004F1775">
              <w:rPr>
                <w:rFonts w:ascii="Arial" w:hAnsi="Arial" w:cs="Arial"/>
                <w:sz w:val="22"/>
              </w:rPr>
              <w:t>754</w:t>
            </w:r>
          </w:p>
        </w:tc>
        <w:tc>
          <w:tcPr>
            <w:tcW w:w="1106" w:type="dxa"/>
            <w:shd w:val="clear" w:color="auto" w:fill="auto"/>
            <w:noWrap/>
          </w:tcPr>
          <w:p w14:paraId="6EC3DD6E" w14:textId="77777777" w:rsidR="00936214" w:rsidRPr="004F1775" w:rsidRDefault="00936214" w:rsidP="00936214">
            <w:pPr>
              <w:jc w:val="center"/>
              <w:rPr>
                <w:rFonts w:ascii="Arial" w:hAnsi="Arial" w:cs="Arial"/>
                <w:sz w:val="22"/>
              </w:rPr>
            </w:pPr>
            <w:r w:rsidRPr="004F1775">
              <w:rPr>
                <w:rFonts w:ascii="Arial" w:hAnsi="Arial" w:cs="Arial"/>
                <w:sz w:val="22"/>
              </w:rPr>
              <w:t>52</w:t>
            </w:r>
          </w:p>
        </w:tc>
        <w:tc>
          <w:tcPr>
            <w:tcW w:w="932" w:type="dxa"/>
            <w:shd w:val="clear" w:color="auto" w:fill="auto"/>
            <w:noWrap/>
          </w:tcPr>
          <w:p w14:paraId="6B12B520" w14:textId="77777777" w:rsidR="00936214" w:rsidRPr="004F1775" w:rsidRDefault="00936214" w:rsidP="00936214">
            <w:pPr>
              <w:jc w:val="center"/>
              <w:rPr>
                <w:rFonts w:ascii="Arial" w:hAnsi="Arial" w:cs="Arial"/>
                <w:sz w:val="22"/>
              </w:rPr>
            </w:pPr>
            <w:r w:rsidRPr="004F1775">
              <w:rPr>
                <w:rFonts w:ascii="Arial" w:hAnsi="Arial" w:cs="Arial"/>
                <w:sz w:val="22"/>
              </w:rPr>
              <w:t>2.3</w:t>
            </w:r>
          </w:p>
        </w:tc>
        <w:tc>
          <w:tcPr>
            <w:tcW w:w="1084" w:type="dxa"/>
            <w:shd w:val="clear" w:color="auto" w:fill="auto"/>
            <w:noWrap/>
          </w:tcPr>
          <w:p w14:paraId="47BB89AE" w14:textId="77777777" w:rsidR="00936214" w:rsidRPr="004F1775" w:rsidRDefault="00936214" w:rsidP="00936214">
            <w:pPr>
              <w:jc w:val="center"/>
              <w:rPr>
                <w:rFonts w:ascii="Arial" w:hAnsi="Arial" w:cs="Arial"/>
                <w:sz w:val="22"/>
              </w:rPr>
            </w:pPr>
            <w:r w:rsidRPr="004F1775">
              <w:rPr>
                <w:rFonts w:ascii="Arial" w:hAnsi="Arial" w:cs="Arial"/>
                <w:sz w:val="22"/>
              </w:rPr>
              <w:t>0.03</w:t>
            </w:r>
          </w:p>
        </w:tc>
      </w:tr>
    </w:tbl>
    <w:p w14:paraId="3DB023CA" w14:textId="77777777" w:rsidR="00A97FEC" w:rsidRPr="004F1775" w:rsidRDefault="00A97FEC" w:rsidP="00AF188B">
      <w:pPr>
        <w:rPr>
          <w:rFonts w:ascii="Arial" w:hAnsi="Arial" w:cs="Arial"/>
          <w:sz w:val="22"/>
        </w:rPr>
      </w:pPr>
    </w:p>
    <w:p w14:paraId="2959DD1E" w14:textId="5A4CE0F7" w:rsidR="00F64B12" w:rsidRPr="004F1775" w:rsidRDefault="00F64B12" w:rsidP="00AF188B">
      <w:pPr>
        <w:rPr>
          <w:rFonts w:ascii="Arial" w:hAnsi="Arial" w:cs="Arial"/>
          <w:sz w:val="22"/>
        </w:rPr>
      </w:pPr>
      <w:r w:rsidRPr="004F1775">
        <w:rPr>
          <w:rFonts w:ascii="Arial" w:hAnsi="Arial" w:cs="Arial"/>
          <w:sz w:val="22"/>
        </w:rPr>
        <w:t xml:space="preserve">Nam Son is a commune of Quy Hop district, where the average area of natural forest per </w:t>
      </w:r>
      <w:r w:rsidR="005B2DBB" w:rsidRPr="004F1775">
        <w:rPr>
          <w:rFonts w:ascii="Arial" w:hAnsi="Arial" w:cs="Arial"/>
          <w:sz w:val="22"/>
        </w:rPr>
        <w:t>person</w:t>
      </w:r>
      <w:r w:rsidRPr="004F1775">
        <w:rPr>
          <w:rFonts w:ascii="Arial" w:hAnsi="Arial" w:cs="Arial"/>
          <w:sz w:val="22"/>
        </w:rPr>
        <w:t xml:space="preserve"> is very high: of ten times of that of Quy Hop in particular and of Nghe An in general (see above table). </w:t>
      </w:r>
    </w:p>
    <w:p w14:paraId="778499F1" w14:textId="06F01EB6" w:rsidR="00D7027A" w:rsidRPr="004F1775" w:rsidRDefault="004E16A9" w:rsidP="00AF188B">
      <w:pPr>
        <w:rPr>
          <w:rFonts w:ascii="Arial" w:hAnsi="Arial" w:cs="Arial"/>
          <w:sz w:val="22"/>
        </w:rPr>
      </w:pPr>
      <w:r w:rsidRPr="004F1775">
        <w:rPr>
          <w:rFonts w:ascii="Arial" w:hAnsi="Arial" w:cs="Arial"/>
          <w:sz w:val="22"/>
        </w:rPr>
        <w:t>I</w:t>
      </w:r>
      <w:r w:rsidR="00F64B12" w:rsidRPr="004F1775">
        <w:rPr>
          <w:rFonts w:ascii="Arial" w:hAnsi="Arial" w:cs="Arial"/>
          <w:sz w:val="22"/>
        </w:rPr>
        <w:t xml:space="preserve">n Nam Son commune, there is one middleman who run wood trading activities of the whole commune. Nam Son commune has a rather high rate of average natural forest are per person. In the last </w:t>
      </w:r>
      <w:r w:rsidR="00D7027A" w:rsidRPr="004F1775">
        <w:rPr>
          <w:rFonts w:ascii="Arial" w:hAnsi="Arial" w:cs="Arial"/>
          <w:sz w:val="22"/>
        </w:rPr>
        <w:t>2</w:t>
      </w:r>
      <w:r w:rsidR="00F64B12" w:rsidRPr="004F1775">
        <w:rPr>
          <w:rFonts w:ascii="Arial" w:hAnsi="Arial" w:cs="Arial"/>
          <w:sz w:val="22"/>
        </w:rPr>
        <w:t xml:space="preserve"> years there is a </w:t>
      </w:r>
      <w:r w:rsidR="00B77E2D" w:rsidRPr="004F1775">
        <w:rPr>
          <w:rFonts w:ascii="Arial" w:hAnsi="Arial" w:cs="Arial"/>
          <w:sz w:val="22"/>
        </w:rPr>
        <w:t>large</w:t>
      </w:r>
      <w:r w:rsidR="00F64B12" w:rsidRPr="004F1775">
        <w:rPr>
          <w:rFonts w:ascii="Arial" w:hAnsi="Arial" w:cs="Arial"/>
          <w:sz w:val="22"/>
        </w:rPr>
        <w:t xml:space="preserve"> forest conversion in the commune where poor natural forests are con</w:t>
      </w:r>
      <w:r w:rsidR="00D7027A" w:rsidRPr="004F1775">
        <w:rPr>
          <w:rFonts w:ascii="Arial" w:hAnsi="Arial" w:cs="Arial"/>
          <w:sz w:val="22"/>
        </w:rPr>
        <w:t xml:space="preserve">verted to </w:t>
      </w:r>
      <w:r w:rsidR="00B77E2D" w:rsidRPr="004F1775">
        <w:rPr>
          <w:rFonts w:ascii="Arial" w:hAnsi="Arial" w:cs="Arial"/>
          <w:sz w:val="22"/>
        </w:rPr>
        <w:t xml:space="preserve">Acacia </w:t>
      </w:r>
      <w:r w:rsidR="00D7027A" w:rsidRPr="004F1775">
        <w:rPr>
          <w:rFonts w:ascii="Arial" w:hAnsi="Arial" w:cs="Arial"/>
          <w:sz w:val="22"/>
        </w:rPr>
        <w:t xml:space="preserve">plantation. Natural forest are assigned to household for forest conversion. During this period, there is an activity of </w:t>
      </w:r>
      <w:r w:rsidR="00B77E2D" w:rsidRPr="004F1775">
        <w:rPr>
          <w:rFonts w:ascii="Arial" w:hAnsi="Arial" w:cs="Arial"/>
          <w:sz w:val="22"/>
        </w:rPr>
        <w:t>harvesting</w:t>
      </w:r>
      <w:r w:rsidR="00D7027A" w:rsidRPr="004F1775">
        <w:rPr>
          <w:rFonts w:ascii="Arial" w:hAnsi="Arial" w:cs="Arial"/>
          <w:sz w:val="22"/>
        </w:rPr>
        <w:t xml:space="preserve"> </w:t>
      </w:r>
      <w:r w:rsidR="00B77E2D" w:rsidRPr="004F1775">
        <w:rPr>
          <w:rFonts w:ascii="Arial" w:hAnsi="Arial" w:cs="Arial"/>
          <w:sz w:val="22"/>
        </w:rPr>
        <w:t xml:space="preserve">wood from </w:t>
      </w:r>
      <w:r w:rsidR="00D7027A" w:rsidRPr="004F1775">
        <w:rPr>
          <w:rFonts w:ascii="Arial" w:hAnsi="Arial" w:cs="Arial"/>
          <w:sz w:val="22"/>
        </w:rPr>
        <w:t>natural forest. All natural trees are logged to prepare empty land for plantation.</w:t>
      </w:r>
    </w:p>
    <w:p w14:paraId="3512AEC8" w14:textId="2028EDE8" w:rsidR="00F05F26" w:rsidRPr="004F1775" w:rsidRDefault="00D7027A" w:rsidP="004922AD">
      <w:pPr>
        <w:rPr>
          <w:rFonts w:ascii="Arial" w:hAnsi="Arial" w:cs="Arial"/>
          <w:sz w:val="22"/>
        </w:rPr>
      </w:pPr>
      <w:r w:rsidRPr="004F1775">
        <w:rPr>
          <w:rFonts w:ascii="Arial" w:hAnsi="Arial" w:cs="Arial"/>
          <w:sz w:val="22"/>
        </w:rPr>
        <w:t xml:space="preserve">The </w:t>
      </w:r>
      <w:commentRangeStart w:id="93"/>
      <w:r w:rsidRPr="004F1775">
        <w:rPr>
          <w:rFonts w:ascii="Arial" w:hAnsi="Arial" w:cs="Arial"/>
          <w:sz w:val="22"/>
        </w:rPr>
        <w:t xml:space="preserve">middleman in Nam Son commune buy all logged natural wood </w:t>
      </w:r>
      <w:commentRangeEnd w:id="93"/>
      <w:r w:rsidR="0075151A" w:rsidRPr="004F1775">
        <w:rPr>
          <w:rStyle w:val="CommentReference"/>
          <w:rFonts w:ascii="Arial" w:hAnsi="Arial" w:cs="Arial"/>
          <w:sz w:val="22"/>
          <w:szCs w:val="22"/>
        </w:rPr>
        <w:commentReference w:id="93"/>
      </w:r>
      <w:r w:rsidRPr="004F1775">
        <w:rPr>
          <w:rFonts w:ascii="Arial" w:hAnsi="Arial" w:cs="Arial"/>
          <w:sz w:val="22"/>
        </w:rPr>
        <w:t>and sell to</w:t>
      </w:r>
      <w:r w:rsidR="004154DA" w:rsidRPr="004F1775">
        <w:rPr>
          <w:rFonts w:ascii="Arial" w:hAnsi="Arial" w:cs="Arial"/>
          <w:sz w:val="22"/>
        </w:rPr>
        <w:t xml:space="preserve"> an MDF in Nhu Xuan district of Thanh Hoa. </w:t>
      </w:r>
      <w:r w:rsidR="004922AD" w:rsidRPr="004F1775">
        <w:rPr>
          <w:rFonts w:ascii="Arial" w:hAnsi="Arial" w:cs="Arial"/>
          <w:sz w:val="22"/>
        </w:rPr>
        <w:t xml:space="preserve">On average he </w:t>
      </w:r>
      <w:r w:rsidR="004154DA" w:rsidRPr="004F1775">
        <w:rPr>
          <w:rFonts w:ascii="Arial" w:hAnsi="Arial" w:cs="Arial"/>
          <w:sz w:val="22"/>
        </w:rPr>
        <w:t xml:space="preserve">sells about </w:t>
      </w:r>
      <w:r w:rsidR="004922AD" w:rsidRPr="004F1775">
        <w:rPr>
          <w:rFonts w:ascii="Arial" w:hAnsi="Arial" w:cs="Arial"/>
          <w:sz w:val="22"/>
        </w:rPr>
        <w:t>7</w:t>
      </w:r>
      <w:r w:rsidR="004154DA" w:rsidRPr="004F1775">
        <w:rPr>
          <w:rFonts w:ascii="Arial" w:hAnsi="Arial" w:cs="Arial"/>
          <w:sz w:val="22"/>
        </w:rPr>
        <w:t xml:space="preserve"> tons of that natural wood collected from converted forest that plant. Fo</w:t>
      </w:r>
      <w:commentRangeStart w:id="94"/>
      <w:r w:rsidR="004154DA" w:rsidRPr="004F1775">
        <w:rPr>
          <w:rFonts w:ascii="Arial" w:hAnsi="Arial" w:cs="Arial"/>
          <w:sz w:val="22"/>
        </w:rPr>
        <w:t>r a commune of 3,754 hectare of natural forest, exploiting 7 tons</w:t>
      </w:r>
      <w:commentRangeEnd w:id="94"/>
      <w:r w:rsidR="00E54B72" w:rsidRPr="004F1775">
        <w:rPr>
          <w:rStyle w:val="CommentReference"/>
          <w:rFonts w:ascii="Arial" w:hAnsi="Arial" w:cs="Arial"/>
          <w:sz w:val="22"/>
          <w:szCs w:val="22"/>
        </w:rPr>
        <w:commentReference w:id="94"/>
      </w:r>
      <w:r w:rsidR="004154DA" w:rsidRPr="004F1775">
        <w:rPr>
          <w:rFonts w:ascii="Arial" w:hAnsi="Arial" w:cs="Arial"/>
          <w:sz w:val="22"/>
        </w:rPr>
        <w:t xml:space="preserve"> a day is much higher speed than that of Lang Chanh district, where the are</w:t>
      </w:r>
      <w:r w:rsidR="00B77E2D" w:rsidRPr="004F1775">
        <w:rPr>
          <w:rFonts w:ascii="Arial" w:hAnsi="Arial" w:cs="Arial"/>
          <w:sz w:val="22"/>
        </w:rPr>
        <w:t>a</w:t>
      </w:r>
      <w:r w:rsidR="004154DA" w:rsidRPr="004F1775">
        <w:rPr>
          <w:rFonts w:ascii="Arial" w:hAnsi="Arial" w:cs="Arial"/>
          <w:sz w:val="22"/>
        </w:rPr>
        <w:t xml:space="preserve"> of natural forest is 29,347 ha and exploiting 15 tons per day. It is because the converted forest area of Nam Son commune is of much higher quality (the natural forest is much richer) than that of Lang Chanh district in Thanh Hoa.</w:t>
      </w:r>
    </w:p>
    <w:p w14:paraId="0C3BB922" w14:textId="6E8C8721" w:rsidR="00775A2B" w:rsidRPr="004F1775" w:rsidRDefault="004154DA" w:rsidP="00AF188B">
      <w:pPr>
        <w:rPr>
          <w:rFonts w:ascii="Arial" w:hAnsi="Arial" w:cs="Arial"/>
          <w:sz w:val="22"/>
        </w:rPr>
      </w:pPr>
      <w:r w:rsidRPr="004F1775">
        <w:rPr>
          <w:rFonts w:ascii="Arial" w:hAnsi="Arial" w:cs="Arial"/>
          <w:sz w:val="22"/>
        </w:rPr>
        <w:t xml:space="preserve">According to the middleman, the ratio of wood size that he collect is that 60-70% of size </w:t>
      </w:r>
      <w:r w:rsidR="00775A2B" w:rsidRPr="004F1775">
        <w:rPr>
          <w:rFonts w:ascii="Arial" w:hAnsi="Arial" w:cs="Arial"/>
          <w:sz w:val="22"/>
        </w:rPr>
        <w:t>25</w:t>
      </w:r>
      <w:r w:rsidRPr="004F1775">
        <w:rPr>
          <w:rFonts w:ascii="Arial" w:hAnsi="Arial" w:cs="Arial"/>
          <w:sz w:val="22"/>
        </w:rPr>
        <w:t xml:space="preserve">cm and above, and the rest 30% is of size </w:t>
      </w:r>
      <w:r w:rsidR="00775A2B" w:rsidRPr="004F1775">
        <w:rPr>
          <w:rFonts w:ascii="Arial" w:hAnsi="Arial" w:cs="Arial"/>
          <w:sz w:val="22"/>
        </w:rPr>
        <w:t>15</w:t>
      </w:r>
      <w:r w:rsidR="007A1502" w:rsidRPr="004F1775">
        <w:rPr>
          <w:rFonts w:ascii="Arial" w:hAnsi="Arial" w:cs="Arial"/>
          <w:sz w:val="22"/>
        </w:rPr>
        <w:t>-</w:t>
      </w:r>
      <w:r w:rsidR="00775A2B" w:rsidRPr="004F1775">
        <w:rPr>
          <w:rFonts w:ascii="Arial" w:hAnsi="Arial" w:cs="Arial"/>
          <w:sz w:val="22"/>
        </w:rPr>
        <w:t>25</w:t>
      </w:r>
      <w:r w:rsidRPr="004F1775">
        <w:rPr>
          <w:rFonts w:ascii="Arial" w:hAnsi="Arial" w:cs="Arial"/>
          <w:sz w:val="22"/>
        </w:rPr>
        <w:t xml:space="preserve">cm. </w:t>
      </w:r>
      <w:r w:rsidR="003618C0" w:rsidRPr="004F1775">
        <w:rPr>
          <w:rFonts w:ascii="Arial" w:hAnsi="Arial" w:cs="Arial"/>
          <w:sz w:val="22"/>
        </w:rPr>
        <w:t>This is t</w:t>
      </w:r>
      <w:r w:rsidRPr="004F1775">
        <w:rPr>
          <w:rFonts w:ascii="Arial" w:hAnsi="Arial" w:cs="Arial"/>
          <w:sz w:val="22"/>
        </w:rPr>
        <w:t xml:space="preserve">o be compared with the middleman in Lang Chanh district of Thanh Hoa, where only 10% of size </w:t>
      </w:r>
      <w:r w:rsidR="00775A2B" w:rsidRPr="004F1775">
        <w:rPr>
          <w:rFonts w:ascii="Arial" w:hAnsi="Arial" w:cs="Arial"/>
          <w:sz w:val="22"/>
        </w:rPr>
        <w:t xml:space="preserve">25 </w:t>
      </w:r>
      <w:r w:rsidRPr="004F1775">
        <w:rPr>
          <w:rFonts w:ascii="Arial" w:hAnsi="Arial" w:cs="Arial"/>
          <w:sz w:val="22"/>
        </w:rPr>
        <w:t>cm and above</w:t>
      </w:r>
      <w:r w:rsidR="00775A2B" w:rsidRPr="004F1775">
        <w:rPr>
          <w:rFonts w:ascii="Arial" w:hAnsi="Arial" w:cs="Arial"/>
          <w:sz w:val="22"/>
        </w:rPr>
        <w:t>, which shows that the quality of natural wood exploited in Nam Son is of much higher than than of Lang Chanh district</w:t>
      </w:r>
      <w:r w:rsidR="00A20620" w:rsidRPr="004F1775">
        <w:rPr>
          <w:rFonts w:ascii="Arial" w:hAnsi="Arial" w:cs="Arial"/>
          <w:sz w:val="22"/>
        </w:rPr>
        <w:t>.</w:t>
      </w:r>
    </w:p>
    <w:p w14:paraId="16F25B1C" w14:textId="0FE5260D" w:rsidR="00775A2B" w:rsidRPr="004F1775" w:rsidRDefault="004922AD" w:rsidP="00AF188B">
      <w:pPr>
        <w:rPr>
          <w:rFonts w:ascii="Arial" w:hAnsi="Arial" w:cs="Arial"/>
          <w:sz w:val="22"/>
        </w:rPr>
      </w:pPr>
      <w:commentRangeStart w:id="95"/>
      <w:r w:rsidRPr="004F1775">
        <w:rPr>
          <w:rFonts w:ascii="Arial" w:hAnsi="Arial" w:cs="Arial"/>
          <w:sz w:val="22"/>
        </w:rPr>
        <w:t>The middle man also said that</w:t>
      </w:r>
      <w:r w:rsidR="00862006" w:rsidRPr="004F1775">
        <w:rPr>
          <w:rFonts w:ascii="Arial" w:hAnsi="Arial" w:cs="Arial"/>
          <w:sz w:val="22"/>
        </w:rPr>
        <w:t xml:space="preserve"> these wood are legal because this is from </w:t>
      </w:r>
      <w:r w:rsidRPr="004F1775">
        <w:rPr>
          <w:rFonts w:ascii="Arial" w:hAnsi="Arial" w:cs="Arial"/>
          <w:sz w:val="22"/>
        </w:rPr>
        <w:t>harvesting</w:t>
      </w:r>
      <w:r w:rsidR="00862006" w:rsidRPr="004F1775">
        <w:rPr>
          <w:rFonts w:ascii="Arial" w:hAnsi="Arial" w:cs="Arial"/>
          <w:sz w:val="22"/>
        </w:rPr>
        <w:t xml:space="preserve"> of natural forest for forest </w:t>
      </w:r>
      <w:r w:rsidR="00DC5AD9" w:rsidRPr="004F1775">
        <w:rPr>
          <w:rFonts w:ascii="Arial" w:hAnsi="Arial" w:cs="Arial"/>
          <w:sz w:val="22"/>
        </w:rPr>
        <w:t>conversion</w:t>
      </w:r>
      <w:r w:rsidR="00862006" w:rsidRPr="004F1775">
        <w:rPr>
          <w:rFonts w:ascii="Arial" w:hAnsi="Arial" w:cs="Arial"/>
          <w:sz w:val="22"/>
        </w:rPr>
        <w:t xml:space="preserve">. </w:t>
      </w:r>
      <w:commentRangeEnd w:id="95"/>
      <w:r w:rsidR="0075151A" w:rsidRPr="004F1775">
        <w:rPr>
          <w:rStyle w:val="CommentReference"/>
          <w:rFonts w:ascii="Arial" w:hAnsi="Arial" w:cs="Arial"/>
          <w:sz w:val="22"/>
          <w:szCs w:val="22"/>
        </w:rPr>
        <w:commentReference w:id="95"/>
      </w:r>
      <w:r w:rsidR="00862006" w:rsidRPr="004F1775">
        <w:rPr>
          <w:rFonts w:ascii="Arial" w:hAnsi="Arial" w:cs="Arial"/>
          <w:sz w:val="22"/>
        </w:rPr>
        <w:t>However, he also understands that it is very difficult to transport these woods t</w:t>
      </w:r>
      <w:r w:rsidR="00DC5AD9" w:rsidRPr="004F1775">
        <w:rPr>
          <w:rFonts w:ascii="Arial" w:hAnsi="Arial" w:cs="Arial"/>
          <w:sz w:val="22"/>
        </w:rPr>
        <w:t>o</w:t>
      </w:r>
      <w:r w:rsidR="00862006" w:rsidRPr="004F1775">
        <w:rPr>
          <w:rFonts w:ascii="Arial" w:hAnsi="Arial" w:cs="Arial"/>
          <w:sz w:val="22"/>
        </w:rPr>
        <w:t>o far. Therefore he only sells in the distance of 50 km.</w:t>
      </w:r>
      <w:r w:rsidR="0023186A" w:rsidRPr="004F1775">
        <w:rPr>
          <w:rFonts w:ascii="Arial" w:hAnsi="Arial" w:cs="Arial"/>
          <w:sz w:val="22"/>
        </w:rPr>
        <w:t xml:space="preserve"> The picture below shows the natural forest being converted to acacia plantation.</w:t>
      </w:r>
    </w:p>
    <w:p w14:paraId="11AC0915" w14:textId="3D165F64" w:rsidR="0023186A" w:rsidRPr="004F1775" w:rsidRDefault="0023186A" w:rsidP="0023186A">
      <w:pPr>
        <w:jc w:val="center"/>
        <w:rPr>
          <w:rFonts w:ascii="Arial" w:hAnsi="Arial" w:cs="Arial"/>
          <w:noProof/>
          <w:sz w:val="22"/>
        </w:rPr>
      </w:pPr>
      <w:r w:rsidRPr="004F1775">
        <w:rPr>
          <w:rFonts w:ascii="Arial" w:hAnsi="Arial" w:cs="Arial"/>
          <w:noProof/>
          <w:sz w:val="22"/>
          <w:lang w:val="en-GB" w:eastAsia="en-GB"/>
        </w:rPr>
        <w:drawing>
          <wp:inline distT="0" distB="0" distL="0" distR="0" wp14:anchorId="11D1F3BC" wp14:editId="5807C4D1">
            <wp:extent cx="2809875" cy="2105025"/>
            <wp:effectExtent l="0" t="0" r="9525" b="9525"/>
            <wp:docPr id="13" name="Picture 13" descr="E:\GFD\02 Ongoing projects\0193 SNV fuelwood baseline\Implementation\Field Trip\Anh\Anh report\Keo mới trồng xen rừ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FD\02 Ongoing projects\0193 SNV fuelwood baseline\Implementation\Field Trip\Anh\Anh report\Keo mới trồng xen rừng.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09875" cy="2105025"/>
                    </a:xfrm>
                    <a:prstGeom prst="rect">
                      <a:avLst/>
                    </a:prstGeom>
                    <a:noFill/>
                    <a:ln>
                      <a:noFill/>
                    </a:ln>
                  </pic:spPr>
                </pic:pic>
              </a:graphicData>
            </a:graphic>
          </wp:inline>
        </w:drawing>
      </w:r>
    </w:p>
    <w:p w14:paraId="733F1671" w14:textId="77777777" w:rsidR="00775A2B" w:rsidRPr="004F1775" w:rsidRDefault="00775A2B" w:rsidP="00775A2B">
      <w:pPr>
        <w:rPr>
          <w:rFonts w:ascii="Arial" w:hAnsi="Arial" w:cs="Arial"/>
          <w:sz w:val="22"/>
        </w:rPr>
      </w:pPr>
      <w:r w:rsidRPr="004F1775">
        <w:rPr>
          <w:rFonts w:ascii="Arial" w:hAnsi="Arial" w:cs="Arial"/>
          <w:sz w:val="22"/>
        </w:rPr>
        <w:t>At this exploitation speed of about 7 tons per day, this middleman is collecting about 2,000 tons of wood size 15 cm and above every year.</w:t>
      </w:r>
    </w:p>
    <w:p w14:paraId="59F9C036" w14:textId="5D4FB6B3" w:rsidR="0023186A" w:rsidRPr="004F1775" w:rsidRDefault="00775A2B" w:rsidP="00AF188B">
      <w:pPr>
        <w:rPr>
          <w:rFonts w:ascii="Arial" w:hAnsi="Arial" w:cs="Arial"/>
          <w:sz w:val="22"/>
        </w:rPr>
      </w:pPr>
      <w:r w:rsidRPr="004F1775">
        <w:rPr>
          <w:rFonts w:ascii="Arial" w:hAnsi="Arial" w:cs="Arial"/>
          <w:sz w:val="22"/>
        </w:rPr>
        <w:lastRenderedPageBreak/>
        <w:t>Nam Son commune is of cluster 3. For a population of 5499 people for the demand of 2</w:t>
      </w:r>
      <w:r w:rsidR="00A20620" w:rsidRPr="004F1775">
        <w:rPr>
          <w:rFonts w:ascii="Arial" w:hAnsi="Arial" w:cs="Arial"/>
          <w:sz w:val="22"/>
        </w:rPr>
        <w:t>1.4</w:t>
      </w:r>
      <w:r w:rsidRPr="004F1775">
        <w:rPr>
          <w:rFonts w:ascii="Arial" w:hAnsi="Arial" w:cs="Arial"/>
          <w:sz w:val="22"/>
        </w:rPr>
        <w:t xml:space="preserve"> kg of fuelwood per person per month, the total demand for the commune per year is 1,485 tons of wood per year for household cooking, in which 90% are of wood size less than 15cm. This means the amount of wood size more than 15 cm for residential demand is only 148 tons per year, compared to 2,000 tons of wood size 15 cm and above collected by the middleman to be sold to industrial plants. The consumption of residential demand is only 5-6% of </w:t>
      </w:r>
      <w:r w:rsidR="00A20620" w:rsidRPr="004F1775">
        <w:rPr>
          <w:rFonts w:ascii="Arial" w:hAnsi="Arial" w:cs="Arial"/>
          <w:sz w:val="22"/>
        </w:rPr>
        <w:t>large</w:t>
      </w:r>
      <w:r w:rsidRPr="004F1775">
        <w:rPr>
          <w:rFonts w:ascii="Arial" w:hAnsi="Arial" w:cs="Arial"/>
          <w:sz w:val="22"/>
        </w:rPr>
        <w:t xml:space="preserve"> wood of 15 cm and above.</w:t>
      </w:r>
    </w:p>
    <w:p w14:paraId="4BA90ACB" w14:textId="77777777" w:rsidR="007A1502" w:rsidRPr="004F1775" w:rsidRDefault="00262EC3" w:rsidP="00AF188B">
      <w:pPr>
        <w:rPr>
          <w:rFonts w:ascii="Arial" w:hAnsi="Arial" w:cs="Arial"/>
          <w:b/>
          <w:sz w:val="22"/>
        </w:rPr>
      </w:pPr>
      <w:commentRangeStart w:id="96"/>
      <w:r w:rsidRPr="004F1775">
        <w:rPr>
          <w:rFonts w:ascii="Arial" w:hAnsi="Arial" w:cs="Arial"/>
          <w:b/>
          <w:sz w:val="22"/>
        </w:rPr>
        <w:t>Discussion of local industrial plants’ fuel wood demand of Nghe An</w:t>
      </w:r>
      <w:r w:rsidR="005C24B6" w:rsidRPr="004F1775">
        <w:rPr>
          <w:rFonts w:ascii="Arial" w:hAnsi="Arial" w:cs="Arial"/>
          <w:b/>
          <w:sz w:val="22"/>
        </w:rPr>
        <w:t xml:space="preserve"> and Thanh Hoa</w:t>
      </w:r>
      <w:commentRangeEnd w:id="96"/>
      <w:r w:rsidR="00565B0D" w:rsidRPr="004F1775">
        <w:rPr>
          <w:rStyle w:val="CommentReference"/>
          <w:rFonts w:ascii="Arial" w:hAnsi="Arial" w:cs="Arial"/>
          <w:sz w:val="22"/>
          <w:szCs w:val="22"/>
        </w:rPr>
        <w:commentReference w:id="96"/>
      </w:r>
    </w:p>
    <w:p w14:paraId="2F0FF97F" w14:textId="77777777" w:rsidR="0008691D" w:rsidRPr="004F1775" w:rsidRDefault="00862006" w:rsidP="00AF188B">
      <w:pPr>
        <w:rPr>
          <w:rFonts w:ascii="Arial" w:hAnsi="Arial" w:cs="Arial"/>
          <w:sz w:val="22"/>
        </w:rPr>
      </w:pPr>
      <w:r w:rsidRPr="004F1775">
        <w:rPr>
          <w:rFonts w:ascii="Arial" w:hAnsi="Arial" w:cs="Arial"/>
          <w:sz w:val="22"/>
        </w:rPr>
        <w:t xml:space="preserve">Interview at the </w:t>
      </w:r>
      <w:r w:rsidR="00E35CBB" w:rsidRPr="004F1775">
        <w:rPr>
          <w:rFonts w:ascii="Arial" w:hAnsi="Arial" w:cs="Arial"/>
          <w:sz w:val="22"/>
        </w:rPr>
        <w:t>MDF plant</w:t>
      </w:r>
      <w:r w:rsidR="00FA1C2C" w:rsidRPr="004F1775">
        <w:rPr>
          <w:rFonts w:ascii="Arial" w:hAnsi="Arial" w:cs="Arial"/>
          <w:sz w:val="22"/>
        </w:rPr>
        <w:t xml:space="preserve"> (located in Nhu Xuan district, Thanh Hoa province)</w:t>
      </w:r>
      <w:r w:rsidR="00E35CBB" w:rsidRPr="004F1775">
        <w:rPr>
          <w:rFonts w:ascii="Arial" w:hAnsi="Arial" w:cs="Arial"/>
          <w:sz w:val="22"/>
        </w:rPr>
        <w:t xml:space="preserve"> </w:t>
      </w:r>
      <w:r w:rsidR="00262EC3" w:rsidRPr="004F1775">
        <w:rPr>
          <w:rFonts w:ascii="Arial" w:hAnsi="Arial" w:cs="Arial"/>
          <w:sz w:val="22"/>
        </w:rPr>
        <w:t xml:space="preserve">that the middleman in Nam Son commune mentioned </w:t>
      </w:r>
      <w:r w:rsidR="00E35CBB" w:rsidRPr="004F1775">
        <w:rPr>
          <w:rFonts w:ascii="Arial" w:hAnsi="Arial" w:cs="Arial"/>
          <w:sz w:val="22"/>
        </w:rPr>
        <w:t xml:space="preserve">shows that the plant purchase 200 tons of wood per day, in which 90% </w:t>
      </w:r>
      <w:r w:rsidR="008E656B" w:rsidRPr="004F1775">
        <w:rPr>
          <w:rFonts w:ascii="Arial" w:hAnsi="Arial" w:cs="Arial"/>
          <w:sz w:val="22"/>
        </w:rPr>
        <w:t>is</w:t>
      </w:r>
      <w:r w:rsidR="00E35CBB" w:rsidRPr="004F1775">
        <w:rPr>
          <w:rFonts w:ascii="Arial" w:hAnsi="Arial" w:cs="Arial"/>
          <w:sz w:val="22"/>
        </w:rPr>
        <w:t xml:space="preserve"> for MDF materials, and 10% is </w:t>
      </w:r>
      <w:r w:rsidR="008E656B" w:rsidRPr="004F1775">
        <w:rPr>
          <w:rFonts w:ascii="Arial" w:hAnsi="Arial" w:cs="Arial"/>
          <w:sz w:val="22"/>
        </w:rPr>
        <w:t xml:space="preserve">for fuelwood for its boiler. That means every day the plant consumes of 20 tons of fuelwood. Most of the wood (material and fuel) are from Nghe An and from forest conversion activities as described by the middleman in Nam Son commune. </w:t>
      </w:r>
      <w:commentRangeStart w:id="97"/>
      <w:r w:rsidR="008E656B" w:rsidRPr="004F1775">
        <w:rPr>
          <w:rFonts w:ascii="Arial" w:hAnsi="Arial" w:cs="Arial"/>
          <w:sz w:val="22"/>
        </w:rPr>
        <w:t xml:space="preserve">The </w:t>
      </w:r>
      <w:commentRangeStart w:id="98"/>
      <w:r w:rsidR="008E656B" w:rsidRPr="004F1775">
        <w:rPr>
          <w:rFonts w:ascii="Arial" w:hAnsi="Arial" w:cs="Arial"/>
          <w:sz w:val="22"/>
        </w:rPr>
        <w:t xml:space="preserve">manager of the plant worries that in the next 2-3 years, this source of wood will run out and the plant will face difficulties in purchasing wood as the price of plantation wood (acacia) is 30% higher than the price </w:t>
      </w:r>
      <w:commentRangeEnd w:id="98"/>
      <w:r w:rsidR="001940D6">
        <w:rPr>
          <w:rStyle w:val="CommentReference"/>
        </w:rPr>
        <w:commentReference w:id="98"/>
      </w:r>
      <w:r w:rsidR="008E656B" w:rsidRPr="004F1775">
        <w:rPr>
          <w:rFonts w:ascii="Arial" w:hAnsi="Arial" w:cs="Arial"/>
          <w:sz w:val="22"/>
        </w:rPr>
        <w:t xml:space="preserve">of </w:t>
      </w:r>
      <w:commentRangeStart w:id="99"/>
      <w:r w:rsidR="008E656B" w:rsidRPr="004F1775">
        <w:rPr>
          <w:rFonts w:ascii="Arial" w:hAnsi="Arial" w:cs="Arial"/>
          <w:sz w:val="22"/>
        </w:rPr>
        <w:t xml:space="preserve">current wood </w:t>
      </w:r>
      <w:commentRangeEnd w:id="99"/>
      <w:r w:rsidR="001940D6">
        <w:rPr>
          <w:rStyle w:val="CommentReference"/>
        </w:rPr>
        <w:commentReference w:id="99"/>
      </w:r>
      <w:r w:rsidR="008E656B" w:rsidRPr="004F1775">
        <w:rPr>
          <w:rFonts w:ascii="Arial" w:hAnsi="Arial" w:cs="Arial"/>
          <w:sz w:val="22"/>
        </w:rPr>
        <w:t>purchased</w:t>
      </w:r>
      <w:commentRangeEnd w:id="97"/>
      <w:r w:rsidR="001940D6">
        <w:rPr>
          <w:rStyle w:val="CommentReference"/>
        </w:rPr>
        <w:commentReference w:id="97"/>
      </w:r>
      <w:r w:rsidR="008E656B" w:rsidRPr="004F1775">
        <w:rPr>
          <w:rFonts w:ascii="Arial" w:hAnsi="Arial" w:cs="Arial"/>
          <w:sz w:val="22"/>
        </w:rPr>
        <w:t xml:space="preserve">. </w:t>
      </w:r>
      <w:r w:rsidR="0008691D" w:rsidRPr="004F1775">
        <w:rPr>
          <w:rFonts w:ascii="Arial" w:hAnsi="Arial" w:cs="Arial"/>
          <w:sz w:val="22"/>
        </w:rPr>
        <w:t>When asking if the manager is interested in saving 10% of cost of fuelwood by improving operation to increase efficiency, the manager says that he is not interested because 10% of fuel cost take only a very small portion of the total product cost.</w:t>
      </w:r>
    </w:p>
    <w:p w14:paraId="12E33842" w14:textId="77777777" w:rsidR="003618C0" w:rsidRPr="004F1775" w:rsidRDefault="008E656B" w:rsidP="00AF188B">
      <w:pPr>
        <w:rPr>
          <w:rFonts w:ascii="Arial" w:hAnsi="Arial" w:cs="Arial"/>
          <w:sz w:val="22"/>
        </w:rPr>
      </w:pPr>
      <w:r w:rsidRPr="004F1775">
        <w:rPr>
          <w:rFonts w:ascii="Arial" w:hAnsi="Arial" w:cs="Arial"/>
          <w:sz w:val="22"/>
        </w:rPr>
        <w:t>Below are some pictures of the wood at the MDF plant.</w:t>
      </w:r>
    </w:p>
    <w:p w14:paraId="31F1FB84" w14:textId="77777777" w:rsidR="0008691D" w:rsidRPr="004F1775" w:rsidRDefault="0008691D" w:rsidP="0082397B">
      <w:pPr>
        <w:jc w:val="center"/>
        <w:rPr>
          <w:rFonts w:ascii="Arial" w:hAnsi="Arial" w:cs="Arial"/>
          <w:sz w:val="22"/>
        </w:rPr>
      </w:pPr>
      <w:r w:rsidRPr="004F1775">
        <w:rPr>
          <w:rFonts w:ascii="Arial" w:hAnsi="Arial" w:cs="Arial"/>
          <w:noProof/>
          <w:sz w:val="22"/>
          <w:lang w:val="en-GB" w:eastAsia="en-GB"/>
        </w:rPr>
        <w:drawing>
          <wp:inline distT="0" distB="0" distL="0" distR="0" wp14:anchorId="0826B8CA" wp14:editId="508BC6D1">
            <wp:extent cx="2781300" cy="2085975"/>
            <wp:effectExtent l="0" t="0" r="0" b="9525"/>
            <wp:docPr id="16" name="Picture 16" descr="E:\GFD\02 Ongoing projects\0193 SNV fuelwood baseline\Implementation\Field Trip\Anh\Anh report\IMG_27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GFD\02 Ongoing projects\0193 SNV fuelwood baseline\Implementation\Field Trip\Anh\Anh report\IMG_276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81300" cy="2085975"/>
                    </a:xfrm>
                    <a:prstGeom prst="rect">
                      <a:avLst/>
                    </a:prstGeom>
                    <a:noFill/>
                    <a:ln>
                      <a:noFill/>
                    </a:ln>
                  </pic:spPr>
                </pic:pic>
              </a:graphicData>
            </a:graphic>
          </wp:inline>
        </w:drawing>
      </w:r>
    </w:p>
    <w:p w14:paraId="2B4AD1FE" w14:textId="77777777" w:rsidR="0008691D" w:rsidRPr="004F1775" w:rsidRDefault="0008691D" w:rsidP="0082397B">
      <w:pPr>
        <w:jc w:val="center"/>
        <w:rPr>
          <w:rFonts w:ascii="Arial" w:hAnsi="Arial" w:cs="Arial"/>
          <w:sz w:val="22"/>
        </w:rPr>
      </w:pPr>
      <w:r w:rsidRPr="004F1775">
        <w:rPr>
          <w:rFonts w:ascii="Arial" w:hAnsi="Arial" w:cs="Arial"/>
          <w:noProof/>
          <w:sz w:val="22"/>
          <w:lang w:val="en-GB" w:eastAsia="en-GB"/>
        </w:rPr>
        <w:drawing>
          <wp:inline distT="0" distB="0" distL="0" distR="0" wp14:anchorId="1D572AED" wp14:editId="34168843">
            <wp:extent cx="2790825" cy="2093119"/>
            <wp:effectExtent l="0" t="0" r="0" b="2540"/>
            <wp:docPr id="15" name="Picture 15" descr="E:\GFD\02 Ongoing projects\0193 SNV fuelwood baseline\Implementation\Field Trip\Anh\Anh report\IMG_2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GFD\02 Ongoing projects\0193 SNV fuelwood baseline\Implementation\Field Trip\Anh\Anh report\IMG_275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6220" cy="2097166"/>
                    </a:xfrm>
                    <a:prstGeom prst="rect">
                      <a:avLst/>
                    </a:prstGeom>
                    <a:noFill/>
                    <a:ln>
                      <a:noFill/>
                    </a:ln>
                  </pic:spPr>
                </pic:pic>
              </a:graphicData>
            </a:graphic>
          </wp:inline>
        </w:drawing>
      </w:r>
    </w:p>
    <w:p w14:paraId="7066CB59" w14:textId="77777777" w:rsidR="008E656B" w:rsidRPr="004F1775" w:rsidRDefault="0008691D" w:rsidP="0082397B">
      <w:pPr>
        <w:jc w:val="center"/>
        <w:rPr>
          <w:rFonts w:ascii="Arial" w:hAnsi="Arial" w:cs="Arial"/>
          <w:sz w:val="22"/>
        </w:rPr>
      </w:pPr>
      <w:r w:rsidRPr="004F1775">
        <w:rPr>
          <w:rFonts w:ascii="Arial" w:hAnsi="Arial" w:cs="Arial"/>
          <w:noProof/>
          <w:sz w:val="22"/>
          <w:lang w:val="en-GB" w:eastAsia="en-GB"/>
        </w:rPr>
        <w:lastRenderedPageBreak/>
        <w:drawing>
          <wp:inline distT="0" distB="0" distL="0" distR="0" wp14:anchorId="5F7634BA" wp14:editId="54D19ADC">
            <wp:extent cx="2781300" cy="2085975"/>
            <wp:effectExtent l="0" t="0" r="0" b="9525"/>
            <wp:docPr id="14" name="Picture 14" descr="E:\GFD\02 Ongoing projects\0193 SNV fuelwood baseline\Implementation\Field Trip\Anh\Anh report\IMG_2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GFD\02 Ongoing projects\0193 SNV fuelwood baseline\Implementation\Field Trip\Anh\Anh report\IMG_276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81300" cy="2085975"/>
                    </a:xfrm>
                    <a:prstGeom prst="rect">
                      <a:avLst/>
                    </a:prstGeom>
                    <a:noFill/>
                    <a:ln>
                      <a:noFill/>
                    </a:ln>
                  </pic:spPr>
                </pic:pic>
              </a:graphicData>
            </a:graphic>
          </wp:inline>
        </w:drawing>
      </w:r>
    </w:p>
    <w:p w14:paraId="3293F983" w14:textId="77777777" w:rsidR="000B2050" w:rsidRPr="004F1775" w:rsidRDefault="000B2050" w:rsidP="00AF188B">
      <w:pPr>
        <w:rPr>
          <w:rFonts w:ascii="Arial" w:hAnsi="Arial" w:cs="Arial"/>
          <w:sz w:val="22"/>
        </w:rPr>
      </w:pPr>
    </w:p>
    <w:p w14:paraId="71D7EAE2" w14:textId="3DF7AD1B" w:rsidR="00262EC3" w:rsidRPr="004F1775" w:rsidRDefault="005B2DBB" w:rsidP="00AF188B">
      <w:pPr>
        <w:rPr>
          <w:rFonts w:ascii="Arial" w:hAnsi="Arial" w:cs="Arial"/>
          <w:sz w:val="22"/>
        </w:rPr>
      </w:pPr>
      <w:r w:rsidRPr="004F1775">
        <w:rPr>
          <w:rFonts w:ascii="Arial" w:hAnsi="Arial" w:cs="Arial"/>
          <w:sz w:val="22"/>
        </w:rPr>
        <w:t xml:space="preserve">Two tea plants, on </w:t>
      </w:r>
      <w:r w:rsidR="000B2050" w:rsidRPr="004F1775">
        <w:rPr>
          <w:rFonts w:ascii="Arial" w:hAnsi="Arial" w:cs="Arial"/>
          <w:sz w:val="22"/>
        </w:rPr>
        <w:t xml:space="preserve">in Thanh Chuong district </w:t>
      </w:r>
      <w:r w:rsidR="00262EC3" w:rsidRPr="004F1775">
        <w:rPr>
          <w:rFonts w:ascii="Arial" w:hAnsi="Arial" w:cs="Arial"/>
          <w:sz w:val="22"/>
        </w:rPr>
        <w:t xml:space="preserve">and </w:t>
      </w:r>
      <w:r w:rsidRPr="004F1775">
        <w:rPr>
          <w:rFonts w:ascii="Arial" w:hAnsi="Arial" w:cs="Arial"/>
          <w:sz w:val="22"/>
        </w:rPr>
        <w:t>one</w:t>
      </w:r>
      <w:r w:rsidR="00262EC3" w:rsidRPr="004F1775">
        <w:rPr>
          <w:rFonts w:ascii="Arial" w:hAnsi="Arial" w:cs="Arial"/>
          <w:sz w:val="22"/>
        </w:rPr>
        <w:t xml:space="preserve"> in Anh Son </w:t>
      </w:r>
      <w:r w:rsidR="000B2050" w:rsidRPr="004F1775">
        <w:rPr>
          <w:rFonts w:ascii="Arial" w:hAnsi="Arial" w:cs="Arial"/>
          <w:sz w:val="22"/>
        </w:rPr>
        <w:t>of Nghe An</w:t>
      </w:r>
      <w:r w:rsidRPr="004F1775">
        <w:rPr>
          <w:rFonts w:ascii="Arial" w:hAnsi="Arial" w:cs="Arial"/>
          <w:sz w:val="22"/>
        </w:rPr>
        <w:t xml:space="preserve"> were surveyed about fuelwood demand</w:t>
      </w:r>
      <w:r w:rsidR="000B2050" w:rsidRPr="004F1775">
        <w:rPr>
          <w:rFonts w:ascii="Arial" w:hAnsi="Arial" w:cs="Arial"/>
          <w:sz w:val="22"/>
        </w:rPr>
        <w:t xml:space="preserve">. </w:t>
      </w:r>
      <w:r w:rsidR="00262EC3" w:rsidRPr="004F1775">
        <w:rPr>
          <w:rFonts w:ascii="Arial" w:hAnsi="Arial" w:cs="Arial"/>
          <w:sz w:val="22"/>
        </w:rPr>
        <w:t>The</w:t>
      </w:r>
      <w:r w:rsidR="000B2050" w:rsidRPr="004F1775">
        <w:rPr>
          <w:rFonts w:ascii="Arial" w:hAnsi="Arial" w:cs="Arial"/>
          <w:sz w:val="22"/>
        </w:rPr>
        <w:t>s</w:t>
      </w:r>
      <w:r w:rsidR="00262EC3" w:rsidRPr="004F1775">
        <w:rPr>
          <w:rFonts w:ascii="Arial" w:hAnsi="Arial" w:cs="Arial"/>
          <w:sz w:val="22"/>
        </w:rPr>
        <w:t>e</w:t>
      </w:r>
      <w:r w:rsidR="000B2050" w:rsidRPr="004F1775">
        <w:rPr>
          <w:rFonts w:ascii="Arial" w:hAnsi="Arial" w:cs="Arial"/>
          <w:sz w:val="22"/>
        </w:rPr>
        <w:t xml:space="preserve"> district</w:t>
      </w:r>
      <w:r w:rsidR="00262EC3" w:rsidRPr="004F1775">
        <w:rPr>
          <w:rFonts w:ascii="Arial" w:hAnsi="Arial" w:cs="Arial"/>
          <w:sz w:val="22"/>
        </w:rPr>
        <w:t>s</w:t>
      </w:r>
      <w:r w:rsidR="000B2050" w:rsidRPr="004F1775">
        <w:rPr>
          <w:rFonts w:ascii="Arial" w:hAnsi="Arial" w:cs="Arial"/>
          <w:sz w:val="22"/>
        </w:rPr>
        <w:t xml:space="preserve"> </w:t>
      </w:r>
      <w:r w:rsidR="00262EC3" w:rsidRPr="004F1775">
        <w:rPr>
          <w:rFonts w:ascii="Arial" w:hAnsi="Arial" w:cs="Arial"/>
          <w:sz w:val="22"/>
        </w:rPr>
        <w:t xml:space="preserve">are </w:t>
      </w:r>
      <w:r w:rsidR="000B2050" w:rsidRPr="004F1775">
        <w:rPr>
          <w:rFonts w:ascii="Arial" w:hAnsi="Arial" w:cs="Arial"/>
          <w:sz w:val="22"/>
        </w:rPr>
        <w:t xml:space="preserve">located further down to delta of Nghe An province. </w:t>
      </w:r>
    </w:p>
    <w:p w14:paraId="035AC735" w14:textId="0253DE33" w:rsidR="00920096" w:rsidRPr="004F1775" w:rsidRDefault="00262EC3" w:rsidP="00AF188B">
      <w:pPr>
        <w:rPr>
          <w:rFonts w:ascii="Arial" w:hAnsi="Arial" w:cs="Arial"/>
          <w:sz w:val="22"/>
        </w:rPr>
      </w:pPr>
      <w:r w:rsidRPr="004F1775">
        <w:rPr>
          <w:rFonts w:ascii="Arial" w:hAnsi="Arial" w:cs="Arial"/>
          <w:sz w:val="22"/>
        </w:rPr>
        <w:t xml:space="preserve">For the tea plant in Thanh Chuong district, </w:t>
      </w:r>
      <w:r w:rsidR="000B2050" w:rsidRPr="004F1775">
        <w:rPr>
          <w:rFonts w:ascii="Arial" w:hAnsi="Arial" w:cs="Arial"/>
          <w:sz w:val="22"/>
        </w:rPr>
        <w:t>total installed capacity of this plant is 25 tons of fresh tea per day. At the moment the plant is operating at the capacity of 12-15 tons of fresh tea per day</w:t>
      </w:r>
      <w:r w:rsidR="00920096" w:rsidRPr="004F1775">
        <w:rPr>
          <w:rFonts w:ascii="Arial" w:hAnsi="Arial" w:cs="Arial"/>
          <w:sz w:val="22"/>
        </w:rPr>
        <w:t xml:space="preserve"> (4-5 tons of dry tea per </w:t>
      </w:r>
      <w:commentRangeStart w:id="100"/>
      <w:r w:rsidR="00920096" w:rsidRPr="004F1775">
        <w:rPr>
          <w:rFonts w:ascii="Arial" w:hAnsi="Arial" w:cs="Arial"/>
          <w:sz w:val="22"/>
        </w:rPr>
        <w:t>day)</w:t>
      </w:r>
      <w:r w:rsidR="000B2050" w:rsidRPr="004F1775">
        <w:rPr>
          <w:rFonts w:ascii="Arial" w:hAnsi="Arial" w:cs="Arial"/>
          <w:sz w:val="22"/>
        </w:rPr>
        <w:t xml:space="preserve"> and is consuming 29 – 35 tons of </w:t>
      </w:r>
      <w:r w:rsidR="00C411A9" w:rsidRPr="004F1775">
        <w:rPr>
          <w:rFonts w:ascii="Arial" w:hAnsi="Arial" w:cs="Arial"/>
          <w:sz w:val="22"/>
        </w:rPr>
        <w:t>fuel</w:t>
      </w:r>
      <w:r w:rsidR="000B2050" w:rsidRPr="004F1775">
        <w:rPr>
          <w:rFonts w:ascii="Arial" w:hAnsi="Arial" w:cs="Arial"/>
          <w:sz w:val="22"/>
        </w:rPr>
        <w:t>wood per day.</w:t>
      </w:r>
      <w:r w:rsidRPr="004F1775">
        <w:rPr>
          <w:rFonts w:ascii="Arial" w:hAnsi="Arial" w:cs="Arial"/>
          <w:sz w:val="22"/>
        </w:rPr>
        <w:t xml:space="preserve"> </w:t>
      </w:r>
      <w:r w:rsidR="00920096" w:rsidRPr="004F1775">
        <w:rPr>
          <w:rFonts w:ascii="Arial" w:hAnsi="Arial" w:cs="Arial"/>
          <w:sz w:val="22"/>
        </w:rPr>
        <w:t xml:space="preserve">This means that every ton of dry tea need 7,3 tons of fuelwood </w:t>
      </w:r>
      <w:commentRangeStart w:id="101"/>
      <w:r w:rsidR="00920096" w:rsidRPr="004F1775">
        <w:rPr>
          <w:rFonts w:ascii="Arial" w:hAnsi="Arial" w:cs="Arial"/>
          <w:sz w:val="22"/>
        </w:rPr>
        <w:t xml:space="preserve">(natural wood). </w:t>
      </w:r>
      <w:commentRangeEnd w:id="101"/>
      <w:r w:rsidR="00C411A9" w:rsidRPr="004F1775">
        <w:rPr>
          <w:rStyle w:val="CommentReference"/>
          <w:rFonts w:ascii="Arial" w:hAnsi="Arial" w:cs="Arial"/>
          <w:sz w:val="22"/>
          <w:szCs w:val="22"/>
        </w:rPr>
        <w:commentReference w:id="101"/>
      </w:r>
      <w:r w:rsidR="000B2050" w:rsidRPr="004F1775">
        <w:rPr>
          <w:rFonts w:ascii="Arial" w:hAnsi="Arial" w:cs="Arial"/>
          <w:sz w:val="22"/>
        </w:rPr>
        <w:t xml:space="preserve">3 years ago they </w:t>
      </w:r>
      <w:r w:rsidRPr="004F1775">
        <w:rPr>
          <w:rFonts w:ascii="Arial" w:hAnsi="Arial" w:cs="Arial"/>
          <w:sz w:val="22"/>
        </w:rPr>
        <w:t>used dust coal fired furnace to dry the tea. But since 2011 they switched to wood firing because it helped saving up to 30-35% of the cost</w:t>
      </w:r>
      <w:commentRangeEnd w:id="100"/>
      <w:r w:rsidR="00164112">
        <w:rPr>
          <w:rStyle w:val="CommentReference"/>
        </w:rPr>
        <w:commentReference w:id="100"/>
      </w:r>
      <w:r w:rsidRPr="004F1775">
        <w:rPr>
          <w:rFonts w:ascii="Arial" w:hAnsi="Arial" w:cs="Arial"/>
          <w:sz w:val="22"/>
        </w:rPr>
        <w:t xml:space="preserve">. </w:t>
      </w:r>
      <w:r w:rsidR="00920096" w:rsidRPr="004F1775">
        <w:rPr>
          <w:rFonts w:ascii="Arial" w:hAnsi="Arial" w:cs="Arial"/>
          <w:sz w:val="22"/>
        </w:rPr>
        <w:t>The wood they bought are from Laos and Ha Tinh province because the distance of transport from Laos and Ha Tinh are closer than from other area of Nghe An (within 50km).</w:t>
      </w:r>
    </w:p>
    <w:p w14:paraId="4C98ED55" w14:textId="42978D18" w:rsidR="00920096" w:rsidRPr="004F1775" w:rsidRDefault="00262EC3" w:rsidP="00AF188B">
      <w:pPr>
        <w:rPr>
          <w:rFonts w:ascii="Arial" w:hAnsi="Arial" w:cs="Arial"/>
          <w:sz w:val="22"/>
        </w:rPr>
      </w:pPr>
      <w:r w:rsidRPr="004F1775">
        <w:rPr>
          <w:rFonts w:ascii="Arial" w:hAnsi="Arial" w:cs="Arial"/>
          <w:sz w:val="22"/>
        </w:rPr>
        <w:t xml:space="preserve">According to the director of this plant, </w:t>
      </w:r>
      <w:commentRangeStart w:id="102"/>
      <w:r w:rsidRPr="004F1775">
        <w:rPr>
          <w:rFonts w:ascii="Arial" w:hAnsi="Arial" w:cs="Arial"/>
          <w:sz w:val="22"/>
        </w:rPr>
        <w:t>there are 6 other tea plants of the same size</w:t>
      </w:r>
      <w:r w:rsidR="005B2DBB" w:rsidRPr="004F1775">
        <w:rPr>
          <w:rFonts w:ascii="Arial" w:hAnsi="Arial" w:cs="Arial"/>
          <w:sz w:val="22"/>
        </w:rPr>
        <w:t xml:space="preserve"> </w:t>
      </w:r>
      <w:r w:rsidRPr="004F1775">
        <w:rPr>
          <w:rFonts w:ascii="Arial" w:hAnsi="Arial" w:cs="Arial"/>
          <w:sz w:val="22"/>
        </w:rPr>
        <w:t xml:space="preserve">or bigger </w:t>
      </w:r>
      <w:commentRangeEnd w:id="102"/>
      <w:r w:rsidR="00DF3A0F" w:rsidRPr="004F1775">
        <w:rPr>
          <w:rStyle w:val="CommentReference"/>
          <w:rFonts w:ascii="Arial" w:hAnsi="Arial" w:cs="Arial"/>
          <w:sz w:val="22"/>
          <w:szCs w:val="22"/>
        </w:rPr>
        <w:commentReference w:id="102"/>
      </w:r>
      <w:r w:rsidRPr="004F1775">
        <w:rPr>
          <w:rFonts w:ascii="Arial" w:hAnsi="Arial" w:cs="Arial"/>
          <w:sz w:val="22"/>
        </w:rPr>
        <w:t>than this plant</w:t>
      </w:r>
      <w:r w:rsidR="005B2DBB" w:rsidRPr="004F1775">
        <w:rPr>
          <w:rFonts w:ascii="Arial" w:hAnsi="Arial" w:cs="Arial"/>
          <w:sz w:val="22"/>
        </w:rPr>
        <w:t xml:space="preserve"> in Thanh </w:t>
      </w:r>
      <w:commentRangeStart w:id="103"/>
      <w:r w:rsidR="005B2DBB" w:rsidRPr="004F1775">
        <w:rPr>
          <w:rFonts w:ascii="Arial" w:hAnsi="Arial" w:cs="Arial"/>
          <w:sz w:val="22"/>
        </w:rPr>
        <w:t>Chuong district</w:t>
      </w:r>
      <w:commentRangeEnd w:id="103"/>
      <w:r w:rsidR="00164112">
        <w:rPr>
          <w:rStyle w:val="CommentReference"/>
        </w:rPr>
        <w:commentReference w:id="103"/>
      </w:r>
      <w:r w:rsidRPr="004F1775">
        <w:rPr>
          <w:rFonts w:ascii="Arial" w:hAnsi="Arial" w:cs="Arial"/>
          <w:sz w:val="22"/>
        </w:rPr>
        <w:t>. They all used</w:t>
      </w:r>
      <w:r w:rsidR="00920096" w:rsidRPr="004F1775">
        <w:rPr>
          <w:rFonts w:ascii="Arial" w:hAnsi="Arial" w:cs="Arial"/>
          <w:sz w:val="22"/>
        </w:rPr>
        <w:t xml:space="preserve"> fuelwood for drying tea. It is therefore assumed that at least 200 tons of fuelwood are consumed per day at tea plants of Thanh Chuong district.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9"/>
        <w:gridCol w:w="6186"/>
      </w:tblGrid>
      <w:tr w:rsidR="00453341" w:rsidRPr="004F1775" w14:paraId="420AFBC4" w14:textId="77777777" w:rsidTr="00453341">
        <w:tc>
          <w:tcPr>
            <w:tcW w:w="4622" w:type="dxa"/>
          </w:tcPr>
          <w:p w14:paraId="21D5AEBF" w14:textId="77777777" w:rsidR="00453341" w:rsidRPr="004F1775" w:rsidRDefault="00453341" w:rsidP="00AF188B">
            <w:pPr>
              <w:rPr>
                <w:rFonts w:ascii="Arial" w:hAnsi="Arial" w:cs="Arial"/>
                <w:sz w:val="22"/>
              </w:rPr>
            </w:pPr>
            <w:r w:rsidRPr="004F1775">
              <w:rPr>
                <w:rFonts w:ascii="Arial" w:hAnsi="Arial" w:cs="Arial"/>
                <w:noProof/>
                <w:sz w:val="22"/>
                <w:lang w:val="en-GB" w:eastAsia="en-GB"/>
              </w:rPr>
              <w:drawing>
                <wp:inline distT="0" distB="0" distL="0" distR="0" wp14:anchorId="082EDB38" wp14:editId="089C9909">
                  <wp:extent cx="1718370" cy="3064895"/>
                  <wp:effectExtent l="0" t="0" r="0" b="2540"/>
                  <wp:docPr id="18" name="Picture 18" descr="E:\GFD\02 Ongoing projects\0193 SNV fuelwood baseline\Implementation\Field Trip\Anh\Anh report\WP_20140823_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GFD\02 Ongoing projects\0193 SNV fuelwood baseline\Implementation\Field Trip\Anh\Anh report\WP_20140823_00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18370" cy="3064895"/>
                          </a:xfrm>
                          <a:prstGeom prst="rect">
                            <a:avLst/>
                          </a:prstGeom>
                          <a:noFill/>
                          <a:ln>
                            <a:noFill/>
                          </a:ln>
                        </pic:spPr>
                      </pic:pic>
                    </a:graphicData>
                  </a:graphic>
                </wp:inline>
              </w:drawing>
            </w:r>
          </w:p>
        </w:tc>
        <w:tc>
          <w:tcPr>
            <w:tcW w:w="4623" w:type="dxa"/>
          </w:tcPr>
          <w:p w14:paraId="52B96CD2" w14:textId="77777777" w:rsidR="0082397B" w:rsidRPr="004F1775" w:rsidRDefault="0082397B" w:rsidP="00AF188B">
            <w:pPr>
              <w:rPr>
                <w:rFonts w:ascii="Arial" w:hAnsi="Arial" w:cs="Arial"/>
                <w:sz w:val="22"/>
              </w:rPr>
            </w:pPr>
          </w:p>
          <w:p w14:paraId="2E90A2CF" w14:textId="77777777" w:rsidR="0082397B" w:rsidRPr="004F1775" w:rsidRDefault="0082397B" w:rsidP="00AF188B">
            <w:pPr>
              <w:rPr>
                <w:rFonts w:ascii="Arial" w:hAnsi="Arial" w:cs="Arial"/>
                <w:sz w:val="22"/>
              </w:rPr>
            </w:pPr>
          </w:p>
          <w:p w14:paraId="1D9D9933" w14:textId="77777777" w:rsidR="00453341" w:rsidRPr="004F1775" w:rsidRDefault="00453341" w:rsidP="00AF188B">
            <w:pPr>
              <w:rPr>
                <w:rFonts w:ascii="Arial" w:hAnsi="Arial" w:cs="Arial"/>
                <w:sz w:val="22"/>
              </w:rPr>
            </w:pPr>
            <w:r w:rsidRPr="004F1775">
              <w:rPr>
                <w:rFonts w:ascii="Arial" w:hAnsi="Arial" w:cs="Arial"/>
                <w:noProof/>
                <w:sz w:val="22"/>
                <w:lang w:val="en-GB" w:eastAsia="en-GB"/>
              </w:rPr>
              <w:drawing>
                <wp:inline distT="0" distB="0" distL="0" distR="0" wp14:anchorId="7AA7AFC1" wp14:editId="0E0E75E1">
                  <wp:extent cx="3788513" cy="2124075"/>
                  <wp:effectExtent l="0" t="0" r="2540" b="0"/>
                  <wp:docPr id="17" name="Picture 17" descr="E:\GFD\02 Ongoing projects\0193 SNV fuelwood baseline\Implementation\Field Trip\Anh\Anh report\WP_20140823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GFD\02 Ongoing projects\0193 SNV fuelwood baseline\Implementation\Field Trip\Anh\Anh report\WP_20140823_00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6061" cy="2122700"/>
                          </a:xfrm>
                          <a:prstGeom prst="rect">
                            <a:avLst/>
                          </a:prstGeom>
                          <a:noFill/>
                          <a:ln>
                            <a:noFill/>
                          </a:ln>
                        </pic:spPr>
                      </pic:pic>
                    </a:graphicData>
                  </a:graphic>
                </wp:inline>
              </w:drawing>
            </w:r>
          </w:p>
        </w:tc>
      </w:tr>
    </w:tbl>
    <w:p w14:paraId="3A69578F" w14:textId="69A4BDE1" w:rsidR="00453341" w:rsidRPr="004F1775" w:rsidRDefault="0082397B" w:rsidP="0082397B">
      <w:pPr>
        <w:jc w:val="center"/>
        <w:rPr>
          <w:rFonts w:ascii="Arial" w:hAnsi="Arial" w:cs="Arial"/>
          <w:i/>
          <w:sz w:val="22"/>
        </w:rPr>
      </w:pPr>
      <w:r w:rsidRPr="004F1775">
        <w:rPr>
          <w:rFonts w:ascii="Arial" w:hAnsi="Arial" w:cs="Arial"/>
          <w:i/>
          <w:sz w:val="22"/>
        </w:rPr>
        <w:t>Fuelwood for furnace for tea plant at Thanh Chuong district</w:t>
      </w:r>
    </w:p>
    <w:p w14:paraId="7650DC1E" w14:textId="20B17B6D" w:rsidR="00453341" w:rsidRPr="004F1775" w:rsidRDefault="005B2DBB" w:rsidP="00AF188B">
      <w:pPr>
        <w:rPr>
          <w:rFonts w:ascii="Arial" w:hAnsi="Arial" w:cs="Arial"/>
          <w:sz w:val="22"/>
        </w:rPr>
      </w:pPr>
      <w:commentRangeStart w:id="104"/>
      <w:r w:rsidRPr="004F1775">
        <w:rPr>
          <w:rFonts w:ascii="Arial" w:hAnsi="Arial" w:cs="Arial"/>
          <w:sz w:val="22"/>
        </w:rPr>
        <w:lastRenderedPageBreak/>
        <w:t>Two</w:t>
      </w:r>
      <w:r w:rsidR="006E3AF6" w:rsidRPr="004F1775">
        <w:rPr>
          <w:rFonts w:ascii="Arial" w:hAnsi="Arial" w:cs="Arial"/>
          <w:sz w:val="22"/>
        </w:rPr>
        <w:t xml:space="preserve"> paper mills, one is Song Lam paper mill in Hung Nguyen district of Nghe An province, and the other is Muc Son paper mill in Tho Xuan district of Thanh Hoa province</w:t>
      </w:r>
      <w:r w:rsidRPr="004F1775">
        <w:rPr>
          <w:rFonts w:ascii="Arial" w:hAnsi="Arial" w:cs="Arial"/>
          <w:sz w:val="22"/>
        </w:rPr>
        <w:t xml:space="preserve"> were surveyed on fuelwood demand</w:t>
      </w:r>
      <w:r w:rsidR="006E3AF6" w:rsidRPr="004F1775">
        <w:rPr>
          <w:rFonts w:ascii="Arial" w:hAnsi="Arial" w:cs="Arial"/>
          <w:sz w:val="22"/>
        </w:rPr>
        <w:t xml:space="preserve">. Both these two plants are using coal and dust coal for their boilers. According to the managers, they have tried to use fuelwood several years ago, but the cost of using fuelwood is higher than that of coal. </w:t>
      </w:r>
      <w:commentRangeEnd w:id="104"/>
      <w:r w:rsidR="0091744F" w:rsidRPr="004F1775">
        <w:rPr>
          <w:rStyle w:val="CommentReference"/>
          <w:rFonts w:ascii="Arial" w:hAnsi="Arial" w:cs="Arial"/>
          <w:sz w:val="22"/>
          <w:szCs w:val="22"/>
        </w:rPr>
        <w:commentReference w:id="104"/>
      </w:r>
    </w:p>
    <w:p w14:paraId="17195C91" w14:textId="723456AF" w:rsidR="006E3AF6" w:rsidRPr="004F1775" w:rsidRDefault="006E3AF6" w:rsidP="00AF188B">
      <w:pPr>
        <w:rPr>
          <w:rFonts w:ascii="Arial" w:hAnsi="Arial" w:cs="Arial"/>
          <w:sz w:val="22"/>
        </w:rPr>
      </w:pPr>
      <w:r w:rsidRPr="004F1775">
        <w:rPr>
          <w:rFonts w:ascii="Arial" w:hAnsi="Arial" w:cs="Arial"/>
          <w:sz w:val="22"/>
        </w:rPr>
        <w:t xml:space="preserve">It is noted that Hung Nguyen district of Nghe An and Tho Xuan district of Thanh Hoa both belong to cluster </w:t>
      </w:r>
      <w:r w:rsidR="00E145DF" w:rsidRPr="004F1775">
        <w:rPr>
          <w:rFonts w:ascii="Arial" w:hAnsi="Arial" w:cs="Arial"/>
          <w:sz w:val="22"/>
        </w:rPr>
        <w:t>2</w:t>
      </w:r>
      <w:r w:rsidRPr="004F1775">
        <w:rPr>
          <w:rFonts w:ascii="Arial" w:hAnsi="Arial" w:cs="Arial"/>
          <w:sz w:val="22"/>
        </w:rPr>
        <w:t xml:space="preserve"> of which the characteristics are </w:t>
      </w:r>
      <w:r w:rsidR="00E145DF" w:rsidRPr="004F1775">
        <w:rPr>
          <w:rFonts w:ascii="Arial" w:hAnsi="Arial" w:cs="Arial"/>
          <w:sz w:val="22"/>
        </w:rPr>
        <w:t>highly towards</w:t>
      </w:r>
      <w:r w:rsidRPr="004F1775">
        <w:rPr>
          <w:rFonts w:ascii="Arial" w:hAnsi="Arial" w:cs="Arial"/>
          <w:sz w:val="22"/>
        </w:rPr>
        <w:t xml:space="preserve"> ‘delta’. Therefore it is assumed that fuelwood is not a popular energy source for delta area. Instead th</w:t>
      </w:r>
      <w:commentRangeStart w:id="105"/>
      <w:r w:rsidRPr="004F1775">
        <w:rPr>
          <w:rFonts w:ascii="Arial" w:hAnsi="Arial" w:cs="Arial"/>
          <w:sz w:val="22"/>
        </w:rPr>
        <w:t>ey use coal which is more traditional, easy to access, and price competitive.</w:t>
      </w:r>
      <w:commentRangeEnd w:id="105"/>
      <w:r w:rsidR="00164112">
        <w:rPr>
          <w:rStyle w:val="CommentReference"/>
        </w:rPr>
        <w:commentReference w:id="105"/>
      </w:r>
    </w:p>
    <w:p w14:paraId="4EFC1912" w14:textId="77777777" w:rsidR="00320931" w:rsidRPr="004F1775" w:rsidRDefault="00320931">
      <w:pPr>
        <w:spacing w:before="0" w:after="200" w:line="276" w:lineRule="auto"/>
        <w:jc w:val="left"/>
        <w:rPr>
          <w:rFonts w:ascii="Arial" w:hAnsi="Arial" w:cs="Arial"/>
          <w:b/>
          <w:sz w:val="22"/>
        </w:rPr>
      </w:pPr>
      <w:r w:rsidRPr="004F1775">
        <w:rPr>
          <w:rFonts w:ascii="Arial" w:hAnsi="Arial" w:cs="Arial"/>
          <w:b/>
          <w:sz w:val="22"/>
        </w:rPr>
        <w:br w:type="page"/>
      </w:r>
    </w:p>
    <w:p w14:paraId="4300EF48" w14:textId="7579714A" w:rsidR="00453341" w:rsidRPr="004F1775" w:rsidRDefault="00453341" w:rsidP="00AF188B">
      <w:pPr>
        <w:rPr>
          <w:rFonts w:ascii="Arial" w:hAnsi="Arial" w:cs="Arial"/>
          <w:b/>
          <w:sz w:val="22"/>
        </w:rPr>
      </w:pPr>
      <w:commentRangeStart w:id="106"/>
      <w:r w:rsidRPr="004F1775">
        <w:rPr>
          <w:rFonts w:ascii="Arial" w:hAnsi="Arial" w:cs="Arial"/>
          <w:b/>
          <w:sz w:val="22"/>
        </w:rPr>
        <w:lastRenderedPageBreak/>
        <w:t>Discussion of a general picture of fuelwood consumption in Thanh Hoa and Nghe An</w:t>
      </w:r>
      <w:commentRangeEnd w:id="106"/>
      <w:r w:rsidR="0042284E" w:rsidRPr="004F1775">
        <w:rPr>
          <w:rStyle w:val="CommentReference"/>
          <w:rFonts w:ascii="Arial" w:hAnsi="Arial" w:cs="Arial"/>
          <w:sz w:val="22"/>
          <w:szCs w:val="22"/>
        </w:rPr>
        <w:commentReference w:id="106"/>
      </w:r>
    </w:p>
    <w:p w14:paraId="15E8775F" w14:textId="716A6BA0" w:rsidR="00FA0228" w:rsidRPr="004F1775" w:rsidRDefault="00453341" w:rsidP="00AF188B">
      <w:pPr>
        <w:rPr>
          <w:rFonts w:ascii="Arial" w:hAnsi="Arial" w:cs="Arial"/>
          <w:sz w:val="22"/>
        </w:rPr>
      </w:pPr>
      <w:r w:rsidRPr="004F1775">
        <w:rPr>
          <w:rFonts w:ascii="Arial" w:hAnsi="Arial" w:cs="Arial"/>
          <w:sz w:val="22"/>
        </w:rPr>
        <w:t xml:space="preserve">From the survey it is found out that the fuelwood are only transported within the distance of about 50km from the forest source. </w:t>
      </w:r>
      <w:r w:rsidR="000A3A68" w:rsidRPr="004F1775">
        <w:rPr>
          <w:rFonts w:ascii="Arial" w:hAnsi="Arial" w:cs="Arial"/>
          <w:sz w:val="22"/>
        </w:rPr>
        <w:t>Longer distance of transport will cost higher, and take more potential transport police punishment. Therefore t</w:t>
      </w:r>
      <w:r w:rsidRPr="004F1775">
        <w:rPr>
          <w:rFonts w:ascii="Arial" w:hAnsi="Arial" w:cs="Arial"/>
          <w:sz w:val="22"/>
        </w:rPr>
        <w:t>here is not a further supply</w:t>
      </w:r>
      <w:r w:rsidR="003A5565" w:rsidRPr="004F1775">
        <w:rPr>
          <w:rFonts w:ascii="Arial" w:hAnsi="Arial" w:cs="Arial"/>
          <w:sz w:val="22"/>
        </w:rPr>
        <w:t xml:space="preserve"> chain of fuelwood because of in</w:t>
      </w:r>
      <w:r w:rsidRPr="004F1775">
        <w:rPr>
          <w:rFonts w:ascii="Arial" w:hAnsi="Arial" w:cs="Arial"/>
          <w:sz w:val="22"/>
        </w:rPr>
        <w:t>competency in price</w:t>
      </w:r>
      <w:r w:rsidR="00FA0228" w:rsidRPr="004F1775">
        <w:rPr>
          <w:rFonts w:ascii="Arial" w:hAnsi="Arial" w:cs="Arial"/>
          <w:sz w:val="22"/>
        </w:rPr>
        <w:t xml:space="preserve">. </w:t>
      </w:r>
    </w:p>
    <w:p w14:paraId="123845AA" w14:textId="355BCA30" w:rsidR="00453341" w:rsidRDefault="00453341" w:rsidP="00AF188B">
      <w:pPr>
        <w:rPr>
          <w:ins w:id="107" w:author="Chris Dickinson" w:date="2014-09-29T08:04:00Z"/>
          <w:rFonts w:ascii="Arial" w:hAnsi="Arial" w:cs="Arial"/>
          <w:sz w:val="22"/>
        </w:rPr>
      </w:pPr>
      <w:r w:rsidRPr="004F1775">
        <w:rPr>
          <w:rFonts w:ascii="Arial" w:hAnsi="Arial" w:cs="Arial"/>
          <w:sz w:val="22"/>
        </w:rPr>
        <w:t xml:space="preserve">Lack of detailed survey on </w:t>
      </w:r>
      <w:r w:rsidR="000A3A68" w:rsidRPr="004F1775">
        <w:rPr>
          <w:rFonts w:ascii="Arial" w:hAnsi="Arial" w:cs="Arial"/>
          <w:sz w:val="22"/>
        </w:rPr>
        <w:t xml:space="preserve">local industrial plants’ demand for fuelwood leads to a less precise estimation of </w:t>
      </w:r>
      <w:r w:rsidR="00533459" w:rsidRPr="004F1775">
        <w:rPr>
          <w:rFonts w:ascii="Arial" w:hAnsi="Arial" w:cs="Arial"/>
          <w:sz w:val="22"/>
        </w:rPr>
        <w:t xml:space="preserve">proportion of industrial consumption and residential consumption. </w:t>
      </w:r>
      <w:commentRangeStart w:id="108"/>
      <w:r w:rsidR="00533459" w:rsidRPr="004F1775">
        <w:rPr>
          <w:rFonts w:ascii="Arial" w:hAnsi="Arial" w:cs="Arial"/>
          <w:sz w:val="22"/>
        </w:rPr>
        <w:t xml:space="preserve">However, there is a clear </w:t>
      </w:r>
      <w:r w:rsidR="008B5971" w:rsidRPr="004F1775">
        <w:rPr>
          <w:rFonts w:ascii="Arial" w:hAnsi="Arial" w:cs="Arial"/>
          <w:sz w:val="22"/>
        </w:rPr>
        <w:t xml:space="preserve">picture that commercial wood in the area are only to supply to local industrial plants, that take </w:t>
      </w:r>
      <w:r w:rsidR="00533459" w:rsidRPr="004F1775">
        <w:rPr>
          <w:rFonts w:ascii="Arial" w:hAnsi="Arial" w:cs="Arial"/>
          <w:sz w:val="22"/>
        </w:rPr>
        <w:t>60%</w:t>
      </w:r>
      <w:r w:rsidR="008B5971" w:rsidRPr="004F1775">
        <w:rPr>
          <w:rFonts w:ascii="Arial" w:hAnsi="Arial" w:cs="Arial"/>
          <w:sz w:val="22"/>
        </w:rPr>
        <w:t xml:space="preserve"> and more</w:t>
      </w:r>
      <w:r w:rsidR="00533459" w:rsidRPr="004F1775">
        <w:rPr>
          <w:rFonts w:ascii="Arial" w:hAnsi="Arial" w:cs="Arial"/>
          <w:sz w:val="22"/>
        </w:rPr>
        <w:t xml:space="preserve"> of </w:t>
      </w:r>
      <w:r w:rsidR="008B5971" w:rsidRPr="004F1775">
        <w:rPr>
          <w:rFonts w:ascii="Arial" w:hAnsi="Arial" w:cs="Arial"/>
          <w:sz w:val="22"/>
        </w:rPr>
        <w:t>large</w:t>
      </w:r>
      <w:r w:rsidR="00533459" w:rsidRPr="004F1775">
        <w:rPr>
          <w:rFonts w:ascii="Arial" w:hAnsi="Arial" w:cs="Arial"/>
          <w:sz w:val="22"/>
        </w:rPr>
        <w:t xml:space="preserve"> natural wood (size </w:t>
      </w:r>
      <w:r w:rsidR="008B5971" w:rsidRPr="004F1775">
        <w:rPr>
          <w:rFonts w:ascii="Arial" w:hAnsi="Arial" w:cs="Arial"/>
          <w:sz w:val="22"/>
        </w:rPr>
        <w:t>15</w:t>
      </w:r>
      <w:r w:rsidR="00533459" w:rsidRPr="004F1775">
        <w:rPr>
          <w:rFonts w:ascii="Arial" w:hAnsi="Arial" w:cs="Arial"/>
          <w:sz w:val="22"/>
        </w:rPr>
        <w:t xml:space="preserve">cm and </w:t>
      </w:r>
      <w:r w:rsidR="008B5971" w:rsidRPr="004F1775">
        <w:rPr>
          <w:rFonts w:ascii="Arial" w:hAnsi="Arial" w:cs="Arial"/>
          <w:sz w:val="22"/>
        </w:rPr>
        <w:t>above</w:t>
      </w:r>
      <w:r w:rsidR="00533459" w:rsidRPr="004F1775">
        <w:rPr>
          <w:rFonts w:ascii="Arial" w:hAnsi="Arial" w:cs="Arial"/>
          <w:sz w:val="22"/>
        </w:rPr>
        <w:t xml:space="preserve">). </w:t>
      </w:r>
      <w:r w:rsidR="008B5971" w:rsidRPr="004F1775">
        <w:rPr>
          <w:rFonts w:ascii="Arial" w:hAnsi="Arial" w:cs="Arial"/>
          <w:sz w:val="22"/>
        </w:rPr>
        <w:t>This ratio may even increase when the manufacturing sector recovers from economic crisis</w:t>
      </w:r>
      <w:commentRangeEnd w:id="108"/>
      <w:r w:rsidR="00364B68" w:rsidRPr="004F1775">
        <w:rPr>
          <w:rStyle w:val="CommentReference"/>
          <w:rFonts w:ascii="Arial" w:hAnsi="Arial" w:cs="Arial"/>
          <w:sz w:val="22"/>
          <w:szCs w:val="22"/>
        </w:rPr>
        <w:commentReference w:id="108"/>
      </w:r>
      <w:r w:rsidR="008B5971" w:rsidRPr="004F1775">
        <w:rPr>
          <w:rFonts w:ascii="Arial" w:hAnsi="Arial" w:cs="Arial"/>
          <w:sz w:val="22"/>
        </w:rPr>
        <w:t>.</w:t>
      </w:r>
    </w:p>
    <w:p w14:paraId="37AA0A44" w14:textId="77777777" w:rsidR="00994F54" w:rsidRDefault="00994F54" w:rsidP="00AF188B">
      <w:pPr>
        <w:rPr>
          <w:ins w:id="109" w:author="Chris Dickinson" w:date="2014-09-29T08:04:00Z"/>
          <w:rFonts w:ascii="Arial" w:hAnsi="Arial" w:cs="Arial"/>
          <w:sz w:val="22"/>
        </w:rPr>
      </w:pPr>
    </w:p>
    <w:p w14:paraId="1158ACFF" w14:textId="7DCA258A" w:rsidR="00994F54" w:rsidRPr="004F1775" w:rsidRDefault="00994F54" w:rsidP="00AF188B">
      <w:pPr>
        <w:rPr>
          <w:rFonts w:ascii="Arial" w:hAnsi="Arial" w:cs="Arial"/>
          <w:sz w:val="22"/>
        </w:rPr>
      </w:pPr>
      <w:ins w:id="110" w:author="Chris Dickinson" w:date="2014-09-29T08:04:00Z">
        <w:r w:rsidRPr="00994F54">
          <w:rPr>
            <w:rFonts w:ascii="Arial" w:hAnsi="Arial" w:cs="Arial"/>
            <w:sz w:val="22"/>
            <w:highlight w:val="yellow"/>
            <w:rPrChange w:id="111" w:author="Chris Dickinson" w:date="2014-09-29T08:04:00Z">
              <w:rPr>
                <w:rFonts w:ascii="Arial" w:hAnsi="Arial" w:cs="Arial"/>
                <w:sz w:val="22"/>
              </w:rPr>
            </w:rPrChange>
          </w:rPr>
          <w:t>Legal Basis for collection of firewood – What is the legal basis for collection of firewood, is it allowed? Production, Protection, Special Use Forest. Why do police check?</w:t>
        </w:r>
      </w:ins>
    </w:p>
    <w:p w14:paraId="1E1897FF" w14:textId="77777777" w:rsidR="006B1FE3" w:rsidRPr="004F1775" w:rsidRDefault="006B1FE3" w:rsidP="00AF188B">
      <w:pPr>
        <w:pStyle w:val="Heading2"/>
        <w:rPr>
          <w:rFonts w:ascii="Arial" w:hAnsi="Arial" w:cs="Arial"/>
          <w:sz w:val="22"/>
          <w:szCs w:val="22"/>
        </w:rPr>
      </w:pPr>
      <w:bookmarkStart w:id="112" w:name="_Toc399149609"/>
      <w:commentRangeStart w:id="113"/>
      <w:r w:rsidRPr="004F1775">
        <w:rPr>
          <w:rFonts w:ascii="Arial" w:hAnsi="Arial" w:cs="Arial"/>
          <w:sz w:val="22"/>
          <w:szCs w:val="22"/>
        </w:rPr>
        <w:t>Value chain assessment in relationship to forest degradation and deforestation</w:t>
      </w:r>
      <w:bookmarkEnd w:id="112"/>
    </w:p>
    <w:p w14:paraId="308BE1D0" w14:textId="3F725D87" w:rsidR="006B1FE3" w:rsidRPr="004F1775" w:rsidRDefault="003429A8" w:rsidP="00AF188B">
      <w:pPr>
        <w:rPr>
          <w:rFonts w:ascii="Arial" w:hAnsi="Arial" w:cs="Arial"/>
          <w:sz w:val="22"/>
        </w:rPr>
      </w:pPr>
      <w:r w:rsidRPr="004F1775">
        <w:rPr>
          <w:rFonts w:ascii="Arial" w:hAnsi="Arial" w:cs="Arial"/>
          <w:sz w:val="22"/>
        </w:rPr>
        <w:t xml:space="preserve">Charcoal is not popularly used in the </w:t>
      </w:r>
      <w:commentRangeEnd w:id="113"/>
      <w:r w:rsidR="00994F54">
        <w:rPr>
          <w:rStyle w:val="CommentReference"/>
        </w:rPr>
        <w:commentReference w:id="113"/>
      </w:r>
      <w:r w:rsidRPr="004F1775">
        <w:rPr>
          <w:rFonts w:ascii="Arial" w:hAnsi="Arial" w:cs="Arial"/>
          <w:sz w:val="22"/>
        </w:rPr>
        <w:t>area of research. In fact, among 2</w:t>
      </w:r>
      <w:r w:rsidR="003A5565" w:rsidRPr="004F1775">
        <w:rPr>
          <w:rFonts w:ascii="Arial" w:hAnsi="Arial" w:cs="Arial"/>
          <w:sz w:val="22"/>
        </w:rPr>
        <w:t>15</w:t>
      </w:r>
      <w:r w:rsidRPr="004F1775">
        <w:rPr>
          <w:rFonts w:ascii="Arial" w:hAnsi="Arial" w:cs="Arial"/>
          <w:sz w:val="22"/>
        </w:rPr>
        <w:t xml:space="preserve"> households surveyed and 6 plants visited, non</w:t>
      </w:r>
      <w:r w:rsidR="003A5565" w:rsidRPr="004F1775">
        <w:rPr>
          <w:rFonts w:ascii="Arial" w:hAnsi="Arial" w:cs="Arial"/>
          <w:sz w:val="22"/>
        </w:rPr>
        <w:t>e</w:t>
      </w:r>
      <w:r w:rsidRPr="004F1775">
        <w:rPr>
          <w:rFonts w:ascii="Arial" w:hAnsi="Arial" w:cs="Arial"/>
          <w:sz w:val="22"/>
        </w:rPr>
        <w:t xml:space="preserve"> of those use charcoal as a source of fuel.</w:t>
      </w:r>
      <w:r w:rsidR="00756F1C" w:rsidRPr="004F1775">
        <w:rPr>
          <w:rFonts w:ascii="Arial" w:hAnsi="Arial" w:cs="Arial"/>
          <w:sz w:val="22"/>
        </w:rPr>
        <w:t xml:space="preserve"> Therefore charcoal is not included in the survey and in the value chain assessment.</w:t>
      </w:r>
    </w:p>
    <w:p w14:paraId="57887964" w14:textId="61800D8A" w:rsidR="00756F1C" w:rsidRPr="004F1775" w:rsidRDefault="00756F1C" w:rsidP="00AF188B">
      <w:pPr>
        <w:rPr>
          <w:rFonts w:ascii="Arial" w:hAnsi="Arial" w:cs="Arial"/>
          <w:sz w:val="22"/>
        </w:rPr>
      </w:pPr>
      <w:r w:rsidRPr="004F1775">
        <w:rPr>
          <w:rFonts w:ascii="Arial" w:hAnsi="Arial" w:cs="Arial"/>
          <w:sz w:val="22"/>
        </w:rPr>
        <w:t>The below chart represent the value chain of fuelwood in Thanh Hoa and Nghe An</w:t>
      </w:r>
    </w:p>
    <w:p w14:paraId="6E96629A" w14:textId="77777777" w:rsidR="00756F1C" w:rsidRPr="004F1775" w:rsidRDefault="00756F1C" w:rsidP="00AF188B">
      <w:pPr>
        <w:rPr>
          <w:rFonts w:ascii="Arial" w:hAnsi="Arial" w:cs="Arial"/>
          <w:sz w:val="22"/>
        </w:rPr>
      </w:pPr>
    </w:p>
    <w:tbl>
      <w:tblPr>
        <w:tblStyle w:val="TableGrid"/>
        <w:tblW w:w="9198" w:type="dxa"/>
        <w:tblLook w:val="04A0" w:firstRow="1" w:lastRow="0" w:firstColumn="1" w:lastColumn="0" w:noHBand="0" w:noVBand="1"/>
      </w:tblPr>
      <w:tblGrid>
        <w:gridCol w:w="1746"/>
        <w:gridCol w:w="2424"/>
        <w:gridCol w:w="1975"/>
        <w:gridCol w:w="1616"/>
        <w:gridCol w:w="1437"/>
      </w:tblGrid>
      <w:tr w:rsidR="00756F1C" w:rsidRPr="004F1775" w14:paraId="55B5448C" w14:textId="59FD5598" w:rsidTr="002E3475">
        <w:tc>
          <w:tcPr>
            <w:tcW w:w="1728" w:type="dxa"/>
          </w:tcPr>
          <w:p w14:paraId="7AAE90B6" w14:textId="1A519DAB" w:rsidR="00756F1C" w:rsidRPr="004F1775" w:rsidRDefault="00756F1C" w:rsidP="00DF3EBD">
            <w:pPr>
              <w:jc w:val="center"/>
              <w:rPr>
                <w:rFonts w:ascii="Arial" w:hAnsi="Arial" w:cs="Arial"/>
                <w:b/>
                <w:sz w:val="22"/>
              </w:rPr>
            </w:pPr>
            <w:r w:rsidRPr="004F1775">
              <w:rPr>
                <w:rFonts w:ascii="Arial" w:hAnsi="Arial" w:cs="Arial"/>
                <w:b/>
                <w:sz w:val="22"/>
              </w:rPr>
              <w:t>Actor</w:t>
            </w:r>
          </w:p>
        </w:tc>
        <w:tc>
          <w:tcPr>
            <w:tcW w:w="2430" w:type="dxa"/>
          </w:tcPr>
          <w:p w14:paraId="15F29ABE" w14:textId="481A5601" w:rsidR="00756F1C" w:rsidRPr="004F1775" w:rsidRDefault="00756F1C" w:rsidP="00DF3EBD">
            <w:pPr>
              <w:jc w:val="center"/>
              <w:rPr>
                <w:rFonts w:ascii="Arial" w:hAnsi="Arial" w:cs="Arial"/>
                <w:b/>
                <w:sz w:val="22"/>
              </w:rPr>
            </w:pPr>
            <w:r w:rsidRPr="004F1775">
              <w:rPr>
                <w:rFonts w:ascii="Arial" w:hAnsi="Arial" w:cs="Arial"/>
                <w:b/>
                <w:sz w:val="22"/>
              </w:rPr>
              <w:t>Activity</w:t>
            </w:r>
          </w:p>
        </w:tc>
        <w:tc>
          <w:tcPr>
            <w:tcW w:w="1980" w:type="dxa"/>
          </w:tcPr>
          <w:p w14:paraId="24ECDC1E" w14:textId="31825A98" w:rsidR="00756F1C" w:rsidRPr="004F1775" w:rsidRDefault="00756F1C" w:rsidP="00DF3EBD">
            <w:pPr>
              <w:jc w:val="center"/>
              <w:rPr>
                <w:rFonts w:ascii="Arial" w:hAnsi="Arial" w:cs="Arial"/>
                <w:b/>
                <w:sz w:val="22"/>
              </w:rPr>
            </w:pPr>
            <w:r w:rsidRPr="004F1775">
              <w:rPr>
                <w:rFonts w:ascii="Arial" w:hAnsi="Arial" w:cs="Arial"/>
                <w:b/>
                <w:sz w:val="22"/>
              </w:rPr>
              <w:t>Location</w:t>
            </w:r>
          </w:p>
        </w:tc>
        <w:tc>
          <w:tcPr>
            <w:tcW w:w="1620" w:type="dxa"/>
          </w:tcPr>
          <w:p w14:paraId="172731FC" w14:textId="36936F9E" w:rsidR="00756F1C" w:rsidRPr="004F1775" w:rsidRDefault="00756F1C" w:rsidP="00DF3EBD">
            <w:pPr>
              <w:jc w:val="center"/>
              <w:rPr>
                <w:rFonts w:ascii="Arial" w:hAnsi="Arial" w:cs="Arial"/>
                <w:b/>
                <w:sz w:val="22"/>
              </w:rPr>
            </w:pPr>
            <w:r w:rsidRPr="004F1775">
              <w:rPr>
                <w:rFonts w:ascii="Arial" w:hAnsi="Arial" w:cs="Arial"/>
                <w:b/>
                <w:sz w:val="22"/>
              </w:rPr>
              <w:t>Income</w:t>
            </w:r>
            <w:r w:rsidR="00DF3EBD" w:rsidRPr="004F1775">
              <w:rPr>
                <w:rFonts w:ascii="Arial" w:hAnsi="Arial" w:cs="Arial"/>
                <w:b/>
                <w:sz w:val="22"/>
              </w:rPr>
              <w:t xml:space="preserve"> </w:t>
            </w:r>
            <w:r w:rsidR="00035E68" w:rsidRPr="004F1775">
              <w:rPr>
                <w:rFonts w:ascii="Arial" w:hAnsi="Arial" w:cs="Arial"/>
                <w:b/>
                <w:sz w:val="22"/>
              </w:rPr>
              <w:t>(VND/ ton)</w:t>
            </w:r>
          </w:p>
        </w:tc>
        <w:tc>
          <w:tcPr>
            <w:tcW w:w="1440" w:type="dxa"/>
          </w:tcPr>
          <w:p w14:paraId="66C98BB9" w14:textId="649364EE" w:rsidR="00756F1C" w:rsidRPr="004F1775" w:rsidRDefault="00756F1C" w:rsidP="00DF3EBD">
            <w:pPr>
              <w:jc w:val="center"/>
              <w:rPr>
                <w:rFonts w:ascii="Arial" w:hAnsi="Arial" w:cs="Arial"/>
                <w:b/>
                <w:sz w:val="22"/>
              </w:rPr>
            </w:pPr>
            <w:r w:rsidRPr="004F1775">
              <w:rPr>
                <w:rFonts w:ascii="Arial" w:hAnsi="Arial" w:cs="Arial"/>
                <w:b/>
                <w:sz w:val="22"/>
              </w:rPr>
              <w:t>Value</w:t>
            </w:r>
            <w:r w:rsidR="00DF3EBD" w:rsidRPr="004F1775">
              <w:rPr>
                <w:rFonts w:ascii="Arial" w:hAnsi="Arial" w:cs="Arial"/>
                <w:b/>
                <w:sz w:val="22"/>
              </w:rPr>
              <w:t xml:space="preserve"> </w:t>
            </w:r>
            <w:r w:rsidR="00035E68" w:rsidRPr="004F1775">
              <w:rPr>
                <w:rFonts w:ascii="Arial" w:hAnsi="Arial" w:cs="Arial"/>
                <w:b/>
                <w:sz w:val="22"/>
              </w:rPr>
              <w:t>(VND/ ton)</w:t>
            </w:r>
          </w:p>
        </w:tc>
      </w:tr>
      <w:tr w:rsidR="00756F1C" w:rsidRPr="004F1775" w14:paraId="49D5252E" w14:textId="5D021A70" w:rsidTr="002E3475">
        <w:tc>
          <w:tcPr>
            <w:tcW w:w="1728" w:type="dxa"/>
          </w:tcPr>
          <w:p w14:paraId="26138AF3" w14:textId="00C5C41F" w:rsidR="00756F1C" w:rsidRPr="004F1775" w:rsidRDefault="00756F1C" w:rsidP="00DF3EBD">
            <w:pPr>
              <w:jc w:val="left"/>
              <w:rPr>
                <w:rFonts w:ascii="Arial" w:hAnsi="Arial" w:cs="Arial"/>
                <w:sz w:val="22"/>
              </w:rPr>
            </w:pPr>
            <w:r w:rsidRPr="004F1775">
              <w:rPr>
                <w:rFonts w:ascii="Arial" w:hAnsi="Arial" w:cs="Arial"/>
                <w:sz w:val="22"/>
              </w:rPr>
              <w:t>Farmer/</w:t>
            </w:r>
            <w:r w:rsidR="00035E68" w:rsidRPr="004F1775">
              <w:rPr>
                <w:rFonts w:ascii="Arial" w:hAnsi="Arial" w:cs="Arial"/>
                <w:sz w:val="22"/>
              </w:rPr>
              <w:t xml:space="preserve"> Wood logger</w:t>
            </w:r>
          </w:p>
        </w:tc>
        <w:tc>
          <w:tcPr>
            <w:tcW w:w="2430" w:type="dxa"/>
          </w:tcPr>
          <w:p w14:paraId="56C648D1" w14:textId="07AE3B40" w:rsidR="00756F1C" w:rsidRPr="004F1775" w:rsidRDefault="00756F1C" w:rsidP="00DF3EBD">
            <w:pPr>
              <w:jc w:val="left"/>
              <w:rPr>
                <w:rFonts w:ascii="Arial" w:hAnsi="Arial" w:cs="Arial"/>
                <w:sz w:val="22"/>
              </w:rPr>
            </w:pPr>
            <w:r w:rsidRPr="004F1775">
              <w:rPr>
                <w:rFonts w:ascii="Arial" w:hAnsi="Arial" w:cs="Arial"/>
                <w:sz w:val="22"/>
              </w:rPr>
              <w:t>Lo</w:t>
            </w:r>
            <w:r w:rsidR="00035E68" w:rsidRPr="004F1775">
              <w:rPr>
                <w:rFonts w:ascii="Arial" w:hAnsi="Arial" w:cs="Arial"/>
                <w:sz w:val="22"/>
              </w:rPr>
              <w:t xml:space="preserve">gging wood </w:t>
            </w:r>
          </w:p>
        </w:tc>
        <w:tc>
          <w:tcPr>
            <w:tcW w:w="1980" w:type="dxa"/>
          </w:tcPr>
          <w:p w14:paraId="02472B38" w14:textId="54A19861" w:rsidR="00035E68" w:rsidRPr="004F1775" w:rsidRDefault="00035E68" w:rsidP="002E3475">
            <w:pPr>
              <w:jc w:val="left"/>
              <w:rPr>
                <w:rFonts w:ascii="Arial" w:hAnsi="Arial" w:cs="Arial"/>
                <w:sz w:val="22"/>
              </w:rPr>
            </w:pPr>
            <w:r w:rsidRPr="004F1775">
              <w:rPr>
                <w:rFonts w:ascii="Arial" w:hAnsi="Arial" w:cs="Arial"/>
                <w:sz w:val="22"/>
              </w:rPr>
              <w:t>Natural forest</w:t>
            </w:r>
            <w:r w:rsidR="00DF3EBD" w:rsidRPr="004F1775">
              <w:rPr>
                <w:rFonts w:ascii="Arial" w:hAnsi="Arial" w:cs="Arial"/>
                <w:sz w:val="22"/>
              </w:rPr>
              <w:t xml:space="preserve"> </w:t>
            </w:r>
            <w:r w:rsidR="002E3475" w:rsidRPr="004F1775">
              <w:rPr>
                <w:rFonts w:ascii="Arial" w:hAnsi="Arial" w:cs="Arial"/>
                <w:sz w:val="22"/>
              </w:rPr>
              <w:t>near truck road</w:t>
            </w:r>
          </w:p>
        </w:tc>
        <w:tc>
          <w:tcPr>
            <w:tcW w:w="1620" w:type="dxa"/>
          </w:tcPr>
          <w:p w14:paraId="0FE47124" w14:textId="009DFC51" w:rsidR="00756F1C" w:rsidRPr="004F1775" w:rsidRDefault="00035E68" w:rsidP="00DF3EBD">
            <w:pPr>
              <w:jc w:val="center"/>
              <w:rPr>
                <w:rFonts w:ascii="Arial" w:hAnsi="Arial" w:cs="Arial"/>
                <w:sz w:val="22"/>
              </w:rPr>
            </w:pPr>
            <w:r w:rsidRPr="004F1775">
              <w:rPr>
                <w:rFonts w:ascii="Arial" w:hAnsi="Arial" w:cs="Arial"/>
                <w:sz w:val="22"/>
              </w:rPr>
              <w:t>140,000</w:t>
            </w:r>
          </w:p>
        </w:tc>
        <w:tc>
          <w:tcPr>
            <w:tcW w:w="1440" w:type="dxa"/>
          </w:tcPr>
          <w:p w14:paraId="34BD198C" w14:textId="3535E6CB" w:rsidR="00756F1C" w:rsidRPr="004F1775" w:rsidRDefault="00035E68" w:rsidP="00DF3EBD">
            <w:pPr>
              <w:jc w:val="center"/>
              <w:rPr>
                <w:rFonts w:ascii="Arial" w:hAnsi="Arial" w:cs="Arial"/>
                <w:sz w:val="22"/>
              </w:rPr>
            </w:pPr>
            <w:r w:rsidRPr="004F1775">
              <w:rPr>
                <w:rFonts w:ascii="Arial" w:hAnsi="Arial" w:cs="Arial"/>
                <w:sz w:val="22"/>
              </w:rPr>
              <w:t>140,000</w:t>
            </w:r>
          </w:p>
        </w:tc>
      </w:tr>
      <w:tr w:rsidR="00756F1C" w:rsidRPr="004F1775" w14:paraId="510FE4C8" w14:textId="5589E80D" w:rsidTr="002E3475">
        <w:tc>
          <w:tcPr>
            <w:tcW w:w="1728" w:type="dxa"/>
          </w:tcPr>
          <w:p w14:paraId="11002AE8" w14:textId="3B0574EB" w:rsidR="00756F1C" w:rsidRPr="004F1775" w:rsidRDefault="00756F1C" w:rsidP="00DF3EBD">
            <w:pPr>
              <w:jc w:val="left"/>
              <w:rPr>
                <w:rFonts w:ascii="Arial" w:hAnsi="Arial" w:cs="Arial"/>
                <w:sz w:val="22"/>
              </w:rPr>
            </w:pPr>
            <w:r w:rsidRPr="004F1775">
              <w:rPr>
                <w:rFonts w:ascii="Arial" w:hAnsi="Arial" w:cs="Arial"/>
                <w:sz w:val="22"/>
              </w:rPr>
              <w:t>Wood collector</w:t>
            </w:r>
          </w:p>
        </w:tc>
        <w:tc>
          <w:tcPr>
            <w:tcW w:w="2430" w:type="dxa"/>
          </w:tcPr>
          <w:p w14:paraId="4E7ACDEA" w14:textId="63DB635F" w:rsidR="00756F1C" w:rsidRPr="004F1775" w:rsidRDefault="00035E68" w:rsidP="00DF3EBD">
            <w:pPr>
              <w:jc w:val="left"/>
              <w:rPr>
                <w:rFonts w:ascii="Arial" w:hAnsi="Arial" w:cs="Arial"/>
                <w:sz w:val="22"/>
              </w:rPr>
            </w:pPr>
            <w:r w:rsidRPr="004F1775">
              <w:rPr>
                <w:rFonts w:ascii="Arial" w:hAnsi="Arial" w:cs="Arial"/>
                <w:sz w:val="22"/>
              </w:rPr>
              <w:t>Carry and upload wood to truck</w:t>
            </w:r>
          </w:p>
        </w:tc>
        <w:tc>
          <w:tcPr>
            <w:tcW w:w="1980" w:type="dxa"/>
          </w:tcPr>
          <w:p w14:paraId="0A1093E2" w14:textId="014AE1A6" w:rsidR="00756F1C" w:rsidRPr="004F1775" w:rsidRDefault="00035E68" w:rsidP="00DF3EBD">
            <w:pPr>
              <w:jc w:val="left"/>
              <w:rPr>
                <w:rFonts w:ascii="Arial" w:hAnsi="Arial" w:cs="Arial"/>
                <w:sz w:val="22"/>
              </w:rPr>
            </w:pPr>
            <w:r w:rsidRPr="004F1775">
              <w:rPr>
                <w:rFonts w:ascii="Arial" w:hAnsi="Arial" w:cs="Arial"/>
                <w:sz w:val="22"/>
              </w:rPr>
              <w:t>Collection Site (truck road)</w:t>
            </w:r>
          </w:p>
        </w:tc>
        <w:tc>
          <w:tcPr>
            <w:tcW w:w="1620" w:type="dxa"/>
          </w:tcPr>
          <w:p w14:paraId="583A565C" w14:textId="47E54F58" w:rsidR="00756F1C" w:rsidRPr="004F1775" w:rsidRDefault="00035E68" w:rsidP="00DF3EBD">
            <w:pPr>
              <w:jc w:val="center"/>
              <w:rPr>
                <w:rFonts w:ascii="Arial" w:hAnsi="Arial" w:cs="Arial"/>
                <w:sz w:val="22"/>
              </w:rPr>
            </w:pPr>
            <w:r w:rsidRPr="004F1775">
              <w:rPr>
                <w:rFonts w:ascii="Arial" w:hAnsi="Arial" w:cs="Arial"/>
                <w:sz w:val="22"/>
              </w:rPr>
              <w:t>150,000</w:t>
            </w:r>
          </w:p>
        </w:tc>
        <w:tc>
          <w:tcPr>
            <w:tcW w:w="1440" w:type="dxa"/>
          </w:tcPr>
          <w:p w14:paraId="26980C8C" w14:textId="5CD9ABE6" w:rsidR="00756F1C" w:rsidRPr="004F1775" w:rsidRDefault="00DF3EBD" w:rsidP="00DF3EBD">
            <w:pPr>
              <w:jc w:val="center"/>
              <w:rPr>
                <w:rFonts w:ascii="Arial" w:hAnsi="Arial" w:cs="Arial"/>
                <w:sz w:val="22"/>
              </w:rPr>
            </w:pPr>
            <w:r w:rsidRPr="004F1775">
              <w:rPr>
                <w:rFonts w:ascii="Arial" w:hAnsi="Arial" w:cs="Arial"/>
                <w:sz w:val="22"/>
              </w:rPr>
              <w:t>290</w:t>
            </w:r>
            <w:r w:rsidR="00035E68" w:rsidRPr="004F1775">
              <w:rPr>
                <w:rFonts w:ascii="Arial" w:hAnsi="Arial" w:cs="Arial"/>
                <w:sz w:val="22"/>
              </w:rPr>
              <w:t>,000</w:t>
            </w:r>
          </w:p>
        </w:tc>
      </w:tr>
      <w:tr w:rsidR="00756F1C" w:rsidRPr="004F1775" w14:paraId="7B54B5BD" w14:textId="322617D3" w:rsidTr="002E3475">
        <w:tc>
          <w:tcPr>
            <w:tcW w:w="1728" w:type="dxa"/>
          </w:tcPr>
          <w:p w14:paraId="69C8B2EE" w14:textId="2736AA20" w:rsidR="00756F1C" w:rsidRPr="004F1775" w:rsidRDefault="00756F1C" w:rsidP="00DF3EBD">
            <w:pPr>
              <w:jc w:val="left"/>
              <w:rPr>
                <w:rFonts w:ascii="Arial" w:hAnsi="Arial" w:cs="Arial"/>
                <w:sz w:val="22"/>
              </w:rPr>
            </w:pPr>
            <w:r w:rsidRPr="004F1775">
              <w:rPr>
                <w:rFonts w:ascii="Arial" w:hAnsi="Arial" w:cs="Arial"/>
                <w:sz w:val="22"/>
              </w:rPr>
              <w:t>Middleman</w:t>
            </w:r>
          </w:p>
        </w:tc>
        <w:tc>
          <w:tcPr>
            <w:tcW w:w="2430" w:type="dxa"/>
          </w:tcPr>
          <w:p w14:paraId="53855257" w14:textId="703BA966" w:rsidR="00756F1C" w:rsidRPr="004F1775" w:rsidRDefault="00DF3EBD" w:rsidP="00DF3EBD">
            <w:pPr>
              <w:jc w:val="left"/>
              <w:rPr>
                <w:rFonts w:ascii="Arial" w:hAnsi="Arial" w:cs="Arial"/>
                <w:sz w:val="22"/>
              </w:rPr>
            </w:pPr>
            <w:r w:rsidRPr="004F1775">
              <w:rPr>
                <w:rFonts w:ascii="Arial" w:hAnsi="Arial" w:cs="Arial"/>
                <w:sz w:val="22"/>
              </w:rPr>
              <w:t>Prepare transportation license, letter of origin</w:t>
            </w:r>
          </w:p>
        </w:tc>
        <w:tc>
          <w:tcPr>
            <w:tcW w:w="1980" w:type="dxa"/>
          </w:tcPr>
          <w:p w14:paraId="35FB6D7B" w14:textId="31DD283B" w:rsidR="00756F1C" w:rsidRPr="004F1775" w:rsidRDefault="00DF3EBD" w:rsidP="00DF3EBD">
            <w:pPr>
              <w:jc w:val="left"/>
              <w:rPr>
                <w:rFonts w:ascii="Arial" w:hAnsi="Arial" w:cs="Arial"/>
                <w:sz w:val="22"/>
              </w:rPr>
            </w:pPr>
            <w:r w:rsidRPr="004F1775">
              <w:rPr>
                <w:rFonts w:ascii="Arial" w:hAnsi="Arial" w:cs="Arial"/>
                <w:sz w:val="22"/>
              </w:rPr>
              <w:t>Commune Office</w:t>
            </w:r>
          </w:p>
        </w:tc>
        <w:tc>
          <w:tcPr>
            <w:tcW w:w="1620" w:type="dxa"/>
          </w:tcPr>
          <w:p w14:paraId="3CB4B370" w14:textId="5811A5D3" w:rsidR="00756F1C" w:rsidRPr="004F1775" w:rsidRDefault="00DF3EBD" w:rsidP="00DF3EBD">
            <w:pPr>
              <w:jc w:val="center"/>
              <w:rPr>
                <w:rFonts w:ascii="Arial" w:hAnsi="Arial" w:cs="Arial"/>
                <w:sz w:val="22"/>
              </w:rPr>
            </w:pPr>
            <w:r w:rsidRPr="004F1775">
              <w:rPr>
                <w:rFonts w:ascii="Arial" w:hAnsi="Arial" w:cs="Arial"/>
                <w:sz w:val="22"/>
              </w:rPr>
              <w:t>180,000</w:t>
            </w:r>
          </w:p>
        </w:tc>
        <w:tc>
          <w:tcPr>
            <w:tcW w:w="1440" w:type="dxa"/>
          </w:tcPr>
          <w:p w14:paraId="7A6CBFA2" w14:textId="5A7BDF3E" w:rsidR="00756F1C" w:rsidRPr="004F1775" w:rsidRDefault="00DF3EBD" w:rsidP="00DF3EBD">
            <w:pPr>
              <w:jc w:val="center"/>
              <w:rPr>
                <w:rFonts w:ascii="Arial" w:hAnsi="Arial" w:cs="Arial"/>
                <w:sz w:val="22"/>
              </w:rPr>
            </w:pPr>
            <w:r w:rsidRPr="004F1775">
              <w:rPr>
                <w:rFonts w:ascii="Arial" w:hAnsi="Arial" w:cs="Arial"/>
                <w:sz w:val="22"/>
              </w:rPr>
              <w:t>470,000</w:t>
            </w:r>
          </w:p>
        </w:tc>
      </w:tr>
      <w:tr w:rsidR="00035E68" w:rsidRPr="004F1775" w14:paraId="43561E83" w14:textId="77777777" w:rsidTr="002E3475">
        <w:tc>
          <w:tcPr>
            <w:tcW w:w="1728" w:type="dxa"/>
          </w:tcPr>
          <w:p w14:paraId="3035FBBC" w14:textId="42B1963B" w:rsidR="00035E68" w:rsidRPr="004F1775" w:rsidRDefault="00DF3EBD" w:rsidP="00DF3EBD">
            <w:pPr>
              <w:jc w:val="left"/>
              <w:rPr>
                <w:rFonts w:ascii="Arial" w:hAnsi="Arial" w:cs="Arial"/>
                <w:sz w:val="22"/>
              </w:rPr>
            </w:pPr>
            <w:r w:rsidRPr="004F1775">
              <w:rPr>
                <w:rFonts w:ascii="Arial" w:hAnsi="Arial" w:cs="Arial"/>
                <w:sz w:val="22"/>
              </w:rPr>
              <w:t>Transporter</w:t>
            </w:r>
          </w:p>
        </w:tc>
        <w:tc>
          <w:tcPr>
            <w:tcW w:w="2430" w:type="dxa"/>
          </w:tcPr>
          <w:p w14:paraId="22073224" w14:textId="0C5D2E43" w:rsidR="00035E68" w:rsidRPr="004F1775" w:rsidRDefault="00DF3EBD" w:rsidP="00DF3EBD">
            <w:pPr>
              <w:jc w:val="left"/>
              <w:rPr>
                <w:rFonts w:ascii="Arial" w:hAnsi="Arial" w:cs="Arial"/>
                <w:sz w:val="22"/>
              </w:rPr>
            </w:pPr>
            <w:r w:rsidRPr="004F1775">
              <w:rPr>
                <w:rFonts w:ascii="Arial" w:hAnsi="Arial" w:cs="Arial"/>
                <w:sz w:val="22"/>
              </w:rPr>
              <w:t>Transport</w:t>
            </w:r>
          </w:p>
        </w:tc>
        <w:tc>
          <w:tcPr>
            <w:tcW w:w="1980" w:type="dxa"/>
          </w:tcPr>
          <w:p w14:paraId="091B5690" w14:textId="4FFA515A" w:rsidR="00035E68" w:rsidRPr="004F1775" w:rsidRDefault="00035E68" w:rsidP="00DF3EBD">
            <w:pPr>
              <w:jc w:val="left"/>
              <w:rPr>
                <w:rFonts w:ascii="Arial" w:hAnsi="Arial" w:cs="Arial"/>
                <w:sz w:val="22"/>
              </w:rPr>
            </w:pPr>
            <w:r w:rsidRPr="004F1775">
              <w:rPr>
                <w:rFonts w:ascii="Arial" w:hAnsi="Arial" w:cs="Arial"/>
                <w:sz w:val="22"/>
              </w:rPr>
              <w:t>Distance 50 km</w:t>
            </w:r>
          </w:p>
        </w:tc>
        <w:tc>
          <w:tcPr>
            <w:tcW w:w="1620" w:type="dxa"/>
          </w:tcPr>
          <w:p w14:paraId="78D490BA" w14:textId="4321CB58" w:rsidR="00035E68" w:rsidRPr="004F1775" w:rsidRDefault="00035E68" w:rsidP="00DF3EBD">
            <w:pPr>
              <w:jc w:val="center"/>
              <w:rPr>
                <w:rFonts w:ascii="Arial" w:hAnsi="Arial" w:cs="Arial"/>
                <w:sz w:val="22"/>
              </w:rPr>
            </w:pPr>
            <w:r w:rsidRPr="004F1775">
              <w:rPr>
                <w:rFonts w:ascii="Arial" w:hAnsi="Arial" w:cs="Arial"/>
                <w:sz w:val="22"/>
              </w:rPr>
              <w:t>180,000</w:t>
            </w:r>
          </w:p>
        </w:tc>
        <w:tc>
          <w:tcPr>
            <w:tcW w:w="1440" w:type="dxa"/>
          </w:tcPr>
          <w:p w14:paraId="0DC1152D" w14:textId="64BA7184" w:rsidR="00035E68" w:rsidRPr="004F1775" w:rsidRDefault="00DF3EBD" w:rsidP="00DF3EBD">
            <w:pPr>
              <w:jc w:val="center"/>
              <w:rPr>
                <w:rFonts w:ascii="Arial" w:hAnsi="Arial" w:cs="Arial"/>
                <w:sz w:val="22"/>
              </w:rPr>
            </w:pPr>
            <w:r w:rsidRPr="004F1775">
              <w:rPr>
                <w:rFonts w:ascii="Arial" w:hAnsi="Arial" w:cs="Arial"/>
                <w:sz w:val="22"/>
              </w:rPr>
              <w:t>650</w:t>
            </w:r>
            <w:r w:rsidR="00035E68" w:rsidRPr="004F1775">
              <w:rPr>
                <w:rFonts w:ascii="Arial" w:hAnsi="Arial" w:cs="Arial"/>
                <w:sz w:val="22"/>
              </w:rPr>
              <w:t>,000</w:t>
            </w:r>
          </w:p>
        </w:tc>
      </w:tr>
      <w:tr w:rsidR="00756F1C" w:rsidRPr="004F1775" w14:paraId="23BA71D3" w14:textId="39009CB8" w:rsidTr="002E3475">
        <w:tc>
          <w:tcPr>
            <w:tcW w:w="1728" w:type="dxa"/>
          </w:tcPr>
          <w:p w14:paraId="7BCCFCA2" w14:textId="07E3AF64" w:rsidR="00756F1C" w:rsidRPr="004F1775" w:rsidRDefault="00756F1C" w:rsidP="00DF3EBD">
            <w:pPr>
              <w:jc w:val="left"/>
              <w:rPr>
                <w:rFonts w:ascii="Arial" w:hAnsi="Arial" w:cs="Arial"/>
                <w:sz w:val="22"/>
              </w:rPr>
            </w:pPr>
            <w:r w:rsidRPr="004F1775">
              <w:rPr>
                <w:rFonts w:ascii="Arial" w:hAnsi="Arial" w:cs="Arial"/>
                <w:sz w:val="22"/>
              </w:rPr>
              <w:t xml:space="preserve">Industrial </w:t>
            </w:r>
            <w:commentRangeStart w:id="114"/>
            <w:r w:rsidRPr="004F1775">
              <w:rPr>
                <w:rFonts w:ascii="Arial" w:hAnsi="Arial" w:cs="Arial"/>
                <w:sz w:val="22"/>
              </w:rPr>
              <w:t>Plant</w:t>
            </w:r>
            <w:commentRangeEnd w:id="114"/>
            <w:r w:rsidR="00FB4B5B" w:rsidRPr="004F1775">
              <w:rPr>
                <w:rStyle w:val="CommentReference"/>
                <w:rFonts w:ascii="Arial" w:hAnsi="Arial" w:cs="Arial"/>
                <w:sz w:val="22"/>
                <w:szCs w:val="22"/>
              </w:rPr>
              <w:commentReference w:id="114"/>
            </w:r>
          </w:p>
        </w:tc>
        <w:tc>
          <w:tcPr>
            <w:tcW w:w="2430" w:type="dxa"/>
          </w:tcPr>
          <w:p w14:paraId="0204BF21" w14:textId="77777777" w:rsidR="00756F1C" w:rsidRPr="004F1775" w:rsidRDefault="00756F1C" w:rsidP="00DF3EBD">
            <w:pPr>
              <w:jc w:val="left"/>
              <w:rPr>
                <w:rFonts w:ascii="Arial" w:hAnsi="Arial" w:cs="Arial"/>
                <w:sz w:val="22"/>
              </w:rPr>
            </w:pPr>
          </w:p>
        </w:tc>
        <w:tc>
          <w:tcPr>
            <w:tcW w:w="1980" w:type="dxa"/>
          </w:tcPr>
          <w:p w14:paraId="6D6ED61A" w14:textId="77777777" w:rsidR="00756F1C" w:rsidRPr="004F1775" w:rsidRDefault="00756F1C" w:rsidP="00DF3EBD">
            <w:pPr>
              <w:jc w:val="left"/>
              <w:rPr>
                <w:rFonts w:ascii="Arial" w:hAnsi="Arial" w:cs="Arial"/>
                <w:sz w:val="22"/>
              </w:rPr>
            </w:pPr>
          </w:p>
        </w:tc>
        <w:tc>
          <w:tcPr>
            <w:tcW w:w="1620" w:type="dxa"/>
          </w:tcPr>
          <w:p w14:paraId="0B24F43D" w14:textId="09A3D6A9" w:rsidR="00756F1C" w:rsidRPr="004F1775" w:rsidRDefault="00756F1C" w:rsidP="00DF3EBD">
            <w:pPr>
              <w:jc w:val="center"/>
              <w:rPr>
                <w:rFonts w:ascii="Arial" w:hAnsi="Arial" w:cs="Arial"/>
                <w:sz w:val="22"/>
              </w:rPr>
            </w:pPr>
          </w:p>
        </w:tc>
        <w:tc>
          <w:tcPr>
            <w:tcW w:w="1440" w:type="dxa"/>
          </w:tcPr>
          <w:p w14:paraId="678903DA" w14:textId="5FA1BA7B" w:rsidR="00756F1C" w:rsidRPr="004F1775" w:rsidRDefault="00756F1C" w:rsidP="00DF3EBD">
            <w:pPr>
              <w:jc w:val="center"/>
              <w:rPr>
                <w:rFonts w:ascii="Arial" w:hAnsi="Arial" w:cs="Arial"/>
                <w:sz w:val="22"/>
              </w:rPr>
            </w:pPr>
          </w:p>
        </w:tc>
      </w:tr>
    </w:tbl>
    <w:p w14:paraId="29A5DD4D" w14:textId="77777777" w:rsidR="00756F1C" w:rsidRPr="004F1775" w:rsidRDefault="00756F1C" w:rsidP="00AF188B">
      <w:pPr>
        <w:rPr>
          <w:rFonts w:ascii="Arial" w:hAnsi="Arial" w:cs="Arial"/>
          <w:sz w:val="22"/>
        </w:rPr>
      </w:pPr>
    </w:p>
    <w:p w14:paraId="0593DE5F" w14:textId="2454BB7A" w:rsidR="00DF3EBD" w:rsidRPr="004F1775" w:rsidRDefault="00DF3EBD" w:rsidP="00AF188B">
      <w:pPr>
        <w:rPr>
          <w:rFonts w:ascii="Arial" w:hAnsi="Arial" w:cs="Arial"/>
          <w:sz w:val="22"/>
        </w:rPr>
      </w:pPr>
      <w:commentRangeStart w:id="115"/>
      <w:r w:rsidRPr="004F1775">
        <w:rPr>
          <w:rFonts w:ascii="Arial" w:hAnsi="Arial" w:cs="Arial"/>
          <w:sz w:val="22"/>
        </w:rPr>
        <w:t>The value chain of fuelwood is as below:</w:t>
      </w:r>
      <w:commentRangeEnd w:id="115"/>
      <w:r w:rsidR="005712E2" w:rsidRPr="004F1775">
        <w:rPr>
          <w:rStyle w:val="CommentReference"/>
          <w:rFonts w:ascii="Arial" w:hAnsi="Arial" w:cs="Arial"/>
          <w:sz w:val="22"/>
          <w:szCs w:val="22"/>
        </w:rPr>
        <w:commentReference w:id="115"/>
      </w:r>
    </w:p>
    <w:p w14:paraId="14C6A92C" w14:textId="339E4A3E" w:rsidR="00DF3EBD" w:rsidRPr="004F1775" w:rsidRDefault="00DF3EBD" w:rsidP="00AF188B">
      <w:pPr>
        <w:rPr>
          <w:rFonts w:ascii="Arial" w:hAnsi="Arial" w:cs="Arial"/>
          <w:sz w:val="22"/>
        </w:rPr>
      </w:pPr>
      <w:r w:rsidRPr="004F1775">
        <w:rPr>
          <w:rFonts w:ascii="Arial" w:hAnsi="Arial" w:cs="Arial"/>
          <w:sz w:val="22"/>
        </w:rPr>
        <w:t>The farmers are hired by the wood collector</w:t>
      </w:r>
      <w:r w:rsidR="002E3475" w:rsidRPr="004F1775">
        <w:rPr>
          <w:rFonts w:ascii="Arial" w:hAnsi="Arial" w:cs="Arial"/>
          <w:sz w:val="22"/>
        </w:rPr>
        <w:t xml:space="preserve"> to log wood from the forest for a wage of 140,000 VND per ton. The wood collector upload the wood on a farm vehicle and carry to a truck road, where the truck is waiting. He then upload the wood on the truck and sell them to the middleman for 290,000 VND per ton. The middleman is responsible for preparing transport documents for the wood and get verified by the commune rangers. Then the middleman hire a transporter to sell the wood to the industrial plant for 650,000 VND per ton. The middleman pay the transporter for 180,000 VND per ton for 50km of transportation. He is making 180,000 VND per ton of wood.</w:t>
      </w:r>
    </w:p>
    <w:p w14:paraId="565FAA70" w14:textId="2F1A656D" w:rsidR="002E3475" w:rsidRPr="004F1775" w:rsidRDefault="002E3475" w:rsidP="00AF188B">
      <w:pPr>
        <w:rPr>
          <w:rFonts w:ascii="Arial" w:hAnsi="Arial" w:cs="Arial"/>
          <w:sz w:val="22"/>
        </w:rPr>
      </w:pPr>
      <w:r w:rsidRPr="004F1775">
        <w:rPr>
          <w:rFonts w:ascii="Arial" w:hAnsi="Arial" w:cs="Arial"/>
          <w:sz w:val="22"/>
        </w:rPr>
        <w:lastRenderedPageBreak/>
        <w:t>If the natural forest is 2km from truck road, then the wage for the wood logger is only half, of 70,000 VND per ton of wood. The wage for carry wood for 2km from the forest to truck road is 70,000 VND.</w:t>
      </w:r>
    </w:p>
    <w:p w14:paraId="05970DC8" w14:textId="21B57ED3" w:rsidR="003B5A2A" w:rsidRPr="004F1775" w:rsidRDefault="003B5A2A" w:rsidP="00AF188B">
      <w:pPr>
        <w:rPr>
          <w:rFonts w:ascii="Arial" w:hAnsi="Arial" w:cs="Arial"/>
          <w:sz w:val="22"/>
        </w:rPr>
      </w:pPr>
      <w:r w:rsidRPr="004F1775">
        <w:rPr>
          <w:rFonts w:ascii="Arial" w:hAnsi="Arial" w:cs="Arial"/>
          <w:sz w:val="22"/>
        </w:rPr>
        <w:t xml:space="preserve">There </w:t>
      </w:r>
      <w:commentRangeStart w:id="116"/>
      <w:r w:rsidRPr="004F1775">
        <w:rPr>
          <w:rFonts w:ascii="Arial" w:hAnsi="Arial" w:cs="Arial"/>
          <w:sz w:val="22"/>
        </w:rPr>
        <w:t>are no further chain outside of local industrial demand</w:t>
      </w:r>
      <w:commentRangeEnd w:id="116"/>
      <w:r w:rsidR="003D74CD" w:rsidRPr="004F1775">
        <w:rPr>
          <w:rStyle w:val="CommentReference"/>
          <w:rFonts w:ascii="Arial" w:hAnsi="Arial" w:cs="Arial"/>
          <w:sz w:val="22"/>
          <w:szCs w:val="22"/>
        </w:rPr>
        <w:commentReference w:id="116"/>
      </w:r>
      <w:r w:rsidRPr="004F1775">
        <w:rPr>
          <w:rFonts w:ascii="Arial" w:hAnsi="Arial" w:cs="Arial"/>
          <w:sz w:val="22"/>
        </w:rPr>
        <w:t>, no further commercial activities of transporting wood outside of the provinces.</w:t>
      </w:r>
    </w:p>
    <w:p w14:paraId="4ACF3A12" w14:textId="0AF3A114" w:rsidR="003B5A2A" w:rsidRPr="004F1775" w:rsidRDefault="003B5A2A" w:rsidP="00AF188B">
      <w:pPr>
        <w:rPr>
          <w:rFonts w:ascii="Arial" w:hAnsi="Arial" w:cs="Arial"/>
          <w:b/>
          <w:sz w:val="22"/>
        </w:rPr>
      </w:pPr>
      <w:r w:rsidRPr="004F1775">
        <w:rPr>
          <w:rFonts w:ascii="Arial" w:hAnsi="Arial" w:cs="Arial"/>
          <w:b/>
          <w:sz w:val="22"/>
        </w:rPr>
        <w:t>Discussion of forest degradation and deforestation</w:t>
      </w:r>
    </w:p>
    <w:p w14:paraId="22F07B75" w14:textId="77777777" w:rsidR="003B5A2A" w:rsidRPr="004F1775" w:rsidRDefault="002E3475" w:rsidP="00AF188B">
      <w:pPr>
        <w:rPr>
          <w:rFonts w:ascii="Arial" w:hAnsi="Arial" w:cs="Arial"/>
          <w:sz w:val="22"/>
        </w:rPr>
      </w:pPr>
      <w:r w:rsidRPr="004F1775">
        <w:rPr>
          <w:rFonts w:ascii="Arial" w:hAnsi="Arial" w:cs="Arial"/>
          <w:sz w:val="22"/>
        </w:rPr>
        <w:t>While deforestation is not very obvious</w:t>
      </w:r>
      <w:r w:rsidR="003B5A2A" w:rsidRPr="004F1775">
        <w:rPr>
          <w:rFonts w:ascii="Arial" w:hAnsi="Arial" w:cs="Arial"/>
          <w:sz w:val="22"/>
        </w:rPr>
        <w:t xml:space="preserve"> as natural forests are converting to plantation forest (so forest area is not decreased)</w:t>
      </w:r>
      <w:r w:rsidRPr="004F1775">
        <w:rPr>
          <w:rFonts w:ascii="Arial" w:hAnsi="Arial" w:cs="Arial"/>
          <w:sz w:val="22"/>
        </w:rPr>
        <w:t xml:space="preserve">, </w:t>
      </w:r>
      <w:r w:rsidR="003B5A2A" w:rsidRPr="004F1775">
        <w:rPr>
          <w:rFonts w:ascii="Arial" w:hAnsi="Arial" w:cs="Arial"/>
          <w:sz w:val="22"/>
        </w:rPr>
        <w:t xml:space="preserve">it is clearly that forest degradation is under great pressure of fuel wood demand and land conversion. </w:t>
      </w:r>
    </w:p>
    <w:p w14:paraId="1432A843" w14:textId="1B558002" w:rsidR="00756F1C" w:rsidRPr="004F1775" w:rsidRDefault="003B5A2A" w:rsidP="00AF188B">
      <w:pPr>
        <w:rPr>
          <w:rFonts w:ascii="Arial" w:hAnsi="Arial" w:cs="Arial"/>
          <w:sz w:val="22"/>
        </w:rPr>
      </w:pPr>
      <w:r w:rsidRPr="004F1775">
        <w:rPr>
          <w:rFonts w:ascii="Arial" w:hAnsi="Arial" w:cs="Arial"/>
          <w:sz w:val="22"/>
        </w:rPr>
        <w:t>Vast l</w:t>
      </w:r>
      <w:r w:rsidR="00756F1C" w:rsidRPr="004F1775">
        <w:rPr>
          <w:rFonts w:ascii="Arial" w:hAnsi="Arial" w:cs="Arial"/>
          <w:sz w:val="22"/>
        </w:rPr>
        <w:t>and conversion</w:t>
      </w:r>
      <w:r w:rsidRPr="004F1775">
        <w:rPr>
          <w:rFonts w:ascii="Arial" w:hAnsi="Arial" w:cs="Arial"/>
          <w:sz w:val="22"/>
        </w:rPr>
        <w:t xml:space="preserve"> (from natural forests to plantation forests) in some specific areas of Nghe An is causing lose of rich and medium natural forest. This is to plant acarcia for paper materials, which has higher value than fuelwood. </w:t>
      </w:r>
    </w:p>
    <w:p w14:paraId="3A1C9B8D" w14:textId="7D06B693" w:rsidR="003B5A2A" w:rsidRPr="004F1775" w:rsidRDefault="003B5A2A" w:rsidP="00AF188B">
      <w:pPr>
        <w:rPr>
          <w:rFonts w:ascii="Arial" w:hAnsi="Arial" w:cs="Arial"/>
          <w:sz w:val="22"/>
        </w:rPr>
      </w:pPr>
      <w:r w:rsidRPr="004F1775">
        <w:rPr>
          <w:rFonts w:ascii="Arial" w:hAnsi="Arial" w:cs="Arial"/>
          <w:sz w:val="22"/>
        </w:rPr>
        <w:t>Fuelwood consumption of both industrial sector and residential sector is also creating pressures on fuelwood supply. In which, consumption of industrical sector take a bigger proportion of demand (60%) and tend to increase, while consumption of residential sector take a smaller proportion of demand (40%) and tend to decrease.</w:t>
      </w:r>
    </w:p>
    <w:p w14:paraId="0162A9AE" w14:textId="77777777" w:rsidR="00F05F26" w:rsidRPr="004F1775" w:rsidRDefault="00F05F26" w:rsidP="00AF188B">
      <w:pPr>
        <w:pStyle w:val="Heading1"/>
        <w:ind w:left="360"/>
        <w:rPr>
          <w:rFonts w:ascii="Arial" w:hAnsi="Arial" w:cs="Arial"/>
          <w:sz w:val="22"/>
          <w:szCs w:val="22"/>
        </w:rPr>
      </w:pPr>
      <w:bookmarkStart w:id="117" w:name="_Toc399149610"/>
      <w:commentRangeStart w:id="118"/>
      <w:r w:rsidRPr="004F1775">
        <w:rPr>
          <w:rFonts w:ascii="Arial" w:hAnsi="Arial" w:cs="Arial"/>
          <w:sz w:val="22"/>
          <w:szCs w:val="22"/>
        </w:rPr>
        <w:t>Recommendations</w:t>
      </w:r>
      <w:bookmarkEnd w:id="117"/>
      <w:commentRangeEnd w:id="118"/>
      <w:r w:rsidR="006310A7" w:rsidRPr="004F1775">
        <w:rPr>
          <w:rStyle w:val="CommentReference"/>
          <w:rFonts w:ascii="Arial" w:eastAsiaTheme="minorHAnsi" w:hAnsi="Arial" w:cs="Arial"/>
          <w:b w:val="0"/>
          <w:bCs w:val="0"/>
          <w:color w:val="auto"/>
          <w:sz w:val="22"/>
          <w:szCs w:val="22"/>
        </w:rPr>
        <w:commentReference w:id="118"/>
      </w:r>
    </w:p>
    <w:p w14:paraId="413B57A7" w14:textId="11EDD38D" w:rsidR="00756F1C" w:rsidRPr="004F1775" w:rsidRDefault="003A5565" w:rsidP="00AF188B">
      <w:pPr>
        <w:pStyle w:val="Heading2"/>
        <w:rPr>
          <w:rFonts w:ascii="Arial" w:hAnsi="Arial" w:cs="Arial"/>
          <w:sz w:val="22"/>
          <w:szCs w:val="22"/>
        </w:rPr>
      </w:pPr>
      <w:bookmarkStart w:id="119" w:name="_Toc399149611"/>
      <w:r w:rsidRPr="004F1775">
        <w:rPr>
          <w:rFonts w:ascii="Arial" w:hAnsi="Arial" w:cs="Arial"/>
          <w:sz w:val="22"/>
          <w:szCs w:val="22"/>
        </w:rPr>
        <w:t>U</w:t>
      </w:r>
      <w:r w:rsidR="00756F1C" w:rsidRPr="004F1775">
        <w:rPr>
          <w:rFonts w:ascii="Arial" w:hAnsi="Arial" w:cs="Arial"/>
          <w:sz w:val="22"/>
          <w:szCs w:val="22"/>
        </w:rPr>
        <w:t>rgent need for revision of land conversion in some specific area</w:t>
      </w:r>
      <w:bookmarkEnd w:id="119"/>
    </w:p>
    <w:p w14:paraId="1C9E6D59" w14:textId="38ADBDE0" w:rsidR="00756F1C" w:rsidRPr="004F1775" w:rsidRDefault="003B5A2A" w:rsidP="00756F1C">
      <w:pPr>
        <w:rPr>
          <w:rFonts w:ascii="Arial" w:hAnsi="Arial" w:cs="Arial"/>
          <w:sz w:val="22"/>
        </w:rPr>
      </w:pPr>
      <w:r w:rsidRPr="004F1775">
        <w:rPr>
          <w:rFonts w:ascii="Arial" w:hAnsi="Arial" w:cs="Arial"/>
          <w:sz w:val="22"/>
        </w:rPr>
        <w:t>The forest land conversion from natural forest to plantation fore</w:t>
      </w:r>
      <w:r w:rsidR="000829AE" w:rsidRPr="004F1775">
        <w:rPr>
          <w:rFonts w:ascii="Arial" w:hAnsi="Arial" w:cs="Arial"/>
          <w:sz w:val="22"/>
        </w:rPr>
        <w:t xml:space="preserve">st to develop </w:t>
      </w:r>
      <w:r w:rsidR="003A5565" w:rsidRPr="004F1775">
        <w:rPr>
          <w:rFonts w:ascii="Arial" w:hAnsi="Arial" w:cs="Arial"/>
          <w:sz w:val="22"/>
        </w:rPr>
        <w:t>acacia</w:t>
      </w:r>
      <w:r w:rsidR="000829AE" w:rsidRPr="004F1775">
        <w:rPr>
          <w:rFonts w:ascii="Arial" w:hAnsi="Arial" w:cs="Arial"/>
          <w:sz w:val="22"/>
        </w:rPr>
        <w:t xml:space="preserve"> trees for paper materials needs to be revised carefully. While selling </w:t>
      </w:r>
      <w:r w:rsidR="003A5565" w:rsidRPr="004F1775">
        <w:rPr>
          <w:rFonts w:ascii="Arial" w:hAnsi="Arial" w:cs="Arial"/>
          <w:sz w:val="22"/>
        </w:rPr>
        <w:t>acacia</w:t>
      </w:r>
      <w:r w:rsidR="000829AE" w:rsidRPr="004F1775">
        <w:rPr>
          <w:rFonts w:ascii="Arial" w:hAnsi="Arial" w:cs="Arial"/>
          <w:sz w:val="22"/>
        </w:rPr>
        <w:t xml:space="preserve"> may lead to a direct increase in income of farmers and households as the price of </w:t>
      </w:r>
      <w:r w:rsidR="003A5565" w:rsidRPr="004F1775">
        <w:rPr>
          <w:rFonts w:ascii="Arial" w:hAnsi="Arial" w:cs="Arial"/>
          <w:sz w:val="22"/>
        </w:rPr>
        <w:t>acacia</w:t>
      </w:r>
      <w:r w:rsidR="000829AE" w:rsidRPr="004F1775">
        <w:rPr>
          <w:rFonts w:ascii="Arial" w:hAnsi="Arial" w:cs="Arial"/>
          <w:sz w:val="22"/>
        </w:rPr>
        <w:t xml:space="preserve"> is higher than the price of natural wood to be sold as fuelwood, a vast plan for this conversion may cause a serious and large scale of forest degradation.</w:t>
      </w:r>
    </w:p>
    <w:p w14:paraId="5C6B62CE" w14:textId="3F9C7014" w:rsidR="000829AE" w:rsidRPr="004F1775" w:rsidRDefault="000829AE" w:rsidP="00756F1C">
      <w:pPr>
        <w:rPr>
          <w:rFonts w:ascii="Arial" w:hAnsi="Arial" w:cs="Arial"/>
          <w:sz w:val="22"/>
        </w:rPr>
      </w:pPr>
      <w:r w:rsidRPr="004F1775">
        <w:rPr>
          <w:rFonts w:ascii="Arial" w:hAnsi="Arial" w:cs="Arial"/>
          <w:sz w:val="22"/>
        </w:rPr>
        <w:t>It is recommended that forest inventory in Nghe An should be taken more precisely that will help categorizing natural forest more precisely and developing better conversion plan.</w:t>
      </w:r>
      <w:r w:rsidR="00B45E6D" w:rsidRPr="004F1775">
        <w:rPr>
          <w:rFonts w:ascii="Arial" w:hAnsi="Arial" w:cs="Arial"/>
          <w:sz w:val="22"/>
        </w:rPr>
        <w:t xml:space="preserve"> </w:t>
      </w:r>
    </w:p>
    <w:p w14:paraId="1574529D" w14:textId="268156C2" w:rsidR="00756F1C" w:rsidRPr="004F1775" w:rsidRDefault="003A5565" w:rsidP="00AF188B">
      <w:pPr>
        <w:pStyle w:val="Heading2"/>
        <w:rPr>
          <w:rFonts w:ascii="Arial" w:hAnsi="Arial" w:cs="Arial"/>
          <w:sz w:val="22"/>
          <w:szCs w:val="22"/>
        </w:rPr>
      </w:pPr>
      <w:bookmarkStart w:id="120" w:name="_Toc399149612"/>
      <w:r w:rsidRPr="004F1775">
        <w:rPr>
          <w:rFonts w:ascii="Arial" w:hAnsi="Arial" w:cs="Arial"/>
          <w:sz w:val="22"/>
          <w:szCs w:val="22"/>
        </w:rPr>
        <w:t>U</w:t>
      </w:r>
      <w:r w:rsidR="00756F1C" w:rsidRPr="004F1775">
        <w:rPr>
          <w:rFonts w:ascii="Arial" w:hAnsi="Arial" w:cs="Arial"/>
          <w:sz w:val="22"/>
          <w:szCs w:val="22"/>
        </w:rPr>
        <w:t>rgent need for forest land administration in some specific area</w:t>
      </w:r>
      <w:bookmarkEnd w:id="120"/>
    </w:p>
    <w:p w14:paraId="299A1C23" w14:textId="6D7B8141" w:rsidR="00B45E6D" w:rsidRPr="004F1775" w:rsidRDefault="003A5565" w:rsidP="00061886">
      <w:pPr>
        <w:rPr>
          <w:rFonts w:ascii="Arial" w:hAnsi="Arial" w:cs="Arial"/>
          <w:sz w:val="22"/>
        </w:rPr>
      </w:pPr>
      <w:r w:rsidRPr="004F1775">
        <w:rPr>
          <w:rFonts w:ascii="Arial" w:hAnsi="Arial" w:cs="Arial"/>
          <w:sz w:val="22"/>
        </w:rPr>
        <w:t xml:space="preserve">The main cause of </w:t>
      </w:r>
      <w:r w:rsidR="00B45E6D" w:rsidRPr="004F1775">
        <w:rPr>
          <w:rFonts w:ascii="Arial" w:hAnsi="Arial" w:cs="Arial"/>
          <w:sz w:val="22"/>
        </w:rPr>
        <w:t xml:space="preserve">deforestation </w:t>
      </w:r>
      <w:r w:rsidRPr="004F1775">
        <w:rPr>
          <w:rFonts w:ascii="Arial" w:hAnsi="Arial" w:cs="Arial"/>
          <w:sz w:val="22"/>
        </w:rPr>
        <w:t>is shifting cultivation on the upland area</w:t>
      </w:r>
      <w:r w:rsidR="00061886" w:rsidRPr="004F1775">
        <w:rPr>
          <w:rFonts w:ascii="Arial" w:hAnsi="Arial" w:cs="Arial"/>
          <w:sz w:val="22"/>
        </w:rPr>
        <w:t>.</w:t>
      </w:r>
      <w:r w:rsidRPr="004F1775">
        <w:rPr>
          <w:rFonts w:ascii="Arial" w:hAnsi="Arial" w:cs="Arial"/>
          <w:sz w:val="22"/>
        </w:rPr>
        <w:t xml:space="preserve"> In Tuong Duong district the upland farm is only </w:t>
      </w:r>
      <w:r w:rsidR="00061886" w:rsidRPr="004F1775">
        <w:rPr>
          <w:rFonts w:ascii="Arial" w:hAnsi="Arial" w:cs="Arial"/>
          <w:sz w:val="22"/>
        </w:rPr>
        <w:t>recorded</w:t>
      </w:r>
      <w:r w:rsidRPr="004F1775">
        <w:rPr>
          <w:rFonts w:ascii="Arial" w:hAnsi="Arial" w:cs="Arial"/>
          <w:sz w:val="22"/>
        </w:rPr>
        <w:t xml:space="preserve"> on the document but there is no parcel map</w:t>
      </w:r>
      <w:r w:rsidR="00061886" w:rsidRPr="004F1775">
        <w:rPr>
          <w:rFonts w:ascii="Arial" w:hAnsi="Arial" w:cs="Arial"/>
          <w:sz w:val="22"/>
        </w:rPr>
        <w:t xml:space="preserve"> and no official land </w:t>
      </w:r>
      <w:r w:rsidR="00876060" w:rsidRPr="004F1775">
        <w:rPr>
          <w:rFonts w:ascii="Arial" w:hAnsi="Arial" w:cs="Arial"/>
          <w:sz w:val="22"/>
        </w:rPr>
        <w:t>certificate for this type of land use</w:t>
      </w:r>
      <w:r w:rsidR="00061886" w:rsidRPr="004F1775">
        <w:rPr>
          <w:rFonts w:ascii="Arial" w:hAnsi="Arial" w:cs="Arial"/>
          <w:sz w:val="22"/>
        </w:rPr>
        <w:t xml:space="preserve">. Each year every household will clear 1-2 ha of regrowth or poor forest to growth corn and rice. This process is repeated every year on the </w:t>
      </w:r>
      <w:r w:rsidR="00876060" w:rsidRPr="004F1775">
        <w:rPr>
          <w:rFonts w:ascii="Arial" w:hAnsi="Arial" w:cs="Arial"/>
          <w:sz w:val="22"/>
        </w:rPr>
        <w:t xml:space="preserve">large scale is the largest thread in deforestation. Because the shifting cultivation farm is a </w:t>
      </w:r>
      <w:r w:rsidR="00B8038A" w:rsidRPr="004F1775">
        <w:rPr>
          <w:rFonts w:ascii="Arial" w:hAnsi="Arial" w:cs="Arial"/>
          <w:sz w:val="22"/>
        </w:rPr>
        <w:t xml:space="preserve">land use category recognized by local government the people have the right to use this type of land for agriculture cultivation. </w:t>
      </w:r>
      <w:r w:rsidR="00385A5B" w:rsidRPr="004F1775">
        <w:rPr>
          <w:rFonts w:ascii="Arial" w:hAnsi="Arial" w:cs="Arial"/>
          <w:sz w:val="22"/>
        </w:rPr>
        <w:t>Since</w:t>
      </w:r>
      <w:r w:rsidR="00B8038A" w:rsidRPr="004F1775">
        <w:rPr>
          <w:rFonts w:ascii="Arial" w:hAnsi="Arial" w:cs="Arial"/>
          <w:sz w:val="22"/>
        </w:rPr>
        <w:t xml:space="preserve"> there is no clear boundary and no parcel map, it is very difficult to </w:t>
      </w:r>
      <w:r w:rsidR="00385A5B" w:rsidRPr="004F1775">
        <w:rPr>
          <w:rFonts w:ascii="Arial" w:hAnsi="Arial" w:cs="Arial"/>
          <w:sz w:val="22"/>
        </w:rPr>
        <w:t>give punishment to households that encroaching into forest because the location and boundary of his land cannot be identified in the first place.</w:t>
      </w:r>
    </w:p>
    <w:p w14:paraId="72037AE7" w14:textId="38DDC6D0" w:rsidR="00B45E6D" w:rsidRPr="004F1775" w:rsidRDefault="00EA7F2A" w:rsidP="00B45E6D">
      <w:pPr>
        <w:rPr>
          <w:rFonts w:ascii="Arial" w:hAnsi="Arial" w:cs="Arial"/>
          <w:sz w:val="22"/>
        </w:rPr>
      </w:pPr>
      <w:r w:rsidRPr="004F1775">
        <w:rPr>
          <w:rFonts w:ascii="Arial" w:hAnsi="Arial" w:cs="Arial"/>
          <w:sz w:val="22"/>
        </w:rPr>
        <w:t>It is recommended that a budget should be allocated for mapping of cultivation land and forest land in some specific area of Nghe An, such as Tuong Duong district.</w:t>
      </w:r>
      <w:r w:rsidR="0023186A" w:rsidRPr="004F1775">
        <w:rPr>
          <w:rFonts w:ascii="Arial" w:hAnsi="Arial" w:cs="Arial"/>
          <w:sz w:val="22"/>
        </w:rPr>
        <w:t xml:space="preserve"> The picture below shows the shifting cultivation on the area of natural forest in Tuong Duong. </w:t>
      </w:r>
    </w:p>
    <w:p w14:paraId="1E565486" w14:textId="3FD9CD17" w:rsidR="0023186A" w:rsidRPr="004F1775" w:rsidRDefault="0023186A" w:rsidP="0023186A">
      <w:pPr>
        <w:jc w:val="center"/>
        <w:rPr>
          <w:rFonts w:ascii="Arial" w:hAnsi="Arial" w:cs="Arial"/>
          <w:sz w:val="22"/>
        </w:rPr>
      </w:pPr>
      <w:r w:rsidRPr="004F1775">
        <w:rPr>
          <w:rFonts w:ascii="Arial" w:hAnsi="Arial" w:cs="Arial"/>
          <w:noProof/>
          <w:sz w:val="22"/>
          <w:lang w:val="en-GB" w:eastAsia="en-GB"/>
        </w:rPr>
        <w:lastRenderedPageBreak/>
        <w:drawing>
          <wp:inline distT="0" distB="0" distL="0" distR="0" wp14:anchorId="4AA21ECC" wp14:editId="572BA15A">
            <wp:extent cx="2809875" cy="2105025"/>
            <wp:effectExtent l="0" t="0" r="9525" b="9525"/>
            <wp:docPr id="21" name="Picture 21" descr="E:\GFD\02 Ongoing projects\0193 SNV fuelwood baseline\Implementation\Field Trip\Anh\Anh report\Rấy trên đất RTN TuongD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FD\02 Ongoing projects\0193 SNV fuelwood baseline\Implementation\Field Trip\Anh\Anh report\Rấy trên đất RTN TuongDuong.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09875" cy="2105025"/>
                    </a:xfrm>
                    <a:prstGeom prst="rect">
                      <a:avLst/>
                    </a:prstGeom>
                    <a:noFill/>
                    <a:ln>
                      <a:noFill/>
                    </a:ln>
                  </pic:spPr>
                </pic:pic>
              </a:graphicData>
            </a:graphic>
          </wp:inline>
        </w:drawing>
      </w:r>
    </w:p>
    <w:p w14:paraId="411425C5" w14:textId="77777777" w:rsidR="00F05F26" w:rsidRPr="004F1775" w:rsidRDefault="00F05F26" w:rsidP="00AF188B">
      <w:pPr>
        <w:pStyle w:val="Heading2"/>
        <w:rPr>
          <w:rFonts w:ascii="Arial" w:hAnsi="Arial" w:cs="Arial"/>
          <w:sz w:val="22"/>
          <w:szCs w:val="22"/>
        </w:rPr>
      </w:pPr>
      <w:bookmarkStart w:id="121" w:name="_Toc399149613"/>
      <w:r w:rsidRPr="004F1775">
        <w:rPr>
          <w:rFonts w:ascii="Arial" w:hAnsi="Arial" w:cs="Arial"/>
          <w:sz w:val="22"/>
          <w:szCs w:val="22"/>
        </w:rPr>
        <w:t>Improved stoves</w:t>
      </w:r>
      <w:bookmarkEnd w:id="121"/>
    </w:p>
    <w:p w14:paraId="3CF9BAD4" w14:textId="40C0433C" w:rsidR="00F05F26" w:rsidRPr="004F1775" w:rsidRDefault="00EA7F2A" w:rsidP="00AF188B">
      <w:pPr>
        <w:rPr>
          <w:rFonts w:ascii="Arial" w:hAnsi="Arial" w:cs="Arial"/>
          <w:sz w:val="22"/>
        </w:rPr>
      </w:pPr>
      <w:r w:rsidRPr="004F1775">
        <w:rPr>
          <w:rFonts w:ascii="Arial" w:hAnsi="Arial" w:cs="Arial"/>
          <w:sz w:val="22"/>
        </w:rPr>
        <w:t>A program of improved stoves could be introduced to</w:t>
      </w:r>
      <w:r w:rsidR="00385A5B" w:rsidRPr="004F1775">
        <w:rPr>
          <w:rFonts w:ascii="Arial" w:hAnsi="Arial" w:cs="Arial"/>
          <w:sz w:val="22"/>
        </w:rPr>
        <w:t xml:space="preserve"> selected</w:t>
      </w:r>
      <w:r w:rsidRPr="004F1775">
        <w:rPr>
          <w:rFonts w:ascii="Arial" w:hAnsi="Arial" w:cs="Arial"/>
          <w:sz w:val="22"/>
        </w:rPr>
        <w:t xml:space="preserve"> households that raise pigs in a big quantity and that have to buy wood not collected for free such as in X</w:t>
      </w:r>
      <w:commentRangeStart w:id="122"/>
      <w:r w:rsidRPr="004F1775">
        <w:rPr>
          <w:rFonts w:ascii="Arial" w:hAnsi="Arial" w:cs="Arial"/>
          <w:sz w:val="22"/>
        </w:rPr>
        <w:t>uan Cao commune of Thuong Xuan district, Thanh Hoa, and Hung Son, Duc Son commune of Anh Son district, Nghe An</w:t>
      </w:r>
      <w:commentRangeEnd w:id="122"/>
      <w:r w:rsidR="003D6B17" w:rsidRPr="004F1775">
        <w:rPr>
          <w:rStyle w:val="CommentReference"/>
          <w:rFonts w:ascii="Arial" w:hAnsi="Arial" w:cs="Arial"/>
          <w:sz w:val="22"/>
          <w:szCs w:val="22"/>
        </w:rPr>
        <w:commentReference w:id="122"/>
      </w:r>
      <w:r w:rsidRPr="004F1775">
        <w:rPr>
          <w:rFonts w:ascii="Arial" w:hAnsi="Arial" w:cs="Arial"/>
          <w:sz w:val="22"/>
        </w:rPr>
        <w:t>. To these households, saving wood is relating to saving costs. Therefore improved stoves program may have more opportunity for success.</w:t>
      </w:r>
    </w:p>
    <w:p w14:paraId="349F7805" w14:textId="0CE5407F" w:rsidR="0092555D" w:rsidRPr="004F1775" w:rsidRDefault="0092555D" w:rsidP="00AF188B">
      <w:pPr>
        <w:rPr>
          <w:rFonts w:ascii="Arial" w:hAnsi="Arial" w:cs="Arial"/>
          <w:sz w:val="22"/>
        </w:rPr>
      </w:pPr>
      <w:r w:rsidRPr="004F1775">
        <w:rPr>
          <w:rFonts w:ascii="Arial" w:hAnsi="Arial" w:cs="Arial"/>
          <w:sz w:val="22"/>
        </w:rPr>
        <w:t>Improved</w:t>
      </w:r>
      <w:r w:rsidR="003D6B17" w:rsidRPr="004F1775">
        <w:rPr>
          <w:rFonts w:ascii="Arial" w:hAnsi="Arial" w:cs="Arial"/>
          <w:sz w:val="22"/>
        </w:rPr>
        <w:t xml:space="preserve"> stoves could also be introduced </w:t>
      </w:r>
      <w:r w:rsidRPr="004F1775">
        <w:rPr>
          <w:rFonts w:ascii="Arial" w:hAnsi="Arial" w:cs="Arial"/>
          <w:sz w:val="22"/>
        </w:rPr>
        <w:t>to household that has supplement jobs such as alcohol cooking and taufu making.</w:t>
      </w:r>
    </w:p>
    <w:p w14:paraId="3B054FA2" w14:textId="55CCDE68" w:rsidR="00837AD8" w:rsidRPr="004F1775" w:rsidRDefault="00837AD8" w:rsidP="00AF188B">
      <w:pPr>
        <w:rPr>
          <w:rFonts w:ascii="Arial" w:hAnsi="Arial" w:cs="Arial"/>
          <w:sz w:val="22"/>
        </w:rPr>
      </w:pPr>
      <w:r w:rsidRPr="004F1775">
        <w:rPr>
          <w:rFonts w:ascii="Arial" w:hAnsi="Arial" w:cs="Arial"/>
          <w:sz w:val="22"/>
        </w:rPr>
        <w:t>This could lead to less demand for fuelwood.</w:t>
      </w:r>
    </w:p>
    <w:p w14:paraId="53812829" w14:textId="77777777" w:rsidR="00F05F26" w:rsidRPr="004F1775" w:rsidRDefault="00F05F26" w:rsidP="00AF188B">
      <w:pPr>
        <w:pStyle w:val="Heading2"/>
        <w:rPr>
          <w:rFonts w:ascii="Arial" w:hAnsi="Arial" w:cs="Arial"/>
          <w:sz w:val="22"/>
          <w:szCs w:val="22"/>
        </w:rPr>
      </w:pPr>
      <w:bookmarkStart w:id="123" w:name="_Toc399149614"/>
      <w:r w:rsidRPr="004F1775">
        <w:rPr>
          <w:rFonts w:ascii="Arial" w:hAnsi="Arial" w:cs="Arial"/>
          <w:sz w:val="22"/>
          <w:szCs w:val="22"/>
        </w:rPr>
        <w:t>Stability of electricity supply</w:t>
      </w:r>
      <w:bookmarkEnd w:id="123"/>
    </w:p>
    <w:p w14:paraId="1CEEA23C" w14:textId="7BE22B5B" w:rsidR="00F05F26" w:rsidRPr="004F1775" w:rsidRDefault="00837AD8" w:rsidP="00AF188B">
      <w:pPr>
        <w:rPr>
          <w:rFonts w:ascii="Arial" w:hAnsi="Arial" w:cs="Arial"/>
          <w:sz w:val="22"/>
        </w:rPr>
      </w:pPr>
      <w:r w:rsidRPr="004F1775">
        <w:rPr>
          <w:rFonts w:ascii="Arial" w:hAnsi="Arial" w:cs="Arial"/>
          <w:sz w:val="22"/>
        </w:rPr>
        <w:t>Access to a stable electricity supply may also encourage households to use alternative energy so that the demand on fuelwood may decrease.</w:t>
      </w:r>
    </w:p>
    <w:p w14:paraId="3031A70B" w14:textId="1F714DC0" w:rsidR="00837AD8" w:rsidRPr="004F1775" w:rsidRDefault="00837AD8" w:rsidP="00AF188B">
      <w:pPr>
        <w:rPr>
          <w:rFonts w:ascii="Arial" w:hAnsi="Arial" w:cs="Arial"/>
          <w:sz w:val="22"/>
        </w:rPr>
      </w:pPr>
      <w:r w:rsidRPr="004F1775">
        <w:rPr>
          <w:rFonts w:ascii="Arial" w:hAnsi="Arial" w:cs="Arial"/>
          <w:sz w:val="22"/>
        </w:rPr>
        <w:t>In Ngoc Khe commune of Ngoc Lac district, Thanh Hoa, the commune officer said that due to electricity unstable, many electric rice cookers of households have broken, that lead them to go back to the traditional energy of fuelwood.</w:t>
      </w:r>
    </w:p>
    <w:p w14:paraId="35A1AEE2" w14:textId="5589B854" w:rsidR="00837AD8" w:rsidRPr="004F1775" w:rsidRDefault="00837AD8" w:rsidP="00AF188B">
      <w:pPr>
        <w:rPr>
          <w:rFonts w:ascii="Arial" w:hAnsi="Arial" w:cs="Arial"/>
          <w:sz w:val="22"/>
        </w:rPr>
      </w:pPr>
      <w:r w:rsidRPr="004F1775">
        <w:rPr>
          <w:rFonts w:ascii="Arial" w:hAnsi="Arial" w:cs="Arial"/>
          <w:sz w:val="22"/>
        </w:rPr>
        <w:t>Therefore stable electricity supply could be considered to reduce pressures on fuewood demand.</w:t>
      </w:r>
    </w:p>
    <w:p w14:paraId="1C7AD5C1" w14:textId="2F670F47" w:rsidR="0005287A" w:rsidRPr="004F1775" w:rsidRDefault="0005287A" w:rsidP="00AF188B">
      <w:pPr>
        <w:rPr>
          <w:rFonts w:ascii="Arial" w:hAnsi="Arial" w:cs="Arial"/>
          <w:b/>
          <w:i/>
          <w:sz w:val="22"/>
        </w:rPr>
      </w:pPr>
      <w:commentRangeStart w:id="124"/>
      <w:r w:rsidRPr="004F1775">
        <w:rPr>
          <w:rFonts w:ascii="Arial" w:hAnsi="Arial" w:cs="Arial"/>
          <w:b/>
          <w:i/>
          <w:sz w:val="22"/>
        </w:rPr>
        <w:t>Promotion of electricity-saving cookers</w:t>
      </w:r>
      <w:commentRangeEnd w:id="124"/>
      <w:r w:rsidR="00F6166B" w:rsidRPr="004F1775">
        <w:rPr>
          <w:rStyle w:val="CommentReference"/>
          <w:rFonts w:ascii="Arial" w:hAnsi="Arial" w:cs="Arial"/>
          <w:sz w:val="22"/>
          <w:szCs w:val="22"/>
        </w:rPr>
        <w:commentReference w:id="124"/>
      </w:r>
    </w:p>
    <w:p w14:paraId="29ACCC7D" w14:textId="4DB4ACD7" w:rsidR="006B1BDD" w:rsidRPr="004F1775" w:rsidRDefault="006B1BDD" w:rsidP="00AF188B">
      <w:pPr>
        <w:rPr>
          <w:rFonts w:ascii="Arial" w:hAnsi="Arial" w:cs="Arial"/>
          <w:sz w:val="22"/>
        </w:rPr>
      </w:pPr>
      <w:r w:rsidRPr="004F1775">
        <w:rPr>
          <w:rFonts w:ascii="Arial" w:hAnsi="Arial" w:cs="Arial"/>
          <w:sz w:val="22"/>
        </w:rPr>
        <w:t>Promotion of electric</w:t>
      </w:r>
      <w:r w:rsidR="0005287A" w:rsidRPr="004F1775">
        <w:rPr>
          <w:rFonts w:ascii="Arial" w:hAnsi="Arial" w:cs="Arial"/>
          <w:sz w:val="22"/>
        </w:rPr>
        <w:t>ity-</w:t>
      </w:r>
      <w:r w:rsidRPr="004F1775">
        <w:rPr>
          <w:rFonts w:ascii="Arial" w:hAnsi="Arial" w:cs="Arial"/>
          <w:sz w:val="22"/>
        </w:rPr>
        <w:t>saving cookers</w:t>
      </w:r>
      <w:r w:rsidR="00756C25" w:rsidRPr="004F1775">
        <w:rPr>
          <w:rFonts w:ascii="Arial" w:hAnsi="Arial" w:cs="Arial"/>
          <w:sz w:val="22"/>
        </w:rPr>
        <w:t xml:space="preserve"> could also be considered as a </w:t>
      </w:r>
      <w:r w:rsidR="00A4401B" w:rsidRPr="004F1775">
        <w:rPr>
          <w:rFonts w:ascii="Arial" w:hAnsi="Arial" w:cs="Arial"/>
          <w:sz w:val="22"/>
        </w:rPr>
        <w:t>solution</w:t>
      </w:r>
      <w:r w:rsidR="00756C25" w:rsidRPr="004F1775">
        <w:rPr>
          <w:rFonts w:ascii="Arial" w:hAnsi="Arial" w:cs="Arial"/>
          <w:sz w:val="22"/>
        </w:rPr>
        <w:t xml:space="preserve"> to reduce fuelwood cooking dependence. People are already aware that electric rice cooker is time saving and cost-affordable. </w:t>
      </w:r>
      <w:r w:rsidR="004851BD" w:rsidRPr="004F1775">
        <w:rPr>
          <w:rFonts w:ascii="Arial" w:hAnsi="Arial" w:cs="Arial"/>
          <w:sz w:val="22"/>
        </w:rPr>
        <w:t xml:space="preserve">Therefore an introduction of electricity-saving cookers with a promotion program </w:t>
      </w:r>
      <w:r w:rsidR="00880A35" w:rsidRPr="004F1775">
        <w:rPr>
          <w:rFonts w:ascii="Arial" w:hAnsi="Arial" w:cs="Arial"/>
          <w:sz w:val="22"/>
        </w:rPr>
        <w:t>can</w:t>
      </w:r>
      <w:r w:rsidR="004851BD" w:rsidRPr="004F1775">
        <w:rPr>
          <w:rFonts w:ascii="Arial" w:hAnsi="Arial" w:cs="Arial"/>
          <w:sz w:val="22"/>
        </w:rPr>
        <w:t xml:space="preserve"> </w:t>
      </w:r>
      <w:r w:rsidR="00880A35" w:rsidRPr="004F1775">
        <w:rPr>
          <w:rFonts w:ascii="Arial" w:hAnsi="Arial" w:cs="Arial"/>
          <w:sz w:val="22"/>
        </w:rPr>
        <w:t>encourage</w:t>
      </w:r>
      <w:r w:rsidR="004851BD" w:rsidRPr="004F1775">
        <w:rPr>
          <w:rFonts w:ascii="Arial" w:hAnsi="Arial" w:cs="Arial"/>
          <w:sz w:val="22"/>
        </w:rPr>
        <w:t xml:space="preserve"> them</w:t>
      </w:r>
      <w:r w:rsidR="00880A35" w:rsidRPr="004F1775">
        <w:rPr>
          <w:rFonts w:ascii="Arial" w:hAnsi="Arial" w:cs="Arial"/>
          <w:sz w:val="22"/>
        </w:rPr>
        <w:t xml:space="preserve"> to use more electric cooker and less fuelwood</w:t>
      </w:r>
      <w:r w:rsidR="004851BD" w:rsidRPr="004F1775">
        <w:rPr>
          <w:rFonts w:ascii="Arial" w:hAnsi="Arial" w:cs="Arial"/>
          <w:sz w:val="22"/>
        </w:rPr>
        <w:t>.</w:t>
      </w:r>
    </w:p>
    <w:p w14:paraId="5773B7B0" w14:textId="77777777" w:rsidR="00F05F26" w:rsidRPr="004F1775" w:rsidRDefault="00F05F26" w:rsidP="00AF188B">
      <w:pPr>
        <w:pStyle w:val="Heading2"/>
        <w:rPr>
          <w:rFonts w:ascii="Arial" w:hAnsi="Arial" w:cs="Arial"/>
          <w:sz w:val="22"/>
          <w:szCs w:val="22"/>
        </w:rPr>
      </w:pPr>
      <w:bookmarkStart w:id="125" w:name="_Toc399149615"/>
      <w:r w:rsidRPr="004F1775">
        <w:rPr>
          <w:rFonts w:ascii="Arial" w:hAnsi="Arial" w:cs="Arial"/>
          <w:sz w:val="22"/>
          <w:szCs w:val="22"/>
        </w:rPr>
        <w:t>Training on natural forest management skills for households</w:t>
      </w:r>
      <w:bookmarkEnd w:id="125"/>
    </w:p>
    <w:p w14:paraId="0D5AB2AF" w14:textId="66B6943B" w:rsidR="00F05F26" w:rsidRPr="004F1775" w:rsidRDefault="004055FA" w:rsidP="00AF188B">
      <w:pPr>
        <w:rPr>
          <w:rFonts w:ascii="Arial" w:hAnsi="Arial" w:cs="Arial"/>
          <w:sz w:val="22"/>
        </w:rPr>
      </w:pPr>
      <w:r w:rsidRPr="004F1775">
        <w:rPr>
          <w:rFonts w:ascii="Arial" w:hAnsi="Arial" w:cs="Arial"/>
          <w:sz w:val="22"/>
        </w:rPr>
        <w:t>About 90% of fuelwood consumed by households are of the size less than 15 cm</w:t>
      </w:r>
      <w:commentRangeStart w:id="126"/>
      <w:r w:rsidRPr="004F1775">
        <w:rPr>
          <w:rFonts w:ascii="Arial" w:hAnsi="Arial" w:cs="Arial"/>
          <w:sz w:val="22"/>
        </w:rPr>
        <w:t>. 70% of these are from natural forest</w:t>
      </w:r>
      <w:commentRangeEnd w:id="126"/>
      <w:r w:rsidR="003D6B17" w:rsidRPr="004F1775">
        <w:rPr>
          <w:rStyle w:val="CommentReference"/>
          <w:rFonts w:ascii="Arial" w:hAnsi="Arial" w:cs="Arial"/>
          <w:sz w:val="22"/>
          <w:szCs w:val="22"/>
        </w:rPr>
        <w:commentReference w:id="126"/>
      </w:r>
      <w:r w:rsidRPr="004F1775">
        <w:rPr>
          <w:rFonts w:ascii="Arial" w:hAnsi="Arial" w:cs="Arial"/>
          <w:sz w:val="22"/>
        </w:rPr>
        <w:t>. While it is not possible to stop this demand immediately, a training on natural forest management skills for households may improve the situation.</w:t>
      </w:r>
    </w:p>
    <w:p w14:paraId="085FF195" w14:textId="2BE41CED" w:rsidR="00065F93" w:rsidRPr="004F1775" w:rsidRDefault="004055FA" w:rsidP="00065F93">
      <w:pPr>
        <w:rPr>
          <w:rFonts w:ascii="Arial" w:hAnsi="Arial" w:cs="Arial"/>
          <w:sz w:val="22"/>
        </w:rPr>
      </w:pPr>
      <w:r w:rsidRPr="004F1775">
        <w:rPr>
          <w:rFonts w:ascii="Arial" w:hAnsi="Arial" w:cs="Arial"/>
          <w:sz w:val="22"/>
        </w:rPr>
        <w:t xml:space="preserve">Natural forest being properly managed </w:t>
      </w:r>
      <w:r w:rsidR="00065F93" w:rsidRPr="004F1775">
        <w:rPr>
          <w:rFonts w:ascii="Arial" w:hAnsi="Arial" w:cs="Arial"/>
          <w:sz w:val="22"/>
        </w:rPr>
        <w:t xml:space="preserve">by thinning and cutting down the low-quality trees or unused trees that may compete with good timber trees. That operations will lead to a better development for valued timber tree species (size 15cm and bigger) and will create a considerable amount of fuelwood. Previouse reports have estimated that each hectare of </w:t>
      </w:r>
      <w:r w:rsidR="00065F93" w:rsidRPr="004F1775">
        <w:rPr>
          <w:rFonts w:ascii="Arial" w:hAnsi="Arial" w:cs="Arial"/>
          <w:sz w:val="22"/>
        </w:rPr>
        <w:lastRenderedPageBreak/>
        <w:t xml:space="preserve">natural forest can sustainably provide at least 1.2-1.5 tones fuelwood per year from operation of thinning and cutting shrub. </w:t>
      </w:r>
    </w:p>
    <w:p w14:paraId="35548150" w14:textId="73B6531D" w:rsidR="004055FA" w:rsidRPr="004F1775" w:rsidRDefault="004055FA" w:rsidP="00AF188B">
      <w:pPr>
        <w:rPr>
          <w:rFonts w:ascii="Arial" w:hAnsi="Arial" w:cs="Arial"/>
          <w:sz w:val="22"/>
        </w:rPr>
      </w:pPr>
      <w:r w:rsidRPr="004F1775">
        <w:rPr>
          <w:rFonts w:ascii="Arial" w:hAnsi="Arial" w:cs="Arial"/>
          <w:sz w:val="22"/>
        </w:rPr>
        <w:t xml:space="preserve">Therefore a training program should be conducted for households, so that help them to collect </w:t>
      </w:r>
      <w:r w:rsidR="0092555D" w:rsidRPr="004F1775">
        <w:rPr>
          <w:rFonts w:ascii="Arial" w:hAnsi="Arial" w:cs="Arial"/>
          <w:sz w:val="22"/>
        </w:rPr>
        <w:t>quality wood from natural forest, while also taking care for values trees in natural forest.</w:t>
      </w:r>
    </w:p>
    <w:p w14:paraId="568EE65F" w14:textId="4328A327" w:rsidR="001F3E94" w:rsidRPr="004F1775" w:rsidRDefault="001F3E94" w:rsidP="001F3E94">
      <w:pPr>
        <w:pStyle w:val="Heading2"/>
        <w:rPr>
          <w:rFonts w:ascii="Arial" w:hAnsi="Arial" w:cs="Arial"/>
          <w:sz w:val="22"/>
          <w:szCs w:val="22"/>
        </w:rPr>
      </w:pPr>
      <w:bookmarkStart w:id="127" w:name="_Toc399149616"/>
      <w:r w:rsidRPr="004F1775">
        <w:rPr>
          <w:rFonts w:ascii="Arial" w:hAnsi="Arial" w:cs="Arial"/>
          <w:sz w:val="22"/>
          <w:szCs w:val="22"/>
        </w:rPr>
        <w:t>Potential of using agriculture residues as an alternative to fuelwood</w:t>
      </w:r>
      <w:bookmarkEnd w:id="127"/>
    </w:p>
    <w:p w14:paraId="5FC7BE1D" w14:textId="557321CD" w:rsidR="001F3E94" w:rsidRPr="004F1775" w:rsidRDefault="001F3E94" w:rsidP="001F3E94">
      <w:pPr>
        <w:rPr>
          <w:rFonts w:ascii="Arial" w:hAnsi="Arial" w:cs="Arial"/>
          <w:sz w:val="22"/>
        </w:rPr>
      </w:pPr>
      <w:r w:rsidRPr="004F1775">
        <w:rPr>
          <w:rFonts w:ascii="Arial" w:hAnsi="Arial" w:cs="Arial"/>
          <w:sz w:val="22"/>
        </w:rPr>
        <w:t xml:space="preserve">There is a potential of using agriculture residues to fulfill a significant amount of biomass energy demand. A program to encourage people switching from fuelwood to agriculture biomass could be considered as a solution to reduce fuelwood </w:t>
      </w:r>
      <w:r w:rsidR="008209B4" w:rsidRPr="004F1775">
        <w:rPr>
          <w:rFonts w:ascii="Arial" w:hAnsi="Arial" w:cs="Arial"/>
          <w:sz w:val="22"/>
        </w:rPr>
        <w:t>consumption</w:t>
      </w:r>
      <w:r w:rsidRPr="004F1775">
        <w:rPr>
          <w:rFonts w:ascii="Arial" w:hAnsi="Arial" w:cs="Arial"/>
          <w:sz w:val="22"/>
        </w:rPr>
        <w:t>.</w:t>
      </w:r>
    </w:p>
    <w:p w14:paraId="6B858B95" w14:textId="22BC079C" w:rsidR="00F05F26" w:rsidRPr="004F1775" w:rsidRDefault="00FA1C2C" w:rsidP="00FA1C2C">
      <w:pPr>
        <w:pStyle w:val="Heading2"/>
        <w:rPr>
          <w:rFonts w:ascii="Arial" w:hAnsi="Arial" w:cs="Arial"/>
          <w:sz w:val="22"/>
          <w:szCs w:val="22"/>
        </w:rPr>
      </w:pPr>
      <w:bookmarkStart w:id="128" w:name="_Toc399149617"/>
      <w:r w:rsidRPr="004F1775">
        <w:rPr>
          <w:rFonts w:ascii="Arial" w:hAnsi="Arial" w:cs="Arial"/>
          <w:sz w:val="22"/>
          <w:szCs w:val="22"/>
        </w:rPr>
        <w:t>Creation of fuelwood source</w:t>
      </w:r>
      <w:bookmarkEnd w:id="128"/>
    </w:p>
    <w:p w14:paraId="7D48D32E" w14:textId="155BB450" w:rsidR="00FA1C2C" w:rsidRPr="004F1775" w:rsidRDefault="004003ED" w:rsidP="00FA1C2C">
      <w:pPr>
        <w:rPr>
          <w:rFonts w:ascii="Arial" w:hAnsi="Arial" w:cs="Arial"/>
          <w:sz w:val="22"/>
        </w:rPr>
      </w:pPr>
      <w:r w:rsidRPr="004F1775">
        <w:rPr>
          <w:rFonts w:ascii="Arial" w:hAnsi="Arial" w:cs="Arial"/>
          <w:sz w:val="22"/>
        </w:rPr>
        <w:t>As the demand for fuelwood will not decrease significantly in coming years, a program of activit</w:t>
      </w:r>
      <w:r w:rsidR="00F81D36" w:rsidRPr="004F1775">
        <w:rPr>
          <w:rFonts w:ascii="Arial" w:hAnsi="Arial" w:cs="Arial"/>
          <w:sz w:val="22"/>
        </w:rPr>
        <w:t>ies for planting fuelwood should be considered to create fuelwood for the future.</w:t>
      </w:r>
      <w:r w:rsidR="00CE4F61" w:rsidRPr="004F1775">
        <w:rPr>
          <w:rFonts w:ascii="Arial" w:hAnsi="Arial" w:cs="Arial"/>
          <w:sz w:val="22"/>
        </w:rPr>
        <w:t xml:space="preserve"> Selected tree species that grow fastly and provide high quality of wood could be considered for plantation including melia azedarach, eucalyptus camaldulensis. Commune land and unused land might be used for this purpose.</w:t>
      </w:r>
    </w:p>
    <w:p w14:paraId="70E947C6" w14:textId="5148CFF6" w:rsidR="009C3A95" w:rsidRDefault="009C3A95">
      <w:pPr>
        <w:spacing w:before="0" w:after="200" w:line="276" w:lineRule="auto"/>
        <w:jc w:val="left"/>
        <w:rPr>
          <w:ins w:id="129" w:author="Chris Dickinson" w:date="2014-09-29T08:07:00Z"/>
          <w:rFonts w:ascii="Arial" w:hAnsi="Arial" w:cs="Arial"/>
          <w:sz w:val="22"/>
        </w:rPr>
      </w:pPr>
      <w:ins w:id="130" w:author="Chris Dickinson" w:date="2014-09-29T08:07:00Z">
        <w:r>
          <w:rPr>
            <w:rFonts w:ascii="Arial" w:hAnsi="Arial" w:cs="Arial"/>
            <w:sz w:val="22"/>
          </w:rPr>
          <w:br w:type="page"/>
        </w:r>
      </w:ins>
    </w:p>
    <w:p w14:paraId="715EFFEF" w14:textId="648D5F6B" w:rsidR="00F05F26" w:rsidRDefault="009C3A95" w:rsidP="00AF188B">
      <w:pPr>
        <w:rPr>
          <w:ins w:id="131" w:author="Chris Dickinson" w:date="2014-09-29T08:07:00Z"/>
          <w:rFonts w:ascii="Arial" w:hAnsi="Arial" w:cs="Arial"/>
          <w:sz w:val="22"/>
        </w:rPr>
      </w:pPr>
      <w:ins w:id="132" w:author="Chris Dickinson" w:date="2014-09-29T08:07:00Z">
        <w:r>
          <w:rPr>
            <w:rFonts w:ascii="Arial" w:hAnsi="Arial" w:cs="Arial"/>
            <w:sz w:val="22"/>
          </w:rPr>
          <w:lastRenderedPageBreak/>
          <w:t>Annexes</w:t>
        </w:r>
      </w:ins>
    </w:p>
    <w:p w14:paraId="444E6954" w14:textId="17F08002" w:rsidR="009C3A95" w:rsidRPr="009C3A95" w:rsidRDefault="009C3A95">
      <w:pPr>
        <w:pStyle w:val="ListParagraph"/>
        <w:numPr>
          <w:ilvl w:val="0"/>
          <w:numId w:val="17"/>
        </w:numPr>
        <w:rPr>
          <w:ins w:id="133" w:author="Chris Dickinson" w:date="2014-09-29T08:07:00Z"/>
          <w:rFonts w:ascii="Arial" w:hAnsi="Arial" w:cs="Arial"/>
          <w:sz w:val="22"/>
          <w:highlight w:val="yellow"/>
          <w:rPrChange w:id="134" w:author="Chris Dickinson" w:date="2014-09-29T08:08:00Z">
            <w:rPr>
              <w:ins w:id="135" w:author="Chris Dickinson" w:date="2014-09-29T08:07:00Z"/>
              <w:rFonts w:ascii="Arial" w:hAnsi="Arial" w:cs="Arial"/>
              <w:sz w:val="22"/>
            </w:rPr>
          </w:rPrChange>
        </w:rPr>
        <w:pPrChange w:id="136" w:author="Chris Dickinson" w:date="2014-09-29T08:08:00Z">
          <w:pPr/>
        </w:pPrChange>
      </w:pPr>
      <w:ins w:id="137" w:author="Chris Dickinson" w:date="2014-09-29T08:07:00Z">
        <w:r w:rsidRPr="009C3A95">
          <w:rPr>
            <w:rFonts w:ascii="Arial" w:hAnsi="Arial" w:cs="Arial"/>
            <w:sz w:val="22"/>
            <w:highlight w:val="yellow"/>
            <w:rPrChange w:id="138" w:author="Chris Dickinson" w:date="2014-09-29T08:08:00Z">
              <w:rPr>
                <w:rFonts w:ascii="Arial" w:hAnsi="Arial" w:cs="Arial"/>
                <w:sz w:val="22"/>
              </w:rPr>
            </w:rPrChange>
          </w:rPr>
          <w:t>Questionaire</w:t>
        </w:r>
      </w:ins>
    </w:p>
    <w:p w14:paraId="0F2BA1F2" w14:textId="36CBE071" w:rsidR="009C3A95" w:rsidRPr="009C3A95" w:rsidRDefault="009C3A95">
      <w:pPr>
        <w:pStyle w:val="ListParagraph"/>
        <w:numPr>
          <w:ilvl w:val="0"/>
          <w:numId w:val="17"/>
        </w:numPr>
        <w:rPr>
          <w:ins w:id="139" w:author="Chris Dickinson" w:date="2014-09-29T08:07:00Z"/>
          <w:rFonts w:ascii="Arial" w:hAnsi="Arial" w:cs="Arial"/>
          <w:sz w:val="22"/>
          <w:highlight w:val="yellow"/>
          <w:rPrChange w:id="140" w:author="Chris Dickinson" w:date="2014-09-29T08:08:00Z">
            <w:rPr>
              <w:ins w:id="141" w:author="Chris Dickinson" w:date="2014-09-29T08:07:00Z"/>
              <w:rFonts w:ascii="Arial" w:hAnsi="Arial" w:cs="Arial"/>
              <w:sz w:val="22"/>
            </w:rPr>
          </w:rPrChange>
        </w:rPr>
        <w:pPrChange w:id="142" w:author="Chris Dickinson" w:date="2014-09-29T08:08:00Z">
          <w:pPr/>
        </w:pPrChange>
      </w:pPr>
      <w:ins w:id="143" w:author="Chris Dickinson" w:date="2014-09-29T08:07:00Z">
        <w:r w:rsidRPr="009C3A95">
          <w:rPr>
            <w:rFonts w:ascii="Arial" w:hAnsi="Arial" w:cs="Arial"/>
            <w:sz w:val="22"/>
            <w:highlight w:val="yellow"/>
            <w:rPrChange w:id="144" w:author="Chris Dickinson" w:date="2014-09-29T08:08:00Z">
              <w:rPr>
                <w:rFonts w:ascii="Arial" w:hAnsi="Arial" w:cs="Arial"/>
                <w:sz w:val="22"/>
              </w:rPr>
            </w:rPrChange>
          </w:rPr>
          <w:t>List of Companies</w:t>
        </w:r>
      </w:ins>
    </w:p>
    <w:p w14:paraId="006B7DF5" w14:textId="25AE37CA" w:rsidR="009C3A95" w:rsidRPr="009C3A95" w:rsidRDefault="009C3A95">
      <w:pPr>
        <w:pStyle w:val="ListParagraph"/>
        <w:numPr>
          <w:ilvl w:val="0"/>
          <w:numId w:val="17"/>
        </w:numPr>
        <w:rPr>
          <w:ins w:id="145" w:author="Chris Dickinson" w:date="2014-09-29T08:07:00Z"/>
          <w:rFonts w:ascii="Arial" w:hAnsi="Arial" w:cs="Arial"/>
          <w:sz w:val="22"/>
          <w:highlight w:val="yellow"/>
          <w:rPrChange w:id="146" w:author="Chris Dickinson" w:date="2014-09-29T08:08:00Z">
            <w:rPr>
              <w:ins w:id="147" w:author="Chris Dickinson" w:date="2014-09-29T08:07:00Z"/>
              <w:rFonts w:ascii="Arial" w:hAnsi="Arial" w:cs="Arial"/>
              <w:sz w:val="22"/>
            </w:rPr>
          </w:rPrChange>
        </w:rPr>
        <w:pPrChange w:id="148" w:author="Chris Dickinson" w:date="2014-09-29T08:08:00Z">
          <w:pPr/>
        </w:pPrChange>
      </w:pPr>
      <w:ins w:id="149" w:author="Chris Dickinson" w:date="2014-09-29T08:07:00Z">
        <w:r w:rsidRPr="009C3A95">
          <w:rPr>
            <w:rFonts w:ascii="Arial" w:hAnsi="Arial" w:cs="Arial"/>
            <w:sz w:val="22"/>
            <w:highlight w:val="yellow"/>
            <w:rPrChange w:id="150" w:author="Chris Dickinson" w:date="2014-09-29T08:08:00Z">
              <w:rPr>
                <w:rFonts w:ascii="Arial" w:hAnsi="Arial" w:cs="Arial"/>
                <w:sz w:val="22"/>
              </w:rPr>
            </w:rPrChange>
          </w:rPr>
          <w:t>Any Other Data</w:t>
        </w:r>
      </w:ins>
    </w:p>
    <w:p w14:paraId="76794738" w14:textId="1C6A9DA4" w:rsidR="009C3A95" w:rsidRPr="009C3A95" w:rsidRDefault="009C3A95">
      <w:pPr>
        <w:pStyle w:val="ListParagraph"/>
        <w:numPr>
          <w:ilvl w:val="0"/>
          <w:numId w:val="17"/>
        </w:numPr>
        <w:rPr>
          <w:ins w:id="151" w:author="Chris Dickinson" w:date="2014-09-29T08:07:00Z"/>
          <w:rFonts w:ascii="Arial" w:hAnsi="Arial" w:cs="Arial"/>
          <w:sz w:val="22"/>
          <w:highlight w:val="yellow"/>
          <w:rPrChange w:id="152" w:author="Chris Dickinson" w:date="2014-09-29T08:08:00Z">
            <w:rPr>
              <w:ins w:id="153" w:author="Chris Dickinson" w:date="2014-09-29T08:07:00Z"/>
              <w:rFonts w:ascii="Arial" w:hAnsi="Arial" w:cs="Arial"/>
              <w:sz w:val="22"/>
            </w:rPr>
          </w:rPrChange>
        </w:rPr>
        <w:pPrChange w:id="154" w:author="Chris Dickinson" w:date="2014-09-29T08:08:00Z">
          <w:pPr/>
        </w:pPrChange>
      </w:pPr>
      <w:ins w:id="155" w:author="Chris Dickinson" w:date="2014-09-29T08:07:00Z">
        <w:r w:rsidRPr="009C3A95">
          <w:rPr>
            <w:rFonts w:ascii="Arial" w:hAnsi="Arial" w:cs="Arial"/>
            <w:sz w:val="22"/>
            <w:highlight w:val="yellow"/>
            <w:rPrChange w:id="156" w:author="Chris Dickinson" w:date="2014-09-29T08:08:00Z">
              <w:rPr>
                <w:rFonts w:ascii="Arial" w:hAnsi="Arial" w:cs="Arial"/>
                <w:sz w:val="22"/>
              </w:rPr>
            </w:rPrChange>
          </w:rPr>
          <w:t>Send also</w:t>
        </w:r>
      </w:ins>
    </w:p>
    <w:p w14:paraId="279F1162" w14:textId="2C934ECA" w:rsidR="009C3A95" w:rsidRPr="009C3A95" w:rsidRDefault="009C3A95">
      <w:pPr>
        <w:pStyle w:val="ListParagraph"/>
        <w:numPr>
          <w:ilvl w:val="0"/>
          <w:numId w:val="17"/>
        </w:numPr>
        <w:rPr>
          <w:ins w:id="157" w:author="Chris Dickinson" w:date="2014-09-29T08:07:00Z"/>
          <w:rFonts w:ascii="Arial" w:hAnsi="Arial" w:cs="Arial"/>
          <w:sz w:val="22"/>
          <w:highlight w:val="yellow"/>
          <w:rPrChange w:id="158" w:author="Chris Dickinson" w:date="2014-09-29T08:08:00Z">
            <w:rPr>
              <w:ins w:id="159" w:author="Chris Dickinson" w:date="2014-09-29T08:07:00Z"/>
              <w:rFonts w:ascii="Arial" w:hAnsi="Arial" w:cs="Arial"/>
              <w:sz w:val="22"/>
            </w:rPr>
          </w:rPrChange>
        </w:rPr>
        <w:pPrChange w:id="160" w:author="Chris Dickinson" w:date="2014-09-29T08:08:00Z">
          <w:pPr/>
        </w:pPrChange>
      </w:pPr>
      <w:ins w:id="161" w:author="Chris Dickinson" w:date="2014-09-29T08:07:00Z">
        <w:r w:rsidRPr="009C3A95">
          <w:rPr>
            <w:rFonts w:ascii="Arial" w:hAnsi="Arial" w:cs="Arial"/>
            <w:sz w:val="22"/>
            <w:highlight w:val="yellow"/>
            <w:rPrChange w:id="162" w:author="Chris Dickinson" w:date="2014-09-29T08:08:00Z">
              <w:rPr>
                <w:rFonts w:ascii="Arial" w:hAnsi="Arial" w:cs="Arial"/>
                <w:sz w:val="22"/>
              </w:rPr>
            </w:rPrChange>
          </w:rPr>
          <w:t>Excel file for communes</w:t>
        </w:r>
      </w:ins>
    </w:p>
    <w:p w14:paraId="412E6988" w14:textId="2A4260B1" w:rsidR="009C3A95" w:rsidRPr="009C3A95" w:rsidRDefault="009C3A95">
      <w:pPr>
        <w:pStyle w:val="ListParagraph"/>
        <w:numPr>
          <w:ilvl w:val="0"/>
          <w:numId w:val="17"/>
        </w:numPr>
        <w:rPr>
          <w:rFonts w:ascii="Arial" w:hAnsi="Arial" w:cs="Arial"/>
          <w:sz w:val="22"/>
          <w:rPrChange w:id="163" w:author="Chris Dickinson" w:date="2014-09-29T08:08:00Z">
            <w:rPr/>
          </w:rPrChange>
        </w:rPr>
        <w:pPrChange w:id="164" w:author="Chris Dickinson" w:date="2014-09-29T08:08:00Z">
          <w:pPr/>
        </w:pPrChange>
      </w:pPr>
      <w:ins w:id="165" w:author="Chris Dickinson" w:date="2014-09-29T08:08:00Z">
        <w:r w:rsidRPr="009C3A95">
          <w:rPr>
            <w:rFonts w:ascii="Arial" w:hAnsi="Arial" w:cs="Arial"/>
            <w:sz w:val="22"/>
            <w:highlight w:val="yellow"/>
            <w:rPrChange w:id="166" w:author="Chris Dickinson" w:date="2014-09-29T08:08:00Z">
              <w:rPr>
                <w:rFonts w:ascii="Arial" w:hAnsi="Arial" w:cs="Arial"/>
                <w:sz w:val="22"/>
              </w:rPr>
            </w:rPrChange>
          </w:rPr>
          <w:t>Excel File for World Clim</w:t>
        </w:r>
      </w:ins>
    </w:p>
    <w:p w14:paraId="6B0412F9" w14:textId="77777777" w:rsidR="004F1775" w:rsidRPr="004F1775" w:rsidRDefault="004F1775">
      <w:pPr>
        <w:rPr>
          <w:rFonts w:ascii="Arial" w:hAnsi="Arial" w:cs="Arial"/>
          <w:sz w:val="22"/>
        </w:rPr>
      </w:pPr>
    </w:p>
    <w:sectPr w:rsidR="004F1775" w:rsidRPr="004F1775" w:rsidSect="00320931">
      <w:pgSz w:w="11909" w:h="16834" w:code="9"/>
      <w:pgMar w:top="1260" w:right="1440" w:bottom="1170" w:left="1440" w:header="720" w:footer="345"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 w:author="Chris Dickinson" w:date="2014-09-29T07:49:00Z" w:initials="CD">
    <w:p w14:paraId="653E258B" w14:textId="1B69B5D0" w:rsidR="004D6866" w:rsidRDefault="004D6866">
      <w:pPr>
        <w:pStyle w:val="CommentText"/>
      </w:pPr>
      <w:r>
        <w:rPr>
          <w:rStyle w:val="CommentReference"/>
        </w:rPr>
        <w:annotationRef/>
      </w:r>
      <w:r>
        <w:t>Summary</w:t>
      </w:r>
    </w:p>
  </w:comment>
  <w:comment w:id="11" w:author="Nguyen Thanh Quang" w:date="2014-09-29T14:57:00Z" w:initials="Quang">
    <w:p w14:paraId="338A8AD7" w14:textId="741EFC84" w:rsidR="009111BB" w:rsidRDefault="009111BB">
      <w:pPr>
        <w:pStyle w:val="CommentText"/>
      </w:pPr>
      <w:r>
        <w:rPr>
          <w:rStyle w:val="CommentReference"/>
        </w:rPr>
        <w:annotationRef/>
      </w:r>
      <w:r>
        <w:t>Please add study objectives as given in TOR here</w:t>
      </w:r>
    </w:p>
  </w:comment>
  <w:comment w:id="10" w:author="Chris Dickinson" w:date="2014-09-29T07:49:00Z" w:initials="CD">
    <w:p w14:paraId="4170BCBC" w14:textId="723802D9" w:rsidR="004D6866" w:rsidRDefault="004D6866">
      <w:pPr>
        <w:pStyle w:val="CommentText"/>
      </w:pPr>
      <w:r>
        <w:rPr>
          <w:rStyle w:val="CommentReference"/>
        </w:rPr>
        <w:annotationRef/>
      </w:r>
      <w:r>
        <w:t>Fonts and HEadings</w:t>
      </w:r>
    </w:p>
  </w:comment>
  <w:comment w:id="12" w:author="Chris Dickinson" w:date="2014-09-29T07:48:00Z" w:initials="CD">
    <w:p w14:paraId="6B6D4B03" w14:textId="662CF19E" w:rsidR="004D6866" w:rsidRDefault="004D6866">
      <w:pPr>
        <w:pStyle w:val="CommentText"/>
      </w:pPr>
      <w:r>
        <w:rPr>
          <w:rStyle w:val="CommentReference"/>
        </w:rPr>
        <w:annotationRef/>
      </w:r>
      <w:r>
        <w:t>Should extract some information from other report here to make the introduction look better.</w:t>
      </w:r>
    </w:p>
  </w:comment>
  <w:comment w:id="14" w:author="Nguyen Thanh Quang" w:date="2014-09-29T14:59:00Z" w:initials="Quang">
    <w:p w14:paraId="63CA44DE" w14:textId="681D4211" w:rsidR="009111BB" w:rsidRDefault="009111BB">
      <w:pPr>
        <w:pStyle w:val="CommentText"/>
      </w:pPr>
      <w:r>
        <w:rPr>
          <w:rStyle w:val="CommentReference"/>
        </w:rPr>
        <w:annotationRef/>
      </w:r>
      <w:r>
        <w:t>Explain here on how the data was collected and how it was consolidated and proceed?</w:t>
      </w:r>
      <w:r w:rsidR="00AE13A6">
        <w:t xml:space="preserve"> Any bias in collected data sets</w:t>
      </w:r>
      <w:bookmarkStart w:id="15" w:name="_GoBack"/>
      <w:bookmarkEnd w:id="15"/>
    </w:p>
  </w:comment>
  <w:comment w:id="25" w:author="Chris Dickinson" w:date="2014-09-29T07:51:00Z" w:initials="CD">
    <w:p w14:paraId="253B9855" w14:textId="1B3C7451" w:rsidR="007F0E47" w:rsidRDefault="007F0E47">
      <w:pPr>
        <w:pStyle w:val="CommentText"/>
      </w:pPr>
      <w:r>
        <w:rPr>
          <w:rStyle w:val="CommentReference"/>
        </w:rPr>
        <w:annotationRef/>
      </w:r>
      <w:r>
        <w:t xml:space="preserve">Please also provide thuis data,m Vuet Anh to have a chat with Lan Huong as </w:t>
      </w:r>
      <w:r w:rsidR="00D827CB">
        <w:t>we may need this and other data on rainfall for another purpose, we trying to get MONRE IMENH data but difficult.</w:t>
      </w:r>
    </w:p>
  </w:comment>
  <w:comment w:id="26" w:author="Chris Dickinson" w:date="2014-09-29T07:48:00Z" w:initials="CD">
    <w:p w14:paraId="3D0C5D94" w14:textId="10A029B9" w:rsidR="004D6866" w:rsidRDefault="004D6866">
      <w:pPr>
        <w:pStyle w:val="CommentText"/>
      </w:pPr>
      <w:r>
        <w:rPr>
          <w:rStyle w:val="CommentReference"/>
        </w:rPr>
        <w:annotationRef/>
      </w:r>
      <w:r>
        <w:t>More on this clustering, not really clear</w:t>
      </w:r>
    </w:p>
  </w:comment>
  <w:comment w:id="28" w:author="Chris Dickinson" w:date="2014-09-29T07:47:00Z" w:initials="CD">
    <w:p w14:paraId="4FB929DD" w14:textId="32B942C7" w:rsidR="004D6866" w:rsidRDefault="004D6866">
      <w:pPr>
        <w:pStyle w:val="CommentText"/>
      </w:pPr>
      <w:r>
        <w:rPr>
          <w:rStyle w:val="CommentReference"/>
        </w:rPr>
        <w:annotationRef/>
      </w:r>
      <w:r>
        <w:t>Viet Anh to send file with all this data and clustering on )Excel Sheet)</w:t>
      </w:r>
    </w:p>
  </w:comment>
  <w:comment w:id="31" w:author="Chris Dickinson" w:date="2014-09-29T07:48:00Z" w:initials="CD">
    <w:p w14:paraId="08439CB2" w14:textId="597C9DF6" w:rsidR="004D6866" w:rsidRDefault="004D6866">
      <w:pPr>
        <w:pStyle w:val="CommentText"/>
      </w:pPr>
      <w:r>
        <w:rPr>
          <w:rStyle w:val="CommentReference"/>
        </w:rPr>
        <w:annotationRef/>
      </w:r>
      <w:r>
        <w:t>Annex</w:t>
      </w:r>
    </w:p>
  </w:comment>
  <w:comment w:id="32" w:author="Nguyen Thi Thu Ha" w:date="2014-09-27T07:33:00Z" w:initials="NTTH">
    <w:p w14:paraId="38DA1FBB" w14:textId="50C763C5" w:rsidR="004F1775" w:rsidRDefault="004F1775">
      <w:pPr>
        <w:pStyle w:val="CommentText"/>
      </w:pPr>
      <w:r>
        <w:rPr>
          <w:rStyle w:val="CommentReference"/>
        </w:rPr>
        <w:annotationRef/>
      </w:r>
      <w:r>
        <w:rPr>
          <w:rStyle w:val="CommentReference"/>
        </w:rPr>
        <w:t>A</w:t>
      </w:r>
      <w:r>
        <w:t>ny criteria for HH selection for interview? Poor, pro-poor and better-off Households? HH raising pig and HH without raising pig?</w:t>
      </w:r>
    </w:p>
  </w:comment>
  <w:comment w:id="33" w:author="Chris Dickinson" w:date="2014-09-29T07:48:00Z" w:initials="CD">
    <w:p w14:paraId="1CC4CC46" w14:textId="4511202E" w:rsidR="004D6866" w:rsidRDefault="004D6866">
      <w:pPr>
        <w:pStyle w:val="CommentText"/>
      </w:pPr>
      <w:r>
        <w:rPr>
          <w:rStyle w:val="CommentReference"/>
        </w:rPr>
        <w:annotationRef/>
      </w:r>
      <w:r>
        <w:t>Gender composition; Rich Medium or Poor Households</w:t>
      </w:r>
    </w:p>
  </w:comment>
  <w:comment w:id="34" w:author="Nguyen Thi Thu Ha" w:date="2014-09-27T07:33:00Z" w:initials="NTTH">
    <w:p w14:paraId="27F040EA" w14:textId="70902DEA" w:rsidR="004F1775" w:rsidRDefault="004F1775">
      <w:pPr>
        <w:pStyle w:val="CommentText"/>
      </w:pPr>
      <w:r>
        <w:rPr>
          <w:rStyle w:val="CommentReference"/>
        </w:rPr>
        <w:annotationRef/>
      </w:r>
      <w:r>
        <w:t>Please elaborate the list of factories/plants with specific information on type of production, capacities, etc. and indicate clearly why these have been selected for inspection.</w:t>
      </w:r>
    </w:p>
  </w:comment>
  <w:comment w:id="30" w:author="Chris Dickinson" w:date="2014-09-29T07:53:00Z" w:initials="CD">
    <w:p w14:paraId="59750D56" w14:textId="65890A6C" w:rsidR="00274222" w:rsidRDefault="00274222">
      <w:pPr>
        <w:pStyle w:val="CommentText"/>
      </w:pPr>
      <w:r>
        <w:rPr>
          <w:rStyle w:val="CommentReference"/>
        </w:rPr>
        <w:annotationRef/>
      </w:r>
      <w:r>
        <w:t>Should have section on Value Chain approach. There seems very simplistic analysis of value chain approach, ie just simple prices in the text this needs expansion.</w:t>
      </w:r>
    </w:p>
  </w:comment>
  <w:comment w:id="38" w:author="Nguyen Thi Thu Ha" w:date="2014-09-27T08:55:00Z" w:initials="NTTH">
    <w:p w14:paraId="59F41301" w14:textId="77777777" w:rsidR="004F1775" w:rsidRDefault="004F1775" w:rsidP="00C636DD">
      <w:pPr>
        <w:pStyle w:val="CommentText"/>
      </w:pPr>
      <w:r>
        <w:rPr>
          <w:rStyle w:val="CommentReference"/>
        </w:rPr>
        <w:annotationRef/>
      </w:r>
      <w:r>
        <w:t xml:space="preserve">Please restructure the findings according to questionnaire. </w:t>
      </w:r>
    </w:p>
    <w:p w14:paraId="19178A9D" w14:textId="77777777" w:rsidR="004F1775" w:rsidRDefault="004F1775" w:rsidP="00C636DD">
      <w:pPr>
        <w:pStyle w:val="CommentText"/>
      </w:pPr>
    </w:p>
    <w:p w14:paraId="0389E5B5" w14:textId="3BC44442" w:rsidR="004F1775" w:rsidRDefault="004F1775" w:rsidP="00C636DD">
      <w:pPr>
        <w:pStyle w:val="CommentText"/>
        <w:numPr>
          <w:ilvl w:val="0"/>
          <w:numId w:val="14"/>
        </w:numPr>
      </w:pPr>
      <w:r>
        <w:t>Fuels consumption for energy purpose</w:t>
      </w:r>
    </w:p>
    <w:p w14:paraId="79092E8B" w14:textId="1A43BDAE" w:rsidR="004F1775" w:rsidRDefault="004F1775" w:rsidP="00D40669">
      <w:pPr>
        <w:pStyle w:val="CommentText"/>
        <w:numPr>
          <w:ilvl w:val="0"/>
          <w:numId w:val="16"/>
        </w:numPr>
      </w:pPr>
      <w:r>
        <w:t xml:space="preserve"> Showing the analysis of fuels consumption at HHs, Communes and Cluster (fuel-wood, agriculture residues, others)</w:t>
      </w:r>
    </w:p>
    <w:p w14:paraId="4CBA0F2B" w14:textId="77777777" w:rsidR="004F1775" w:rsidRDefault="004F1775" w:rsidP="00D40669">
      <w:pPr>
        <w:pStyle w:val="CommentText"/>
      </w:pPr>
    </w:p>
    <w:p w14:paraId="4AC3A6C4" w14:textId="5D70A16E" w:rsidR="004F1775" w:rsidRDefault="004F1775" w:rsidP="00D40669">
      <w:pPr>
        <w:pStyle w:val="CommentText"/>
        <w:numPr>
          <w:ilvl w:val="0"/>
          <w:numId w:val="16"/>
        </w:numPr>
      </w:pPr>
      <w:r>
        <w:t>The amount and ratio of fuel-wood used for different purposes (daily meals, pig feed, wine making, food processing, heating)</w:t>
      </w:r>
      <w:r w:rsidRPr="00D40669">
        <w:t xml:space="preserve"> </w:t>
      </w:r>
    </w:p>
    <w:p w14:paraId="1B62BB6B" w14:textId="77777777" w:rsidR="004F1775" w:rsidRDefault="004F1775" w:rsidP="00D40669">
      <w:pPr>
        <w:pStyle w:val="ListParagraph"/>
      </w:pPr>
    </w:p>
    <w:p w14:paraId="3488B3FF" w14:textId="34B0659F" w:rsidR="004F1775" w:rsidRDefault="004F1775" w:rsidP="00D40669">
      <w:pPr>
        <w:pStyle w:val="CommentText"/>
        <w:numPr>
          <w:ilvl w:val="0"/>
          <w:numId w:val="16"/>
        </w:numPr>
      </w:pPr>
      <w:r>
        <w:t xml:space="preserve">The type of fuel-wood (source, size)  </w:t>
      </w:r>
    </w:p>
    <w:p w14:paraId="5BC0C49A" w14:textId="77777777" w:rsidR="004F1775" w:rsidRDefault="004F1775" w:rsidP="00EA158B">
      <w:pPr>
        <w:pStyle w:val="CommentText"/>
      </w:pPr>
    </w:p>
    <w:p w14:paraId="5C3E0A26" w14:textId="0A334EF7" w:rsidR="004F1775" w:rsidRDefault="004F1775" w:rsidP="00C636DD">
      <w:pPr>
        <w:pStyle w:val="CommentText"/>
        <w:numPr>
          <w:ilvl w:val="0"/>
          <w:numId w:val="14"/>
        </w:numPr>
      </w:pPr>
      <w:r>
        <w:t>Source of fuel-wood for domestic use</w:t>
      </w:r>
    </w:p>
    <w:p w14:paraId="3C5EA59E" w14:textId="18EDE190" w:rsidR="004F1775" w:rsidRDefault="004F1775" w:rsidP="00C636DD">
      <w:pPr>
        <w:pStyle w:val="CommentText"/>
        <w:numPr>
          <w:ilvl w:val="0"/>
          <w:numId w:val="15"/>
        </w:numPr>
      </w:pPr>
      <w:r>
        <w:t xml:space="preserve"> Collection (how many % in total, where to collect, who collect and time consuming for collecting)  </w:t>
      </w:r>
    </w:p>
    <w:p w14:paraId="41E3CDCF" w14:textId="77777777" w:rsidR="004F1775" w:rsidRDefault="004F1775" w:rsidP="001E718F">
      <w:pPr>
        <w:pStyle w:val="CommentText"/>
      </w:pPr>
    </w:p>
    <w:p w14:paraId="761229FC" w14:textId="1010A340" w:rsidR="004F1775" w:rsidRDefault="004F1775" w:rsidP="00C636DD">
      <w:pPr>
        <w:pStyle w:val="CommentText"/>
        <w:numPr>
          <w:ilvl w:val="0"/>
          <w:numId w:val="15"/>
        </w:numPr>
      </w:pPr>
      <w:r>
        <w:t>Purchase (% in total consumption, source? Where to buy; and Price)</w:t>
      </w:r>
    </w:p>
    <w:p w14:paraId="43DADC8D" w14:textId="77777777" w:rsidR="004F1775" w:rsidRDefault="004F1775" w:rsidP="00D20B2D">
      <w:pPr>
        <w:pStyle w:val="CommentText"/>
      </w:pPr>
    </w:p>
    <w:p w14:paraId="531832E3" w14:textId="6D691393" w:rsidR="004F1775" w:rsidRDefault="004F1775" w:rsidP="00C636DD">
      <w:pPr>
        <w:pStyle w:val="CommentText"/>
        <w:numPr>
          <w:ilvl w:val="0"/>
          <w:numId w:val="14"/>
        </w:numPr>
      </w:pPr>
      <w:r>
        <w:t xml:space="preserve"> The trend in domestic use of fuel-wood </w:t>
      </w:r>
    </w:p>
    <w:p w14:paraId="0A1484B5" w14:textId="77777777" w:rsidR="004F1775" w:rsidRDefault="004F1775" w:rsidP="00F162A4">
      <w:pPr>
        <w:pStyle w:val="CommentText"/>
      </w:pPr>
      <w:r>
        <w:t xml:space="preserve">Showing the trend in use of fuel-wood at HH level, at cluster level. </w:t>
      </w:r>
    </w:p>
    <w:p w14:paraId="25666AF3" w14:textId="35F16EC5" w:rsidR="004F1775" w:rsidRDefault="004F1775">
      <w:pPr>
        <w:pStyle w:val="CommentText"/>
      </w:pPr>
      <w:r>
        <w:t xml:space="preserve">The assessment should base on the information collected for part V of questionnaire, please analyze the type of current cook-stove and the possibility of using improved cook stove in future. </w:t>
      </w:r>
    </w:p>
  </w:comment>
  <w:comment w:id="40" w:author="Nguyen Thanh Quang" w:date="2014-09-22T14:43:00Z" w:initials="Quang">
    <w:p w14:paraId="02367A9E" w14:textId="18D7EA0E" w:rsidR="004F1775" w:rsidRDefault="004F1775">
      <w:pPr>
        <w:pStyle w:val="CommentText"/>
      </w:pPr>
      <w:r>
        <w:rPr>
          <w:rStyle w:val="CommentReference"/>
        </w:rPr>
        <w:annotationRef/>
      </w:r>
      <w:r>
        <w:t xml:space="preserve">Which district, please specify </w:t>
      </w:r>
    </w:p>
  </w:comment>
  <w:comment w:id="39" w:author="Nguyen Thi Thu Ha" w:date="2014-09-26T00:10:00Z" w:initials="NTTH">
    <w:p w14:paraId="443A5A76" w14:textId="735940B3" w:rsidR="004F1775" w:rsidRDefault="004F1775">
      <w:pPr>
        <w:pStyle w:val="CommentText"/>
      </w:pPr>
      <w:r>
        <w:rPr>
          <w:rStyle w:val="CommentReference"/>
        </w:rPr>
        <w:annotationRef/>
      </w:r>
      <w:r>
        <w:t>How about the situation in other communes, other clusters? Why only Xuan Duong is analyzed?</w:t>
      </w:r>
    </w:p>
  </w:comment>
  <w:comment w:id="41" w:author="Nguyen Thanh Quang" w:date="2014-09-22T14:36:00Z" w:initials="Quang">
    <w:p w14:paraId="53C3C89D" w14:textId="432D9C4B" w:rsidR="004F1775" w:rsidRDefault="004F1775">
      <w:pPr>
        <w:pStyle w:val="CommentText"/>
      </w:pPr>
      <w:r>
        <w:rPr>
          <w:rStyle w:val="CommentReference"/>
        </w:rPr>
        <w:annotationRef/>
      </w:r>
      <w:r>
        <w:t xml:space="preserve">What they are using mainly for cooking? Rice straw or rice husk or corncob? </w:t>
      </w:r>
    </w:p>
  </w:comment>
  <w:comment w:id="42" w:author="Nguyen Thi Thu Ha" w:date="2014-09-27T05:57:00Z" w:initials="NTTH">
    <w:p w14:paraId="2E531E6F" w14:textId="31DF6DC1" w:rsidR="004F1775" w:rsidRDefault="004F1775">
      <w:pPr>
        <w:pStyle w:val="CommentText"/>
      </w:pPr>
      <w:r>
        <w:rPr>
          <w:rStyle w:val="CommentReference"/>
        </w:rPr>
        <w:annotationRef/>
      </w:r>
      <w:r>
        <w:t xml:space="preserve">As agreed at the beginning, the fuel-wood consumed for pig feed cooking is much larger compared to daily meals cooking, it’s important to determine the interviewed household are raising pig or not, if yes, normally how many pig are holding? </w:t>
      </w:r>
    </w:p>
    <w:p w14:paraId="0749FF1A" w14:textId="77777777" w:rsidR="004F1775" w:rsidRDefault="004F1775">
      <w:pPr>
        <w:pStyle w:val="CommentText"/>
      </w:pPr>
    </w:p>
    <w:p w14:paraId="3CCC45F6" w14:textId="5A03397B" w:rsidR="004F1775" w:rsidRDefault="004F1775">
      <w:pPr>
        <w:pStyle w:val="CommentText"/>
      </w:pPr>
      <w:r>
        <w:t xml:space="preserve">In the questionnaire, part II (fuel-wood consumption) has collected information on the ratio of fuel-wood used for pig feed. Base on the information please estimate separately the wood consumption for people and for animal. </w:t>
      </w:r>
    </w:p>
  </w:comment>
  <w:comment w:id="44" w:author="Nguyen Thanh Quang" w:date="2014-09-22T14:54:00Z" w:initials="Quang">
    <w:p w14:paraId="139E0A2D" w14:textId="3B69953C" w:rsidR="004F1775" w:rsidRDefault="004F1775">
      <w:pPr>
        <w:pStyle w:val="CommentText"/>
      </w:pPr>
      <w:r>
        <w:rPr>
          <w:rStyle w:val="CommentReference"/>
        </w:rPr>
        <w:annotationRef/>
      </w:r>
      <w:r>
        <w:t>How can you estimate this number, please? It is very important factor. What factor is driving this number?</w:t>
      </w:r>
    </w:p>
  </w:comment>
  <w:comment w:id="45" w:author="Nguyen Thanh Quang" w:date="2014-09-22T14:54:00Z" w:initials="Quang">
    <w:p w14:paraId="53C72DD9" w14:textId="7F7DAE8B" w:rsidR="004F1775" w:rsidRDefault="004F1775">
      <w:pPr>
        <w:pStyle w:val="CommentText"/>
      </w:pPr>
      <w:r>
        <w:rPr>
          <w:rStyle w:val="CommentReference"/>
        </w:rPr>
        <w:annotationRef/>
      </w:r>
      <w:r>
        <w:t>What factor made SD reduced from cluster 6 to 3? Please specify here (or provide in footnote)</w:t>
      </w:r>
    </w:p>
  </w:comment>
  <w:comment w:id="47" w:author="Nguyen Thi Thu Ha" w:date="2014-09-27T07:38:00Z" w:initials="NTTH">
    <w:p w14:paraId="03B39682" w14:textId="220FA239" w:rsidR="004F1775" w:rsidRDefault="004F1775">
      <w:pPr>
        <w:pStyle w:val="CommentText"/>
      </w:pPr>
      <w:r>
        <w:rPr>
          <w:rStyle w:val="CommentReference"/>
        </w:rPr>
        <w:annotationRef/>
      </w:r>
      <w:r>
        <w:t xml:space="preserve">What is the reason causing the large range of fuel-wood demand in different communes even these communes located in the same cluster. </w:t>
      </w:r>
    </w:p>
  </w:comment>
  <w:comment w:id="48" w:author="Nguyen Thi Thu Ha" w:date="2014-09-26T13:33:00Z" w:initials="NTTH">
    <w:p w14:paraId="0B715F15" w14:textId="3B464731" w:rsidR="004F1775" w:rsidRDefault="004F1775">
      <w:pPr>
        <w:pStyle w:val="CommentText"/>
      </w:pPr>
      <w:r>
        <w:rPr>
          <w:rStyle w:val="CommentReference"/>
        </w:rPr>
        <w:annotationRef/>
      </w:r>
      <w:r>
        <w:t xml:space="preserve">The data of fuel-wood size consumption should not be the same at 90% and 10%  for all communes as the source of fuel wood at all communes are not the same and the demand for heating at different areas (mountainous areas and lowland areas) are not the same. Please check the data and make it clear. </w:t>
      </w:r>
    </w:p>
  </w:comment>
  <w:comment w:id="49" w:author="Nguyen Thanh Quang" w:date="2014-09-23T09:51:00Z" w:initials="Quang">
    <w:p w14:paraId="428CB733" w14:textId="7979C4D4" w:rsidR="004F1775" w:rsidRDefault="004F1775">
      <w:pPr>
        <w:pStyle w:val="CommentText"/>
      </w:pPr>
      <w:r>
        <w:rPr>
          <w:rStyle w:val="CommentReference"/>
        </w:rPr>
        <w:annotationRef/>
      </w:r>
      <w:r>
        <w:t>Why empty?</w:t>
      </w:r>
    </w:p>
  </w:comment>
  <w:comment w:id="50" w:author="Nguyen Thanh Quang" w:date="2014-09-22T15:02:00Z" w:initials="Quang">
    <w:p w14:paraId="492D2AA4" w14:textId="67B5A814" w:rsidR="004F1775" w:rsidRDefault="004F1775">
      <w:pPr>
        <w:pStyle w:val="CommentText"/>
      </w:pPr>
      <w:r>
        <w:rPr>
          <w:rStyle w:val="CommentReference"/>
        </w:rPr>
        <w:annotationRef/>
      </w:r>
      <w:r>
        <w:t>Who is officer? You mean commune or village officer? I think it came from household respondents???</w:t>
      </w:r>
    </w:p>
  </w:comment>
  <w:comment w:id="51" w:author="Nguyen Thanh Quang" w:date="2014-09-22T15:05:00Z" w:initials="Quang">
    <w:p w14:paraId="3C61734B" w14:textId="7FC99FDF" w:rsidR="004F1775" w:rsidRDefault="004F1775">
      <w:pPr>
        <w:pStyle w:val="CommentText"/>
      </w:pPr>
      <w:r>
        <w:rPr>
          <w:rStyle w:val="CommentReference"/>
        </w:rPr>
        <w:annotationRef/>
      </w:r>
      <w:r>
        <w:t>Why empty?</w:t>
      </w:r>
    </w:p>
  </w:comment>
  <w:comment w:id="52" w:author="Nguyen Thanh Quang" w:date="2014-09-22T15:05:00Z" w:initials="Quang">
    <w:p w14:paraId="75072D46" w14:textId="5F9370D9" w:rsidR="004F1775" w:rsidRDefault="004F1775">
      <w:pPr>
        <w:pStyle w:val="CommentText"/>
      </w:pPr>
      <w:r>
        <w:rPr>
          <w:rStyle w:val="CommentReference"/>
        </w:rPr>
        <w:annotationRef/>
      </w:r>
      <w:r>
        <w:t>Why empty?</w:t>
      </w:r>
    </w:p>
  </w:comment>
  <w:comment w:id="53" w:author="Chris Dickinson" w:date="2014-09-29T07:54:00Z" w:initials="CD">
    <w:p w14:paraId="7BE40DDF" w14:textId="10C55EA6" w:rsidR="004D3FC4" w:rsidRDefault="004D3FC4">
      <w:pPr>
        <w:pStyle w:val="CommentText"/>
      </w:pPr>
      <w:r>
        <w:rPr>
          <w:rStyle w:val="CommentReference"/>
        </w:rPr>
        <w:annotationRef/>
      </w:r>
      <w:r>
        <w:t>Needs to be one section on gender and youth’s role</w:t>
      </w:r>
    </w:p>
  </w:comment>
  <w:comment w:id="54" w:author="Nguyen Thi Thu Ha" w:date="2014-09-26T17:39:00Z" w:initials="NTTH">
    <w:p w14:paraId="7370D229" w14:textId="6A74F47A" w:rsidR="004F1775" w:rsidRDefault="004F1775">
      <w:pPr>
        <w:pStyle w:val="CommentText"/>
      </w:pPr>
      <w:r>
        <w:rPr>
          <w:rStyle w:val="CommentReference"/>
        </w:rPr>
        <w:annotationRef/>
      </w:r>
      <w:r>
        <w:t xml:space="preserve">Its not clear mention how many % of fuel-wood has been collected and/or purchased from market? </w:t>
      </w:r>
    </w:p>
  </w:comment>
  <w:comment w:id="55" w:author="Nguyen Thi Thu Ha" w:date="2014-09-27T08:48:00Z" w:initials="NTTH">
    <w:p w14:paraId="5A490EBC" w14:textId="7024BA7F" w:rsidR="004F1775" w:rsidRDefault="004F1775">
      <w:pPr>
        <w:pStyle w:val="CommentText"/>
      </w:pPr>
      <w:r>
        <w:rPr>
          <w:rStyle w:val="CommentReference"/>
        </w:rPr>
        <w:annotationRef/>
      </w:r>
      <w:r>
        <w:t>How is about the source of wood residues from wood processing factories?</w:t>
      </w:r>
    </w:p>
  </w:comment>
  <w:comment w:id="56" w:author="Nguyen Thanh Quang" w:date="2014-09-22T15:39:00Z" w:initials="Quang">
    <w:p w14:paraId="3E068D5F" w14:textId="4D6AF3EA" w:rsidR="004F1775" w:rsidRDefault="004F1775">
      <w:pPr>
        <w:pStyle w:val="CommentText"/>
      </w:pPr>
      <w:r>
        <w:rPr>
          <w:rStyle w:val="CommentReference"/>
        </w:rPr>
        <w:annotationRef/>
      </w:r>
      <w:r>
        <w:t>Why?</w:t>
      </w:r>
    </w:p>
  </w:comment>
  <w:comment w:id="59" w:author="Nguyen Thi Thu Ha" w:date="2014-09-27T07:39:00Z" w:initials="NTTH">
    <w:p w14:paraId="19D32CCB" w14:textId="4CCF2D2A" w:rsidR="004F1775" w:rsidRDefault="004F1775">
      <w:pPr>
        <w:pStyle w:val="CommentText"/>
      </w:pPr>
      <w:r>
        <w:rPr>
          <w:rStyle w:val="CommentReference"/>
        </w:rPr>
        <w:annotationRef/>
      </w:r>
      <w:r>
        <w:t xml:space="preserve">Please indicate how many % of households raising pig and make an estimation of fuel-wood consumption for pig feed cooking, account for how many % in total consumption? </w:t>
      </w:r>
    </w:p>
  </w:comment>
  <w:comment w:id="60" w:author="Nguyen Thi Thu Ha" w:date="2014-09-26T13:45:00Z" w:initials="NTTH">
    <w:p w14:paraId="0E94DD10" w14:textId="114157E5" w:rsidR="004F1775" w:rsidRDefault="004F1775">
      <w:pPr>
        <w:pStyle w:val="CommentText"/>
      </w:pPr>
      <w:r>
        <w:rPr>
          <w:rStyle w:val="CommentReference"/>
        </w:rPr>
        <w:annotationRef/>
      </w:r>
      <w:r>
        <w:t>How this data come out?</w:t>
      </w:r>
    </w:p>
  </w:comment>
  <w:comment w:id="61" w:author="Nguyen Thanh Quang" w:date="2014-09-23T10:51:00Z" w:initials="Quang">
    <w:p w14:paraId="116BA9F4" w14:textId="0B66BFB1" w:rsidR="004F1775" w:rsidRDefault="004F1775">
      <w:pPr>
        <w:pStyle w:val="CommentText"/>
      </w:pPr>
      <w:r>
        <w:rPr>
          <w:rStyle w:val="CommentReference"/>
        </w:rPr>
        <w:annotationRef/>
      </w:r>
      <w:r>
        <w:t>How many household raising pig? Please specify in percentage</w:t>
      </w:r>
    </w:p>
  </w:comment>
  <w:comment w:id="62" w:author="Nguyen Thi Thu Ha" w:date="2014-09-27T04:51:00Z" w:initials="NTTH">
    <w:p w14:paraId="64DFC6BA" w14:textId="36980475" w:rsidR="004F1775" w:rsidRDefault="004F1775">
      <w:pPr>
        <w:pStyle w:val="CommentText"/>
      </w:pPr>
      <w:r>
        <w:rPr>
          <w:rStyle w:val="CommentReference"/>
        </w:rPr>
        <w:annotationRef/>
      </w:r>
      <w:r>
        <w:t xml:space="preserve">Need to analyze based on the information collected on current use of cook stove and the possibility of switching to improved cook stove or LPG stove. </w:t>
      </w:r>
    </w:p>
  </w:comment>
  <w:comment w:id="63" w:author="Nguyen Thi Thu Ha" w:date="2014-09-26T17:51:00Z" w:initials="NTTH">
    <w:p w14:paraId="0A79B437" w14:textId="5C0DE347" w:rsidR="004F1775" w:rsidRDefault="004F1775">
      <w:pPr>
        <w:pStyle w:val="CommentText"/>
      </w:pPr>
      <w:r>
        <w:rPr>
          <w:rStyle w:val="CommentReference"/>
        </w:rPr>
        <w:annotationRef/>
      </w:r>
      <w:r>
        <w:t xml:space="preserve">The LPG stove have been found widely used in remote areas. However, HH only use LPG some time per month (1 LPG bottle can be used in 4-6 months) and still use fuel-wood as main energy source. </w:t>
      </w:r>
    </w:p>
  </w:comment>
  <w:comment w:id="64" w:author="Nguyen Thanh Quang" w:date="2014-09-23T10:09:00Z" w:initials="Quang">
    <w:p w14:paraId="0E824DC5" w14:textId="0E418C27" w:rsidR="004F1775" w:rsidRDefault="004F1775">
      <w:pPr>
        <w:pStyle w:val="CommentText"/>
      </w:pPr>
      <w:r>
        <w:rPr>
          <w:rStyle w:val="CommentReference"/>
        </w:rPr>
        <w:annotationRef/>
      </w:r>
      <w:r>
        <w:t>How many in percentage?</w:t>
      </w:r>
    </w:p>
  </w:comment>
  <w:comment w:id="65" w:author="Nguyen Thanh Quang" w:date="2014-09-23T10:09:00Z" w:initials="Quang">
    <w:p w14:paraId="03AA62C7" w14:textId="5B6A17D7" w:rsidR="004F1775" w:rsidRDefault="004F1775">
      <w:pPr>
        <w:pStyle w:val="CommentText"/>
      </w:pPr>
      <w:r>
        <w:rPr>
          <w:rStyle w:val="CommentReference"/>
        </w:rPr>
        <w:annotationRef/>
      </w:r>
      <w:r>
        <w:t>How many in percentage?</w:t>
      </w:r>
    </w:p>
  </w:comment>
  <w:comment w:id="68" w:author="Nguyen Thanh Quang" w:date="2014-09-23T10:10:00Z" w:initials="Quang">
    <w:p w14:paraId="4E8EB9E0" w14:textId="223C5008" w:rsidR="004F1775" w:rsidRDefault="004F1775">
      <w:pPr>
        <w:pStyle w:val="CommentText"/>
      </w:pPr>
      <w:r>
        <w:rPr>
          <w:rStyle w:val="CommentReference"/>
        </w:rPr>
        <w:annotationRef/>
      </w:r>
      <w:r>
        <w:t>How many? please specify in percentage</w:t>
      </w:r>
    </w:p>
  </w:comment>
  <w:comment w:id="67" w:author="Nguyen Thi Thu Ha" w:date="2014-09-27T05:09:00Z" w:initials="NTTH">
    <w:p w14:paraId="754D24F9" w14:textId="26D4B8E2" w:rsidR="004F1775" w:rsidRDefault="004F1775">
      <w:pPr>
        <w:pStyle w:val="CommentText"/>
      </w:pPr>
      <w:r>
        <w:rPr>
          <w:rStyle w:val="CommentReference"/>
        </w:rPr>
        <w:annotationRef/>
      </w:r>
      <w:r>
        <w:t xml:space="preserve">The conclusion is not convincing enough as we have found that herding buffalos job is more for grandparents and children (out of labour age). Moreover, the % of HH raising cows, buffalos is not high. The Women still mainly responsible for fuel-wood collection. Please make this point more in Gender considering </w:t>
      </w:r>
    </w:p>
  </w:comment>
  <w:comment w:id="69" w:author="Nguyen Thanh Quang" w:date="2014-09-23T10:10:00Z" w:initials="Quang">
    <w:p w14:paraId="7ED7140D" w14:textId="04B7E4D5" w:rsidR="004F1775" w:rsidRDefault="004F1775">
      <w:pPr>
        <w:pStyle w:val="CommentText"/>
      </w:pPr>
      <w:r>
        <w:rPr>
          <w:rStyle w:val="CommentReference"/>
        </w:rPr>
        <w:annotationRef/>
      </w:r>
      <w:r>
        <w:t>In percentage?</w:t>
      </w:r>
    </w:p>
  </w:comment>
  <w:comment w:id="66" w:author="Chris Dickinson" w:date="2014-09-29T07:55:00Z" w:initials="CD">
    <w:p w14:paraId="1102882F" w14:textId="0F8810AD" w:rsidR="004D3FC4" w:rsidRDefault="004D3FC4">
      <w:pPr>
        <w:pStyle w:val="CommentText"/>
      </w:pPr>
      <w:r>
        <w:rPr>
          <w:rStyle w:val="CommentReference"/>
        </w:rPr>
        <w:annotationRef/>
      </w:r>
      <w:r>
        <w:t>More detail is needed.</w:t>
      </w:r>
    </w:p>
  </w:comment>
  <w:comment w:id="71" w:author="Nguyen Thi Thu Ha" w:date="2014-09-27T09:27:00Z" w:initials="NTTH">
    <w:p w14:paraId="32EA5E97" w14:textId="544B8AA3" w:rsidR="004F1775" w:rsidRDefault="004F1775">
      <w:pPr>
        <w:pStyle w:val="CommentText"/>
      </w:pPr>
      <w:r>
        <w:rPr>
          <w:rStyle w:val="CommentReference"/>
        </w:rPr>
        <w:annotationRef/>
      </w:r>
      <w:r>
        <w:t xml:space="preserve">Need to specify in table the type of industrial plants, capacity, energy demand, type of fuels used and % of fuel-wood.  </w:t>
      </w:r>
    </w:p>
  </w:comment>
  <w:comment w:id="72" w:author="Nguyen Thanh Quang" w:date="2014-09-23T10:53:00Z" w:initials="Quang">
    <w:p w14:paraId="217296F0" w14:textId="64870D64" w:rsidR="004F1775" w:rsidRDefault="004F1775">
      <w:pPr>
        <w:pStyle w:val="CommentText"/>
      </w:pPr>
      <w:r>
        <w:rPr>
          <w:rStyle w:val="CommentReference"/>
        </w:rPr>
        <w:annotationRef/>
      </w:r>
      <w:r>
        <w:t>How cheaper?</w:t>
      </w:r>
    </w:p>
  </w:comment>
  <w:comment w:id="73" w:author="Nguyen Thanh Quang" w:date="2014-09-23T11:18:00Z" w:initials="Quang">
    <w:p w14:paraId="58CDD664" w14:textId="246577DC" w:rsidR="004F1775" w:rsidRDefault="004F1775">
      <w:pPr>
        <w:pStyle w:val="CommentText"/>
      </w:pPr>
      <w:r>
        <w:rPr>
          <w:rStyle w:val="CommentReference"/>
        </w:rPr>
        <w:annotationRef/>
      </w:r>
      <w:r>
        <w:t>What is consumption amount of these plants?</w:t>
      </w:r>
    </w:p>
  </w:comment>
  <w:comment w:id="74" w:author="Nguyen Thanh Quang" w:date="2014-09-23T11:07:00Z" w:initials="Quang">
    <w:p w14:paraId="6D729056" w14:textId="3B80B082" w:rsidR="004F1775" w:rsidRDefault="004F1775">
      <w:pPr>
        <w:pStyle w:val="CommentText"/>
      </w:pPr>
      <w:r>
        <w:rPr>
          <w:rStyle w:val="CommentReference"/>
        </w:rPr>
        <w:annotationRef/>
      </w:r>
      <w:r>
        <w:t>impossible</w:t>
      </w:r>
    </w:p>
  </w:comment>
  <w:comment w:id="75" w:author="Nguyen Thi Thu Ha" w:date="2014-09-27T05:36:00Z" w:initials="NTTH">
    <w:p w14:paraId="1D746943" w14:textId="3BD578AF" w:rsidR="004F1775" w:rsidRDefault="004F1775">
      <w:pPr>
        <w:pStyle w:val="CommentText"/>
      </w:pPr>
      <w:r>
        <w:rPr>
          <w:rStyle w:val="CommentReference"/>
        </w:rPr>
        <w:annotationRef/>
      </w:r>
      <w:r>
        <w:t>Very good point!</w:t>
      </w:r>
    </w:p>
  </w:comment>
  <w:comment w:id="76" w:author="Chris Dickinson" w:date="2014-09-29T07:55:00Z" w:initials="CD">
    <w:p w14:paraId="16D816B7" w14:textId="52A18B02" w:rsidR="00DB44E4" w:rsidRDefault="00DB44E4">
      <w:pPr>
        <w:pStyle w:val="CommentText"/>
      </w:pPr>
      <w:r>
        <w:rPr>
          <w:rStyle w:val="CommentReference"/>
        </w:rPr>
        <w:annotationRef/>
      </w:r>
      <w:r>
        <w:t>How big is this, compare to number of industries</w:t>
      </w:r>
    </w:p>
  </w:comment>
  <w:comment w:id="78" w:author="Chris Dickinson" w:date="2014-09-29T07:58:00Z" w:initials="CD">
    <w:p w14:paraId="53FA193E" w14:textId="789ADC12" w:rsidR="00CA6DDD" w:rsidRDefault="00CA6DDD">
      <w:pPr>
        <w:pStyle w:val="CommentText"/>
      </w:pPr>
      <w:r>
        <w:rPr>
          <w:rStyle w:val="CommentReference"/>
        </w:rPr>
        <w:annotationRef/>
      </w:r>
      <w:r>
        <w:t>Needs more detail on value chain, and diagrams</w:t>
      </w:r>
    </w:p>
  </w:comment>
  <w:comment w:id="80" w:author="Nguyen Thanh Quang" w:date="2014-09-23T11:22:00Z" w:initials="Quang">
    <w:p w14:paraId="6CBE6700" w14:textId="10744A1C" w:rsidR="004F1775" w:rsidRDefault="004F1775">
      <w:pPr>
        <w:pStyle w:val="CommentText"/>
      </w:pPr>
      <w:r>
        <w:rPr>
          <w:rStyle w:val="CommentReference"/>
        </w:rPr>
        <w:annotationRef/>
      </w:r>
      <w:r>
        <w:t>why is it cheaper than planted trees? This leads to not cutting down natural forest???</w:t>
      </w:r>
    </w:p>
  </w:comment>
  <w:comment w:id="79" w:author="Chris Dickinson" w:date="2014-09-29T07:56:00Z" w:initials="CD">
    <w:p w14:paraId="1B274304" w14:textId="04655B8F" w:rsidR="00DB44E4" w:rsidRDefault="00DB44E4">
      <w:pPr>
        <w:pStyle w:val="CommentText"/>
      </w:pPr>
      <w:r>
        <w:rPr>
          <w:rStyle w:val="CommentReference"/>
        </w:rPr>
        <w:annotationRef/>
      </w:r>
      <w:r>
        <w:t>Expand more on this, most chapters lack any real data and mainly personal opinion.</w:t>
      </w:r>
    </w:p>
  </w:comment>
  <w:comment w:id="81" w:author="Nguyen Thi Thu Ha" w:date="2014-09-27T07:41:00Z" w:initials="NTTH">
    <w:p w14:paraId="0ECCF49A" w14:textId="43547188" w:rsidR="004F1775" w:rsidRDefault="004F1775">
      <w:pPr>
        <w:pStyle w:val="CommentText"/>
      </w:pPr>
      <w:r>
        <w:rPr>
          <w:rStyle w:val="CommentReference"/>
        </w:rPr>
        <w:annotationRef/>
      </w:r>
      <w:r>
        <w:t>Who have right to exploit natural wood from forest conversion? Private or Government?</w:t>
      </w:r>
    </w:p>
    <w:p w14:paraId="5E60C998" w14:textId="5200C347" w:rsidR="004F1775" w:rsidRDefault="004F1775">
      <w:pPr>
        <w:pStyle w:val="CommentText"/>
      </w:pPr>
      <w:r>
        <w:t xml:space="preserve">Is there any Government plan for wood exploitation from these forest conversion? </w:t>
      </w:r>
    </w:p>
  </w:comment>
  <w:comment w:id="83" w:author="Chris Dickinson" w:date="2014-09-29T07:56:00Z" w:initials="CD">
    <w:p w14:paraId="00BE1853" w14:textId="7315ADC1" w:rsidR="00CA6DDD" w:rsidRDefault="00CA6DDD">
      <w:pPr>
        <w:pStyle w:val="CommentText"/>
      </w:pPr>
      <w:r>
        <w:rPr>
          <w:rStyle w:val="CommentReference"/>
        </w:rPr>
        <w:annotationRef/>
      </w:r>
      <w:r>
        <w:t>Details, size, location- Ask Hiue and Nghi for information.</w:t>
      </w:r>
    </w:p>
  </w:comment>
  <w:comment w:id="85" w:author="Nguyen Thi Thu Ha" w:date="2014-09-27T05:59:00Z" w:initials="NTTH">
    <w:p w14:paraId="43D4F915" w14:textId="467FE20A" w:rsidR="004F1775" w:rsidRDefault="004F1775">
      <w:pPr>
        <w:pStyle w:val="CommentText"/>
      </w:pPr>
      <w:r>
        <w:rPr>
          <w:rStyle w:val="CommentReference"/>
        </w:rPr>
        <w:annotationRef/>
      </w:r>
      <w:r>
        <w:t xml:space="preserve"> Should indicate clearly only for residential consumption.</w:t>
      </w:r>
    </w:p>
  </w:comment>
  <w:comment w:id="86" w:author="Nguyen Thi Thu Ha" w:date="2014-09-27T06:29:00Z" w:initials="NTTH">
    <w:p w14:paraId="5D122B4D" w14:textId="347EA10C" w:rsidR="004F1775" w:rsidRDefault="004F1775">
      <w:pPr>
        <w:pStyle w:val="CommentText"/>
      </w:pPr>
      <w:r>
        <w:rPr>
          <w:rStyle w:val="CommentReference"/>
        </w:rPr>
        <w:annotationRef/>
      </w:r>
      <w:r>
        <w:t>Please indicate clearly 10% for heating (as said)</w:t>
      </w:r>
    </w:p>
  </w:comment>
  <w:comment w:id="88" w:author="Nguyen Thi Thu Ha" w:date="2014-09-27T09:55:00Z" w:initials="NTTH">
    <w:p w14:paraId="02673E71" w14:textId="2ABC1954" w:rsidR="004F1775" w:rsidRDefault="004F1775">
      <w:pPr>
        <w:pStyle w:val="CommentText"/>
      </w:pPr>
      <w:r>
        <w:rPr>
          <w:rStyle w:val="CommentReference"/>
        </w:rPr>
        <w:annotationRef/>
      </w:r>
      <w:r>
        <w:t xml:space="preserve">The Middlemen only buy wood from nature forest? Any other source possibly? </w:t>
      </w:r>
    </w:p>
  </w:comment>
  <w:comment w:id="89" w:author="Nguyen Thi Thu Ha" w:date="2014-09-27T06:29:00Z" w:initials="NTTH">
    <w:p w14:paraId="5E4D7DFF" w14:textId="78F52A77" w:rsidR="004F1775" w:rsidRDefault="004F1775">
      <w:pPr>
        <w:pStyle w:val="CommentText"/>
      </w:pPr>
      <w:r>
        <w:rPr>
          <w:rStyle w:val="CommentReference"/>
        </w:rPr>
        <w:annotationRef/>
      </w:r>
      <w:r>
        <w:t xml:space="preserve">Where the data come from? Source? </w:t>
      </w:r>
    </w:p>
  </w:comment>
  <w:comment w:id="90" w:author="Nguyen Thi Thu Ha" w:date="2014-09-27T09:21:00Z" w:initials="NTTH">
    <w:p w14:paraId="73DB287C" w14:textId="06261226" w:rsidR="004F1775" w:rsidRDefault="004F1775">
      <w:pPr>
        <w:pStyle w:val="CommentText"/>
      </w:pPr>
      <w:r>
        <w:rPr>
          <w:rStyle w:val="CommentReference"/>
        </w:rPr>
        <w:annotationRef/>
      </w:r>
      <w:r>
        <w:t xml:space="preserve">It not indicated clearly enough whether 4,500 tones/yr of wood will be used as fuel-wood (energy) or also as material for wood processing (MDF, woodchip,…)? </w:t>
      </w:r>
    </w:p>
  </w:comment>
  <w:comment w:id="92" w:author="Chris Dickinson" w:date="2014-09-29T07:57:00Z" w:initials="CD">
    <w:p w14:paraId="22056701" w14:textId="67982CC3" w:rsidR="00CA6DDD" w:rsidRDefault="00CA6DDD">
      <w:pPr>
        <w:pStyle w:val="CommentText"/>
      </w:pPr>
      <w:r>
        <w:rPr>
          <w:rStyle w:val="CommentReference"/>
        </w:rPr>
        <w:annotationRef/>
      </w:r>
      <w:r>
        <w:t>Check all table formats.</w:t>
      </w:r>
    </w:p>
  </w:comment>
  <w:comment w:id="93" w:author="Nguyen Thi Thu Ha" w:date="2014-09-27T06:25:00Z" w:initials="NTTH">
    <w:p w14:paraId="04E7AB51" w14:textId="1E546B72" w:rsidR="004F1775" w:rsidRDefault="004F1775">
      <w:pPr>
        <w:pStyle w:val="CommentText"/>
      </w:pPr>
      <w:r>
        <w:rPr>
          <w:rStyle w:val="CommentReference"/>
        </w:rPr>
        <w:annotationRef/>
      </w:r>
      <w:r>
        <w:t>How large area that the Middleman collect wood? Only in Nam Son or also outside of commune?</w:t>
      </w:r>
    </w:p>
  </w:comment>
  <w:comment w:id="94" w:author="Nguyen Thi Thu Ha" w:date="2014-09-27T06:42:00Z" w:initials="NTTH">
    <w:p w14:paraId="6B94B3C5" w14:textId="6ADEF1AE" w:rsidR="004F1775" w:rsidRDefault="004F1775">
      <w:pPr>
        <w:pStyle w:val="CommentText"/>
      </w:pPr>
      <w:r>
        <w:rPr>
          <w:rStyle w:val="CommentReference"/>
        </w:rPr>
        <w:annotationRef/>
      </w:r>
      <w:r>
        <w:t>Whole natural forest areas in Nam Son/Lang Chanh are legal for exploiting? Please be careful with the conclusion.</w:t>
      </w:r>
    </w:p>
  </w:comment>
  <w:comment w:id="95" w:author="Nguyen Thi Thu Ha" w:date="2014-09-27T06:42:00Z" w:initials="NTTH">
    <w:p w14:paraId="2EBA7297" w14:textId="0E698D06" w:rsidR="004F1775" w:rsidRDefault="004F1775">
      <w:pPr>
        <w:pStyle w:val="CommentText"/>
      </w:pPr>
      <w:r>
        <w:rPr>
          <w:rStyle w:val="CommentReference"/>
        </w:rPr>
        <w:annotationRef/>
      </w:r>
      <w:r>
        <w:t xml:space="preserve">Who have right to exploit wood from forest conversion? Villager could harvest freely? </w:t>
      </w:r>
    </w:p>
  </w:comment>
  <w:comment w:id="96" w:author="Nguyen Thi Thu Ha" w:date="2014-09-27T09:39:00Z" w:initials="NTTH">
    <w:p w14:paraId="3F094F3F" w14:textId="1DF1A287" w:rsidR="004F1775" w:rsidRDefault="004F1775" w:rsidP="00A9537C">
      <w:pPr>
        <w:pStyle w:val="CommentText"/>
      </w:pPr>
      <w:r>
        <w:rPr>
          <w:rStyle w:val="CommentReference"/>
        </w:rPr>
        <w:annotationRef/>
      </w:r>
      <w:r w:rsidRPr="00565B0D">
        <w:t xml:space="preserve">Should </w:t>
      </w:r>
      <w:r>
        <w:t>give an overview on industrial production which have large energy demand in two provinces to see the potential use of fuel-wood as energy source.</w:t>
      </w:r>
    </w:p>
  </w:comment>
  <w:comment w:id="98" w:author="Chris Dickinson" w:date="2014-09-29T08:01:00Z" w:initials="CD">
    <w:p w14:paraId="0578FBE3" w14:textId="4EBEC4C8" w:rsidR="001940D6" w:rsidRDefault="001940D6">
      <w:pPr>
        <w:pStyle w:val="CommentText"/>
      </w:pPr>
      <w:r>
        <w:rPr>
          <w:rStyle w:val="CommentReference"/>
        </w:rPr>
        <w:annotationRef/>
      </w:r>
      <w:r>
        <w:t>More on prices and value chains, historical change? No?</w:t>
      </w:r>
    </w:p>
  </w:comment>
  <w:comment w:id="99" w:author="Chris Dickinson" w:date="2014-09-29T08:01:00Z" w:initials="CD">
    <w:p w14:paraId="7E735257" w14:textId="1E5D89B7" w:rsidR="001940D6" w:rsidRDefault="001940D6">
      <w:pPr>
        <w:pStyle w:val="CommentText"/>
      </w:pPr>
      <w:r>
        <w:rPr>
          <w:rStyle w:val="CommentReference"/>
        </w:rPr>
        <w:annotationRef/>
      </w:r>
      <w:r>
        <w:t xml:space="preserve">Need to make sure all thorugh report its clear what wood means? What does wood mean here, </w:t>
      </w:r>
    </w:p>
  </w:comment>
  <w:comment w:id="97" w:author="Chris Dickinson" w:date="2014-09-29T08:00:00Z" w:initials="CD">
    <w:p w14:paraId="2454BF30" w14:textId="0066AFCF" w:rsidR="001940D6" w:rsidRDefault="001940D6">
      <w:pPr>
        <w:pStyle w:val="CommentText"/>
      </w:pPr>
      <w:r>
        <w:rPr>
          <w:rStyle w:val="CommentReference"/>
        </w:rPr>
        <w:annotationRef/>
      </w:r>
      <w:r>
        <w:t>important</w:t>
      </w:r>
    </w:p>
  </w:comment>
  <w:comment w:id="101" w:author="Nguyen Thi Thu Ha" w:date="2014-09-27T06:45:00Z" w:initials="NTTH">
    <w:p w14:paraId="667FF4C9" w14:textId="5A8D9072" w:rsidR="004F1775" w:rsidRDefault="004F1775">
      <w:pPr>
        <w:pStyle w:val="CommentText"/>
      </w:pPr>
      <w:r>
        <w:rPr>
          <w:rStyle w:val="CommentReference"/>
        </w:rPr>
        <w:annotationRef/>
      </w:r>
      <w:r>
        <w:t>Why nature wood, not other?</w:t>
      </w:r>
    </w:p>
  </w:comment>
  <w:comment w:id="100" w:author="Chris Dickinson" w:date="2014-09-29T08:02:00Z" w:initials="CD">
    <w:p w14:paraId="1AF9B8B0" w14:textId="18D06A42" w:rsidR="00164112" w:rsidRDefault="00164112">
      <w:pPr>
        <w:pStyle w:val="CommentText"/>
      </w:pPr>
      <w:r>
        <w:rPr>
          <w:rStyle w:val="CommentReference"/>
        </w:rPr>
        <w:annotationRef/>
      </w:r>
      <w:r>
        <w:t>Interesting. Is this seasonal? How much is total tea production?</w:t>
      </w:r>
    </w:p>
  </w:comment>
  <w:comment w:id="102" w:author="Nguyen Thanh Quang" w:date="2014-09-23T12:02:00Z" w:initials="Quang">
    <w:p w14:paraId="767F0E8D" w14:textId="77777777" w:rsidR="004F1775" w:rsidRDefault="004F1775">
      <w:pPr>
        <w:pStyle w:val="CommentText"/>
      </w:pPr>
      <w:r>
        <w:rPr>
          <w:rStyle w:val="CommentReference"/>
        </w:rPr>
        <w:annotationRef/>
      </w:r>
      <w:r>
        <w:t>What is opportunity for improving energy efficiency of these tea plants?</w:t>
      </w:r>
    </w:p>
    <w:p w14:paraId="481EC81A" w14:textId="30EED097" w:rsidR="004F1775" w:rsidRDefault="004F1775">
      <w:pPr>
        <w:pStyle w:val="CommentText"/>
      </w:pPr>
      <w:r>
        <w:t>What are current situation of combustion technologies?</w:t>
      </w:r>
    </w:p>
  </w:comment>
  <w:comment w:id="103" w:author="Chris Dickinson" w:date="2014-09-29T08:02:00Z" w:initials="CD">
    <w:p w14:paraId="0E892FA2" w14:textId="759616E2" w:rsidR="00164112" w:rsidRDefault="00164112">
      <w:pPr>
        <w:pStyle w:val="CommentText"/>
      </w:pPr>
      <w:r>
        <w:rPr>
          <w:rStyle w:val="CommentReference"/>
        </w:rPr>
        <w:annotationRef/>
      </w:r>
      <w:r>
        <w:t>Is tea only in Thanh Chuong? Can Nghi help with this?</w:t>
      </w:r>
    </w:p>
  </w:comment>
  <w:comment w:id="104" w:author="Nguyen Thi Thu Ha" w:date="2014-09-27T07:29:00Z" w:initials="NTTH">
    <w:p w14:paraId="3986230C" w14:textId="21917B21" w:rsidR="004F1775" w:rsidRDefault="004F1775">
      <w:pPr>
        <w:pStyle w:val="CommentText"/>
      </w:pPr>
      <w:r>
        <w:rPr>
          <w:rStyle w:val="CommentReference"/>
        </w:rPr>
        <w:annotationRef/>
      </w:r>
      <w:r>
        <w:t>Please provide more detail information about these two paper factices, capacity, type of material and product; is there any wood residues during production process? How they manage?</w:t>
      </w:r>
    </w:p>
  </w:comment>
  <w:comment w:id="105" w:author="Chris Dickinson" w:date="2014-09-29T08:03:00Z" w:initials="CD">
    <w:p w14:paraId="19F8C7A0" w14:textId="0A7D9A10" w:rsidR="00164112" w:rsidRDefault="00164112">
      <w:pPr>
        <w:pStyle w:val="CommentText"/>
      </w:pPr>
      <w:r>
        <w:rPr>
          <w:rStyle w:val="CommentReference"/>
        </w:rPr>
        <w:annotationRef/>
      </w:r>
      <w:r>
        <w:t>How much is coal? Compared to fuelwood? In Delta area. LPG Gas?</w:t>
      </w:r>
    </w:p>
  </w:comment>
  <w:comment w:id="106" w:author="Nguyen Thi Thu Ha" w:date="2014-09-27T09:40:00Z" w:initials="NTTH">
    <w:p w14:paraId="094C1C6D" w14:textId="0F692682" w:rsidR="004F1775" w:rsidRDefault="004F1775">
      <w:pPr>
        <w:pStyle w:val="CommentText"/>
      </w:pPr>
      <w:r>
        <w:rPr>
          <w:rStyle w:val="CommentReference"/>
        </w:rPr>
        <w:annotationRef/>
      </w:r>
      <w:r>
        <w:t xml:space="preserve">The given picture is still not clear enough to see how large fuel-wood demand for the domestic and industrial use. </w:t>
      </w:r>
    </w:p>
    <w:p w14:paraId="025068CB" w14:textId="47EB42C9" w:rsidR="004F1775" w:rsidRDefault="004F1775">
      <w:pPr>
        <w:pStyle w:val="CommentText"/>
      </w:pPr>
      <w:r>
        <w:t xml:space="preserve">What is main factor drive deforestation in survey areas. </w:t>
      </w:r>
    </w:p>
  </w:comment>
  <w:comment w:id="108" w:author="Nguyen Thi Thu Ha" w:date="2014-09-27T09:39:00Z" w:initials="NTTH">
    <w:p w14:paraId="1401AA80" w14:textId="24991AFB" w:rsidR="004F1775" w:rsidRDefault="004F1775">
      <w:pPr>
        <w:pStyle w:val="CommentText"/>
      </w:pPr>
      <w:r>
        <w:rPr>
          <w:rStyle w:val="CommentReference"/>
        </w:rPr>
        <w:annotationRef/>
      </w:r>
      <w:r>
        <w:t>Is this 60% only for industrial energy purpose? As mentioned above by Nam Son middlemen, it also used as raw material for wood processing (MDF), please make the point more clearly!</w:t>
      </w:r>
    </w:p>
  </w:comment>
  <w:comment w:id="113" w:author="Chris Dickinson" w:date="2014-09-29T08:03:00Z" w:initials="CD">
    <w:p w14:paraId="1ECA91B4" w14:textId="47E1ACAB" w:rsidR="00994F54" w:rsidRDefault="00994F54">
      <w:pPr>
        <w:pStyle w:val="CommentText"/>
      </w:pPr>
      <w:r>
        <w:rPr>
          <w:rStyle w:val="CommentReference"/>
        </w:rPr>
        <w:annotationRef/>
      </w:r>
      <w:r>
        <w:t>Expand this section.</w:t>
      </w:r>
    </w:p>
  </w:comment>
  <w:comment w:id="114" w:author="Nguyen Thanh Quang" w:date="2014-09-23T14:05:00Z" w:initials="Quang">
    <w:p w14:paraId="4F62C770" w14:textId="06E084FC" w:rsidR="004F1775" w:rsidRDefault="004F1775">
      <w:pPr>
        <w:pStyle w:val="CommentText"/>
      </w:pPr>
      <w:r>
        <w:rPr>
          <w:rStyle w:val="CommentReference"/>
        </w:rPr>
        <w:annotationRef/>
      </w:r>
      <w:r>
        <w:t>Consuming, processing,…????</w:t>
      </w:r>
    </w:p>
  </w:comment>
  <w:comment w:id="115" w:author="Nguyen Thi Thu Ha" w:date="2014-09-26T17:15:00Z" w:initials="NTTH">
    <w:p w14:paraId="41EFCDB3" w14:textId="4B225F07" w:rsidR="004F1775" w:rsidRDefault="004F1775">
      <w:pPr>
        <w:pStyle w:val="CommentText"/>
      </w:pPr>
      <w:r>
        <w:rPr>
          <w:rStyle w:val="CommentReference"/>
        </w:rPr>
        <w:annotationRef/>
      </w:r>
      <w:r>
        <w:t>Should be appeared in chart</w:t>
      </w:r>
    </w:p>
  </w:comment>
  <w:comment w:id="116" w:author="Nguyen Thi Thu Ha" w:date="2014-09-27T09:34:00Z" w:initials="NTTH">
    <w:p w14:paraId="396AE1FD" w14:textId="48FCD6B6" w:rsidR="004F1775" w:rsidRDefault="004F1775">
      <w:pPr>
        <w:pStyle w:val="CommentText"/>
      </w:pPr>
      <w:r>
        <w:rPr>
          <w:rStyle w:val="CommentReference"/>
        </w:rPr>
        <w:annotationRef/>
      </w:r>
      <w:r>
        <w:t>How is about fuel-wood chain value for residential use? Please add!</w:t>
      </w:r>
    </w:p>
  </w:comment>
  <w:comment w:id="118" w:author="Nguyen Thanh Quang" w:date="2014-09-23T14:34:00Z" w:initials="Quang">
    <w:p w14:paraId="0BE224D6" w14:textId="5E0A2122" w:rsidR="004F1775" w:rsidRDefault="004F1775">
      <w:pPr>
        <w:pStyle w:val="CommentText"/>
      </w:pPr>
      <w:r>
        <w:rPr>
          <w:rStyle w:val="CommentReference"/>
        </w:rPr>
        <w:annotationRef/>
      </w:r>
      <w:r>
        <w:t>Recommendations are so general and do not link to current situation above.</w:t>
      </w:r>
    </w:p>
  </w:comment>
  <w:comment w:id="122" w:author="Nguyen Thi Thu Ha" w:date="2014-09-27T07:13:00Z" w:initials="NTTH">
    <w:p w14:paraId="2EEC7E55" w14:textId="7FF8AE31" w:rsidR="004F1775" w:rsidRDefault="004F1775">
      <w:pPr>
        <w:pStyle w:val="CommentText"/>
      </w:pPr>
      <w:r>
        <w:rPr>
          <w:rStyle w:val="CommentReference"/>
        </w:rPr>
        <w:annotationRef/>
      </w:r>
      <w:r>
        <w:t>Good suggestion for upcoming ICS project areas.</w:t>
      </w:r>
    </w:p>
  </w:comment>
  <w:comment w:id="124" w:author="Nguyen Thanh Quang" w:date="2014-09-23T14:27:00Z" w:initials="Quang">
    <w:p w14:paraId="2A417F77" w14:textId="12BCB142" w:rsidR="004F1775" w:rsidRDefault="004F1775">
      <w:pPr>
        <w:pStyle w:val="CommentText"/>
      </w:pPr>
      <w:r>
        <w:rPr>
          <w:rStyle w:val="CommentReference"/>
        </w:rPr>
        <w:annotationRef/>
      </w:r>
      <w:r>
        <w:t>This should not be a good option as as it will increase indirect emissions from using the electricity</w:t>
      </w:r>
    </w:p>
  </w:comment>
  <w:comment w:id="126" w:author="Nguyen Thi Thu Ha" w:date="2014-09-27T07:31:00Z" w:initials="NTTH">
    <w:p w14:paraId="51E8037B" w14:textId="66C9A955" w:rsidR="004F1775" w:rsidRDefault="004F1775">
      <w:pPr>
        <w:pStyle w:val="CommentText"/>
        <w:rPr>
          <w:rStyle w:val="CommentReference"/>
        </w:rPr>
      </w:pPr>
      <w:r>
        <w:rPr>
          <w:rStyle w:val="CommentReference"/>
        </w:rPr>
        <w:annotationRef/>
      </w:r>
      <w:r>
        <w:rPr>
          <w:rStyle w:val="CommentReference"/>
        </w:rPr>
        <w:t>Is this correct?</w:t>
      </w:r>
    </w:p>
    <w:p w14:paraId="40127D92" w14:textId="152E28EE" w:rsidR="004F1775" w:rsidRDefault="004F1775">
      <w:pPr>
        <w:pStyle w:val="CommentText"/>
      </w:pPr>
      <w:r>
        <w:t xml:space="preserve">Should be both nature and plantation forest as villagers manage both type of forest.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3E258B" w15:done="0"/>
  <w15:commentEx w15:paraId="4170BCBC" w15:done="0"/>
  <w15:commentEx w15:paraId="6B6D4B03" w15:done="0"/>
  <w15:commentEx w15:paraId="253B9855" w15:done="0"/>
  <w15:commentEx w15:paraId="3D0C5D94" w15:done="0"/>
  <w15:commentEx w15:paraId="4FB929DD" w15:done="0"/>
  <w15:commentEx w15:paraId="08439CB2" w15:done="0"/>
  <w15:commentEx w15:paraId="38DA1FBB" w15:done="0"/>
  <w15:commentEx w15:paraId="1CC4CC46" w15:done="0"/>
  <w15:commentEx w15:paraId="27F040EA" w15:done="0"/>
  <w15:commentEx w15:paraId="59750D56" w15:done="0"/>
  <w15:commentEx w15:paraId="25666AF3" w15:done="0"/>
  <w15:commentEx w15:paraId="02367A9E" w15:done="0"/>
  <w15:commentEx w15:paraId="443A5A76" w15:done="0"/>
  <w15:commentEx w15:paraId="53C3C89D" w15:done="0"/>
  <w15:commentEx w15:paraId="3CCC45F6" w15:done="0"/>
  <w15:commentEx w15:paraId="139E0A2D" w15:done="0"/>
  <w15:commentEx w15:paraId="53C72DD9" w15:done="0"/>
  <w15:commentEx w15:paraId="03B39682" w15:done="0"/>
  <w15:commentEx w15:paraId="0B715F15" w15:done="0"/>
  <w15:commentEx w15:paraId="428CB733" w15:done="0"/>
  <w15:commentEx w15:paraId="492D2AA4" w15:done="0"/>
  <w15:commentEx w15:paraId="3C61734B" w15:done="0"/>
  <w15:commentEx w15:paraId="75072D46" w15:done="0"/>
  <w15:commentEx w15:paraId="7BE40DDF" w15:done="0"/>
  <w15:commentEx w15:paraId="7370D229" w15:done="0"/>
  <w15:commentEx w15:paraId="5A490EBC" w15:done="0"/>
  <w15:commentEx w15:paraId="3E068D5F" w15:done="0"/>
  <w15:commentEx w15:paraId="19D32CCB" w15:done="0"/>
  <w15:commentEx w15:paraId="0E94DD10" w15:done="0"/>
  <w15:commentEx w15:paraId="116BA9F4" w15:done="0"/>
  <w15:commentEx w15:paraId="64DFC6BA" w15:done="0"/>
  <w15:commentEx w15:paraId="0A79B437" w15:done="0"/>
  <w15:commentEx w15:paraId="0E824DC5" w15:done="0"/>
  <w15:commentEx w15:paraId="03AA62C7" w15:done="0"/>
  <w15:commentEx w15:paraId="4E8EB9E0" w15:done="0"/>
  <w15:commentEx w15:paraId="754D24F9" w15:done="0"/>
  <w15:commentEx w15:paraId="7ED7140D" w15:done="0"/>
  <w15:commentEx w15:paraId="1102882F" w15:done="0"/>
  <w15:commentEx w15:paraId="32EA5E97" w15:done="0"/>
  <w15:commentEx w15:paraId="217296F0" w15:done="0"/>
  <w15:commentEx w15:paraId="58CDD664" w15:done="0"/>
  <w15:commentEx w15:paraId="6D729056" w15:done="0"/>
  <w15:commentEx w15:paraId="1D746943" w15:done="0"/>
  <w15:commentEx w15:paraId="16D816B7" w15:done="0"/>
  <w15:commentEx w15:paraId="53FA193E" w15:done="0"/>
  <w15:commentEx w15:paraId="6CBE6700" w15:done="0"/>
  <w15:commentEx w15:paraId="1B274304" w15:done="0"/>
  <w15:commentEx w15:paraId="5E60C998" w15:done="0"/>
  <w15:commentEx w15:paraId="00BE1853" w15:done="0"/>
  <w15:commentEx w15:paraId="43D4F915" w15:done="0"/>
  <w15:commentEx w15:paraId="5D122B4D" w15:done="0"/>
  <w15:commentEx w15:paraId="02673E71" w15:done="0"/>
  <w15:commentEx w15:paraId="5E4D7DFF" w15:done="0"/>
  <w15:commentEx w15:paraId="73DB287C" w15:done="0"/>
  <w15:commentEx w15:paraId="22056701" w15:done="0"/>
  <w15:commentEx w15:paraId="04E7AB51" w15:done="0"/>
  <w15:commentEx w15:paraId="6B94B3C5" w15:done="0"/>
  <w15:commentEx w15:paraId="2EBA7297" w15:done="0"/>
  <w15:commentEx w15:paraId="3F094F3F" w15:done="0"/>
  <w15:commentEx w15:paraId="0578FBE3" w15:done="0"/>
  <w15:commentEx w15:paraId="7E735257" w15:done="0"/>
  <w15:commentEx w15:paraId="2454BF30" w15:done="0"/>
  <w15:commentEx w15:paraId="667FF4C9" w15:done="0"/>
  <w15:commentEx w15:paraId="1AF9B8B0" w15:done="0"/>
  <w15:commentEx w15:paraId="481EC81A" w15:done="0"/>
  <w15:commentEx w15:paraId="0E892FA2" w15:done="0"/>
  <w15:commentEx w15:paraId="3986230C" w15:done="0"/>
  <w15:commentEx w15:paraId="19F8C7A0" w15:done="0"/>
  <w15:commentEx w15:paraId="025068CB" w15:done="0"/>
  <w15:commentEx w15:paraId="1401AA80" w15:done="0"/>
  <w15:commentEx w15:paraId="1ECA91B4" w15:done="0"/>
  <w15:commentEx w15:paraId="4F62C770" w15:done="0"/>
  <w15:commentEx w15:paraId="41EFCDB3" w15:done="0"/>
  <w15:commentEx w15:paraId="396AE1FD" w15:done="0"/>
  <w15:commentEx w15:paraId="0BE224D6" w15:done="0"/>
  <w15:commentEx w15:paraId="2EEC7E55" w15:done="0"/>
  <w15:commentEx w15:paraId="2A417F77" w15:done="0"/>
  <w15:commentEx w15:paraId="40127D9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069C68" w14:textId="77777777" w:rsidR="001636A2" w:rsidRDefault="001636A2" w:rsidP="003618C0">
      <w:pPr>
        <w:spacing w:before="0" w:line="240" w:lineRule="auto"/>
      </w:pPr>
      <w:r>
        <w:separator/>
      </w:r>
    </w:p>
  </w:endnote>
  <w:endnote w:type="continuationSeparator" w:id="0">
    <w:p w14:paraId="48DBF714" w14:textId="77777777" w:rsidR="001636A2" w:rsidRDefault="001636A2" w:rsidP="003618C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2EF67D" w14:textId="370EBCE1" w:rsidR="004F1775" w:rsidRDefault="004F1775">
    <w:pPr>
      <w:pStyle w:val="Footer"/>
      <w:jc w:val="center"/>
    </w:pPr>
  </w:p>
  <w:p w14:paraId="3C5C246D" w14:textId="77777777" w:rsidR="004F1775" w:rsidRDefault="004F177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0346528"/>
      <w:docPartObj>
        <w:docPartGallery w:val="Page Numbers (Bottom of Page)"/>
        <w:docPartUnique/>
      </w:docPartObj>
    </w:sdtPr>
    <w:sdtEndPr>
      <w:rPr>
        <w:noProof/>
      </w:rPr>
    </w:sdtEndPr>
    <w:sdtContent>
      <w:p w14:paraId="4BF1AE65" w14:textId="77777777" w:rsidR="004F1775" w:rsidRDefault="004F1775">
        <w:pPr>
          <w:pStyle w:val="Footer"/>
          <w:jc w:val="center"/>
        </w:pPr>
        <w:r>
          <w:fldChar w:fldCharType="begin"/>
        </w:r>
        <w:r>
          <w:instrText xml:space="preserve"> PAGE   \* MERGEFORMAT </w:instrText>
        </w:r>
        <w:r>
          <w:fldChar w:fldCharType="separate"/>
        </w:r>
        <w:r w:rsidR="00AE13A6">
          <w:rPr>
            <w:noProof/>
          </w:rPr>
          <w:t>3</w:t>
        </w:r>
        <w:r>
          <w:rPr>
            <w:noProof/>
          </w:rPr>
          <w:fldChar w:fldCharType="end"/>
        </w:r>
      </w:p>
    </w:sdtContent>
  </w:sdt>
  <w:p w14:paraId="11BC3B86" w14:textId="77777777" w:rsidR="004F1775" w:rsidRDefault="004F17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A6CFFB" w14:textId="77777777" w:rsidR="001636A2" w:rsidRDefault="001636A2" w:rsidP="003618C0">
      <w:pPr>
        <w:spacing w:before="0" w:line="240" w:lineRule="auto"/>
      </w:pPr>
      <w:r>
        <w:separator/>
      </w:r>
    </w:p>
  </w:footnote>
  <w:footnote w:type="continuationSeparator" w:id="0">
    <w:p w14:paraId="6757CDB6" w14:textId="77777777" w:rsidR="001636A2" w:rsidRDefault="001636A2" w:rsidP="003618C0">
      <w:pPr>
        <w:spacing w:before="0" w:line="240" w:lineRule="auto"/>
      </w:pPr>
      <w:r>
        <w:continuationSeparator/>
      </w:r>
    </w:p>
  </w:footnote>
  <w:footnote w:id="1">
    <w:p w14:paraId="17CE0595" w14:textId="77777777" w:rsidR="004F1775" w:rsidRDefault="004F1775" w:rsidP="00807C37">
      <w:pPr>
        <w:spacing w:line="240" w:lineRule="auto"/>
      </w:pPr>
      <w:r>
        <w:rPr>
          <w:vertAlign w:val="superscript"/>
        </w:rPr>
        <w:footnoteRef/>
      </w:r>
      <w:r>
        <w:rPr>
          <w:sz w:val="20"/>
        </w:rPr>
        <w:t xml:space="preserve"> R. Johnson and D. Wichern (1992). </w:t>
      </w:r>
      <w:r>
        <w:rPr>
          <w:i/>
          <w:sz w:val="20"/>
        </w:rPr>
        <w:t>Applied Multivariate Statistical Methods</w:t>
      </w:r>
      <w:r>
        <w:rPr>
          <w:sz w:val="20"/>
        </w:rPr>
        <w:t>, Third Edition. Prentice Hall.</w:t>
      </w:r>
    </w:p>
  </w:footnote>
  <w:footnote w:id="2">
    <w:p w14:paraId="2C924C71" w14:textId="22632712" w:rsidR="004F1775" w:rsidRDefault="004F1775">
      <w:pPr>
        <w:pStyle w:val="FootnoteText"/>
      </w:pPr>
      <w:r>
        <w:rPr>
          <w:rStyle w:val="FootnoteReference"/>
        </w:rPr>
        <w:footnoteRef/>
      </w:r>
      <w:r>
        <w:t xml:space="preserve"> </w:t>
      </w:r>
      <w:r w:rsidRPr="00D350DF">
        <w:t>Circular 35/2011/TT-BNNPTNT dated 20th May, 2011guiding on exploiting, taking full advantage of timber and NTFPs</w:t>
      </w:r>
      <w:r>
        <w:t xml:space="preserve">. </w:t>
      </w:r>
      <w:r w:rsidRPr="00D350DF">
        <w:t>Circular 23/2013/TT-BNNPTNT dated 4th May, 2013 of the MARD to improve extremely poor natural forests which are production forests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179F2"/>
    <w:multiLevelType w:val="hybridMultilevel"/>
    <w:tmpl w:val="C9F0A59A"/>
    <w:lvl w:ilvl="0" w:tplc="0200F72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4A03F1"/>
    <w:multiLevelType w:val="hybridMultilevel"/>
    <w:tmpl w:val="F536B670"/>
    <w:lvl w:ilvl="0" w:tplc="55DAF7A6">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2B0089"/>
    <w:multiLevelType w:val="hybridMultilevel"/>
    <w:tmpl w:val="7026F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3E410C"/>
    <w:multiLevelType w:val="hybridMultilevel"/>
    <w:tmpl w:val="BFF83886"/>
    <w:lvl w:ilvl="0" w:tplc="81ECAF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35071B"/>
    <w:multiLevelType w:val="hybridMultilevel"/>
    <w:tmpl w:val="68BED4B4"/>
    <w:lvl w:ilvl="0" w:tplc="EEC8F9D0">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C591C82"/>
    <w:multiLevelType w:val="hybridMultilevel"/>
    <w:tmpl w:val="7026F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7C53E7C"/>
    <w:multiLevelType w:val="hybridMultilevel"/>
    <w:tmpl w:val="03CE6A0C"/>
    <w:lvl w:ilvl="0" w:tplc="BBD44DAA">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B432D35"/>
    <w:multiLevelType w:val="hybridMultilevel"/>
    <w:tmpl w:val="251E5128"/>
    <w:lvl w:ilvl="0" w:tplc="EEC8F9D0">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F831FB7"/>
    <w:multiLevelType w:val="hybridMultilevel"/>
    <w:tmpl w:val="5CB27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BC019AF"/>
    <w:multiLevelType w:val="multilevel"/>
    <w:tmpl w:val="042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7"/>
  </w:num>
  <w:num w:numId="2">
    <w:abstractNumId w:val="1"/>
  </w:num>
  <w:num w:numId="3">
    <w:abstractNumId w:val="1"/>
  </w:num>
  <w:num w:numId="4">
    <w:abstractNumId w:val="9"/>
  </w:num>
  <w:num w:numId="5">
    <w:abstractNumId w:val="9"/>
  </w:num>
  <w:num w:numId="6">
    <w:abstractNumId w:val="9"/>
  </w:num>
  <w:num w:numId="7">
    <w:abstractNumId w:val="9"/>
  </w:num>
  <w:num w:numId="8">
    <w:abstractNumId w:val="9"/>
  </w:num>
  <w:num w:numId="9">
    <w:abstractNumId w:val="9"/>
  </w:num>
  <w:num w:numId="10">
    <w:abstractNumId w:val="6"/>
  </w:num>
  <w:num w:numId="11">
    <w:abstractNumId w:val="4"/>
  </w:num>
  <w:num w:numId="12">
    <w:abstractNumId w:val="9"/>
  </w:num>
  <w:num w:numId="13">
    <w:abstractNumId w:val="5"/>
  </w:num>
  <w:num w:numId="14">
    <w:abstractNumId w:val="2"/>
  </w:num>
  <w:num w:numId="15">
    <w:abstractNumId w:val="3"/>
  </w:num>
  <w:num w:numId="16">
    <w:abstractNumId w:val="0"/>
  </w:num>
  <w:num w:numId="17">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 Dickinson">
    <w15:presenceInfo w15:providerId="AD" w15:userId="S-1-5-21-2871404086-69568935-1205082002-46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trackRevision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DD9"/>
    <w:rsid w:val="000141E2"/>
    <w:rsid w:val="000349F6"/>
    <w:rsid w:val="00035E68"/>
    <w:rsid w:val="00036168"/>
    <w:rsid w:val="00044906"/>
    <w:rsid w:val="00050E28"/>
    <w:rsid w:val="0005176D"/>
    <w:rsid w:val="0005287A"/>
    <w:rsid w:val="00061886"/>
    <w:rsid w:val="00065F93"/>
    <w:rsid w:val="0007617B"/>
    <w:rsid w:val="000829AE"/>
    <w:rsid w:val="0008691D"/>
    <w:rsid w:val="000945C7"/>
    <w:rsid w:val="0009478A"/>
    <w:rsid w:val="00096BB4"/>
    <w:rsid w:val="000A3072"/>
    <w:rsid w:val="000A3A68"/>
    <w:rsid w:val="000B2050"/>
    <w:rsid w:val="000B2B24"/>
    <w:rsid w:val="000B2BDC"/>
    <w:rsid w:val="000B45FD"/>
    <w:rsid w:val="000C0512"/>
    <w:rsid w:val="000D367A"/>
    <w:rsid w:val="000E086C"/>
    <w:rsid w:val="000E4AA2"/>
    <w:rsid w:val="000F432F"/>
    <w:rsid w:val="00124F93"/>
    <w:rsid w:val="00146BD5"/>
    <w:rsid w:val="00147FF6"/>
    <w:rsid w:val="00153119"/>
    <w:rsid w:val="00154667"/>
    <w:rsid w:val="00160FB4"/>
    <w:rsid w:val="00161C39"/>
    <w:rsid w:val="001636A2"/>
    <w:rsid w:val="00164112"/>
    <w:rsid w:val="001940D6"/>
    <w:rsid w:val="001967EC"/>
    <w:rsid w:val="001A1EC5"/>
    <w:rsid w:val="001B0C6B"/>
    <w:rsid w:val="001B6F6E"/>
    <w:rsid w:val="001C72A4"/>
    <w:rsid w:val="001E168B"/>
    <w:rsid w:val="001E718F"/>
    <w:rsid w:val="001F2571"/>
    <w:rsid w:val="001F3E94"/>
    <w:rsid w:val="002052F9"/>
    <w:rsid w:val="00213605"/>
    <w:rsid w:val="00227802"/>
    <w:rsid w:val="0023186A"/>
    <w:rsid w:val="00231FDB"/>
    <w:rsid w:val="00240A25"/>
    <w:rsid w:val="002464AC"/>
    <w:rsid w:val="00252308"/>
    <w:rsid w:val="00257385"/>
    <w:rsid w:val="00260CD0"/>
    <w:rsid w:val="00262DD9"/>
    <w:rsid w:val="00262EC3"/>
    <w:rsid w:val="00265756"/>
    <w:rsid w:val="00274222"/>
    <w:rsid w:val="002761D7"/>
    <w:rsid w:val="00297F0A"/>
    <w:rsid w:val="002B52F8"/>
    <w:rsid w:val="002C6173"/>
    <w:rsid w:val="002D0332"/>
    <w:rsid w:val="002E1391"/>
    <w:rsid w:val="002E3475"/>
    <w:rsid w:val="00305189"/>
    <w:rsid w:val="00305D29"/>
    <w:rsid w:val="00320931"/>
    <w:rsid w:val="00334DAF"/>
    <w:rsid w:val="003429A8"/>
    <w:rsid w:val="00342B55"/>
    <w:rsid w:val="00346F64"/>
    <w:rsid w:val="00350F04"/>
    <w:rsid w:val="00351E6F"/>
    <w:rsid w:val="00353D28"/>
    <w:rsid w:val="003618C0"/>
    <w:rsid w:val="003634BC"/>
    <w:rsid w:val="00364B68"/>
    <w:rsid w:val="003731A4"/>
    <w:rsid w:val="00375490"/>
    <w:rsid w:val="0038075E"/>
    <w:rsid w:val="0038210F"/>
    <w:rsid w:val="00385A5B"/>
    <w:rsid w:val="003864BB"/>
    <w:rsid w:val="00393B09"/>
    <w:rsid w:val="003A5565"/>
    <w:rsid w:val="003A7B81"/>
    <w:rsid w:val="003B3889"/>
    <w:rsid w:val="003B5A2A"/>
    <w:rsid w:val="003C0D5F"/>
    <w:rsid w:val="003C1689"/>
    <w:rsid w:val="003C32BC"/>
    <w:rsid w:val="003D6B17"/>
    <w:rsid w:val="003D74CD"/>
    <w:rsid w:val="003E6E33"/>
    <w:rsid w:val="003F7509"/>
    <w:rsid w:val="004002C8"/>
    <w:rsid w:val="004003ED"/>
    <w:rsid w:val="00402146"/>
    <w:rsid w:val="00402CDB"/>
    <w:rsid w:val="004055FA"/>
    <w:rsid w:val="004154DA"/>
    <w:rsid w:val="00421D17"/>
    <w:rsid w:val="0042284E"/>
    <w:rsid w:val="00426292"/>
    <w:rsid w:val="004332CA"/>
    <w:rsid w:val="00434644"/>
    <w:rsid w:val="00441742"/>
    <w:rsid w:val="00453341"/>
    <w:rsid w:val="004578D7"/>
    <w:rsid w:val="00460617"/>
    <w:rsid w:val="004632BC"/>
    <w:rsid w:val="00466115"/>
    <w:rsid w:val="0047735D"/>
    <w:rsid w:val="004821C9"/>
    <w:rsid w:val="004851BD"/>
    <w:rsid w:val="00485C5A"/>
    <w:rsid w:val="004922AD"/>
    <w:rsid w:val="004A0EEB"/>
    <w:rsid w:val="004B498B"/>
    <w:rsid w:val="004B54EC"/>
    <w:rsid w:val="004D3974"/>
    <w:rsid w:val="004D3FC4"/>
    <w:rsid w:val="004D6866"/>
    <w:rsid w:val="004E16A9"/>
    <w:rsid w:val="004F1775"/>
    <w:rsid w:val="004F3AAA"/>
    <w:rsid w:val="004F3AF4"/>
    <w:rsid w:val="004F45BC"/>
    <w:rsid w:val="00513429"/>
    <w:rsid w:val="00514371"/>
    <w:rsid w:val="00530B37"/>
    <w:rsid w:val="00530C9E"/>
    <w:rsid w:val="00533459"/>
    <w:rsid w:val="005420FF"/>
    <w:rsid w:val="005534E2"/>
    <w:rsid w:val="005632B4"/>
    <w:rsid w:val="00565B0D"/>
    <w:rsid w:val="00566462"/>
    <w:rsid w:val="005712E2"/>
    <w:rsid w:val="00585D75"/>
    <w:rsid w:val="005A2A5B"/>
    <w:rsid w:val="005B2DBB"/>
    <w:rsid w:val="005B6173"/>
    <w:rsid w:val="005C2489"/>
    <w:rsid w:val="005C24B6"/>
    <w:rsid w:val="005C3EC0"/>
    <w:rsid w:val="005D008A"/>
    <w:rsid w:val="005D0A83"/>
    <w:rsid w:val="005D493B"/>
    <w:rsid w:val="005D7674"/>
    <w:rsid w:val="005F0B1F"/>
    <w:rsid w:val="00610076"/>
    <w:rsid w:val="0061718C"/>
    <w:rsid w:val="006303DF"/>
    <w:rsid w:val="006310A7"/>
    <w:rsid w:val="006650B7"/>
    <w:rsid w:val="006745BC"/>
    <w:rsid w:val="00680831"/>
    <w:rsid w:val="006811F6"/>
    <w:rsid w:val="00682E13"/>
    <w:rsid w:val="006A117D"/>
    <w:rsid w:val="006A2BB1"/>
    <w:rsid w:val="006B1BDD"/>
    <w:rsid w:val="006B1FE3"/>
    <w:rsid w:val="006C5EB8"/>
    <w:rsid w:val="006E0BBA"/>
    <w:rsid w:val="006E3154"/>
    <w:rsid w:val="006E3AF6"/>
    <w:rsid w:val="00703468"/>
    <w:rsid w:val="0071369A"/>
    <w:rsid w:val="00714055"/>
    <w:rsid w:val="007161A8"/>
    <w:rsid w:val="0071688C"/>
    <w:rsid w:val="00720C00"/>
    <w:rsid w:val="0072645A"/>
    <w:rsid w:val="007269B9"/>
    <w:rsid w:val="00727601"/>
    <w:rsid w:val="00730BB6"/>
    <w:rsid w:val="00734DD9"/>
    <w:rsid w:val="00740419"/>
    <w:rsid w:val="007509C0"/>
    <w:rsid w:val="0075151A"/>
    <w:rsid w:val="00756C25"/>
    <w:rsid w:val="00756F1C"/>
    <w:rsid w:val="00761FC5"/>
    <w:rsid w:val="0077265B"/>
    <w:rsid w:val="007738D5"/>
    <w:rsid w:val="00775A2B"/>
    <w:rsid w:val="007804DC"/>
    <w:rsid w:val="00780D1A"/>
    <w:rsid w:val="00796CC2"/>
    <w:rsid w:val="007A1502"/>
    <w:rsid w:val="007A4415"/>
    <w:rsid w:val="007A5D2C"/>
    <w:rsid w:val="007C4CBE"/>
    <w:rsid w:val="007C73F3"/>
    <w:rsid w:val="007E04C9"/>
    <w:rsid w:val="007E20FB"/>
    <w:rsid w:val="007E3232"/>
    <w:rsid w:val="007F0E47"/>
    <w:rsid w:val="007F1ECA"/>
    <w:rsid w:val="0080019B"/>
    <w:rsid w:val="00800ED1"/>
    <w:rsid w:val="00807C37"/>
    <w:rsid w:val="008209B4"/>
    <w:rsid w:val="0082397B"/>
    <w:rsid w:val="00830542"/>
    <w:rsid w:val="0083165A"/>
    <w:rsid w:val="008337C4"/>
    <w:rsid w:val="00837AD8"/>
    <w:rsid w:val="0084043C"/>
    <w:rsid w:val="00853813"/>
    <w:rsid w:val="00856D78"/>
    <w:rsid w:val="00857B42"/>
    <w:rsid w:val="00862006"/>
    <w:rsid w:val="008638B7"/>
    <w:rsid w:val="00863C7B"/>
    <w:rsid w:val="00876060"/>
    <w:rsid w:val="00880A35"/>
    <w:rsid w:val="0088177C"/>
    <w:rsid w:val="008827B1"/>
    <w:rsid w:val="008873B2"/>
    <w:rsid w:val="008923C6"/>
    <w:rsid w:val="00892729"/>
    <w:rsid w:val="0089319F"/>
    <w:rsid w:val="00897ED6"/>
    <w:rsid w:val="008A795D"/>
    <w:rsid w:val="008B0F85"/>
    <w:rsid w:val="008B3C07"/>
    <w:rsid w:val="008B5971"/>
    <w:rsid w:val="008C1EB2"/>
    <w:rsid w:val="008D0C4E"/>
    <w:rsid w:val="008E242D"/>
    <w:rsid w:val="008E656B"/>
    <w:rsid w:val="008E6D04"/>
    <w:rsid w:val="008F6B63"/>
    <w:rsid w:val="009111BB"/>
    <w:rsid w:val="009153A9"/>
    <w:rsid w:val="009160FF"/>
    <w:rsid w:val="0091744F"/>
    <w:rsid w:val="009177FF"/>
    <w:rsid w:val="00920096"/>
    <w:rsid w:val="0092555D"/>
    <w:rsid w:val="00930E2D"/>
    <w:rsid w:val="0093423F"/>
    <w:rsid w:val="0093605A"/>
    <w:rsid w:val="00936214"/>
    <w:rsid w:val="00953E76"/>
    <w:rsid w:val="00964414"/>
    <w:rsid w:val="0096510B"/>
    <w:rsid w:val="0096561F"/>
    <w:rsid w:val="0097193C"/>
    <w:rsid w:val="00994F54"/>
    <w:rsid w:val="009B5223"/>
    <w:rsid w:val="009C11F9"/>
    <w:rsid w:val="009C3A95"/>
    <w:rsid w:val="009D035E"/>
    <w:rsid w:val="009D48B9"/>
    <w:rsid w:val="009D4F0E"/>
    <w:rsid w:val="009E3D60"/>
    <w:rsid w:val="009F2749"/>
    <w:rsid w:val="00A02DDC"/>
    <w:rsid w:val="00A13BEA"/>
    <w:rsid w:val="00A14981"/>
    <w:rsid w:val="00A20620"/>
    <w:rsid w:val="00A2484A"/>
    <w:rsid w:val="00A30FB7"/>
    <w:rsid w:val="00A4401B"/>
    <w:rsid w:val="00A657EF"/>
    <w:rsid w:val="00A755C5"/>
    <w:rsid w:val="00A75A78"/>
    <w:rsid w:val="00A76A88"/>
    <w:rsid w:val="00A839AF"/>
    <w:rsid w:val="00A92EE0"/>
    <w:rsid w:val="00A935F4"/>
    <w:rsid w:val="00A93790"/>
    <w:rsid w:val="00A93FC4"/>
    <w:rsid w:val="00A9537C"/>
    <w:rsid w:val="00A95421"/>
    <w:rsid w:val="00A97FEC"/>
    <w:rsid w:val="00AA3B77"/>
    <w:rsid w:val="00AB0E0D"/>
    <w:rsid w:val="00AB1C81"/>
    <w:rsid w:val="00AC424E"/>
    <w:rsid w:val="00AD08D1"/>
    <w:rsid w:val="00AD5889"/>
    <w:rsid w:val="00AD6D8E"/>
    <w:rsid w:val="00AE13A6"/>
    <w:rsid w:val="00AF188B"/>
    <w:rsid w:val="00AF3256"/>
    <w:rsid w:val="00B07705"/>
    <w:rsid w:val="00B07737"/>
    <w:rsid w:val="00B11278"/>
    <w:rsid w:val="00B16561"/>
    <w:rsid w:val="00B20B46"/>
    <w:rsid w:val="00B37C66"/>
    <w:rsid w:val="00B43781"/>
    <w:rsid w:val="00B45E6D"/>
    <w:rsid w:val="00B56758"/>
    <w:rsid w:val="00B64045"/>
    <w:rsid w:val="00B75C60"/>
    <w:rsid w:val="00B77E2D"/>
    <w:rsid w:val="00B8038A"/>
    <w:rsid w:val="00B94D30"/>
    <w:rsid w:val="00BA0750"/>
    <w:rsid w:val="00BA1E9E"/>
    <w:rsid w:val="00BA5065"/>
    <w:rsid w:val="00BB08CF"/>
    <w:rsid w:val="00BB1711"/>
    <w:rsid w:val="00BB2C6C"/>
    <w:rsid w:val="00BB4C03"/>
    <w:rsid w:val="00BB7874"/>
    <w:rsid w:val="00BB7EEF"/>
    <w:rsid w:val="00BC23D5"/>
    <w:rsid w:val="00BC481C"/>
    <w:rsid w:val="00BC7348"/>
    <w:rsid w:val="00BD6C81"/>
    <w:rsid w:val="00BD7355"/>
    <w:rsid w:val="00BE1C1C"/>
    <w:rsid w:val="00BE43CD"/>
    <w:rsid w:val="00C035B2"/>
    <w:rsid w:val="00C14124"/>
    <w:rsid w:val="00C1424A"/>
    <w:rsid w:val="00C1642C"/>
    <w:rsid w:val="00C322B4"/>
    <w:rsid w:val="00C34995"/>
    <w:rsid w:val="00C411A9"/>
    <w:rsid w:val="00C428A0"/>
    <w:rsid w:val="00C526D0"/>
    <w:rsid w:val="00C636DD"/>
    <w:rsid w:val="00C70A0E"/>
    <w:rsid w:val="00C75B84"/>
    <w:rsid w:val="00C91BBE"/>
    <w:rsid w:val="00CA6DDD"/>
    <w:rsid w:val="00CA7ECD"/>
    <w:rsid w:val="00CB3289"/>
    <w:rsid w:val="00CB4F20"/>
    <w:rsid w:val="00CC30C2"/>
    <w:rsid w:val="00CC6DDC"/>
    <w:rsid w:val="00CC7CA2"/>
    <w:rsid w:val="00CE3C1F"/>
    <w:rsid w:val="00CE4F61"/>
    <w:rsid w:val="00CE549D"/>
    <w:rsid w:val="00CF69C2"/>
    <w:rsid w:val="00D04C7E"/>
    <w:rsid w:val="00D1400B"/>
    <w:rsid w:val="00D14E58"/>
    <w:rsid w:val="00D20B2D"/>
    <w:rsid w:val="00D350DF"/>
    <w:rsid w:val="00D40669"/>
    <w:rsid w:val="00D5514A"/>
    <w:rsid w:val="00D55985"/>
    <w:rsid w:val="00D55DFB"/>
    <w:rsid w:val="00D7027A"/>
    <w:rsid w:val="00D753B7"/>
    <w:rsid w:val="00D827CB"/>
    <w:rsid w:val="00D834DA"/>
    <w:rsid w:val="00D908EA"/>
    <w:rsid w:val="00DB2039"/>
    <w:rsid w:val="00DB44E4"/>
    <w:rsid w:val="00DC5AD9"/>
    <w:rsid w:val="00DE2D92"/>
    <w:rsid w:val="00DF1AE3"/>
    <w:rsid w:val="00DF3A0F"/>
    <w:rsid w:val="00DF3EBD"/>
    <w:rsid w:val="00DF588A"/>
    <w:rsid w:val="00E01DA7"/>
    <w:rsid w:val="00E10A26"/>
    <w:rsid w:val="00E13CD6"/>
    <w:rsid w:val="00E145DF"/>
    <w:rsid w:val="00E2455C"/>
    <w:rsid w:val="00E246EA"/>
    <w:rsid w:val="00E33F7B"/>
    <w:rsid w:val="00E34764"/>
    <w:rsid w:val="00E35CBB"/>
    <w:rsid w:val="00E371B3"/>
    <w:rsid w:val="00E406E0"/>
    <w:rsid w:val="00E414E5"/>
    <w:rsid w:val="00E44F45"/>
    <w:rsid w:val="00E5091E"/>
    <w:rsid w:val="00E53CD2"/>
    <w:rsid w:val="00E54B72"/>
    <w:rsid w:val="00E563C9"/>
    <w:rsid w:val="00E5655D"/>
    <w:rsid w:val="00E85EF5"/>
    <w:rsid w:val="00EA0670"/>
    <w:rsid w:val="00EA158B"/>
    <w:rsid w:val="00EA4CDE"/>
    <w:rsid w:val="00EA7979"/>
    <w:rsid w:val="00EA7AF3"/>
    <w:rsid w:val="00EA7F2A"/>
    <w:rsid w:val="00EC341C"/>
    <w:rsid w:val="00EC3AF6"/>
    <w:rsid w:val="00EC4005"/>
    <w:rsid w:val="00ED5A72"/>
    <w:rsid w:val="00EE6473"/>
    <w:rsid w:val="00EF710E"/>
    <w:rsid w:val="00F0118C"/>
    <w:rsid w:val="00F01C15"/>
    <w:rsid w:val="00F034CB"/>
    <w:rsid w:val="00F05F26"/>
    <w:rsid w:val="00F05FA6"/>
    <w:rsid w:val="00F1217F"/>
    <w:rsid w:val="00F13B1F"/>
    <w:rsid w:val="00F162A4"/>
    <w:rsid w:val="00F52BEC"/>
    <w:rsid w:val="00F6166B"/>
    <w:rsid w:val="00F6450F"/>
    <w:rsid w:val="00F64B12"/>
    <w:rsid w:val="00F73133"/>
    <w:rsid w:val="00F73A1F"/>
    <w:rsid w:val="00F74147"/>
    <w:rsid w:val="00F77B43"/>
    <w:rsid w:val="00F81D36"/>
    <w:rsid w:val="00F93D7B"/>
    <w:rsid w:val="00FA0228"/>
    <w:rsid w:val="00FA1C2C"/>
    <w:rsid w:val="00FB4B5B"/>
    <w:rsid w:val="00FB57C8"/>
    <w:rsid w:val="00FC1617"/>
    <w:rsid w:val="00FE063B"/>
    <w:rsid w:val="00FE12D1"/>
    <w:rsid w:val="00FE1787"/>
    <w:rsid w:val="00FF2FF9"/>
    <w:rsid w:val="00FF5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9A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91"/>
    <w:pPr>
      <w:spacing w:before="120" w:after="0" w:line="288" w:lineRule="auto"/>
      <w:jc w:val="both"/>
    </w:pPr>
    <w:rPr>
      <w:rFonts w:ascii="Times New Roman" w:hAnsi="Times New Roman"/>
      <w:sz w:val="24"/>
    </w:rPr>
  </w:style>
  <w:style w:type="paragraph" w:styleId="Heading1">
    <w:name w:val="heading 1"/>
    <w:basedOn w:val="Normal"/>
    <w:next w:val="Normal"/>
    <w:link w:val="Heading1Char"/>
    <w:uiPriority w:val="9"/>
    <w:qFormat/>
    <w:rsid w:val="005D493B"/>
    <w:pPr>
      <w:keepNext/>
      <w:keepLines/>
      <w:numPr>
        <w:numId w:val="4"/>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493B"/>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493B"/>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493B"/>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E20FB"/>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E20FB"/>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E20FB"/>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E20FB"/>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0FB"/>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C15"/>
    <w:pPr>
      <w:ind w:left="720"/>
      <w:contextualSpacing/>
    </w:pPr>
  </w:style>
  <w:style w:type="character" w:customStyle="1" w:styleId="Heading1Char">
    <w:name w:val="Heading 1 Char"/>
    <w:basedOn w:val="DefaultParagraphFont"/>
    <w:link w:val="Heading1"/>
    <w:uiPriority w:val="9"/>
    <w:rsid w:val="005D4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D49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D493B"/>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5D493B"/>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3429A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9A8"/>
    <w:rPr>
      <w:rFonts w:ascii="Tahoma" w:hAnsi="Tahoma" w:cs="Tahoma"/>
      <w:sz w:val="16"/>
      <w:szCs w:val="16"/>
    </w:rPr>
  </w:style>
  <w:style w:type="paragraph" w:styleId="NormalWeb">
    <w:name w:val="Normal (Web)"/>
    <w:basedOn w:val="Normal"/>
    <w:uiPriority w:val="99"/>
    <w:semiHidden/>
    <w:unhideWhenUsed/>
    <w:rsid w:val="005A2A5B"/>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59"/>
    <w:rsid w:val="00BA50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18C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618C0"/>
    <w:rPr>
      <w:rFonts w:ascii="Times New Roman" w:hAnsi="Times New Roman"/>
      <w:sz w:val="24"/>
    </w:rPr>
  </w:style>
  <w:style w:type="paragraph" w:styleId="Footer">
    <w:name w:val="footer"/>
    <w:basedOn w:val="Normal"/>
    <w:link w:val="FooterChar"/>
    <w:uiPriority w:val="99"/>
    <w:unhideWhenUsed/>
    <w:rsid w:val="003618C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618C0"/>
    <w:rPr>
      <w:rFonts w:ascii="Times New Roman" w:hAnsi="Times New Roman"/>
      <w:sz w:val="24"/>
    </w:rPr>
  </w:style>
  <w:style w:type="paragraph" w:styleId="FootnoteText">
    <w:name w:val="footnote text"/>
    <w:basedOn w:val="Normal"/>
    <w:link w:val="FootnoteTextChar"/>
    <w:uiPriority w:val="99"/>
    <w:semiHidden/>
    <w:unhideWhenUsed/>
    <w:rsid w:val="0043464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434644"/>
    <w:rPr>
      <w:rFonts w:ascii="Times New Roman" w:hAnsi="Times New Roman"/>
      <w:sz w:val="20"/>
      <w:szCs w:val="20"/>
    </w:rPr>
  </w:style>
  <w:style w:type="paragraph" w:styleId="NoSpacing">
    <w:name w:val="No Spacing"/>
    <w:uiPriority w:val="1"/>
    <w:qFormat/>
    <w:rsid w:val="00A95421"/>
    <w:pPr>
      <w:spacing w:after="0" w:line="240" w:lineRule="auto"/>
    </w:pPr>
    <w:rPr>
      <w:rFonts w:ascii="Times New Roman" w:hAnsi="Times New Roman"/>
      <w:sz w:val="24"/>
    </w:rPr>
  </w:style>
  <w:style w:type="character" w:customStyle="1" w:styleId="Heading5Char">
    <w:name w:val="Heading 5 Char"/>
    <w:basedOn w:val="DefaultParagraphFont"/>
    <w:link w:val="Heading5"/>
    <w:uiPriority w:val="9"/>
    <w:semiHidden/>
    <w:rsid w:val="007E20F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7E20F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7E20F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7E20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0F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E20FB"/>
    <w:pPr>
      <w:spacing w:after="100"/>
    </w:pPr>
  </w:style>
  <w:style w:type="paragraph" w:styleId="TOC2">
    <w:name w:val="toc 2"/>
    <w:basedOn w:val="Normal"/>
    <w:next w:val="Normal"/>
    <w:autoRedefine/>
    <w:uiPriority w:val="39"/>
    <w:unhideWhenUsed/>
    <w:rsid w:val="007E20FB"/>
    <w:pPr>
      <w:spacing w:after="100"/>
      <w:ind w:left="240"/>
    </w:pPr>
  </w:style>
  <w:style w:type="paragraph" w:styleId="TOC3">
    <w:name w:val="toc 3"/>
    <w:basedOn w:val="Normal"/>
    <w:next w:val="Normal"/>
    <w:autoRedefine/>
    <w:uiPriority w:val="39"/>
    <w:unhideWhenUsed/>
    <w:rsid w:val="007E20FB"/>
    <w:pPr>
      <w:spacing w:after="100"/>
      <w:ind w:left="480"/>
    </w:pPr>
  </w:style>
  <w:style w:type="character" w:styleId="Hyperlink">
    <w:name w:val="Hyperlink"/>
    <w:basedOn w:val="DefaultParagraphFont"/>
    <w:uiPriority w:val="99"/>
    <w:unhideWhenUsed/>
    <w:rsid w:val="007E20FB"/>
    <w:rPr>
      <w:color w:val="0000FF" w:themeColor="hyperlink"/>
      <w:u w:val="single"/>
    </w:rPr>
  </w:style>
  <w:style w:type="character" w:styleId="CommentReference">
    <w:name w:val="annotation reference"/>
    <w:basedOn w:val="DefaultParagraphFont"/>
    <w:uiPriority w:val="99"/>
    <w:semiHidden/>
    <w:unhideWhenUsed/>
    <w:rsid w:val="00EA7AF3"/>
    <w:rPr>
      <w:sz w:val="16"/>
      <w:szCs w:val="16"/>
    </w:rPr>
  </w:style>
  <w:style w:type="paragraph" w:styleId="CommentText">
    <w:name w:val="annotation text"/>
    <w:basedOn w:val="Normal"/>
    <w:link w:val="CommentTextChar"/>
    <w:uiPriority w:val="99"/>
    <w:unhideWhenUsed/>
    <w:rsid w:val="00EA7AF3"/>
    <w:pPr>
      <w:spacing w:line="240" w:lineRule="auto"/>
    </w:pPr>
    <w:rPr>
      <w:sz w:val="20"/>
      <w:szCs w:val="20"/>
    </w:rPr>
  </w:style>
  <w:style w:type="character" w:customStyle="1" w:styleId="CommentTextChar">
    <w:name w:val="Comment Text Char"/>
    <w:basedOn w:val="DefaultParagraphFont"/>
    <w:link w:val="CommentText"/>
    <w:uiPriority w:val="99"/>
    <w:rsid w:val="00EA7AF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A7AF3"/>
    <w:rPr>
      <w:b/>
      <w:bCs/>
    </w:rPr>
  </w:style>
  <w:style w:type="character" w:customStyle="1" w:styleId="CommentSubjectChar">
    <w:name w:val="Comment Subject Char"/>
    <w:basedOn w:val="CommentTextChar"/>
    <w:link w:val="CommentSubject"/>
    <w:uiPriority w:val="99"/>
    <w:semiHidden/>
    <w:rsid w:val="00EA7AF3"/>
    <w:rPr>
      <w:rFonts w:ascii="Times New Roman" w:hAnsi="Times New Roman"/>
      <w:b/>
      <w:bCs/>
      <w:sz w:val="20"/>
      <w:szCs w:val="20"/>
    </w:rPr>
  </w:style>
  <w:style w:type="paragraph" w:styleId="Caption">
    <w:name w:val="caption"/>
    <w:basedOn w:val="Normal"/>
    <w:next w:val="Normal"/>
    <w:uiPriority w:val="35"/>
    <w:unhideWhenUsed/>
    <w:qFormat/>
    <w:rsid w:val="00C035B2"/>
    <w:pPr>
      <w:spacing w:after="200" w:line="240" w:lineRule="auto"/>
      <w:jc w:val="center"/>
    </w:pPr>
    <w:rPr>
      <w:i/>
      <w:iCs/>
      <w:szCs w:val="18"/>
    </w:rPr>
  </w:style>
  <w:style w:type="character" w:styleId="FootnoteReference">
    <w:name w:val="footnote reference"/>
    <w:basedOn w:val="DefaultParagraphFont"/>
    <w:uiPriority w:val="99"/>
    <w:semiHidden/>
    <w:unhideWhenUsed/>
    <w:rsid w:val="00D350DF"/>
    <w:rPr>
      <w:vertAlign w:val="superscript"/>
    </w:rPr>
  </w:style>
  <w:style w:type="paragraph" w:customStyle="1" w:styleId="StyleLatinArial22ptBoldCenteredBefore18pt">
    <w:name w:val="Style (Latin) Arial 22 pt Bold Centered Before:  18 pt"/>
    <w:basedOn w:val="Normal"/>
    <w:rsid w:val="005632B4"/>
    <w:pPr>
      <w:spacing w:before="360"/>
      <w:jc w:val="center"/>
    </w:pPr>
    <w:rPr>
      <w:rFonts w:ascii="Arial" w:eastAsia="Times New Roman" w:hAnsi="Arial" w:cs="Times New Roman"/>
      <w:b/>
      <w:bCs/>
      <w:color w:val="333399"/>
      <w:sz w:val="44"/>
      <w:szCs w:val="20"/>
      <w:lang w:eastAsia="ko-K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91"/>
    <w:pPr>
      <w:spacing w:before="120" w:after="0" w:line="288" w:lineRule="auto"/>
      <w:jc w:val="both"/>
    </w:pPr>
    <w:rPr>
      <w:rFonts w:ascii="Times New Roman" w:hAnsi="Times New Roman"/>
      <w:sz w:val="24"/>
    </w:rPr>
  </w:style>
  <w:style w:type="paragraph" w:styleId="Heading1">
    <w:name w:val="heading 1"/>
    <w:basedOn w:val="Normal"/>
    <w:next w:val="Normal"/>
    <w:link w:val="Heading1Char"/>
    <w:uiPriority w:val="9"/>
    <w:qFormat/>
    <w:rsid w:val="005D493B"/>
    <w:pPr>
      <w:keepNext/>
      <w:keepLines/>
      <w:numPr>
        <w:numId w:val="4"/>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493B"/>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493B"/>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493B"/>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E20FB"/>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E20FB"/>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E20FB"/>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E20FB"/>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0FB"/>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C15"/>
    <w:pPr>
      <w:ind w:left="720"/>
      <w:contextualSpacing/>
    </w:pPr>
  </w:style>
  <w:style w:type="character" w:customStyle="1" w:styleId="Heading1Char">
    <w:name w:val="Heading 1 Char"/>
    <w:basedOn w:val="DefaultParagraphFont"/>
    <w:link w:val="Heading1"/>
    <w:uiPriority w:val="9"/>
    <w:rsid w:val="005D4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D49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D493B"/>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5D493B"/>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3429A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9A8"/>
    <w:rPr>
      <w:rFonts w:ascii="Tahoma" w:hAnsi="Tahoma" w:cs="Tahoma"/>
      <w:sz w:val="16"/>
      <w:szCs w:val="16"/>
    </w:rPr>
  </w:style>
  <w:style w:type="paragraph" w:styleId="NormalWeb">
    <w:name w:val="Normal (Web)"/>
    <w:basedOn w:val="Normal"/>
    <w:uiPriority w:val="99"/>
    <w:semiHidden/>
    <w:unhideWhenUsed/>
    <w:rsid w:val="005A2A5B"/>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59"/>
    <w:rsid w:val="00BA50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18C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618C0"/>
    <w:rPr>
      <w:rFonts w:ascii="Times New Roman" w:hAnsi="Times New Roman"/>
      <w:sz w:val="24"/>
    </w:rPr>
  </w:style>
  <w:style w:type="paragraph" w:styleId="Footer">
    <w:name w:val="footer"/>
    <w:basedOn w:val="Normal"/>
    <w:link w:val="FooterChar"/>
    <w:uiPriority w:val="99"/>
    <w:unhideWhenUsed/>
    <w:rsid w:val="003618C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618C0"/>
    <w:rPr>
      <w:rFonts w:ascii="Times New Roman" w:hAnsi="Times New Roman"/>
      <w:sz w:val="24"/>
    </w:rPr>
  </w:style>
  <w:style w:type="paragraph" w:styleId="FootnoteText">
    <w:name w:val="footnote text"/>
    <w:basedOn w:val="Normal"/>
    <w:link w:val="FootnoteTextChar"/>
    <w:uiPriority w:val="99"/>
    <w:semiHidden/>
    <w:unhideWhenUsed/>
    <w:rsid w:val="0043464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434644"/>
    <w:rPr>
      <w:rFonts w:ascii="Times New Roman" w:hAnsi="Times New Roman"/>
      <w:sz w:val="20"/>
      <w:szCs w:val="20"/>
    </w:rPr>
  </w:style>
  <w:style w:type="paragraph" w:styleId="NoSpacing">
    <w:name w:val="No Spacing"/>
    <w:uiPriority w:val="1"/>
    <w:qFormat/>
    <w:rsid w:val="00A95421"/>
    <w:pPr>
      <w:spacing w:after="0" w:line="240" w:lineRule="auto"/>
    </w:pPr>
    <w:rPr>
      <w:rFonts w:ascii="Times New Roman" w:hAnsi="Times New Roman"/>
      <w:sz w:val="24"/>
    </w:rPr>
  </w:style>
  <w:style w:type="character" w:customStyle="1" w:styleId="Heading5Char">
    <w:name w:val="Heading 5 Char"/>
    <w:basedOn w:val="DefaultParagraphFont"/>
    <w:link w:val="Heading5"/>
    <w:uiPriority w:val="9"/>
    <w:semiHidden/>
    <w:rsid w:val="007E20F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7E20F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7E20F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7E20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0F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E20FB"/>
    <w:pPr>
      <w:spacing w:after="100"/>
    </w:pPr>
  </w:style>
  <w:style w:type="paragraph" w:styleId="TOC2">
    <w:name w:val="toc 2"/>
    <w:basedOn w:val="Normal"/>
    <w:next w:val="Normal"/>
    <w:autoRedefine/>
    <w:uiPriority w:val="39"/>
    <w:unhideWhenUsed/>
    <w:rsid w:val="007E20FB"/>
    <w:pPr>
      <w:spacing w:after="100"/>
      <w:ind w:left="240"/>
    </w:pPr>
  </w:style>
  <w:style w:type="paragraph" w:styleId="TOC3">
    <w:name w:val="toc 3"/>
    <w:basedOn w:val="Normal"/>
    <w:next w:val="Normal"/>
    <w:autoRedefine/>
    <w:uiPriority w:val="39"/>
    <w:unhideWhenUsed/>
    <w:rsid w:val="007E20FB"/>
    <w:pPr>
      <w:spacing w:after="100"/>
      <w:ind w:left="480"/>
    </w:pPr>
  </w:style>
  <w:style w:type="character" w:styleId="Hyperlink">
    <w:name w:val="Hyperlink"/>
    <w:basedOn w:val="DefaultParagraphFont"/>
    <w:uiPriority w:val="99"/>
    <w:unhideWhenUsed/>
    <w:rsid w:val="007E20FB"/>
    <w:rPr>
      <w:color w:val="0000FF" w:themeColor="hyperlink"/>
      <w:u w:val="single"/>
    </w:rPr>
  </w:style>
  <w:style w:type="character" w:styleId="CommentReference">
    <w:name w:val="annotation reference"/>
    <w:basedOn w:val="DefaultParagraphFont"/>
    <w:uiPriority w:val="99"/>
    <w:semiHidden/>
    <w:unhideWhenUsed/>
    <w:rsid w:val="00EA7AF3"/>
    <w:rPr>
      <w:sz w:val="16"/>
      <w:szCs w:val="16"/>
    </w:rPr>
  </w:style>
  <w:style w:type="paragraph" w:styleId="CommentText">
    <w:name w:val="annotation text"/>
    <w:basedOn w:val="Normal"/>
    <w:link w:val="CommentTextChar"/>
    <w:uiPriority w:val="99"/>
    <w:unhideWhenUsed/>
    <w:rsid w:val="00EA7AF3"/>
    <w:pPr>
      <w:spacing w:line="240" w:lineRule="auto"/>
    </w:pPr>
    <w:rPr>
      <w:sz w:val="20"/>
      <w:szCs w:val="20"/>
    </w:rPr>
  </w:style>
  <w:style w:type="character" w:customStyle="1" w:styleId="CommentTextChar">
    <w:name w:val="Comment Text Char"/>
    <w:basedOn w:val="DefaultParagraphFont"/>
    <w:link w:val="CommentText"/>
    <w:uiPriority w:val="99"/>
    <w:rsid w:val="00EA7AF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A7AF3"/>
    <w:rPr>
      <w:b/>
      <w:bCs/>
    </w:rPr>
  </w:style>
  <w:style w:type="character" w:customStyle="1" w:styleId="CommentSubjectChar">
    <w:name w:val="Comment Subject Char"/>
    <w:basedOn w:val="CommentTextChar"/>
    <w:link w:val="CommentSubject"/>
    <w:uiPriority w:val="99"/>
    <w:semiHidden/>
    <w:rsid w:val="00EA7AF3"/>
    <w:rPr>
      <w:rFonts w:ascii="Times New Roman" w:hAnsi="Times New Roman"/>
      <w:b/>
      <w:bCs/>
      <w:sz w:val="20"/>
      <w:szCs w:val="20"/>
    </w:rPr>
  </w:style>
  <w:style w:type="paragraph" w:styleId="Caption">
    <w:name w:val="caption"/>
    <w:basedOn w:val="Normal"/>
    <w:next w:val="Normal"/>
    <w:uiPriority w:val="35"/>
    <w:unhideWhenUsed/>
    <w:qFormat/>
    <w:rsid w:val="00C035B2"/>
    <w:pPr>
      <w:spacing w:after="200" w:line="240" w:lineRule="auto"/>
      <w:jc w:val="center"/>
    </w:pPr>
    <w:rPr>
      <w:i/>
      <w:iCs/>
      <w:szCs w:val="18"/>
    </w:rPr>
  </w:style>
  <w:style w:type="character" w:styleId="FootnoteReference">
    <w:name w:val="footnote reference"/>
    <w:basedOn w:val="DefaultParagraphFont"/>
    <w:uiPriority w:val="99"/>
    <w:semiHidden/>
    <w:unhideWhenUsed/>
    <w:rsid w:val="00D350DF"/>
    <w:rPr>
      <w:vertAlign w:val="superscript"/>
    </w:rPr>
  </w:style>
  <w:style w:type="paragraph" w:customStyle="1" w:styleId="StyleLatinArial22ptBoldCenteredBefore18pt">
    <w:name w:val="Style (Latin) Arial 22 pt Bold Centered Before:  18 pt"/>
    <w:basedOn w:val="Normal"/>
    <w:rsid w:val="005632B4"/>
    <w:pPr>
      <w:spacing w:before="360"/>
      <w:jc w:val="center"/>
    </w:pPr>
    <w:rPr>
      <w:rFonts w:ascii="Arial" w:eastAsia="Times New Roman" w:hAnsi="Arial" w:cs="Times New Roman"/>
      <w:b/>
      <w:bCs/>
      <w:color w:val="333399"/>
      <w:sz w:val="44"/>
      <w:szCs w:val="20"/>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7964523">
      <w:bodyDiv w:val="1"/>
      <w:marLeft w:val="0"/>
      <w:marRight w:val="0"/>
      <w:marTop w:val="0"/>
      <w:marBottom w:val="0"/>
      <w:divBdr>
        <w:top w:val="none" w:sz="0" w:space="0" w:color="auto"/>
        <w:left w:val="none" w:sz="0" w:space="0" w:color="auto"/>
        <w:bottom w:val="none" w:sz="0" w:space="0" w:color="auto"/>
        <w:right w:val="none" w:sz="0" w:space="0" w:color="auto"/>
      </w:divBdr>
    </w:div>
    <w:div w:id="721755764">
      <w:bodyDiv w:val="1"/>
      <w:marLeft w:val="0"/>
      <w:marRight w:val="0"/>
      <w:marTop w:val="0"/>
      <w:marBottom w:val="0"/>
      <w:divBdr>
        <w:top w:val="none" w:sz="0" w:space="0" w:color="auto"/>
        <w:left w:val="none" w:sz="0" w:space="0" w:color="auto"/>
        <w:bottom w:val="none" w:sz="0" w:space="0" w:color="auto"/>
        <w:right w:val="none" w:sz="0" w:space="0" w:color="auto"/>
      </w:divBdr>
    </w:div>
    <w:div w:id="998384395">
      <w:bodyDiv w:val="1"/>
      <w:marLeft w:val="0"/>
      <w:marRight w:val="0"/>
      <w:marTop w:val="0"/>
      <w:marBottom w:val="0"/>
      <w:divBdr>
        <w:top w:val="none" w:sz="0" w:space="0" w:color="auto"/>
        <w:left w:val="none" w:sz="0" w:space="0" w:color="auto"/>
        <w:bottom w:val="none" w:sz="0" w:space="0" w:color="auto"/>
        <w:right w:val="none" w:sz="0" w:space="0" w:color="auto"/>
      </w:divBdr>
    </w:div>
    <w:div w:id="1129132314">
      <w:bodyDiv w:val="1"/>
      <w:marLeft w:val="0"/>
      <w:marRight w:val="0"/>
      <w:marTop w:val="0"/>
      <w:marBottom w:val="0"/>
      <w:divBdr>
        <w:top w:val="none" w:sz="0" w:space="0" w:color="auto"/>
        <w:left w:val="none" w:sz="0" w:space="0" w:color="auto"/>
        <w:bottom w:val="none" w:sz="0" w:space="0" w:color="auto"/>
        <w:right w:val="none" w:sz="0" w:space="0" w:color="auto"/>
      </w:divBdr>
    </w:div>
    <w:div w:id="1665355369">
      <w:bodyDiv w:val="1"/>
      <w:marLeft w:val="0"/>
      <w:marRight w:val="0"/>
      <w:marTop w:val="0"/>
      <w:marBottom w:val="0"/>
      <w:divBdr>
        <w:top w:val="none" w:sz="0" w:space="0" w:color="auto"/>
        <w:left w:val="none" w:sz="0" w:space="0" w:color="auto"/>
        <w:bottom w:val="none" w:sz="0" w:space="0" w:color="auto"/>
        <w:right w:val="none" w:sz="0" w:space="0" w:color="auto"/>
      </w:divBdr>
    </w:div>
    <w:div w:id="1811048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4.jpeg"/><Relationship Id="rId33"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22FFF-6C51-408B-9FEE-C0DB9ACFE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30</Pages>
  <Words>6938</Words>
  <Characters>39549</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46395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HongAnh</dc:creator>
  <cp:lastModifiedBy>Nguyen Thanh Quang</cp:lastModifiedBy>
  <cp:revision>4</cp:revision>
  <cp:lastPrinted>2014-09-18T03:22:00Z</cp:lastPrinted>
  <dcterms:created xsi:type="dcterms:W3CDTF">2014-09-29T01:08:00Z</dcterms:created>
  <dcterms:modified xsi:type="dcterms:W3CDTF">2014-09-29T07:59:00Z</dcterms:modified>
</cp:coreProperties>
</file>